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7C65" w:rsidRDefault="004E7C65" w:rsidP="00692B34">
      <w:pPr>
        <w:ind w:left="0" w:firstLine="0"/>
      </w:pPr>
    </w:p>
    <w:p w:rsidR="00C02325" w:rsidRPr="00BF5397" w:rsidRDefault="00816B3C" w:rsidP="00CE10C1">
      <w:pPr>
        <w:spacing w:line="480" w:lineRule="auto"/>
        <w:rPr>
          <w:rFonts w:ascii="Times New Roman" w:hAnsi="Times New Roman" w:cs="Times New Roman"/>
          <w:lang w:val="en-US"/>
        </w:rPr>
      </w:pPr>
      <w:r w:rsidRPr="00AB1D00">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620283C" wp14:editId="0AB44DA8">
                <wp:simplePos x="0" y="0"/>
                <wp:positionH relativeFrom="column">
                  <wp:posOffset>4427817</wp:posOffset>
                </wp:positionH>
                <wp:positionV relativeFrom="paragraph">
                  <wp:posOffset>480018</wp:posOffset>
                </wp:positionV>
                <wp:extent cx="810260" cy="739186"/>
                <wp:effectExtent l="0" t="0" r="8890" b="3810"/>
                <wp:wrapNone/>
                <wp:docPr id="747674578" name="Zone de texte 10"/>
                <wp:cNvGraphicFramePr/>
                <a:graphic xmlns:a="http://schemas.openxmlformats.org/drawingml/2006/main">
                  <a:graphicData uri="http://schemas.microsoft.com/office/word/2010/wordprocessingShape">
                    <wps:wsp>
                      <wps:cNvSpPr txBox="1"/>
                      <wps:spPr>
                        <a:xfrm>
                          <a:off x="0" y="0"/>
                          <a:ext cx="810260" cy="739186"/>
                        </a:xfrm>
                        <a:prstGeom prst="rect">
                          <a:avLst/>
                        </a:prstGeom>
                        <a:solidFill>
                          <a:schemeClr val="lt1"/>
                        </a:solidFill>
                        <a:ln w="6350">
                          <a:noFill/>
                        </a:ln>
                      </wps:spPr>
                      <wps:txbx>
                        <w:txbxContent>
                          <w:p w:rsidR="00816B3C" w:rsidRDefault="00816B3C" w:rsidP="00816B3C">
                            <w:r>
                              <w:rPr>
                                <w:noProof/>
                              </w:rPr>
                              <w:drawing>
                                <wp:inline distT="0" distB="0" distL="0" distR="0" wp14:anchorId="2643E1F7" wp14:editId="154091A8">
                                  <wp:extent cx="689906" cy="627684"/>
                                  <wp:effectExtent l="0" t="0" r="0" b="1270"/>
                                  <wp:docPr id="55574527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45272" name=""/>
                                          <pic:cNvPicPr/>
                                        </pic:nvPicPr>
                                        <pic:blipFill>
                                          <a:blip r:embed="rId8">
                                            <a:extLst>
                                              <a:ext uri="{96DAC541-7B7A-43D3-8B79-37D633B846F1}">
                                                <asvg:svgBlip xmlns:asvg="http://schemas.microsoft.com/office/drawing/2016/SVG/main" r:embed="rId9"/>
                                              </a:ext>
                                            </a:extLst>
                                          </a:blip>
                                          <a:stretch>
                                            <a:fillRect/>
                                          </a:stretch>
                                        </pic:blipFill>
                                        <pic:spPr>
                                          <a:xfrm>
                                            <a:off x="0" y="0"/>
                                            <a:ext cx="736725" cy="6702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620283C" id="_x0000_t202" coordsize="21600,21600" o:spt="202" path="m,l,21600r21600,l21600,xe">
                <v:stroke joinstyle="miter"/>
                <v:path gradientshapeok="t" o:connecttype="rect"/>
              </v:shapetype>
              <v:shape id="Zone de texte 10" o:spid="_x0000_s1026" type="#_x0000_t202" style="position:absolute;left:0;text-align:left;margin-left:348.65pt;margin-top:37.8pt;width:63.8pt;height:58.2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" fillcolor="white [3201]" stroked="f" strokeweight=".5pt">
                <v:textbox>
                  <w:txbxContent>
                    <w:p w:rsidR="00816B3C" w:rsidRDefault="00816B3C" w:rsidP="00816B3C">
                      <w:r>
                        <w:rPr>
                          <w:noProof/>
                        </w:rPr>
                        <w:drawing>
                          <wp:inline distT="0" distB="0" distL="0" distR="0" wp14:anchorId="2643E1F7" wp14:editId="154091A8">
                            <wp:extent cx="689906" cy="627684"/>
                            <wp:effectExtent l="0" t="0" r="0" b="1270"/>
                            <wp:docPr id="55574527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45272" name=""/>
                                    <pic:cNvPicPr/>
                                  </pic:nvPicPr>
                                  <pic:blipFill>
                                    <a:blip r:embed="rId8">
                                      <a:extLst>
                                        <a:ext uri="{96DAC541-7B7A-43D3-8B79-37D633B846F1}">
                                          <asvg:svgBlip xmlns:asvg="http://schemas.microsoft.com/office/drawing/2016/SVG/main" r:embed="rId9"/>
                                        </a:ext>
                                      </a:extLst>
                                    </a:blip>
                                    <a:stretch>
                                      <a:fillRect/>
                                    </a:stretch>
                                  </pic:blipFill>
                                  <pic:spPr>
                                    <a:xfrm>
                                      <a:off x="0" y="0"/>
                                      <a:ext cx="736725" cy="670281"/>
                                    </a:xfrm>
                                    <a:prstGeom prst="rect">
                                      <a:avLst/>
                                    </a:prstGeom>
                                  </pic:spPr>
                                </pic:pic>
                              </a:graphicData>
                            </a:graphic>
                          </wp:inline>
                        </w:drawing>
                      </w:r>
                    </w:p>
                  </w:txbxContent>
                </v:textbox>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4213E0ED" wp14:editId="0FA8B519">
                <wp:simplePos x="0" y="0"/>
                <wp:positionH relativeFrom="margin">
                  <wp:align>left</wp:align>
                </wp:positionH>
                <wp:positionV relativeFrom="paragraph">
                  <wp:posOffset>3415</wp:posOffset>
                </wp:positionV>
                <wp:extent cx="1527650" cy="1461945"/>
                <wp:effectExtent l="0" t="0" r="0" b="5080"/>
                <wp:wrapNone/>
                <wp:docPr id="411049734" name="Zone de texte 5"/>
                <wp:cNvGraphicFramePr/>
                <a:graphic xmlns:a="http://schemas.openxmlformats.org/drawingml/2006/main">
                  <a:graphicData uri="http://schemas.microsoft.com/office/word/2010/wordprocessingShape">
                    <wps:wsp>
                      <wps:cNvSpPr txBox="1"/>
                      <wps:spPr>
                        <a:xfrm>
                          <a:off x="0" y="0"/>
                          <a:ext cx="1527650" cy="1461945"/>
                        </a:xfrm>
                        <a:prstGeom prst="rect">
                          <a:avLst/>
                        </a:prstGeom>
                        <a:solidFill>
                          <a:schemeClr val="lt1"/>
                        </a:solidFill>
                        <a:ln w="6350">
                          <a:noFill/>
                        </a:ln>
                      </wps:spPr>
                      <wps:txbx>
                        <w:txbxContent>
                          <w:p w:rsidR="00816B3C" w:rsidRDefault="00816B3C" w:rsidP="00816B3C">
                            <w:r>
                              <w:rPr>
                                <w:noProof/>
                              </w:rPr>
                              <w:drawing>
                                <wp:inline distT="0" distB="0" distL="0" distR="0" wp14:anchorId="6F0F0852" wp14:editId="2EBF20FC">
                                  <wp:extent cx="1204599" cy="1204599"/>
                                  <wp:effectExtent l="0" t="0" r="0" b="0"/>
                                  <wp:docPr id="52439423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5593" cy="123559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3E0ED" id="Zone de texte 5" o:spid="_x0000_s1027" type="#_x0000_t202" style="position:absolute;left:0;text-align:left;margin-left:0;margin-top:.25pt;width:120.3pt;height:115.1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" fillcolor="white [3201]" stroked="f" strokeweight=".5pt">
                <v:textbox>
                  <w:txbxContent>
                    <w:p w:rsidR="00816B3C" w:rsidRDefault="00816B3C" w:rsidP="00816B3C">
                      <w:r>
                        <w:rPr>
                          <w:noProof/>
                        </w:rPr>
                        <w:drawing>
                          <wp:inline distT="0" distB="0" distL="0" distR="0" wp14:anchorId="6F0F0852" wp14:editId="2EBF20FC">
                            <wp:extent cx="1204599" cy="1204599"/>
                            <wp:effectExtent l="0" t="0" r="0" b="0"/>
                            <wp:docPr id="52439423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5593" cy="1235593"/>
                                    </a:xfrm>
                                    <a:prstGeom prst="rect">
                                      <a:avLst/>
                                    </a:prstGeom>
                                    <a:noFill/>
                                    <a:ln>
                                      <a:noFill/>
                                    </a:ln>
                                  </pic:spPr>
                                </pic:pic>
                              </a:graphicData>
                            </a:graphic>
                          </wp:inline>
                        </w:drawing>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5638411E" wp14:editId="47270F37">
                <wp:simplePos x="0" y="0"/>
                <wp:positionH relativeFrom="margin">
                  <wp:align>center</wp:align>
                </wp:positionH>
                <wp:positionV relativeFrom="paragraph">
                  <wp:posOffset>1283985</wp:posOffset>
                </wp:positionV>
                <wp:extent cx="2118999" cy="859645"/>
                <wp:effectExtent l="0" t="0" r="0" b="0"/>
                <wp:wrapNone/>
                <wp:docPr id="1062477159" name="Zone de texte 13"/>
                <wp:cNvGraphicFramePr/>
                <a:graphic xmlns:a="http://schemas.openxmlformats.org/drawingml/2006/main">
                  <a:graphicData uri="http://schemas.microsoft.com/office/word/2010/wordprocessingShape">
                    <wps:wsp>
                      <wps:cNvSpPr txBox="1"/>
                      <wps:spPr>
                        <a:xfrm>
                          <a:off x="0" y="0"/>
                          <a:ext cx="2118999" cy="859645"/>
                        </a:xfrm>
                        <a:prstGeom prst="rect">
                          <a:avLst/>
                        </a:prstGeom>
                        <a:solidFill>
                          <a:schemeClr val="lt1"/>
                        </a:solidFill>
                        <a:ln w="6350">
                          <a:noFill/>
                        </a:ln>
                      </wps:spPr>
                      <wps:txbx>
                        <w:txbxContent>
                          <w:p w:rsidR="00816B3C" w:rsidRDefault="00816B3C" w:rsidP="00816B3C">
                            <w:r>
                              <w:rPr>
                                <w:noProof/>
                              </w:rPr>
                              <w:drawing>
                                <wp:inline distT="0" distB="0" distL="0" distR="0" wp14:anchorId="4EA687AF" wp14:editId="65B0180B">
                                  <wp:extent cx="1932833" cy="770834"/>
                                  <wp:effectExtent l="0" t="0" r="0" b="0"/>
                                  <wp:docPr id="188062805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0411" cy="8177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8411E" id="Zone de texte 13" o:spid="_x0000_s1028" type="#_x0000_t202" style="position:absolute;left:0;text-align:left;margin-left:0;margin-top:101.1pt;width:166.85pt;height:67.7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" fillcolor="white [3201]" stroked="f" strokeweight=".5pt">
                <v:textbox>
                  <w:txbxContent>
                    <w:p w:rsidR="00816B3C" w:rsidRDefault="00816B3C" w:rsidP="00816B3C">
                      <w:r>
                        <w:rPr>
                          <w:noProof/>
                        </w:rPr>
                        <w:drawing>
                          <wp:inline distT="0" distB="0" distL="0" distR="0" wp14:anchorId="4EA687AF" wp14:editId="65B0180B">
                            <wp:extent cx="1932833" cy="770834"/>
                            <wp:effectExtent l="0" t="0" r="0" b="0"/>
                            <wp:docPr id="188062805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0411" cy="817725"/>
                                    </a:xfrm>
                                    <a:prstGeom prst="rect">
                                      <a:avLst/>
                                    </a:prstGeom>
                                    <a:noFill/>
                                    <a:ln>
                                      <a:noFill/>
                                    </a:ln>
                                  </pic:spPr>
                                </pic:pic>
                              </a:graphicData>
                            </a:graphic>
                          </wp:inline>
                        </w:drawing>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407F795D" wp14:editId="755FAA17">
                <wp:simplePos x="0" y="0"/>
                <wp:positionH relativeFrom="margin">
                  <wp:posOffset>944880</wp:posOffset>
                </wp:positionH>
                <wp:positionV relativeFrom="paragraph">
                  <wp:posOffset>2626098</wp:posOffset>
                </wp:positionV>
                <wp:extent cx="3871142" cy="869733"/>
                <wp:effectExtent l="0" t="0" r="0" b="6985"/>
                <wp:wrapNone/>
                <wp:docPr id="623795941" name="Zone de texte 8"/>
                <wp:cNvGraphicFramePr/>
                <a:graphic xmlns:a="http://schemas.openxmlformats.org/drawingml/2006/main">
                  <a:graphicData uri="http://schemas.microsoft.com/office/word/2010/wordprocessingShape">
                    <wps:wsp>
                      <wps:cNvSpPr txBox="1"/>
                      <wps:spPr>
                        <a:xfrm>
                          <a:off x="0" y="0"/>
                          <a:ext cx="3871142" cy="869733"/>
                        </a:xfrm>
                        <a:prstGeom prst="rect">
                          <a:avLst/>
                        </a:prstGeom>
                        <a:solidFill>
                          <a:schemeClr val="lt1"/>
                        </a:solidFill>
                        <a:ln w="6350">
                          <a:noFill/>
                        </a:ln>
                      </wps:spPr>
                      <wps:txbx>
                        <w:txbxContent>
                          <w:p w:rsidR="00816B3C" w:rsidRPr="00BF5397" w:rsidRDefault="00816B3C" w:rsidP="00816B3C">
                            <w:pPr>
                              <w:jc w:val="center"/>
                              <w:rPr>
                                <w:rFonts w:ascii="Times New Roman" w:hAnsi="Times New Roman" w:cs="Times New Roman"/>
                                <w:b/>
                                <w:bCs/>
                                <w:color w:val="EE0000"/>
                                <w:sz w:val="28"/>
                                <w:szCs w:val="28"/>
                                <w:lang w:val="en-US"/>
                              </w:rPr>
                            </w:pPr>
                            <w:r w:rsidRPr="00BF5397">
                              <w:rPr>
                                <w:rFonts w:ascii="Times New Roman" w:hAnsi="Times New Roman" w:cs="Times New Roman"/>
                                <w:b/>
                                <w:bCs/>
                                <w:i/>
                                <w:iCs/>
                                <w:color w:val="EE0000"/>
                                <w:sz w:val="28"/>
                                <w:szCs w:val="28"/>
                                <w:u w:val="single"/>
                                <w:lang w:val="en-US"/>
                              </w:rPr>
                              <w:t>BACHELOR OF COMPUTER SCIENCE</w:t>
                            </w:r>
                            <w:r w:rsidRPr="00BF5397">
                              <w:rPr>
                                <w:rFonts w:ascii="Times New Roman" w:hAnsi="Times New Roman" w:cs="Times New Roman"/>
                                <w:b/>
                                <w:bCs/>
                                <w:color w:val="EE0000"/>
                                <w:sz w:val="28"/>
                                <w:szCs w:val="28"/>
                                <w:lang w:val="en-US"/>
                              </w:rPr>
                              <w:t>:</w:t>
                            </w:r>
                          </w:p>
                          <w:p w:rsidR="00816B3C" w:rsidRPr="00BF5397" w:rsidRDefault="00816B3C" w:rsidP="00816B3C">
                            <w:pPr>
                              <w:jc w:val="center"/>
                              <w:rPr>
                                <w:rFonts w:ascii="Times New Roman" w:hAnsi="Times New Roman" w:cs="Times New Roman"/>
                                <w:b/>
                                <w:bCs/>
                                <w:sz w:val="28"/>
                                <w:szCs w:val="28"/>
                                <w:lang w:val="en-US"/>
                              </w:rPr>
                            </w:pPr>
                            <w:r w:rsidRPr="00BF5397">
                              <w:rPr>
                                <w:rFonts w:ascii="Times New Roman" w:hAnsi="Times New Roman" w:cs="Times New Roman"/>
                                <w:b/>
                                <w:bCs/>
                                <w:sz w:val="28"/>
                                <w:szCs w:val="28"/>
                                <w:lang w:val="en-US"/>
                              </w:rPr>
                              <w:t>INTERNSHIP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7F795D" id="Zone de texte 8" o:spid="_x0000_s1029" type="#_x0000_t202" style="position:absolute;left:0;text-align:left;margin-left:74.4pt;margin-top:206.8pt;width:304.8pt;height:68.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" fillcolor="white [3201]" stroked="f" strokeweight=".5pt">
                <v:textbox>
                  <w:txbxContent>
                    <w:p w:rsidR="00816B3C" w:rsidRPr="00BF5397" w:rsidRDefault="00816B3C" w:rsidP="00816B3C">
                      <w:pPr>
                        <w:jc w:val="center"/>
                        <w:rPr>
                          <w:rFonts w:ascii="Times New Roman" w:hAnsi="Times New Roman" w:cs="Times New Roman"/>
                          <w:b/>
                          <w:bCs/>
                          <w:color w:val="EE0000"/>
                          <w:sz w:val="28"/>
                          <w:szCs w:val="28"/>
                          <w:lang w:val="en-US"/>
                        </w:rPr>
                      </w:pPr>
                      <w:r w:rsidRPr="00BF5397">
                        <w:rPr>
                          <w:rFonts w:ascii="Times New Roman" w:hAnsi="Times New Roman" w:cs="Times New Roman"/>
                          <w:b/>
                          <w:bCs/>
                          <w:i/>
                          <w:iCs/>
                          <w:color w:val="EE0000"/>
                          <w:sz w:val="28"/>
                          <w:szCs w:val="28"/>
                          <w:u w:val="single"/>
                          <w:lang w:val="en-US"/>
                        </w:rPr>
                        <w:t>BACHELOR OF COMPUTER SCIENCE</w:t>
                      </w:r>
                      <w:r w:rsidRPr="00BF5397">
                        <w:rPr>
                          <w:rFonts w:ascii="Times New Roman" w:hAnsi="Times New Roman" w:cs="Times New Roman"/>
                          <w:b/>
                          <w:bCs/>
                          <w:color w:val="EE0000"/>
                          <w:sz w:val="28"/>
                          <w:szCs w:val="28"/>
                          <w:lang w:val="en-US"/>
                        </w:rPr>
                        <w:t>:</w:t>
                      </w:r>
                    </w:p>
                    <w:p w:rsidR="00816B3C" w:rsidRPr="00BF5397" w:rsidRDefault="00816B3C" w:rsidP="00816B3C">
                      <w:pPr>
                        <w:jc w:val="center"/>
                        <w:rPr>
                          <w:rFonts w:ascii="Times New Roman" w:hAnsi="Times New Roman" w:cs="Times New Roman"/>
                          <w:b/>
                          <w:bCs/>
                          <w:sz w:val="28"/>
                          <w:szCs w:val="28"/>
                          <w:lang w:val="en-US"/>
                        </w:rPr>
                      </w:pPr>
                      <w:r w:rsidRPr="00BF5397">
                        <w:rPr>
                          <w:rFonts w:ascii="Times New Roman" w:hAnsi="Times New Roman" w:cs="Times New Roman"/>
                          <w:b/>
                          <w:bCs/>
                          <w:sz w:val="28"/>
                          <w:szCs w:val="28"/>
                          <w:lang w:val="en-US"/>
                        </w:rPr>
                        <w:t>INTERNSHIP REPORT</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720D353B" wp14:editId="7FC00274">
                <wp:simplePos x="0" y="0"/>
                <wp:positionH relativeFrom="margin">
                  <wp:align>center</wp:align>
                </wp:positionH>
                <wp:positionV relativeFrom="paragraph">
                  <wp:posOffset>6223156</wp:posOffset>
                </wp:positionV>
                <wp:extent cx="2485854" cy="1012958"/>
                <wp:effectExtent l="0" t="0" r="0" b="0"/>
                <wp:wrapNone/>
                <wp:docPr id="1356071756" name="Zone de texte 12"/>
                <wp:cNvGraphicFramePr/>
                <a:graphic xmlns:a="http://schemas.openxmlformats.org/drawingml/2006/main">
                  <a:graphicData uri="http://schemas.microsoft.com/office/word/2010/wordprocessingShape">
                    <wps:wsp>
                      <wps:cNvSpPr txBox="1"/>
                      <wps:spPr>
                        <a:xfrm>
                          <a:off x="0" y="0"/>
                          <a:ext cx="2485854" cy="1012958"/>
                        </a:xfrm>
                        <a:prstGeom prst="rect">
                          <a:avLst/>
                        </a:prstGeom>
                        <a:solidFill>
                          <a:schemeClr val="lt1"/>
                        </a:solidFill>
                        <a:ln w="6350">
                          <a:noFill/>
                        </a:ln>
                      </wps:spPr>
                      <wps:txbx>
                        <w:txbxContent>
                          <w:p w:rsidR="00816B3C" w:rsidRDefault="00816B3C" w:rsidP="00816B3C">
                            <w:pPr>
                              <w:jc w:val="center"/>
                              <w:rPr>
                                <w:rFonts w:ascii="Times New Roman" w:hAnsi="Times New Roman" w:cs="Times New Roman"/>
                                <w:sz w:val="28"/>
                                <w:szCs w:val="28"/>
                              </w:rPr>
                            </w:pPr>
                            <w:r>
                              <w:rPr>
                                <w:rFonts w:ascii="Times New Roman" w:hAnsi="Times New Roman" w:cs="Times New Roman"/>
                                <w:b/>
                                <w:bCs/>
                                <w:sz w:val="28"/>
                                <w:szCs w:val="28"/>
                              </w:rPr>
                              <w:t>INTERPRETER</w:t>
                            </w:r>
                            <w:r>
                              <w:rPr>
                                <w:rFonts w:ascii="Times New Roman" w:hAnsi="Times New Roman" w:cs="Times New Roman"/>
                                <w:sz w:val="28"/>
                                <w:szCs w:val="28"/>
                              </w:rPr>
                              <w:t>:</w:t>
                            </w:r>
                          </w:p>
                          <w:p w:rsidR="00816B3C" w:rsidRPr="00EA2954" w:rsidRDefault="00816B3C" w:rsidP="00816B3C">
                            <w:pPr>
                              <w:jc w:val="center"/>
                              <w:rPr>
                                <w:rFonts w:ascii="Times New Roman" w:hAnsi="Times New Roman" w:cs="Times New Roman"/>
                                <w:sz w:val="28"/>
                                <w:szCs w:val="28"/>
                              </w:rPr>
                            </w:pPr>
                            <w:r>
                              <w:rPr>
                                <w:rFonts w:ascii="Times New Roman" w:hAnsi="Times New Roman" w:cs="Times New Roman"/>
                                <w:sz w:val="28"/>
                                <w:szCs w:val="28"/>
                              </w:rPr>
                              <w:t>TRAORE CHEICK OUMAR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0D353B" id="Zone de texte 12" o:spid="_x0000_s1030" type="#_x0000_t202" style="position:absolute;left:0;text-align:left;margin-left:0;margin-top:490pt;width:195.75pt;height:79.75pt;z-index:251679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" fillcolor="white [3201]" stroked="f" strokeweight=".5pt">
                <v:textbox>
                  <w:txbxContent>
                    <w:p w:rsidR="00816B3C" w:rsidRDefault="00816B3C" w:rsidP="00816B3C">
                      <w:pPr>
                        <w:jc w:val="center"/>
                        <w:rPr>
                          <w:rFonts w:ascii="Times New Roman" w:hAnsi="Times New Roman" w:cs="Times New Roman"/>
                          <w:sz w:val="28"/>
                          <w:szCs w:val="28"/>
                        </w:rPr>
                      </w:pPr>
                      <w:r>
                        <w:rPr>
                          <w:rFonts w:ascii="Times New Roman" w:hAnsi="Times New Roman" w:cs="Times New Roman"/>
                          <w:b/>
                          <w:bCs/>
                          <w:sz w:val="28"/>
                          <w:szCs w:val="28"/>
                        </w:rPr>
                        <w:t>INTERPRETER</w:t>
                      </w:r>
                      <w:r>
                        <w:rPr>
                          <w:rFonts w:ascii="Times New Roman" w:hAnsi="Times New Roman" w:cs="Times New Roman"/>
                          <w:sz w:val="28"/>
                          <w:szCs w:val="28"/>
                        </w:rPr>
                        <w:t>:</w:t>
                      </w:r>
                    </w:p>
                    <w:p w:rsidR="00816B3C" w:rsidRPr="00EA2954" w:rsidRDefault="00816B3C" w:rsidP="00816B3C">
                      <w:pPr>
                        <w:jc w:val="center"/>
                        <w:rPr>
                          <w:rFonts w:ascii="Times New Roman" w:hAnsi="Times New Roman" w:cs="Times New Roman"/>
                          <w:sz w:val="28"/>
                          <w:szCs w:val="28"/>
                        </w:rPr>
                      </w:pPr>
                      <w:r>
                        <w:rPr>
                          <w:rFonts w:ascii="Times New Roman" w:hAnsi="Times New Roman" w:cs="Times New Roman"/>
                          <w:sz w:val="28"/>
                          <w:szCs w:val="28"/>
                        </w:rPr>
                        <w:t>TRAORE CHEICK OUMAR</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042B1D3F" wp14:editId="050DAC2B">
                <wp:simplePos x="0" y="0"/>
                <wp:positionH relativeFrom="margin">
                  <wp:align>left</wp:align>
                </wp:positionH>
                <wp:positionV relativeFrom="paragraph">
                  <wp:posOffset>7613882</wp:posOffset>
                </wp:positionV>
                <wp:extent cx="2228507" cy="1253878"/>
                <wp:effectExtent l="0" t="0" r="635" b="3810"/>
                <wp:wrapNone/>
                <wp:docPr id="2025298195" name="Zone de texte 10"/>
                <wp:cNvGraphicFramePr/>
                <a:graphic xmlns:a="http://schemas.openxmlformats.org/drawingml/2006/main">
                  <a:graphicData uri="http://schemas.microsoft.com/office/word/2010/wordprocessingShape">
                    <wps:wsp>
                      <wps:cNvSpPr txBox="1"/>
                      <wps:spPr>
                        <a:xfrm>
                          <a:off x="0" y="0"/>
                          <a:ext cx="2228507" cy="1253878"/>
                        </a:xfrm>
                        <a:prstGeom prst="rect">
                          <a:avLst/>
                        </a:prstGeom>
                        <a:solidFill>
                          <a:schemeClr val="lt1"/>
                        </a:solidFill>
                        <a:ln w="6350">
                          <a:noFill/>
                        </a:ln>
                      </wps:spPr>
                      <wps:txbx>
                        <w:txbxContent>
                          <w:p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b/>
                                <w:bCs/>
                                <w:sz w:val="28"/>
                                <w:szCs w:val="28"/>
                                <w:lang w:val="en-US"/>
                              </w:rPr>
                              <w:t>FACULTY ADVISOR</w:t>
                            </w:r>
                            <w:r>
                              <w:rPr>
                                <w:rFonts w:ascii="Times New Roman" w:hAnsi="Times New Roman" w:cs="Times New Roman"/>
                                <w:sz w:val="28"/>
                                <w:szCs w:val="28"/>
                                <w:lang w:val="en-US"/>
                              </w:rPr>
                              <w:t>:</w:t>
                            </w:r>
                          </w:p>
                          <w:p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sz w:val="28"/>
                                <w:szCs w:val="28"/>
                                <w:lang w:val="en-US"/>
                              </w:rPr>
                              <w:t>DR. ANDRE CLAUDE BAYOMOCK</w:t>
                            </w:r>
                          </w:p>
                          <w:p w:rsidR="00816B3C" w:rsidRPr="00EA2954" w:rsidRDefault="00816B3C" w:rsidP="00816B3C">
                            <w:pPr>
                              <w:jc w:val="center"/>
                              <w:rPr>
                                <w:rFonts w:ascii="Times New Roman" w:hAnsi="Times New Roman" w:cs="Times New Roman"/>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2B1D3F" id="_x0000_s1031" type="#_x0000_t202" style="position:absolute;left:0;text-align:left;margin-left:0;margin-top:599.5pt;width:175.45pt;height:98.75pt;z-index:2516776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" fillcolor="white [3201]" stroked="f" strokeweight=".5pt">
                <v:textbox>
                  <w:txbxContent>
                    <w:p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b/>
                          <w:bCs/>
                          <w:sz w:val="28"/>
                          <w:szCs w:val="28"/>
                          <w:lang w:val="en-US"/>
                        </w:rPr>
                        <w:t>FACULTY ADVISOR</w:t>
                      </w:r>
                      <w:r>
                        <w:rPr>
                          <w:rFonts w:ascii="Times New Roman" w:hAnsi="Times New Roman" w:cs="Times New Roman"/>
                          <w:sz w:val="28"/>
                          <w:szCs w:val="28"/>
                          <w:lang w:val="en-US"/>
                        </w:rPr>
                        <w:t>:</w:t>
                      </w:r>
                    </w:p>
                    <w:p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sz w:val="28"/>
                          <w:szCs w:val="28"/>
                          <w:lang w:val="en-US"/>
                        </w:rPr>
                        <w:t>DR. ANDRE CLAUDE BAYOMOCK</w:t>
                      </w:r>
                    </w:p>
                    <w:p w:rsidR="00816B3C" w:rsidRPr="00EA2954" w:rsidRDefault="00816B3C" w:rsidP="00816B3C">
                      <w:pPr>
                        <w:jc w:val="center"/>
                        <w:rPr>
                          <w:rFonts w:ascii="Times New Roman" w:hAnsi="Times New Roman" w:cs="Times New Roman"/>
                          <w:sz w:val="28"/>
                          <w:szCs w:val="28"/>
                          <w:lang w:val="en-US"/>
                        </w:rPr>
                      </w:pP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78929C86" wp14:editId="2B8BB5A5">
                <wp:simplePos x="0" y="0"/>
                <wp:positionH relativeFrom="margin">
                  <wp:align>right</wp:align>
                </wp:positionH>
                <wp:positionV relativeFrom="paragraph">
                  <wp:posOffset>7587117</wp:posOffset>
                </wp:positionV>
                <wp:extent cx="2157327" cy="1281255"/>
                <wp:effectExtent l="0" t="0" r="0" b="0"/>
                <wp:wrapNone/>
                <wp:docPr id="4015878" name="Zone de texte 11"/>
                <wp:cNvGraphicFramePr/>
                <a:graphic xmlns:a="http://schemas.openxmlformats.org/drawingml/2006/main">
                  <a:graphicData uri="http://schemas.microsoft.com/office/word/2010/wordprocessingShape">
                    <wps:wsp>
                      <wps:cNvSpPr txBox="1"/>
                      <wps:spPr>
                        <a:xfrm>
                          <a:off x="0" y="0"/>
                          <a:ext cx="2157327" cy="1281255"/>
                        </a:xfrm>
                        <a:prstGeom prst="rect">
                          <a:avLst/>
                        </a:prstGeom>
                        <a:solidFill>
                          <a:schemeClr val="lt1"/>
                        </a:solidFill>
                        <a:ln w="6350">
                          <a:noFill/>
                        </a:ln>
                      </wps:spPr>
                      <wps:txbx>
                        <w:txbxContent>
                          <w:p w:rsidR="00816B3C" w:rsidRPr="00EA2954" w:rsidRDefault="00816B3C" w:rsidP="00816B3C">
                            <w:pPr>
                              <w:jc w:val="center"/>
                              <w:rPr>
                                <w:rFonts w:ascii="Times New Roman" w:hAnsi="Times New Roman" w:cs="Times New Roman"/>
                                <w:sz w:val="28"/>
                                <w:szCs w:val="28"/>
                                <w:lang w:val="en-US"/>
                              </w:rPr>
                            </w:pPr>
                            <w:r>
                              <w:rPr>
                                <w:rFonts w:ascii="Times New Roman" w:hAnsi="Times New Roman" w:cs="Times New Roman"/>
                                <w:b/>
                                <w:bCs/>
                                <w:sz w:val="28"/>
                                <w:szCs w:val="28"/>
                                <w:lang w:val="en-US"/>
                              </w:rPr>
                              <w:t>INTERNSHIP SUPERVISOR</w:t>
                            </w:r>
                            <w:r w:rsidRPr="00EA2954">
                              <w:rPr>
                                <w:rFonts w:ascii="Times New Roman" w:hAnsi="Times New Roman" w:cs="Times New Roman"/>
                                <w:sz w:val="28"/>
                                <w:szCs w:val="28"/>
                                <w:lang w:val="en-US"/>
                              </w:rPr>
                              <w:t>:</w:t>
                            </w:r>
                          </w:p>
                          <w:p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sz w:val="28"/>
                                <w:szCs w:val="28"/>
                                <w:lang w:val="en-US"/>
                              </w:rPr>
                              <w:t>M</w:t>
                            </w:r>
                            <w:r w:rsidR="00DE59D3">
                              <w:rPr>
                                <w:rFonts w:ascii="Times New Roman" w:hAnsi="Times New Roman" w:cs="Times New Roman"/>
                                <w:sz w:val="28"/>
                                <w:szCs w:val="28"/>
                                <w:lang w:val="en-US"/>
                              </w:rPr>
                              <w:t>R</w:t>
                            </w:r>
                            <w:r w:rsidRPr="00EA2954">
                              <w:rPr>
                                <w:rFonts w:ascii="Times New Roman" w:hAnsi="Times New Roman" w:cs="Times New Roman"/>
                                <w:sz w:val="28"/>
                                <w:szCs w:val="28"/>
                                <w:lang w:val="en-US"/>
                              </w:rPr>
                              <w:t xml:space="preserve">. </w:t>
                            </w:r>
                            <w:r w:rsidR="00DE59D3" w:rsidRPr="00EA2954">
                              <w:rPr>
                                <w:rFonts w:ascii="Times New Roman" w:hAnsi="Times New Roman" w:cs="Times New Roman"/>
                                <w:sz w:val="28"/>
                                <w:szCs w:val="28"/>
                                <w:lang w:val="en-US"/>
                              </w:rPr>
                              <w:t xml:space="preserve">N'DRI </w:t>
                            </w:r>
                            <w:r w:rsidR="00DE59D3">
                              <w:rPr>
                                <w:rFonts w:ascii="Times New Roman" w:hAnsi="Times New Roman" w:cs="Times New Roman"/>
                                <w:sz w:val="28"/>
                                <w:szCs w:val="28"/>
                                <w:lang w:val="en-US"/>
                              </w:rPr>
                              <w:t>AIME</w:t>
                            </w:r>
                            <w:r w:rsidR="00DE59D3" w:rsidRPr="00EA2954">
                              <w:rPr>
                                <w:rFonts w:ascii="Times New Roman" w:hAnsi="Times New Roman" w:cs="Times New Roman"/>
                                <w:sz w:val="28"/>
                                <w:szCs w:val="28"/>
                                <w:lang w:val="en-US"/>
                              </w:rPr>
                              <w:t xml:space="preserve"> BRICE STÉPHANE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929C86" id="Zone de texte 11" o:spid="_x0000_s1032" type="#_x0000_t202" style="position:absolute;left:0;text-align:left;margin-left:118.65pt;margin-top:597.4pt;width:169.85pt;height:100.9pt;z-index:2516787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" fillcolor="white [3201]" stroked="f" strokeweight=".5pt">
                <v:textbox>
                  <w:txbxContent>
                    <w:p w:rsidR="00816B3C" w:rsidRPr="00EA2954" w:rsidRDefault="00816B3C" w:rsidP="00816B3C">
                      <w:pPr>
                        <w:jc w:val="center"/>
                        <w:rPr>
                          <w:rFonts w:ascii="Times New Roman" w:hAnsi="Times New Roman" w:cs="Times New Roman"/>
                          <w:sz w:val="28"/>
                          <w:szCs w:val="28"/>
                          <w:lang w:val="en-US"/>
                        </w:rPr>
                      </w:pPr>
                      <w:r>
                        <w:rPr>
                          <w:rFonts w:ascii="Times New Roman" w:hAnsi="Times New Roman" w:cs="Times New Roman"/>
                          <w:b/>
                          <w:bCs/>
                          <w:sz w:val="28"/>
                          <w:szCs w:val="28"/>
                          <w:lang w:val="en-US"/>
                        </w:rPr>
                        <w:t>INTERNSHIP SUPERVISOR</w:t>
                      </w:r>
                      <w:r w:rsidRPr="00EA2954">
                        <w:rPr>
                          <w:rFonts w:ascii="Times New Roman" w:hAnsi="Times New Roman" w:cs="Times New Roman"/>
                          <w:sz w:val="28"/>
                          <w:szCs w:val="28"/>
                          <w:lang w:val="en-US"/>
                        </w:rPr>
                        <w:t>:</w:t>
                      </w:r>
                    </w:p>
                    <w:p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sz w:val="28"/>
                          <w:szCs w:val="28"/>
                          <w:lang w:val="en-US"/>
                        </w:rPr>
                        <w:t>M</w:t>
                      </w:r>
                      <w:r w:rsidR="00DE59D3">
                        <w:rPr>
                          <w:rFonts w:ascii="Times New Roman" w:hAnsi="Times New Roman" w:cs="Times New Roman"/>
                          <w:sz w:val="28"/>
                          <w:szCs w:val="28"/>
                          <w:lang w:val="en-US"/>
                        </w:rPr>
                        <w:t>R</w:t>
                      </w:r>
                      <w:r w:rsidRPr="00EA2954">
                        <w:rPr>
                          <w:rFonts w:ascii="Times New Roman" w:hAnsi="Times New Roman" w:cs="Times New Roman"/>
                          <w:sz w:val="28"/>
                          <w:szCs w:val="28"/>
                          <w:lang w:val="en-US"/>
                        </w:rPr>
                        <w:t xml:space="preserve">. </w:t>
                      </w:r>
                      <w:r w:rsidR="00DE59D3" w:rsidRPr="00EA2954">
                        <w:rPr>
                          <w:rFonts w:ascii="Times New Roman" w:hAnsi="Times New Roman" w:cs="Times New Roman"/>
                          <w:sz w:val="28"/>
                          <w:szCs w:val="28"/>
                          <w:lang w:val="en-US"/>
                        </w:rPr>
                        <w:t xml:space="preserve">N'DRI </w:t>
                      </w:r>
                      <w:r w:rsidR="00DE59D3">
                        <w:rPr>
                          <w:rFonts w:ascii="Times New Roman" w:hAnsi="Times New Roman" w:cs="Times New Roman"/>
                          <w:sz w:val="28"/>
                          <w:szCs w:val="28"/>
                          <w:lang w:val="en-US"/>
                        </w:rPr>
                        <w:t>AIME</w:t>
                      </w:r>
                      <w:r w:rsidR="00DE59D3" w:rsidRPr="00EA2954">
                        <w:rPr>
                          <w:rFonts w:ascii="Times New Roman" w:hAnsi="Times New Roman" w:cs="Times New Roman"/>
                          <w:sz w:val="28"/>
                          <w:szCs w:val="28"/>
                          <w:lang w:val="en-US"/>
                        </w:rPr>
                        <w:t xml:space="preserve"> BRICE STÉPHANE</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29C44340" wp14:editId="6954AC97">
                <wp:simplePos x="0" y="0"/>
                <wp:positionH relativeFrom="column">
                  <wp:posOffset>233623</wp:posOffset>
                </wp:positionH>
                <wp:positionV relativeFrom="paragraph">
                  <wp:posOffset>3732435</wp:posOffset>
                </wp:positionV>
                <wp:extent cx="5436562" cy="1171746"/>
                <wp:effectExtent l="0" t="0" r="0" b="9525"/>
                <wp:wrapNone/>
                <wp:docPr id="1940663030" name="Zone de texte 9"/>
                <wp:cNvGraphicFramePr/>
                <a:graphic xmlns:a="http://schemas.openxmlformats.org/drawingml/2006/main">
                  <a:graphicData uri="http://schemas.microsoft.com/office/word/2010/wordprocessingShape">
                    <wps:wsp>
                      <wps:cNvSpPr txBox="1"/>
                      <wps:spPr>
                        <a:xfrm>
                          <a:off x="0" y="0"/>
                          <a:ext cx="5436562" cy="1171746"/>
                        </a:xfrm>
                        <a:prstGeom prst="rect">
                          <a:avLst/>
                        </a:prstGeom>
                        <a:solidFill>
                          <a:schemeClr val="accent5">
                            <a:lumMod val="20000"/>
                            <a:lumOff val="80000"/>
                          </a:schemeClr>
                        </a:solidFill>
                        <a:ln w="6350">
                          <a:noFill/>
                        </a:ln>
                      </wps:spPr>
                      <wps:txbx>
                        <w:txbxContent>
                          <w:p w:rsidR="00816B3C" w:rsidRPr="00BF5397" w:rsidRDefault="00816B3C" w:rsidP="00816B3C">
                            <w:pPr>
                              <w:jc w:val="center"/>
                              <w:rPr>
                                <w:rFonts w:ascii="Times New Roman" w:hAnsi="Times New Roman" w:cs="Times New Roman"/>
                                <w:b/>
                                <w:bCs/>
                                <w:sz w:val="28"/>
                                <w:szCs w:val="28"/>
                                <w:u w:val="single"/>
                                <w:lang w:val="en-US"/>
                              </w:rPr>
                            </w:pPr>
                            <w:proofErr w:type="gramStart"/>
                            <w:r w:rsidRPr="00BF5397">
                              <w:rPr>
                                <w:rFonts w:ascii="Times New Roman" w:hAnsi="Times New Roman" w:cs="Times New Roman"/>
                                <w:b/>
                                <w:bCs/>
                                <w:sz w:val="28"/>
                                <w:szCs w:val="28"/>
                                <w:u w:val="single"/>
                                <w:lang w:val="en-US"/>
                              </w:rPr>
                              <w:t>THEME :</w:t>
                            </w:r>
                            <w:proofErr w:type="gramEnd"/>
                          </w:p>
                          <w:p w:rsidR="00816B3C" w:rsidRPr="00BF5397" w:rsidRDefault="00816B3C" w:rsidP="00816B3C">
                            <w:pPr>
                              <w:jc w:val="center"/>
                              <w:rPr>
                                <w:rFonts w:ascii="Times New Roman" w:hAnsi="Times New Roman" w:cs="Times New Roman"/>
                                <w:sz w:val="36"/>
                                <w:szCs w:val="36"/>
                                <w:lang w:val="en-US"/>
                              </w:rPr>
                            </w:pPr>
                            <w:r w:rsidRPr="00BF5397">
                              <w:rPr>
                                <w:rFonts w:ascii="Times New Roman" w:hAnsi="Times New Roman" w:cs="Times New Roman"/>
                                <w:b/>
                                <w:bCs/>
                                <w:sz w:val="36"/>
                                <w:szCs w:val="36"/>
                                <w:lang w:val="en-US"/>
                              </w:rPr>
                              <w:t>PROJECTION OF BUDGETARY REVENUES USING ARTIFICIAL 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44340" id="Zone de texte 9" o:spid="_x0000_s1033" type="#_x0000_t202" style="position:absolute;left:0;text-align:left;margin-left:18.4pt;margin-top:293.9pt;width:428.1pt;height:9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" fillcolor="#deeaf6 [664]" stroked="f" strokeweight=".5pt">
                <v:textbox>
                  <w:txbxContent>
                    <w:p w:rsidR="00816B3C" w:rsidRPr="00BF5397" w:rsidRDefault="00816B3C" w:rsidP="00816B3C">
                      <w:pPr>
                        <w:jc w:val="center"/>
                        <w:rPr>
                          <w:rFonts w:ascii="Times New Roman" w:hAnsi="Times New Roman" w:cs="Times New Roman"/>
                          <w:b/>
                          <w:bCs/>
                          <w:sz w:val="28"/>
                          <w:szCs w:val="28"/>
                          <w:u w:val="single"/>
                          <w:lang w:val="en-US"/>
                        </w:rPr>
                      </w:pPr>
                      <w:proofErr w:type="gramStart"/>
                      <w:r w:rsidRPr="00BF5397">
                        <w:rPr>
                          <w:rFonts w:ascii="Times New Roman" w:hAnsi="Times New Roman" w:cs="Times New Roman"/>
                          <w:b/>
                          <w:bCs/>
                          <w:sz w:val="28"/>
                          <w:szCs w:val="28"/>
                          <w:u w:val="single"/>
                          <w:lang w:val="en-US"/>
                        </w:rPr>
                        <w:t>THEME :</w:t>
                      </w:r>
                      <w:proofErr w:type="gramEnd"/>
                    </w:p>
                    <w:p w:rsidR="00816B3C" w:rsidRPr="00BF5397" w:rsidRDefault="00816B3C" w:rsidP="00816B3C">
                      <w:pPr>
                        <w:jc w:val="center"/>
                        <w:rPr>
                          <w:rFonts w:ascii="Times New Roman" w:hAnsi="Times New Roman" w:cs="Times New Roman"/>
                          <w:sz w:val="36"/>
                          <w:szCs w:val="36"/>
                          <w:lang w:val="en-US"/>
                        </w:rPr>
                      </w:pPr>
                      <w:r w:rsidRPr="00BF5397">
                        <w:rPr>
                          <w:rFonts w:ascii="Times New Roman" w:hAnsi="Times New Roman" w:cs="Times New Roman"/>
                          <w:b/>
                          <w:bCs/>
                          <w:sz w:val="36"/>
                          <w:szCs w:val="36"/>
                          <w:lang w:val="en-US"/>
                        </w:rPr>
                        <w:t>PROJECTION OF BUDGETARY REVENUES USING ARTIFICIAL INTELLIGENCE</w:t>
                      </w:r>
                    </w:p>
                  </w:txbxContent>
                </v:textbox>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706DFB7D" wp14:editId="4655D40F">
                <wp:simplePos x="0" y="0"/>
                <wp:positionH relativeFrom="margin">
                  <wp:align>left</wp:align>
                </wp:positionH>
                <wp:positionV relativeFrom="paragraph">
                  <wp:posOffset>3496199</wp:posOffset>
                </wp:positionV>
                <wp:extent cx="5739696" cy="1640920"/>
                <wp:effectExtent l="0" t="0" r="13970" b="16510"/>
                <wp:wrapNone/>
                <wp:docPr id="1484208689" name="Parchemin : horizontal 7"/>
                <wp:cNvGraphicFramePr/>
                <a:graphic xmlns:a="http://schemas.openxmlformats.org/drawingml/2006/main">
                  <a:graphicData uri="http://schemas.microsoft.com/office/word/2010/wordprocessingShape">
                    <wps:wsp>
                      <wps:cNvSpPr/>
                      <wps:spPr>
                        <a:xfrm>
                          <a:off x="0" y="0"/>
                          <a:ext cx="5739696" cy="1640920"/>
                        </a:xfrm>
                        <a:prstGeom prst="horizontalScroll">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778D1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7" o:spid="_x0000_s1026" type="#_x0000_t98" style="position:absolute;margin-left:0;margin-top:275.3pt;width:451.95pt;height:129.2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" fillcolor="#deeaf6 [664]" strokecolor="#09101d [484]" strokeweight="1pt">
                <v:stroke joinstyle="miter"/>
                <w10:wrap anchorx="margin"/>
              </v:shape>
            </w:pict>
          </mc:Fallback>
        </mc:AlternateContent>
      </w:r>
      <w:r w:rsidRPr="00BF5397">
        <w:rPr>
          <w:rFonts w:ascii="Times New Roman" w:hAnsi="Times New Roman" w:cs="Times New Roman"/>
          <w:lang w:val="en-US"/>
        </w:rPr>
        <w:t>66118111978882</w:t>
      </w:r>
      <w:r w:rsidRPr="00AB1D00">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5B521C8" wp14:editId="70DDE9CB">
                <wp:simplePos x="0" y="0"/>
                <wp:positionH relativeFrom="column">
                  <wp:posOffset>-94679</wp:posOffset>
                </wp:positionH>
                <wp:positionV relativeFrom="paragraph">
                  <wp:posOffset>-324827</wp:posOffset>
                </wp:positionV>
                <wp:extent cx="1374114" cy="1834230"/>
                <wp:effectExtent l="0" t="0" r="0" b="0"/>
                <wp:wrapNone/>
                <wp:docPr id="1049340363" name="Zone de texte 6"/>
                <wp:cNvGraphicFramePr/>
                <a:graphic xmlns:a="http://schemas.openxmlformats.org/drawingml/2006/main">
                  <a:graphicData uri="http://schemas.microsoft.com/office/word/2010/wordprocessingShape">
                    <wps:wsp>
                      <wps:cNvSpPr txBox="1"/>
                      <wps:spPr>
                        <a:xfrm>
                          <a:off x="0" y="0"/>
                          <a:ext cx="1374114" cy="1834230"/>
                        </a:xfrm>
                        <a:prstGeom prst="rect">
                          <a:avLst/>
                        </a:prstGeom>
                        <a:solidFill>
                          <a:schemeClr val="lt1"/>
                        </a:solidFill>
                        <a:ln w="6350">
                          <a:noFill/>
                        </a:ln>
                      </wps:spPr>
                      <wps:txbx>
                        <w:txbxContent>
                          <w:p w:rsidR="00816B3C" w:rsidRPr="00A831CE" w:rsidRDefault="00816B3C" w:rsidP="00816B3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521C8" id="Zone de texte 6" o:spid="_x0000_s1034" type="#_x0000_t202" style="position:absolute;left:0;text-align:left;margin-left:-7.45pt;margin-top:-25.6pt;width:108.2pt;height:144.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" fillcolor="white [3201]" stroked="f" strokeweight=".5pt">
                <v:textbox>
                  <w:txbxContent>
                    <w:p w:rsidR="00816B3C" w:rsidRPr="00A831CE" w:rsidRDefault="00816B3C" w:rsidP="00816B3C">
                      <w:pPr>
                        <w:rPr>
                          <w:lang w:val="en-US"/>
                        </w:rPr>
                      </w:pPr>
                    </w:p>
                  </w:txbxContent>
                </v:textbox>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C5EFF6B" wp14:editId="33796A4A">
                <wp:simplePos x="0" y="0"/>
                <wp:positionH relativeFrom="margin">
                  <wp:align>right</wp:align>
                </wp:positionH>
                <wp:positionV relativeFrom="paragraph">
                  <wp:posOffset>270772</wp:posOffset>
                </wp:positionV>
                <wp:extent cx="1765416" cy="274770"/>
                <wp:effectExtent l="0" t="0" r="6350" b="0"/>
                <wp:wrapNone/>
                <wp:docPr id="1061319863" name="Zone de texte 2"/>
                <wp:cNvGraphicFramePr/>
                <a:graphic xmlns:a="http://schemas.openxmlformats.org/drawingml/2006/main">
                  <a:graphicData uri="http://schemas.microsoft.com/office/word/2010/wordprocessingShape">
                    <wps:wsp>
                      <wps:cNvSpPr txBox="1"/>
                      <wps:spPr>
                        <a:xfrm>
                          <a:off x="0" y="0"/>
                          <a:ext cx="1765416" cy="274770"/>
                        </a:xfrm>
                        <a:prstGeom prst="rect">
                          <a:avLst/>
                        </a:prstGeom>
                        <a:solidFill>
                          <a:schemeClr val="lt1"/>
                        </a:solidFill>
                        <a:ln w="6350">
                          <a:noFill/>
                        </a:ln>
                      </wps:spPr>
                      <wps:txbx>
                        <w:txbxContent>
                          <w:p w:rsidR="00816B3C" w:rsidRPr="005D7EC5" w:rsidRDefault="00816B3C" w:rsidP="00816B3C">
                            <w:pPr>
                              <w:jc w:val="center"/>
                              <w:rPr>
                                <w:sz w:val="18"/>
                                <w:szCs w:val="18"/>
                              </w:rPr>
                            </w:pPr>
                            <w:r w:rsidRPr="005D7EC5">
                              <w:rPr>
                                <w:color w:val="ED7D31" w:themeColor="accent2"/>
                                <w:sz w:val="18"/>
                                <w:szCs w:val="18"/>
                              </w:rPr>
                              <w:t>UNION</w:t>
                            </w:r>
                            <w:r w:rsidRPr="005D7EC5">
                              <w:rPr>
                                <w:sz w:val="18"/>
                                <w:szCs w:val="18"/>
                              </w:rPr>
                              <w:t>-</w:t>
                            </w:r>
                            <w:r w:rsidRPr="005D7EC5">
                              <w:rPr>
                                <w:color w:val="BFBFBF" w:themeColor="background1" w:themeShade="BF"/>
                                <w:sz w:val="18"/>
                                <w:szCs w:val="18"/>
                              </w:rPr>
                              <w:t>DISCIPLINE</w:t>
                            </w:r>
                            <w:r w:rsidRPr="005D7EC5">
                              <w:rPr>
                                <w:sz w:val="18"/>
                                <w:szCs w:val="18"/>
                              </w:rPr>
                              <w:t>-</w:t>
                            </w:r>
                            <w:r w:rsidRPr="005D7EC5">
                              <w:rPr>
                                <w:color w:val="70AD47" w:themeColor="accent6"/>
                                <w:sz w:val="18"/>
                                <w:szCs w:val="18"/>
                              </w:rPr>
                              <w: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5EFF6B" id="Zone de texte 2" o:spid="_x0000_s1035" type="#_x0000_t202" style="position:absolute;left:0;text-align:left;margin-left:87.8pt;margin-top:21.3pt;width:139pt;height:21.65pt;z-index:2516705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" fillcolor="white [3201]" stroked="f" strokeweight=".5pt">
                <v:textbox>
                  <w:txbxContent>
                    <w:p w:rsidR="00816B3C" w:rsidRPr="005D7EC5" w:rsidRDefault="00816B3C" w:rsidP="00816B3C">
                      <w:pPr>
                        <w:jc w:val="center"/>
                        <w:rPr>
                          <w:sz w:val="18"/>
                          <w:szCs w:val="18"/>
                        </w:rPr>
                      </w:pPr>
                      <w:r w:rsidRPr="005D7EC5">
                        <w:rPr>
                          <w:color w:val="ED7D31" w:themeColor="accent2"/>
                          <w:sz w:val="18"/>
                          <w:szCs w:val="18"/>
                        </w:rPr>
                        <w:t>UNION</w:t>
                      </w:r>
                      <w:r w:rsidRPr="005D7EC5">
                        <w:rPr>
                          <w:sz w:val="18"/>
                          <w:szCs w:val="18"/>
                        </w:rPr>
                        <w:t>-</w:t>
                      </w:r>
                      <w:r w:rsidRPr="005D7EC5">
                        <w:rPr>
                          <w:color w:val="BFBFBF" w:themeColor="background1" w:themeShade="BF"/>
                          <w:sz w:val="18"/>
                          <w:szCs w:val="18"/>
                        </w:rPr>
                        <w:t>DISCIPLINE</w:t>
                      </w:r>
                      <w:r w:rsidRPr="005D7EC5">
                        <w:rPr>
                          <w:sz w:val="18"/>
                          <w:szCs w:val="18"/>
                        </w:rPr>
                        <w:t>-</w:t>
                      </w:r>
                      <w:r w:rsidRPr="005D7EC5">
                        <w:rPr>
                          <w:color w:val="70AD47" w:themeColor="accent6"/>
                          <w:sz w:val="18"/>
                          <w:szCs w:val="18"/>
                        </w:rPr>
                        <w:t>WORK</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3EF581F" wp14:editId="201482CB">
                <wp:simplePos x="0" y="0"/>
                <wp:positionH relativeFrom="margin">
                  <wp:align>right</wp:align>
                </wp:positionH>
                <wp:positionV relativeFrom="paragraph">
                  <wp:posOffset>-3413</wp:posOffset>
                </wp:positionV>
                <wp:extent cx="1819416" cy="270266"/>
                <wp:effectExtent l="0" t="0" r="9525" b="0"/>
                <wp:wrapNone/>
                <wp:docPr id="1809094052" name="Zone de texte 1"/>
                <wp:cNvGraphicFramePr/>
                <a:graphic xmlns:a="http://schemas.openxmlformats.org/drawingml/2006/main">
                  <a:graphicData uri="http://schemas.microsoft.com/office/word/2010/wordprocessingShape">
                    <wps:wsp>
                      <wps:cNvSpPr txBox="1"/>
                      <wps:spPr>
                        <a:xfrm>
                          <a:off x="0" y="0"/>
                          <a:ext cx="1819416" cy="270266"/>
                        </a:xfrm>
                        <a:prstGeom prst="rect">
                          <a:avLst/>
                        </a:prstGeom>
                        <a:solidFill>
                          <a:schemeClr val="lt1"/>
                        </a:solidFill>
                        <a:ln w="6350">
                          <a:noFill/>
                        </a:ln>
                      </wps:spPr>
                      <wps:txbx>
                        <w:txbxContent>
                          <w:p w:rsidR="00816B3C" w:rsidRDefault="00816B3C" w:rsidP="00816B3C">
                            <w:pPr>
                              <w:jc w:val="center"/>
                            </w:pPr>
                            <w:r>
                              <w:t>REPUBLIC OF CÔTE D'IVOIRE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F581F" id="Zone de texte 1" o:spid="_x0000_s1036" type="#_x0000_t202" style="position:absolute;left:0;text-align:left;margin-left:92.05pt;margin-top:-.25pt;width:143.25pt;height:21.3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" fillcolor="white [3201]" stroked="f" strokeweight=".5pt">
                <v:textbox>
                  <w:txbxContent>
                    <w:p w:rsidR="00816B3C" w:rsidRDefault="00816B3C" w:rsidP="00816B3C">
                      <w:pPr>
                        <w:jc w:val="center"/>
                      </w:pPr>
                      <w:r>
                        <w:t>REPUBLIC OF CÔTE D'IVOIRE</w:t>
                      </w:r>
                    </w:p>
                  </w:txbxContent>
                </v:textbox>
                <w10:wrap anchorx="margin"/>
              </v:shape>
            </w:pict>
          </mc:Fallback>
        </mc:AlternateContent>
      </w:r>
    </w:p>
    <w:p w:rsidR="00540886" w:rsidRPr="00BF5397" w:rsidRDefault="00540886" w:rsidP="00CE675A">
      <w:pPr>
        <w:pStyle w:val="Corpsdetext"/>
        <w:rPr>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E7277A" w:rsidRPr="00BF5397" w:rsidRDefault="00E7277A" w:rsidP="00CE10C1">
      <w:pPr>
        <w:spacing w:line="480" w:lineRule="auto"/>
        <w:ind w:left="0" w:firstLine="0"/>
        <w:rPr>
          <w:rFonts w:ascii="Times New Roman" w:hAnsi="Times New Roman" w:cs="Times New Roman"/>
          <w:lang w:val="en-US"/>
        </w:rPr>
      </w:pPr>
      <w:bookmarkStart w:id="0" w:name="_Toc216966479"/>
    </w:p>
    <w:p w:rsidR="00A61408" w:rsidRPr="00BF5397" w:rsidRDefault="00A61408" w:rsidP="00CE10C1">
      <w:pPr>
        <w:spacing w:line="480" w:lineRule="auto"/>
        <w:ind w:left="0" w:firstLine="0"/>
        <w:rPr>
          <w:rFonts w:ascii="Times New Roman" w:hAnsi="Times New Roman" w:cs="Times New Roman"/>
          <w:b/>
          <w:bCs/>
          <w:sz w:val="28"/>
          <w:szCs w:val="28"/>
          <w:u w:color="000000"/>
          <w:lang w:val="en-US"/>
        </w:rPr>
        <w:sectPr w:rsidR="00A61408" w:rsidRPr="00BF5397" w:rsidSect="00A61408">
          <w:footerReference w:type="default" r:id="rId12"/>
          <w:pgSz w:w="11906" w:h="16838"/>
          <w:pgMar w:top="1418" w:right="1418" w:bottom="1418" w:left="1418" w:header="709" w:footer="709" w:gutter="0"/>
          <w:pgNumType w:start="1"/>
          <w:cols w:space="708"/>
          <w:docGrid w:linePitch="360"/>
        </w:sectPr>
      </w:pPr>
    </w:p>
    <w:p w:rsidR="008D515B" w:rsidRPr="00BF5397" w:rsidRDefault="008D515B" w:rsidP="00CE10C1">
      <w:pPr>
        <w:spacing w:line="480" w:lineRule="auto"/>
        <w:ind w:left="0" w:firstLine="0"/>
        <w:rPr>
          <w:rFonts w:ascii="Times New Roman" w:hAnsi="Times New Roman" w:cs="Times New Roman"/>
          <w:b/>
          <w:bCs/>
          <w:sz w:val="28"/>
          <w:szCs w:val="28"/>
          <w:u w:color="000000"/>
          <w:lang w:val="en-US"/>
        </w:rPr>
      </w:pPr>
      <w:r w:rsidRPr="00BF5397">
        <w:rPr>
          <w:rFonts w:ascii="Times New Roman" w:hAnsi="Times New Roman" w:cs="Times New Roman"/>
          <w:b/>
          <w:bCs/>
          <w:sz w:val="28"/>
          <w:szCs w:val="28"/>
          <w:u w:color="000000"/>
          <w:lang w:val="en-US"/>
        </w:rPr>
        <w:lastRenderedPageBreak/>
        <w:t>THANKS</w:t>
      </w:r>
    </w:p>
    <w:p w:rsidR="00C568FE" w:rsidRPr="00BF5397" w:rsidRDefault="00C568FE" w:rsidP="00CE10C1">
      <w:pPr>
        <w:spacing w:line="480" w:lineRule="auto"/>
        <w:ind w:left="0" w:firstLine="0"/>
        <w:rPr>
          <w:rFonts w:ascii="Times New Roman" w:hAnsi="Times New Roman" w:cs="Times New Roman"/>
          <w:b/>
          <w:bCs/>
          <w:sz w:val="28"/>
          <w:szCs w:val="28"/>
          <w:u w:color="000000"/>
          <w:lang w:val="en-US"/>
        </w:rPr>
      </w:pPr>
    </w:p>
    <w:p w:rsidR="008D515B" w:rsidRPr="00BF5397" w:rsidRDefault="008D515B" w:rsidP="00CE10C1">
      <w:pPr>
        <w:spacing w:line="480" w:lineRule="auto"/>
        <w:rPr>
          <w:rFonts w:ascii="Times New Roman" w:hAnsi="Times New Roman" w:cs="Times New Roman"/>
          <w:u w:color="000000"/>
          <w:lang w:val="en-US"/>
        </w:rPr>
      </w:pPr>
      <w:r w:rsidRPr="00BF5397">
        <w:rPr>
          <w:rFonts w:ascii="Times New Roman" w:hAnsi="Times New Roman" w:cs="Times New Roman"/>
          <w:u w:color="000000"/>
          <w:lang w:val="en-US"/>
        </w:rPr>
        <w:t>Before going any further, we would like to express our gratitude to all those who contributed to the success of this experiment:</w:t>
      </w:r>
    </w:p>
    <w:p w:rsidR="008D515B" w:rsidRPr="00BF5397" w:rsidRDefault="008D515B" w:rsidP="00CE10C1">
      <w:pPr>
        <w:spacing w:line="480" w:lineRule="auto"/>
        <w:rPr>
          <w:rFonts w:ascii="Times New Roman" w:hAnsi="Times New Roman" w:cs="Times New Roman"/>
          <w:u w:color="000000"/>
          <w:lang w:val="en-US"/>
        </w:rPr>
      </w:pPr>
      <w:r w:rsidRPr="00BF5397">
        <w:rPr>
          <w:rFonts w:ascii="Times New Roman" w:hAnsi="Times New Roman" w:cs="Times New Roman"/>
          <w:u w:color="000000"/>
          <w:lang w:val="en-US"/>
        </w:rPr>
        <w:t>Mr. KEITA Mahamadou, Director of DSIB, thank you for receiving us at his facility.</w:t>
      </w:r>
    </w:p>
    <w:p w:rsidR="008D515B" w:rsidRPr="00BF5397" w:rsidRDefault="008D515B" w:rsidP="00CE10C1">
      <w:pPr>
        <w:spacing w:line="480" w:lineRule="auto"/>
        <w:rPr>
          <w:rFonts w:ascii="Times New Roman" w:hAnsi="Times New Roman" w:cs="Times New Roman"/>
          <w:u w:color="000000"/>
          <w:lang w:val="en-US"/>
        </w:rPr>
      </w:pPr>
      <w:r w:rsidRPr="00BF5397">
        <w:rPr>
          <w:rFonts w:ascii="Times New Roman" w:hAnsi="Times New Roman" w:cs="Times New Roman"/>
          <w:u w:color="000000"/>
          <w:lang w:val="en-US"/>
        </w:rPr>
        <w:t>The entire teaching staff and administrative personnel</w:t>
      </w:r>
    </w:p>
    <w:p w:rsidR="008D515B" w:rsidRPr="00BF5397" w:rsidRDefault="008D515B" w:rsidP="00CE10C1">
      <w:pPr>
        <w:spacing w:line="480" w:lineRule="auto"/>
        <w:rPr>
          <w:rFonts w:ascii="Times New Roman" w:hAnsi="Times New Roman" w:cs="Times New Roman"/>
          <w:u w:color="000000"/>
          <w:lang w:val="en-US"/>
        </w:rPr>
      </w:pPr>
      <w:r w:rsidRPr="00BF5397">
        <w:rPr>
          <w:rFonts w:ascii="Times New Roman" w:hAnsi="Times New Roman" w:cs="Times New Roman"/>
          <w:u w:color="000000"/>
          <w:lang w:val="en-US"/>
        </w:rPr>
        <w:t>The entire DSIB team for their welcome, support, and kindness.</w:t>
      </w:r>
    </w:p>
    <w:p w:rsidR="008D515B" w:rsidRPr="00BF5397" w:rsidRDefault="008D515B" w:rsidP="00CE10C1">
      <w:pPr>
        <w:spacing w:line="480" w:lineRule="auto"/>
        <w:rPr>
          <w:rFonts w:ascii="Times New Roman" w:hAnsi="Times New Roman" w:cs="Times New Roman"/>
          <w:u w:color="000000"/>
          <w:lang w:val="en-US"/>
        </w:rPr>
      </w:pPr>
      <w:r w:rsidRPr="00BF5397">
        <w:rPr>
          <w:rFonts w:ascii="Times New Roman" w:hAnsi="Times New Roman" w:cs="Times New Roman"/>
          <w:u w:color="000000"/>
          <w:lang w:val="en-US"/>
        </w:rPr>
        <w:t>Mr. N'Dri Stephane for his guidance and valuable advice</w:t>
      </w:r>
    </w:p>
    <w:p w:rsidR="008D515B" w:rsidRPr="00BF5397" w:rsidRDefault="008D515B" w:rsidP="00CE10C1">
      <w:pPr>
        <w:spacing w:line="480" w:lineRule="auto"/>
        <w:rPr>
          <w:rFonts w:ascii="Times New Roman" w:hAnsi="Times New Roman" w:cs="Times New Roman"/>
          <w:b/>
          <w:bCs/>
          <w:u w:color="000000"/>
          <w:lang w:val="en-US"/>
        </w:rPr>
      </w:pPr>
    </w:p>
    <w:p w:rsidR="008D515B" w:rsidRPr="00BF5397" w:rsidRDefault="008D515B" w:rsidP="00CE10C1">
      <w:pPr>
        <w:spacing w:line="480" w:lineRule="auto"/>
        <w:rPr>
          <w:rFonts w:ascii="Times New Roman" w:hAnsi="Times New Roman" w:cs="Times New Roman"/>
          <w:b/>
          <w:bCs/>
          <w:u w:color="000000"/>
          <w:lang w:val="en-US"/>
        </w:rPr>
      </w:pPr>
    </w:p>
    <w:p w:rsidR="00F76DD4" w:rsidRPr="00BF5397" w:rsidRDefault="00F76DD4" w:rsidP="00CE10C1">
      <w:pPr>
        <w:spacing w:line="480" w:lineRule="auto"/>
        <w:rPr>
          <w:rFonts w:ascii="Times New Roman" w:hAnsi="Times New Roman" w:cs="Times New Roman"/>
          <w:b/>
          <w:bCs/>
          <w:sz w:val="28"/>
          <w:szCs w:val="28"/>
          <w:u w:color="000000"/>
          <w:lang w:val="en-US"/>
        </w:rPr>
      </w:pPr>
      <w:r w:rsidRPr="00BF5397">
        <w:rPr>
          <w:rFonts w:ascii="Times New Roman" w:hAnsi="Times New Roman" w:cs="Times New Roman"/>
          <w:b/>
          <w:bCs/>
          <w:sz w:val="28"/>
          <w:szCs w:val="28"/>
          <w:u w:color="000000"/>
          <w:lang w:val="en-US"/>
        </w:rPr>
        <w:t>DEDICATION</w:t>
      </w:r>
      <w:bookmarkEnd w:id="0"/>
    </w:p>
    <w:p w:rsidR="00F76DD4" w:rsidRPr="00BF5397" w:rsidRDefault="00F76DD4" w:rsidP="00CE10C1">
      <w:pPr>
        <w:spacing w:line="480" w:lineRule="auto"/>
        <w:rPr>
          <w:rFonts w:ascii="Times New Roman" w:hAnsi="Times New Roman" w:cs="Times New Roman"/>
          <w:u w:color="000000"/>
          <w:lang w:val="en-US"/>
        </w:rPr>
      </w:pPr>
    </w:p>
    <w:p w:rsidR="00F76DD4" w:rsidRPr="00BF5397" w:rsidRDefault="00F76DD4" w:rsidP="00CE10C1">
      <w:pPr>
        <w:spacing w:line="480" w:lineRule="auto"/>
        <w:rPr>
          <w:rFonts w:ascii="Times New Roman" w:hAnsi="Times New Roman" w:cs="Times New Roman"/>
          <w:u w:color="000000"/>
          <w:lang w:val="en-US"/>
        </w:rPr>
      </w:pPr>
      <w:bookmarkStart w:id="1" w:name="_Toc216966480"/>
      <w:r w:rsidRPr="00BF5397">
        <w:rPr>
          <w:rFonts w:ascii="Times New Roman" w:hAnsi="Times New Roman" w:cs="Times New Roman"/>
          <w:u w:color="000000"/>
          <w:lang w:val="en-US"/>
        </w:rPr>
        <w:t>To my parents, for all their efforts and sacrifices.</w:t>
      </w:r>
      <w:bookmarkEnd w:id="1"/>
    </w:p>
    <w:p w:rsidR="00F76DD4" w:rsidRPr="00BF5397" w:rsidRDefault="00F76DD4"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31D95">
      <w:pPr>
        <w:spacing w:line="480" w:lineRule="auto"/>
        <w:ind w:left="0" w:firstLine="0"/>
        <w:rPr>
          <w:rFonts w:ascii="Times New Roman" w:hAnsi="Times New Roman" w:cs="Times New Roman"/>
          <w:u w:color="000000"/>
          <w:lang w:val="en-US"/>
        </w:rPr>
      </w:pPr>
    </w:p>
    <w:p w:rsidR="00F76DD4" w:rsidRPr="00CE675A" w:rsidRDefault="00F76DD4" w:rsidP="00CE675A">
      <w:pPr>
        <w:pStyle w:val="Corpsdetext"/>
        <w:rPr>
          <w:b/>
          <w:bCs/>
          <w:sz w:val="28"/>
          <w:szCs w:val="28"/>
          <w:lang w:val="en-US"/>
        </w:rPr>
      </w:pPr>
      <w:bookmarkStart w:id="2" w:name="_Toc216966482"/>
      <w:bookmarkStart w:id="3" w:name="_Toc217034616"/>
      <w:r w:rsidRPr="00CE675A">
        <w:rPr>
          <w:b/>
          <w:bCs/>
          <w:sz w:val="28"/>
          <w:szCs w:val="28"/>
          <w:lang w:val="en-US"/>
        </w:rPr>
        <w:lastRenderedPageBreak/>
        <w:t>FOREWORD</w:t>
      </w:r>
      <w:bookmarkEnd w:id="2"/>
      <w:bookmarkEnd w:id="3"/>
    </w:p>
    <w:p w:rsidR="00F76DD4" w:rsidRPr="00BF5397" w:rsidRDefault="00F76DD4" w:rsidP="00CE10C1">
      <w:pPr>
        <w:pStyle w:val="Corpsdetext"/>
        <w:jc w:val="both"/>
        <w:rPr>
          <w:rFonts w:cs="Times New Roman"/>
          <w:lang w:val="en-US"/>
        </w:rPr>
      </w:pPr>
    </w:p>
    <w:p w:rsidR="00F76DD4" w:rsidRPr="00BF5397" w:rsidRDefault="00F76DD4" w:rsidP="00CE10C1">
      <w:pPr>
        <w:spacing w:line="480" w:lineRule="auto"/>
        <w:rPr>
          <w:rFonts w:ascii="Times New Roman" w:hAnsi="Times New Roman" w:cs="Times New Roman"/>
          <w:u w:color="000000"/>
          <w:lang w:val="en-US"/>
        </w:rPr>
      </w:pPr>
      <w:bookmarkStart w:id="4" w:name="_Toc216966483"/>
      <w:r w:rsidRPr="00BF5397">
        <w:rPr>
          <w:rFonts w:ascii="Times New Roman" w:hAnsi="Times New Roman" w:cs="Times New Roman"/>
          <w:u w:color="000000"/>
          <w:lang w:val="en-US"/>
        </w:rPr>
        <w:t>The public finance sector in Côte d'Ivoire is undergoing a gradual digital transformation. The Directorate General of Budget and Finance (DGBF), as a key player in national public finance management, relies on increasingly sophisticated IT systems to meet the challenges of modern budget planning.</w:t>
      </w:r>
      <w:bookmarkEnd w:id="4"/>
    </w:p>
    <w:p w:rsidR="00F76DD4" w:rsidRPr="00BF5397" w:rsidRDefault="00F76DD4" w:rsidP="00CE10C1">
      <w:pPr>
        <w:spacing w:line="480" w:lineRule="auto"/>
        <w:rPr>
          <w:rFonts w:ascii="Times New Roman" w:hAnsi="Times New Roman" w:cs="Times New Roman"/>
          <w:u w:color="000000"/>
          <w:lang w:val="en-US"/>
        </w:rPr>
      </w:pPr>
      <w:bookmarkStart w:id="5" w:name="_Toc216966484"/>
      <w:r w:rsidRPr="00BF5397">
        <w:rPr>
          <w:rFonts w:ascii="Times New Roman" w:hAnsi="Times New Roman" w:cs="Times New Roman"/>
          <w:u w:color="000000"/>
          <w:lang w:val="en-US"/>
        </w:rPr>
        <w:t>The Directorate of Budget Information Systems (DSIB), a key component of the DGBF, is responsible for designing, developing, and maintaining the digital infrastructure that supports these critical processes. It is within this context that the project to develop a revenue projection system based on artificial intelligence was initiated.</w:t>
      </w:r>
      <w:bookmarkEnd w:id="5"/>
    </w:p>
    <w:p w:rsidR="00C31D95" w:rsidRDefault="00F76DD4" w:rsidP="00C31D95">
      <w:pPr>
        <w:spacing w:line="480" w:lineRule="auto"/>
        <w:rPr>
          <w:rFonts w:ascii="Times New Roman" w:hAnsi="Times New Roman" w:cs="Times New Roman"/>
          <w:u w:color="000000"/>
          <w:lang w:val="en-US"/>
        </w:rPr>
      </w:pPr>
      <w:bookmarkStart w:id="6" w:name="_Toc216966485"/>
      <w:r w:rsidRPr="00BF5397">
        <w:rPr>
          <w:rFonts w:ascii="Times New Roman" w:hAnsi="Times New Roman" w:cs="Times New Roman"/>
          <w:u w:color="000000"/>
          <w:lang w:val="en-US"/>
        </w:rPr>
        <w:t>This report presents the work carried out during a three-month internship, during which a complete computer system was designed and implemented to automate the projection of state budget revenues. This project is part of the broader digital modernization initiative of the Ivorian public administration.</w:t>
      </w:r>
      <w:bookmarkEnd w:id="6"/>
    </w:p>
    <w:p w:rsidR="00E7277A" w:rsidRDefault="00E7277A"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sdt>
      <w:sdtPr>
        <w:rPr>
          <w:rFonts w:ascii="Times New Roman" w:hAnsi="Times New Roman" w:cs="Times New Roman"/>
          <w:b/>
          <w:bCs/>
        </w:rPr>
        <w:id w:val="1192800663"/>
        <w:docPartObj>
          <w:docPartGallery w:val="Table of Contents"/>
          <w:docPartUnique/>
        </w:docPartObj>
      </w:sdtPr>
      <w:sdtEndPr>
        <w:rPr>
          <w:rFonts w:ascii="Arial" w:eastAsia="Arial" w:hAnsi="Arial" w:cs="Arial"/>
          <w:color w:val="000000"/>
          <w:kern w:val="2"/>
          <w:sz w:val="24"/>
          <w:szCs w:val="24"/>
          <w14:ligatures w14:val="standardContextual"/>
        </w:rPr>
      </w:sdtEndPr>
      <w:sdtContent>
        <w:p w:rsidR="001C3197" w:rsidRDefault="001C3197" w:rsidP="001C3197">
          <w:pPr>
            <w:pStyle w:val="En-ttedetabledesmatires"/>
            <w:jc w:val="center"/>
            <w:rPr>
              <w:rFonts w:ascii="Times New Roman" w:hAnsi="Times New Roman" w:cs="Times New Roman"/>
              <w:b/>
              <w:bCs/>
            </w:rPr>
          </w:pPr>
          <w:r w:rsidRPr="001C3197">
            <w:rPr>
              <w:rFonts w:ascii="Times New Roman" w:hAnsi="Times New Roman" w:cs="Times New Roman"/>
              <w:b/>
              <w:bCs/>
            </w:rPr>
            <w:t>SOMMAIRE</w:t>
          </w:r>
        </w:p>
        <w:p w:rsidR="001C3197" w:rsidRPr="001C3197" w:rsidRDefault="001C3197" w:rsidP="001C3197"/>
        <w:p w:rsidR="001C3197" w:rsidRDefault="001C3197">
          <w:pPr>
            <w:pStyle w:val="TM2"/>
            <w:rPr>
              <w:rFonts w:asciiTheme="minorHAnsi" w:eastAsiaTheme="minorEastAsia" w:hAnsiTheme="minorHAnsi" w:cstheme="minorBidi"/>
              <w:b w:val="0"/>
              <w:bCs w:val="0"/>
              <w:color w:val="auto"/>
            </w:rPr>
          </w:pPr>
          <w:r>
            <w:fldChar w:fldCharType="begin"/>
          </w:r>
          <w:r>
            <w:instrText xml:space="preserve"> TOC \o "1-3" \h \z \u </w:instrText>
          </w:r>
          <w:r>
            <w:fldChar w:fldCharType="separate"/>
          </w:r>
          <w:hyperlink w:anchor="_Toc219217002" w:history="1">
            <w:r w:rsidRPr="00C4798B">
              <w:rPr>
                <w:rStyle w:val="Lienhypertexte"/>
                <w:lang w:val="en-US"/>
              </w:rPr>
              <w:t>INTRODUCTION</w:t>
            </w:r>
            <w:r>
              <w:rPr>
                <w:webHidden/>
              </w:rPr>
              <w:tab/>
            </w:r>
            <w:r>
              <w:rPr>
                <w:webHidden/>
              </w:rPr>
              <w:fldChar w:fldCharType="begin"/>
            </w:r>
            <w:r>
              <w:rPr>
                <w:webHidden/>
              </w:rPr>
              <w:instrText xml:space="preserve"> PAGEREF _Toc219217002 \h </w:instrText>
            </w:r>
            <w:r>
              <w:rPr>
                <w:webHidden/>
              </w:rPr>
            </w:r>
            <w:r>
              <w:rPr>
                <w:webHidden/>
              </w:rPr>
              <w:fldChar w:fldCharType="separate"/>
            </w:r>
            <w:r>
              <w:rPr>
                <w:webHidden/>
              </w:rPr>
              <w:t>4</w:t>
            </w:r>
            <w:r>
              <w:rPr>
                <w:webHidden/>
              </w:rPr>
              <w:fldChar w:fldCharType="end"/>
            </w:r>
          </w:hyperlink>
        </w:p>
        <w:p w:rsidR="001C3197" w:rsidRDefault="001C3197">
          <w:pPr>
            <w:pStyle w:val="TM1"/>
            <w:rPr>
              <w:rFonts w:asciiTheme="minorHAnsi" w:hAnsiTheme="minorHAnsi" w:cstheme="minorBidi"/>
              <w:b w:val="0"/>
              <w:bCs w:val="0"/>
              <w:kern w:val="2"/>
              <w14:ligatures w14:val="standardContextual"/>
            </w:rPr>
          </w:pPr>
          <w:hyperlink w:anchor="_Toc219217003" w:history="1">
            <w:r w:rsidRPr="00C4798B">
              <w:rPr>
                <w:rStyle w:val="Lienhypertexte"/>
              </w:rPr>
              <w:t>PART I:</w:t>
            </w:r>
            <w:r>
              <w:rPr>
                <w:rStyle w:val="Lienhypertexte"/>
              </w:rPr>
              <w:t xml:space="preserve"> PRELIMINARY STUDY</w:t>
            </w:r>
            <w:r>
              <w:rPr>
                <w:webHidden/>
              </w:rPr>
              <w:tab/>
            </w:r>
            <w:r>
              <w:rPr>
                <w:webHidden/>
              </w:rPr>
              <w:fldChar w:fldCharType="begin"/>
            </w:r>
            <w:r>
              <w:rPr>
                <w:webHidden/>
              </w:rPr>
              <w:instrText xml:space="preserve"> PAGEREF _Toc219217003 \h </w:instrText>
            </w:r>
            <w:r>
              <w:rPr>
                <w:webHidden/>
              </w:rPr>
            </w:r>
            <w:r>
              <w:rPr>
                <w:webHidden/>
              </w:rPr>
              <w:fldChar w:fldCharType="separate"/>
            </w:r>
            <w:r>
              <w:rPr>
                <w:webHidden/>
              </w:rPr>
              <w:t>5</w:t>
            </w:r>
            <w:r>
              <w:rPr>
                <w:webHidden/>
              </w:rPr>
              <w:fldChar w:fldCharType="end"/>
            </w:r>
          </w:hyperlink>
        </w:p>
        <w:p w:rsidR="001C3197" w:rsidRDefault="001C3197">
          <w:pPr>
            <w:pStyle w:val="TM2"/>
            <w:tabs>
              <w:tab w:val="left" w:pos="720"/>
            </w:tabs>
            <w:rPr>
              <w:rFonts w:asciiTheme="minorHAnsi" w:eastAsiaTheme="minorEastAsia" w:hAnsiTheme="minorHAnsi" w:cstheme="minorBidi"/>
              <w:b w:val="0"/>
              <w:bCs w:val="0"/>
              <w:color w:val="auto"/>
            </w:rPr>
          </w:pPr>
          <w:hyperlink w:anchor="_Toc219217005" w:history="1">
            <w:r w:rsidRPr="00C4798B">
              <w:rPr>
                <w:rStyle w:val="Lienhypertexte"/>
              </w:rPr>
              <w:t>1.</w:t>
            </w:r>
            <w:r>
              <w:rPr>
                <w:rFonts w:asciiTheme="minorHAnsi" w:eastAsiaTheme="minorEastAsia" w:hAnsiTheme="minorHAnsi" w:cstheme="minorBidi"/>
                <w:b w:val="0"/>
                <w:bCs w:val="0"/>
                <w:color w:val="auto"/>
              </w:rPr>
              <w:tab/>
            </w:r>
            <w:r w:rsidRPr="00C4798B">
              <w:rPr>
                <w:rStyle w:val="Lienhypertexte"/>
              </w:rPr>
              <w:t>COMPANY PRESENTATION AND ORGANIZATION</w:t>
            </w:r>
            <w:r>
              <w:rPr>
                <w:webHidden/>
              </w:rPr>
              <w:tab/>
            </w:r>
            <w:r>
              <w:rPr>
                <w:webHidden/>
              </w:rPr>
              <w:fldChar w:fldCharType="begin"/>
            </w:r>
            <w:r>
              <w:rPr>
                <w:webHidden/>
              </w:rPr>
              <w:instrText xml:space="preserve"> PAGEREF _Toc219217005 \h </w:instrText>
            </w:r>
            <w:r>
              <w:rPr>
                <w:webHidden/>
              </w:rPr>
            </w:r>
            <w:r>
              <w:rPr>
                <w:webHidden/>
              </w:rPr>
              <w:fldChar w:fldCharType="separate"/>
            </w:r>
            <w:r>
              <w:rPr>
                <w:webHidden/>
              </w:rPr>
              <w:t>6</w:t>
            </w:r>
            <w:r>
              <w:rPr>
                <w:webHidden/>
              </w:rPr>
              <w:fldChar w:fldCharType="end"/>
            </w:r>
          </w:hyperlink>
        </w:p>
        <w:p w:rsidR="001C3197" w:rsidRDefault="001C3197">
          <w:pPr>
            <w:pStyle w:val="TM3"/>
            <w:tabs>
              <w:tab w:val="right" w:leader="dot" w:pos="9060"/>
            </w:tabs>
            <w:rPr>
              <w:rFonts w:asciiTheme="minorHAnsi" w:eastAsiaTheme="minorEastAsia" w:hAnsiTheme="minorHAnsi" w:cstheme="minorBidi"/>
              <w:noProof/>
              <w:color w:val="auto"/>
            </w:rPr>
          </w:pPr>
          <w:hyperlink w:anchor="_Toc219217006" w:history="1">
            <w:r w:rsidRPr="00C4798B">
              <w:rPr>
                <w:rStyle w:val="Lienhypertexte"/>
                <w:rFonts w:ascii="Times New Roman" w:hAnsi="Times New Roman" w:cs="Times New Roman"/>
                <w:b/>
                <w:bCs/>
                <w:noProof/>
                <w:lang w:val="en-US"/>
              </w:rPr>
              <w:t>Organization</w:t>
            </w:r>
            <w:r>
              <w:rPr>
                <w:noProof/>
                <w:webHidden/>
              </w:rPr>
              <w:tab/>
            </w:r>
            <w:r>
              <w:rPr>
                <w:noProof/>
                <w:webHidden/>
              </w:rPr>
              <w:fldChar w:fldCharType="begin"/>
            </w:r>
            <w:r>
              <w:rPr>
                <w:noProof/>
                <w:webHidden/>
              </w:rPr>
              <w:instrText xml:space="preserve"> PAGEREF _Toc219217006 \h </w:instrText>
            </w:r>
            <w:r>
              <w:rPr>
                <w:noProof/>
                <w:webHidden/>
              </w:rPr>
            </w:r>
            <w:r>
              <w:rPr>
                <w:noProof/>
                <w:webHidden/>
              </w:rPr>
              <w:fldChar w:fldCharType="separate"/>
            </w:r>
            <w:r>
              <w:rPr>
                <w:noProof/>
                <w:webHidden/>
              </w:rPr>
              <w:t>9</w:t>
            </w:r>
            <w:r>
              <w:rPr>
                <w:noProof/>
                <w:webHidden/>
              </w:rPr>
              <w:fldChar w:fldCharType="end"/>
            </w:r>
          </w:hyperlink>
        </w:p>
        <w:p w:rsidR="001C3197" w:rsidRDefault="001C3197">
          <w:pPr>
            <w:pStyle w:val="TM1"/>
            <w:tabs>
              <w:tab w:val="left" w:pos="480"/>
            </w:tabs>
            <w:rPr>
              <w:rFonts w:asciiTheme="minorHAnsi" w:hAnsiTheme="minorHAnsi" w:cstheme="minorBidi"/>
              <w:b w:val="0"/>
              <w:bCs w:val="0"/>
              <w:kern w:val="2"/>
              <w14:ligatures w14:val="standardContextual"/>
            </w:rPr>
          </w:pPr>
          <w:hyperlink w:anchor="_Toc219217007" w:history="1">
            <w:r w:rsidRPr="00C4798B">
              <w:rPr>
                <w:rStyle w:val="Lienhypertexte"/>
                <w:lang w:val="en-US"/>
              </w:rPr>
              <w:t>2.</w:t>
            </w:r>
            <w:r>
              <w:rPr>
                <w:rFonts w:asciiTheme="minorHAnsi" w:hAnsiTheme="minorHAnsi" w:cstheme="minorBidi"/>
                <w:b w:val="0"/>
                <w:bCs w:val="0"/>
                <w:kern w:val="2"/>
                <w14:ligatures w14:val="standardContextual"/>
              </w:rPr>
              <w:tab/>
            </w:r>
            <w:r w:rsidRPr="00C4798B">
              <w:rPr>
                <w:rStyle w:val="Lienhypertexte"/>
                <w:lang w:val="en-US"/>
              </w:rPr>
              <w:t>Study of the existing situation</w:t>
            </w:r>
            <w:r>
              <w:rPr>
                <w:webHidden/>
              </w:rPr>
              <w:tab/>
            </w:r>
            <w:r>
              <w:rPr>
                <w:webHidden/>
              </w:rPr>
              <w:fldChar w:fldCharType="begin"/>
            </w:r>
            <w:r>
              <w:rPr>
                <w:webHidden/>
              </w:rPr>
              <w:instrText xml:space="preserve"> PAGEREF _Toc219217007 \h </w:instrText>
            </w:r>
            <w:r>
              <w:rPr>
                <w:webHidden/>
              </w:rPr>
            </w:r>
            <w:r>
              <w:rPr>
                <w:webHidden/>
              </w:rPr>
              <w:fldChar w:fldCharType="separate"/>
            </w:r>
            <w:r>
              <w:rPr>
                <w:webHidden/>
              </w:rPr>
              <w:t>10</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08" w:history="1">
            <w:r w:rsidRPr="00C4798B">
              <w:rPr>
                <w:rStyle w:val="Lienhypertexte"/>
              </w:rPr>
              <w:t>a. Project context</w:t>
            </w:r>
            <w:r>
              <w:rPr>
                <w:webHidden/>
              </w:rPr>
              <w:tab/>
            </w:r>
            <w:r>
              <w:rPr>
                <w:webHidden/>
              </w:rPr>
              <w:fldChar w:fldCharType="begin"/>
            </w:r>
            <w:r>
              <w:rPr>
                <w:webHidden/>
              </w:rPr>
              <w:instrText xml:space="preserve"> PAGEREF _Toc219217008 \h </w:instrText>
            </w:r>
            <w:r>
              <w:rPr>
                <w:webHidden/>
              </w:rPr>
            </w:r>
            <w:r>
              <w:rPr>
                <w:webHidden/>
              </w:rPr>
              <w:fldChar w:fldCharType="separate"/>
            </w:r>
            <w:r>
              <w:rPr>
                <w:webHidden/>
              </w:rPr>
              <w:t>10</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09" w:history="1">
            <w:r w:rsidRPr="00C4798B">
              <w:rPr>
                <w:rStyle w:val="Lienhypertexte"/>
                <w:lang w:val="en-US"/>
              </w:rPr>
              <w:t>b. Project objectives</w:t>
            </w:r>
            <w:r>
              <w:rPr>
                <w:webHidden/>
              </w:rPr>
              <w:tab/>
            </w:r>
            <w:r>
              <w:rPr>
                <w:webHidden/>
              </w:rPr>
              <w:fldChar w:fldCharType="begin"/>
            </w:r>
            <w:r>
              <w:rPr>
                <w:webHidden/>
              </w:rPr>
              <w:instrText xml:space="preserve"> PAGEREF _Toc219217009 \h </w:instrText>
            </w:r>
            <w:r>
              <w:rPr>
                <w:webHidden/>
              </w:rPr>
            </w:r>
            <w:r>
              <w:rPr>
                <w:webHidden/>
              </w:rPr>
              <w:fldChar w:fldCharType="separate"/>
            </w:r>
            <w:r>
              <w:rPr>
                <w:webHidden/>
              </w:rPr>
              <w:t>10</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10" w:history="1">
            <w:r w:rsidRPr="00C4798B">
              <w:rPr>
                <w:rStyle w:val="Lienhypertexte"/>
                <w:lang w:val="en-US"/>
              </w:rPr>
              <w:t>c. Project scope</w:t>
            </w:r>
            <w:r>
              <w:rPr>
                <w:webHidden/>
              </w:rPr>
              <w:tab/>
            </w:r>
            <w:r>
              <w:rPr>
                <w:webHidden/>
              </w:rPr>
              <w:fldChar w:fldCharType="begin"/>
            </w:r>
            <w:r>
              <w:rPr>
                <w:webHidden/>
              </w:rPr>
              <w:instrText xml:space="preserve"> PAGEREF _Toc219217010 \h </w:instrText>
            </w:r>
            <w:r>
              <w:rPr>
                <w:webHidden/>
              </w:rPr>
            </w:r>
            <w:r>
              <w:rPr>
                <w:webHidden/>
              </w:rPr>
              <w:fldChar w:fldCharType="separate"/>
            </w:r>
            <w:r>
              <w:rPr>
                <w:webHidden/>
              </w:rPr>
              <w:t>11</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11" w:history="1">
            <w:r w:rsidRPr="00C4798B">
              <w:rPr>
                <w:rStyle w:val="Lienhypertexte"/>
                <w:lang w:val="en-US"/>
              </w:rPr>
              <w:t>d. Information gathering technique</w:t>
            </w:r>
            <w:r>
              <w:rPr>
                <w:webHidden/>
              </w:rPr>
              <w:tab/>
            </w:r>
            <w:r>
              <w:rPr>
                <w:webHidden/>
              </w:rPr>
              <w:fldChar w:fldCharType="begin"/>
            </w:r>
            <w:r>
              <w:rPr>
                <w:webHidden/>
              </w:rPr>
              <w:instrText xml:space="preserve"> PAGEREF _Toc219217011 \h </w:instrText>
            </w:r>
            <w:r>
              <w:rPr>
                <w:webHidden/>
              </w:rPr>
            </w:r>
            <w:r>
              <w:rPr>
                <w:webHidden/>
              </w:rPr>
              <w:fldChar w:fldCharType="separate"/>
            </w:r>
            <w:r>
              <w:rPr>
                <w:webHidden/>
              </w:rPr>
              <w:t>11</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12" w:history="1">
            <w:r w:rsidRPr="00C4798B">
              <w:rPr>
                <w:rStyle w:val="Lienhypertexte"/>
                <w:lang w:val="en-US"/>
              </w:rPr>
              <w:t>e. Presentation of the existing situation (outcome report)</w:t>
            </w:r>
            <w:r>
              <w:rPr>
                <w:webHidden/>
              </w:rPr>
              <w:tab/>
            </w:r>
            <w:r>
              <w:rPr>
                <w:webHidden/>
              </w:rPr>
              <w:fldChar w:fldCharType="begin"/>
            </w:r>
            <w:r>
              <w:rPr>
                <w:webHidden/>
              </w:rPr>
              <w:instrText xml:space="preserve"> PAGEREF _Toc219217012 \h </w:instrText>
            </w:r>
            <w:r>
              <w:rPr>
                <w:webHidden/>
              </w:rPr>
            </w:r>
            <w:r>
              <w:rPr>
                <w:webHidden/>
              </w:rPr>
              <w:fldChar w:fldCharType="separate"/>
            </w:r>
            <w:r>
              <w:rPr>
                <w:webHidden/>
              </w:rPr>
              <w:t>12</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13" w:history="1">
            <w:r w:rsidRPr="00C4798B">
              <w:rPr>
                <w:rStyle w:val="Lienhypertexte"/>
                <w:lang w:val="en-US"/>
              </w:rPr>
              <w:t>f. Analytical technique or method</w:t>
            </w:r>
            <w:r>
              <w:rPr>
                <w:webHidden/>
              </w:rPr>
              <w:tab/>
            </w:r>
            <w:r>
              <w:rPr>
                <w:webHidden/>
              </w:rPr>
              <w:fldChar w:fldCharType="begin"/>
            </w:r>
            <w:r>
              <w:rPr>
                <w:webHidden/>
              </w:rPr>
              <w:instrText xml:space="preserve"> PAGEREF _Toc219217013 \h </w:instrText>
            </w:r>
            <w:r>
              <w:rPr>
                <w:webHidden/>
              </w:rPr>
            </w:r>
            <w:r>
              <w:rPr>
                <w:webHidden/>
              </w:rPr>
              <w:fldChar w:fldCharType="separate"/>
            </w:r>
            <w:r>
              <w:rPr>
                <w:webHidden/>
              </w:rPr>
              <w:t>16</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14" w:history="1">
            <w:r w:rsidRPr="00C4798B">
              <w:rPr>
                <w:rStyle w:val="Lienhypertexte"/>
                <w:lang w:val="en-US"/>
              </w:rPr>
              <w:t>g. Management rules</w:t>
            </w:r>
            <w:r>
              <w:rPr>
                <w:webHidden/>
              </w:rPr>
              <w:tab/>
            </w:r>
            <w:r>
              <w:rPr>
                <w:webHidden/>
              </w:rPr>
              <w:fldChar w:fldCharType="begin"/>
            </w:r>
            <w:r>
              <w:rPr>
                <w:webHidden/>
              </w:rPr>
              <w:instrText xml:space="preserve"> PAGEREF _Toc219217014 \h </w:instrText>
            </w:r>
            <w:r>
              <w:rPr>
                <w:webHidden/>
              </w:rPr>
            </w:r>
            <w:r>
              <w:rPr>
                <w:webHidden/>
              </w:rPr>
              <w:fldChar w:fldCharType="separate"/>
            </w:r>
            <w:r>
              <w:rPr>
                <w:webHidden/>
              </w:rPr>
              <w:t>16</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15" w:history="1">
            <w:r w:rsidRPr="00C4798B">
              <w:rPr>
                <w:rStyle w:val="Lienhypertexte"/>
                <w:lang w:val="en-US"/>
              </w:rPr>
              <w:t>h. Data dictionary</w:t>
            </w:r>
            <w:r>
              <w:rPr>
                <w:webHidden/>
              </w:rPr>
              <w:tab/>
            </w:r>
            <w:r>
              <w:rPr>
                <w:webHidden/>
              </w:rPr>
              <w:fldChar w:fldCharType="begin"/>
            </w:r>
            <w:r>
              <w:rPr>
                <w:webHidden/>
              </w:rPr>
              <w:instrText xml:space="preserve"> PAGEREF _Toc219217015 \h </w:instrText>
            </w:r>
            <w:r>
              <w:rPr>
                <w:webHidden/>
              </w:rPr>
            </w:r>
            <w:r>
              <w:rPr>
                <w:webHidden/>
              </w:rPr>
              <w:fldChar w:fldCharType="separate"/>
            </w:r>
            <w:r>
              <w:rPr>
                <w:webHidden/>
              </w:rPr>
              <w:t>17</w:t>
            </w:r>
            <w:r>
              <w:rPr>
                <w:webHidden/>
              </w:rPr>
              <w:fldChar w:fldCharType="end"/>
            </w:r>
          </w:hyperlink>
        </w:p>
        <w:p w:rsidR="001C3197" w:rsidRDefault="001C3197">
          <w:pPr>
            <w:pStyle w:val="TM2"/>
            <w:tabs>
              <w:tab w:val="left" w:pos="720"/>
            </w:tabs>
            <w:rPr>
              <w:rFonts w:asciiTheme="minorHAnsi" w:eastAsiaTheme="minorEastAsia" w:hAnsiTheme="minorHAnsi" w:cstheme="minorBidi"/>
              <w:b w:val="0"/>
              <w:bCs w:val="0"/>
              <w:color w:val="auto"/>
            </w:rPr>
          </w:pPr>
          <w:hyperlink w:anchor="_Toc219217016" w:history="1">
            <w:r w:rsidRPr="00C4798B">
              <w:rPr>
                <w:rStyle w:val="Lienhypertexte"/>
              </w:rPr>
              <w:t>i.</w:t>
            </w:r>
            <w:r>
              <w:rPr>
                <w:rFonts w:asciiTheme="minorHAnsi" w:eastAsiaTheme="minorEastAsia" w:hAnsiTheme="minorHAnsi" w:cstheme="minorBidi"/>
                <w:b w:val="0"/>
                <w:bCs w:val="0"/>
                <w:color w:val="auto"/>
              </w:rPr>
              <w:t xml:space="preserve"> </w:t>
            </w:r>
            <w:r w:rsidRPr="00C4798B">
              <w:rPr>
                <w:rStyle w:val="Lienhypertexte"/>
              </w:rPr>
              <w:t>Theoretical access structure</w:t>
            </w:r>
            <w:r>
              <w:rPr>
                <w:webHidden/>
              </w:rPr>
              <w:tab/>
            </w:r>
            <w:r>
              <w:rPr>
                <w:webHidden/>
              </w:rPr>
              <w:fldChar w:fldCharType="begin"/>
            </w:r>
            <w:r>
              <w:rPr>
                <w:webHidden/>
              </w:rPr>
              <w:instrText xml:space="preserve"> PAGEREF _Toc219217016 \h </w:instrText>
            </w:r>
            <w:r>
              <w:rPr>
                <w:webHidden/>
              </w:rPr>
            </w:r>
            <w:r>
              <w:rPr>
                <w:webHidden/>
              </w:rPr>
              <w:fldChar w:fldCharType="separate"/>
            </w:r>
            <w:r>
              <w:rPr>
                <w:webHidden/>
              </w:rPr>
              <w:t>20</w:t>
            </w:r>
            <w:r>
              <w:rPr>
                <w:webHidden/>
              </w:rPr>
              <w:fldChar w:fldCharType="end"/>
            </w:r>
          </w:hyperlink>
        </w:p>
        <w:p w:rsidR="001C3197" w:rsidRDefault="001C3197">
          <w:pPr>
            <w:pStyle w:val="TM1"/>
            <w:rPr>
              <w:rFonts w:asciiTheme="minorHAnsi" w:hAnsiTheme="minorHAnsi" w:cstheme="minorBidi"/>
              <w:b w:val="0"/>
              <w:bCs w:val="0"/>
              <w:kern w:val="2"/>
              <w14:ligatures w14:val="standardContextual"/>
            </w:rPr>
          </w:pPr>
          <w:hyperlink w:anchor="_Toc219217020" w:history="1">
            <w:r w:rsidRPr="00C4798B">
              <w:rPr>
                <w:rStyle w:val="Lienhypertexte"/>
              </w:rPr>
              <w:t>PART II :</w:t>
            </w:r>
            <w:r>
              <w:rPr>
                <w:rStyle w:val="Lienhypertexte"/>
              </w:rPr>
              <w:t>STUDY CONDUCTED</w:t>
            </w:r>
            <w:r>
              <w:rPr>
                <w:webHidden/>
              </w:rPr>
              <w:tab/>
            </w:r>
            <w:r>
              <w:rPr>
                <w:webHidden/>
              </w:rPr>
              <w:fldChar w:fldCharType="begin"/>
            </w:r>
            <w:r>
              <w:rPr>
                <w:webHidden/>
              </w:rPr>
              <w:instrText xml:space="preserve"> PAGEREF _Toc219217020 \h </w:instrText>
            </w:r>
            <w:r>
              <w:rPr>
                <w:webHidden/>
              </w:rPr>
            </w:r>
            <w:r>
              <w:rPr>
                <w:webHidden/>
              </w:rPr>
              <w:fldChar w:fldCharType="separate"/>
            </w:r>
            <w:r>
              <w:rPr>
                <w:webHidden/>
              </w:rPr>
              <w:t>23</w:t>
            </w:r>
            <w:r>
              <w:rPr>
                <w:webHidden/>
              </w:rPr>
              <w:fldChar w:fldCharType="end"/>
            </w:r>
          </w:hyperlink>
        </w:p>
        <w:p w:rsidR="001C3197" w:rsidRDefault="001C3197">
          <w:pPr>
            <w:pStyle w:val="TM1"/>
            <w:tabs>
              <w:tab w:val="left" w:pos="480"/>
            </w:tabs>
            <w:rPr>
              <w:rFonts w:asciiTheme="minorHAnsi" w:hAnsiTheme="minorHAnsi" w:cstheme="minorBidi"/>
              <w:b w:val="0"/>
              <w:bCs w:val="0"/>
              <w:kern w:val="2"/>
              <w14:ligatures w14:val="standardContextual"/>
            </w:rPr>
          </w:pPr>
          <w:hyperlink w:anchor="_Toc219217022" w:history="1">
            <w:r w:rsidRPr="00C4798B">
              <w:rPr>
                <w:rStyle w:val="Lienhypertexte"/>
              </w:rPr>
              <w:t>I.</w:t>
            </w:r>
            <w:r>
              <w:rPr>
                <w:rFonts w:asciiTheme="minorHAnsi" w:hAnsiTheme="minorHAnsi" w:cstheme="minorBidi"/>
                <w:b w:val="0"/>
                <w:bCs w:val="0"/>
                <w:kern w:val="2"/>
                <w14:ligatures w14:val="standardContextual"/>
              </w:rPr>
              <w:tab/>
            </w:r>
            <w:r w:rsidRPr="00C4798B">
              <w:rPr>
                <w:rStyle w:val="Lienhypertexte"/>
              </w:rPr>
              <w:t>Future data modeling.</w:t>
            </w:r>
            <w:r>
              <w:rPr>
                <w:webHidden/>
              </w:rPr>
              <w:tab/>
            </w:r>
            <w:r>
              <w:rPr>
                <w:webHidden/>
              </w:rPr>
              <w:fldChar w:fldCharType="begin"/>
            </w:r>
            <w:r>
              <w:rPr>
                <w:webHidden/>
              </w:rPr>
              <w:instrText xml:space="preserve"> PAGEREF _Toc219217022 \h </w:instrText>
            </w:r>
            <w:r>
              <w:rPr>
                <w:webHidden/>
              </w:rPr>
            </w:r>
            <w:r>
              <w:rPr>
                <w:webHidden/>
              </w:rPr>
              <w:fldChar w:fldCharType="separate"/>
            </w:r>
            <w:r>
              <w:rPr>
                <w:webHidden/>
              </w:rPr>
              <w:t>24</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23" w:history="1">
            <w:r w:rsidRPr="00C4798B">
              <w:rPr>
                <w:rStyle w:val="Lienhypertexte"/>
              </w:rPr>
              <w:t>Future management rules</w:t>
            </w:r>
            <w:r>
              <w:rPr>
                <w:webHidden/>
              </w:rPr>
              <w:tab/>
            </w:r>
            <w:r>
              <w:rPr>
                <w:webHidden/>
              </w:rPr>
              <w:fldChar w:fldCharType="begin"/>
            </w:r>
            <w:r>
              <w:rPr>
                <w:webHidden/>
              </w:rPr>
              <w:instrText xml:space="preserve"> PAGEREF _Toc219217023 \h </w:instrText>
            </w:r>
            <w:r>
              <w:rPr>
                <w:webHidden/>
              </w:rPr>
            </w:r>
            <w:r>
              <w:rPr>
                <w:webHidden/>
              </w:rPr>
              <w:fldChar w:fldCharType="separate"/>
            </w:r>
            <w:r>
              <w:rPr>
                <w:webHidden/>
              </w:rPr>
              <w:t>24</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24" w:history="1">
            <w:r w:rsidRPr="00C4798B">
              <w:rPr>
                <w:rStyle w:val="Lienhypertexte"/>
              </w:rPr>
              <w:t>Future Data Dictionary:</w:t>
            </w:r>
            <w:r>
              <w:rPr>
                <w:webHidden/>
              </w:rPr>
              <w:tab/>
            </w:r>
            <w:r>
              <w:rPr>
                <w:webHidden/>
              </w:rPr>
              <w:fldChar w:fldCharType="begin"/>
            </w:r>
            <w:r>
              <w:rPr>
                <w:webHidden/>
              </w:rPr>
              <w:instrText xml:space="preserve"> PAGEREF _Toc219217024 \h </w:instrText>
            </w:r>
            <w:r>
              <w:rPr>
                <w:webHidden/>
              </w:rPr>
            </w:r>
            <w:r>
              <w:rPr>
                <w:webHidden/>
              </w:rPr>
              <w:fldChar w:fldCharType="separate"/>
            </w:r>
            <w:r>
              <w:rPr>
                <w:webHidden/>
              </w:rPr>
              <w:t>25</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25" w:history="1">
            <w:r w:rsidRPr="00C4798B">
              <w:rPr>
                <w:rStyle w:val="Lienhypertexte"/>
              </w:rPr>
              <w:t>Future theoretical access structure:</w:t>
            </w:r>
            <w:r>
              <w:rPr>
                <w:webHidden/>
              </w:rPr>
              <w:tab/>
            </w:r>
            <w:r>
              <w:rPr>
                <w:webHidden/>
              </w:rPr>
              <w:fldChar w:fldCharType="begin"/>
            </w:r>
            <w:r>
              <w:rPr>
                <w:webHidden/>
              </w:rPr>
              <w:instrText xml:space="preserve"> PAGEREF _Toc219217025 \h </w:instrText>
            </w:r>
            <w:r>
              <w:rPr>
                <w:webHidden/>
              </w:rPr>
            </w:r>
            <w:r>
              <w:rPr>
                <w:webHidden/>
              </w:rPr>
              <w:fldChar w:fldCharType="separate"/>
            </w:r>
            <w:r>
              <w:rPr>
                <w:webHidden/>
              </w:rPr>
              <w:t>26</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26" w:history="1">
            <w:r w:rsidRPr="00C4798B">
              <w:rPr>
                <w:rStyle w:val="Lienhypertexte"/>
                <w:lang w:val="en-US"/>
              </w:rPr>
              <w:t>Future Conceptual model of data:</w:t>
            </w:r>
            <w:r>
              <w:rPr>
                <w:webHidden/>
              </w:rPr>
              <w:tab/>
            </w:r>
            <w:r>
              <w:rPr>
                <w:webHidden/>
              </w:rPr>
              <w:fldChar w:fldCharType="begin"/>
            </w:r>
            <w:r>
              <w:rPr>
                <w:webHidden/>
              </w:rPr>
              <w:instrText xml:space="preserve"> PAGEREF _Toc219217026 \h </w:instrText>
            </w:r>
            <w:r>
              <w:rPr>
                <w:webHidden/>
              </w:rPr>
            </w:r>
            <w:r>
              <w:rPr>
                <w:webHidden/>
              </w:rPr>
              <w:fldChar w:fldCharType="separate"/>
            </w:r>
            <w:r>
              <w:rPr>
                <w:webHidden/>
              </w:rPr>
              <w:t>27</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27" w:history="1">
            <w:r w:rsidRPr="00C4798B">
              <w:rPr>
                <w:rStyle w:val="Lienhypertexte"/>
                <w:lang w:val="en-US"/>
              </w:rPr>
              <w:t>Relational Logical Data Model (RLM)</w:t>
            </w:r>
            <w:r>
              <w:rPr>
                <w:webHidden/>
              </w:rPr>
              <w:tab/>
            </w:r>
            <w:r>
              <w:rPr>
                <w:webHidden/>
              </w:rPr>
              <w:fldChar w:fldCharType="begin"/>
            </w:r>
            <w:r>
              <w:rPr>
                <w:webHidden/>
              </w:rPr>
              <w:instrText xml:space="preserve"> PAGEREF _Toc219217027 \h </w:instrText>
            </w:r>
            <w:r>
              <w:rPr>
                <w:webHidden/>
              </w:rPr>
            </w:r>
            <w:r>
              <w:rPr>
                <w:webHidden/>
              </w:rPr>
              <w:fldChar w:fldCharType="separate"/>
            </w:r>
            <w:r>
              <w:rPr>
                <w:webHidden/>
              </w:rPr>
              <w:t>28</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28" w:history="1">
            <w:r w:rsidRPr="00C4798B">
              <w:rPr>
                <w:rStyle w:val="Lienhypertexte"/>
              </w:rPr>
              <w:t>Physical Data Model (PDM)</w:t>
            </w:r>
            <w:r>
              <w:rPr>
                <w:webHidden/>
              </w:rPr>
              <w:tab/>
            </w:r>
            <w:r>
              <w:rPr>
                <w:webHidden/>
              </w:rPr>
              <w:fldChar w:fldCharType="begin"/>
            </w:r>
            <w:r>
              <w:rPr>
                <w:webHidden/>
              </w:rPr>
              <w:instrText xml:space="preserve"> PAGEREF _Toc219217028 \h </w:instrText>
            </w:r>
            <w:r>
              <w:rPr>
                <w:webHidden/>
              </w:rPr>
            </w:r>
            <w:r>
              <w:rPr>
                <w:webHidden/>
              </w:rPr>
              <w:fldChar w:fldCharType="separate"/>
            </w:r>
            <w:r>
              <w:rPr>
                <w:webHidden/>
              </w:rPr>
              <w:t>30</w:t>
            </w:r>
            <w:r>
              <w:rPr>
                <w:webHidden/>
              </w:rPr>
              <w:fldChar w:fldCharType="end"/>
            </w:r>
          </w:hyperlink>
        </w:p>
        <w:p w:rsidR="001C3197" w:rsidRDefault="001C3197">
          <w:pPr>
            <w:pStyle w:val="TM1"/>
            <w:tabs>
              <w:tab w:val="left" w:pos="720"/>
            </w:tabs>
            <w:rPr>
              <w:rFonts w:asciiTheme="minorHAnsi" w:hAnsiTheme="minorHAnsi" w:cstheme="minorBidi"/>
              <w:b w:val="0"/>
              <w:bCs w:val="0"/>
              <w:kern w:val="2"/>
              <w14:ligatures w14:val="standardContextual"/>
            </w:rPr>
          </w:pPr>
          <w:hyperlink w:anchor="_Toc219217029" w:history="1">
            <w:r w:rsidRPr="00C4798B">
              <w:rPr>
                <w:rStyle w:val="Lienhypertexte"/>
              </w:rPr>
              <w:t>II.</w:t>
            </w:r>
            <w:r>
              <w:rPr>
                <w:rFonts w:asciiTheme="minorHAnsi" w:hAnsiTheme="minorHAnsi" w:cstheme="minorBidi"/>
                <w:b w:val="0"/>
                <w:bCs w:val="0"/>
                <w:kern w:val="2"/>
                <w14:ligatures w14:val="standardContextual"/>
              </w:rPr>
              <w:tab/>
            </w:r>
            <w:r w:rsidRPr="00C4798B">
              <w:rPr>
                <w:rStyle w:val="Lienhypertexte"/>
              </w:rPr>
              <w:t>Functional and dynamic models</w:t>
            </w:r>
            <w:r>
              <w:rPr>
                <w:webHidden/>
              </w:rPr>
              <w:tab/>
            </w:r>
            <w:r>
              <w:rPr>
                <w:webHidden/>
              </w:rPr>
              <w:fldChar w:fldCharType="begin"/>
            </w:r>
            <w:r>
              <w:rPr>
                <w:webHidden/>
              </w:rPr>
              <w:instrText xml:space="preserve"> PAGEREF _Toc219217029 \h </w:instrText>
            </w:r>
            <w:r>
              <w:rPr>
                <w:webHidden/>
              </w:rPr>
            </w:r>
            <w:r>
              <w:rPr>
                <w:webHidden/>
              </w:rPr>
              <w:fldChar w:fldCharType="separate"/>
            </w:r>
            <w:r>
              <w:rPr>
                <w:webHidden/>
              </w:rPr>
              <w:t>32</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30" w:history="1">
            <w:r w:rsidRPr="00C4798B">
              <w:rPr>
                <w:rStyle w:val="Lienhypertexte"/>
              </w:rPr>
              <w:t>II-1 Use Case Diagram</w:t>
            </w:r>
            <w:r>
              <w:rPr>
                <w:webHidden/>
              </w:rPr>
              <w:tab/>
            </w:r>
            <w:r>
              <w:rPr>
                <w:webHidden/>
              </w:rPr>
              <w:fldChar w:fldCharType="begin"/>
            </w:r>
            <w:r>
              <w:rPr>
                <w:webHidden/>
              </w:rPr>
              <w:instrText xml:space="preserve"> PAGEREF _Toc219217030 \h </w:instrText>
            </w:r>
            <w:r>
              <w:rPr>
                <w:webHidden/>
              </w:rPr>
            </w:r>
            <w:r>
              <w:rPr>
                <w:webHidden/>
              </w:rPr>
              <w:fldChar w:fldCharType="separate"/>
            </w:r>
            <w:r>
              <w:rPr>
                <w:webHidden/>
              </w:rPr>
              <w:t>32</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31" w:history="1">
            <w:r w:rsidRPr="00C4798B">
              <w:rPr>
                <w:rStyle w:val="Lienhypertexte"/>
                <w:lang w:val="en-US"/>
              </w:rPr>
              <w:t>II-2 Activity Diagram</w:t>
            </w:r>
            <w:r>
              <w:rPr>
                <w:webHidden/>
              </w:rPr>
              <w:tab/>
            </w:r>
            <w:r>
              <w:rPr>
                <w:webHidden/>
              </w:rPr>
              <w:fldChar w:fldCharType="begin"/>
            </w:r>
            <w:r>
              <w:rPr>
                <w:webHidden/>
              </w:rPr>
              <w:instrText xml:space="preserve"> PAGEREF _Toc219217031 \h </w:instrText>
            </w:r>
            <w:r>
              <w:rPr>
                <w:webHidden/>
              </w:rPr>
            </w:r>
            <w:r>
              <w:rPr>
                <w:webHidden/>
              </w:rPr>
              <w:fldChar w:fldCharType="separate"/>
            </w:r>
            <w:r>
              <w:rPr>
                <w:webHidden/>
              </w:rPr>
              <w:t>39</w:t>
            </w:r>
            <w:r>
              <w:rPr>
                <w:webHidden/>
              </w:rPr>
              <w:fldChar w:fldCharType="end"/>
            </w:r>
          </w:hyperlink>
        </w:p>
        <w:p w:rsidR="001C3197" w:rsidRDefault="001C3197">
          <w:pPr>
            <w:pStyle w:val="TM2"/>
            <w:rPr>
              <w:rStyle w:val="Lienhypertexte"/>
            </w:rPr>
          </w:pPr>
          <w:hyperlink w:anchor="_Toc219217032" w:history="1">
            <w:r w:rsidRPr="00C4798B">
              <w:rPr>
                <w:rStyle w:val="Lienhypertexte"/>
                <w:lang w:val="en-US"/>
              </w:rPr>
              <w:t>II-3 Sequence diagram</w:t>
            </w:r>
            <w:r>
              <w:rPr>
                <w:webHidden/>
              </w:rPr>
              <w:tab/>
            </w:r>
            <w:r>
              <w:rPr>
                <w:webHidden/>
              </w:rPr>
              <w:fldChar w:fldCharType="begin"/>
            </w:r>
            <w:r>
              <w:rPr>
                <w:webHidden/>
              </w:rPr>
              <w:instrText xml:space="preserve"> PAGEREF _Toc219217032 \h </w:instrText>
            </w:r>
            <w:r>
              <w:rPr>
                <w:webHidden/>
              </w:rPr>
            </w:r>
            <w:r>
              <w:rPr>
                <w:webHidden/>
              </w:rPr>
              <w:fldChar w:fldCharType="separate"/>
            </w:r>
            <w:r>
              <w:rPr>
                <w:webHidden/>
              </w:rPr>
              <w:t>40</w:t>
            </w:r>
            <w:r>
              <w:rPr>
                <w:webHidden/>
              </w:rPr>
              <w:fldChar w:fldCharType="end"/>
            </w:r>
          </w:hyperlink>
        </w:p>
        <w:p w:rsidR="00CA553F" w:rsidRPr="001C3197" w:rsidRDefault="001C3197" w:rsidP="001C3197">
          <w:pPr>
            <w:ind w:left="0" w:firstLine="0"/>
          </w:pPr>
          <w:r>
            <w:rPr>
              <w:b/>
              <w:bCs/>
            </w:rPr>
            <w:lastRenderedPageBreak/>
            <w:fldChar w:fldCharType="end"/>
          </w:r>
        </w:p>
      </w:sdtContent>
    </w:sdt>
    <w:p w:rsidR="00540886" w:rsidRPr="00BF5397" w:rsidRDefault="00540886" w:rsidP="004F0C0D">
      <w:pPr>
        <w:pStyle w:val="Titre2"/>
        <w:tabs>
          <w:tab w:val="center" w:pos="1645"/>
        </w:tabs>
        <w:spacing w:after="253" w:line="480" w:lineRule="auto"/>
        <w:ind w:left="720" w:firstLine="0"/>
        <w:rPr>
          <w:rFonts w:ascii="Times New Roman" w:hAnsi="Times New Roman" w:cs="Times New Roman"/>
          <w:b/>
          <w:bCs/>
          <w:color w:val="000000" w:themeColor="text1"/>
          <w:sz w:val="28"/>
          <w:szCs w:val="28"/>
          <w:u w:color="000000"/>
          <w:lang w:val="en-US"/>
        </w:rPr>
      </w:pPr>
      <w:bookmarkStart w:id="7" w:name="_Toc216966486"/>
      <w:bookmarkStart w:id="8" w:name="_Toc217034617"/>
      <w:bookmarkStart w:id="9" w:name="_Toc219217002"/>
      <w:r w:rsidRPr="00BF5397">
        <w:rPr>
          <w:rFonts w:ascii="Times New Roman" w:hAnsi="Times New Roman" w:cs="Times New Roman"/>
          <w:b/>
          <w:bCs/>
          <w:color w:val="000000" w:themeColor="text1"/>
          <w:sz w:val="28"/>
          <w:szCs w:val="28"/>
          <w:u w:color="000000"/>
          <w:lang w:val="en-US"/>
        </w:rPr>
        <w:t>INTRODUCTION</w:t>
      </w:r>
      <w:bookmarkEnd w:id="7"/>
      <w:bookmarkEnd w:id="8"/>
      <w:bookmarkEnd w:id="9"/>
    </w:p>
    <w:p w:rsidR="002B4BE1" w:rsidRPr="00BF5397" w:rsidRDefault="002B4BE1" w:rsidP="004F0C0D">
      <w:pPr>
        <w:spacing w:line="480" w:lineRule="auto"/>
        <w:rPr>
          <w:rFonts w:ascii="Times New Roman" w:eastAsia="Times New Roman" w:hAnsi="Times New Roman" w:cs="Times New Roman"/>
          <w:color w:val="auto"/>
          <w:kern w:val="0"/>
          <w:lang w:val="en-US"/>
          <w14:ligatures w14:val="none"/>
        </w:rPr>
      </w:pPr>
      <w:r w:rsidRPr="00BF5397">
        <w:rPr>
          <w:rFonts w:ascii="Times New Roman" w:eastAsia="Times New Roman" w:hAnsi="Times New Roman" w:cs="Times New Roman"/>
          <w:color w:val="auto"/>
          <w:kern w:val="0"/>
          <w:lang w:val="en-US"/>
          <w14:ligatures w14:val="none"/>
        </w:rPr>
        <w:t>The Directorate General of Budget and Finance (DGBF) faces a major challenge each year: accurately forecasting budget revenues to guide public investment and national policies. However, the process of determining these projections is not yet fully automated, which can lead to risks that may affect the reliability of the data produced.</w:t>
      </w:r>
    </w:p>
    <w:p w:rsidR="002B4BE1" w:rsidRPr="00BF5397" w:rsidRDefault="002B4BE1" w:rsidP="004F0C0D">
      <w:pPr>
        <w:spacing w:line="480" w:lineRule="auto"/>
        <w:rPr>
          <w:rFonts w:ascii="Times New Roman" w:eastAsia="Times New Roman" w:hAnsi="Times New Roman" w:cs="Times New Roman"/>
          <w:color w:val="auto"/>
          <w:kern w:val="0"/>
          <w:lang w:val="en-US"/>
          <w14:ligatures w14:val="none"/>
        </w:rPr>
      </w:pPr>
      <w:r w:rsidRPr="00BF5397">
        <w:rPr>
          <w:rFonts w:ascii="Times New Roman" w:eastAsia="Times New Roman" w:hAnsi="Times New Roman" w:cs="Times New Roman"/>
          <w:color w:val="auto"/>
          <w:kern w:val="0"/>
          <w:lang w:val="en-US"/>
          <w14:ligatures w14:val="none"/>
        </w:rPr>
        <w:t>In a context marked by the emergence of new technologies, increasingly powerful data analysis and processing tools are now available, particularly thanks to Artificial Intelligence. Integrating these technologies into the DGBF's application ecosystem thus represents a major opportunity to improve the performance and productivity of its services.</w:t>
      </w:r>
    </w:p>
    <w:p w:rsidR="002B4BE1" w:rsidRPr="00BF5397" w:rsidRDefault="002B4BE1" w:rsidP="004F0C0D">
      <w:pPr>
        <w:spacing w:line="480" w:lineRule="auto"/>
        <w:rPr>
          <w:rFonts w:ascii="Times New Roman" w:eastAsia="Times New Roman" w:hAnsi="Times New Roman" w:cs="Times New Roman"/>
          <w:color w:val="auto"/>
          <w:kern w:val="0"/>
          <w:lang w:val="en-US"/>
          <w14:ligatures w14:val="none"/>
        </w:rPr>
      </w:pPr>
      <w:r w:rsidRPr="00BF5397">
        <w:rPr>
          <w:rFonts w:ascii="Times New Roman" w:eastAsia="Times New Roman" w:hAnsi="Times New Roman" w:cs="Times New Roman"/>
          <w:color w:val="auto"/>
          <w:kern w:val="0"/>
          <w:lang w:val="en-US"/>
          <w14:ligatures w14:val="none"/>
        </w:rPr>
        <w:t>It is with this in mind that we were asked to conduct a study on the theme: "The implementation of a system for projecting budgetary revenues using Artificial Intelligence".</w:t>
      </w:r>
    </w:p>
    <w:p w:rsidR="002B4BE1" w:rsidRPr="00BF5397" w:rsidRDefault="002B4BE1" w:rsidP="004F0C0D">
      <w:pPr>
        <w:spacing w:line="480" w:lineRule="auto"/>
        <w:rPr>
          <w:rFonts w:ascii="Times New Roman" w:eastAsia="Times New Roman" w:hAnsi="Times New Roman" w:cs="Times New Roman"/>
          <w:color w:val="auto"/>
          <w:kern w:val="0"/>
          <w:lang w:val="en-US"/>
          <w14:ligatures w14:val="none"/>
        </w:rPr>
      </w:pPr>
      <w:r w:rsidRPr="00BF5397">
        <w:rPr>
          <w:rFonts w:ascii="Times New Roman" w:eastAsia="Times New Roman" w:hAnsi="Times New Roman" w:cs="Times New Roman"/>
          <w:color w:val="auto"/>
          <w:kern w:val="0"/>
          <w:lang w:val="en-US"/>
          <w14:ligatures w14:val="none"/>
        </w:rPr>
        <w:t>This report is structured in three main parts. The first part is devoted to the preliminary study, which analyzes the existing situation and identifies the shortcomings of the current system. The second part focuses on a detailed study of the proposed solutions. Finally, the third part presents the project's implementation through the concrete deployment of the developed system.</w:t>
      </w:r>
    </w:p>
    <w:p w:rsidR="00484DBA" w:rsidRPr="00BF5397" w:rsidRDefault="00484DBA" w:rsidP="004F0C0D">
      <w:pPr>
        <w:spacing w:line="480" w:lineRule="auto"/>
        <w:rPr>
          <w:rFonts w:cs="Times New Roman"/>
          <w:lang w:val="en-US"/>
        </w:rPr>
      </w:pPr>
    </w:p>
    <w:p w:rsidR="008E3D12" w:rsidRPr="00BF5397" w:rsidRDefault="008E3D12" w:rsidP="00CE10C1">
      <w:pPr>
        <w:rPr>
          <w:rFonts w:ascii="Times New Roman" w:hAnsi="Times New Roman" w:cs="Times New Roman"/>
          <w:lang w:val="en-US"/>
        </w:rPr>
      </w:pPr>
    </w:p>
    <w:p w:rsidR="000D0CE3" w:rsidRPr="00BF5397" w:rsidRDefault="000D0CE3" w:rsidP="00CE10C1">
      <w:pPr>
        <w:rPr>
          <w:rFonts w:ascii="Times New Roman" w:hAnsi="Times New Roman" w:cs="Times New Roman"/>
          <w:lang w:val="en-US"/>
        </w:rPr>
      </w:pPr>
    </w:p>
    <w:p w:rsidR="002B4BE1" w:rsidRPr="00BF5397" w:rsidRDefault="002B4BE1" w:rsidP="00CE10C1">
      <w:pPr>
        <w:rPr>
          <w:rFonts w:ascii="Times New Roman" w:hAnsi="Times New Roman" w:cs="Times New Roman"/>
          <w:lang w:val="en-US"/>
        </w:rPr>
      </w:pPr>
    </w:p>
    <w:p w:rsidR="00213470" w:rsidRPr="00BF5397" w:rsidRDefault="00213470" w:rsidP="00CE10C1">
      <w:pPr>
        <w:tabs>
          <w:tab w:val="left" w:pos="3200"/>
        </w:tabs>
        <w:spacing w:line="480" w:lineRule="auto"/>
        <w:ind w:left="0" w:firstLine="0"/>
        <w:rPr>
          <w:rFonts w:ascii="Times New Roman" w:hAnsi="Times New Roman" w:cs="Times New Roman"/>
          <w:lang w:val="en-US"/>
        </w:rPr>
      </w:pPr>
    </w:p>
    <w:p w:rsidR="00213470" w:rsidRPr="00BF5397" w:rsidRDefault="00213470" w:rsidP="00CE10C1">
      <w:pPr>
        <w:tabs>
          <w:tab w:val="left" w:pos="3200"/>
        </w:tabs>
        <w:spacing w:line="480" w:lineRule="auto"/>
        <w:ind w:left="0" w:firstLine="0"/>
        <w:rPr>
          <w:rFonts w:ascii="Times New Roman" w:hAnsi="Times New Roman" w:cs="Times New Roman"/>
          <w:lang w:val="en-US"/>
        </w:rPr>
      </w:pPr>
    </w:p>
    <w:p w:rsidR="00213470" w:rsidRPr="00BF5397" w:rsidRDefault="00213470" w:rsidP="00CE10C1">
      <w:pPr>
        <w:tabs>
          <w:tab w:val="left" w:pos="3200"/>
        </w:tabs>
        <w:spacing w:line="480" w:lineRule="auto"/>
        <w:ind w:left="0" w:firstLine="0"/>
        <w:rPr>
          <w:rFonts w:ascii="Times New Roman" w:hAnsi="Times New Roman" w:cs="Times New Roman"/>
          <w:lang w:val="en-US"/>
        </w:rPr>
      </w:pPr>
    </w:p>
    <w:p w:rsidR="00213470" w:rsidRPr="00BF5397" w:rsidRDefault="00213470" w:rsidP="00CE10C1">
      <w:pPr>
        <w:tabs>
          <w:tab w:val="left" w:pos="3200"/>
        </w:tabs>
        <w:spacing w:line="480" w:lineRule="auto"/>
        <w:ind w:left="0" w:firstLine="0"/>
        <w:rPr>
          <w:rFonts w:ascii="Times New Roman" w:hAnsi="Times New Roman" w:cs="Times New Roman"/>
          <w:lang w:val="en-US"/>
        </w:rPr>
      </w:pPr>
    </w:p>
    <w:p w:rsidR="00213470" w:rsidRDefault="00213470" w:rsidP="00CE10C1">
      <w:pPr>
        <w:tabs>
          <w:tab w:val="left" w:pos="3200"/>
        </w:tabs>
        <w:spacing w:line="480" w:lineRule="auto"/>
        <w:ind w:left="0" w:firstLine="0"/>
        <w:rPr>
          <w:rFonts w:ascii="Times New Roman" w:hAnsi="Times New Roman" w:cs="Times New Roman"/>
          <w:lang w:val="en-US"/>
        </w:rPr>
      </w:pPr>
    </w:p>
    <w:p w:rsidR="00CA553F" w:rsidRDefault="00CA553F" w:rsidP="00CE10C1">
      <w:pPr>
        <w:tabs>
          <w:tab w:val="left" w:pos="3200"/>
        </w:tabs>
        <w:spacing w:line="480" w:lineRule="auto"/>
        <w:ind w:left="0" w:firstLine="0"/>
        <w:rPr>
          <w:rFonts w:ascii="Times New Roman" w:hAnsi="Times New Roman" w:cs="Times New Roman"/>
          <w:lang w:val="en-US"/>
        </w:rPr>
      </w:pPr>
    </w:p>
    <w:p w:rsidR="00CA553F" w:rsidRDefault="00CA553F" w:rsidP="00CE10C1">
      <w:pPr>
        <w:tabs>
          <w:tab w:val="left" w:pos="3200"/>
        </w:tabs>
        <w:spacing w:line="480" w:lineRule="auto"/>
        <w:ind w:left="0" w:firstLine="0"/>
        <w:rPr>
          <w:rFonts w:ascii="Times New Roman" w:hAnsi="Times New Roman" w:cs="Times New Roman"/>
          <w:lang w:val="en-US"/>
        </w:rPr>
      </w:pPr>
    </w:p>
    <w:p w:rsidR="00CA553F" w:rsidRDefault="00CA553F" w:rsidP="00CE10C1">
      <w:pPr>
        <w:tabs>
          <w:tab w:val="left" w:pos="3200"/>
        </w:tabs>
        <w:spacing w:line="480" w:lineRule="auto"/>
        <w:ind w:left="0" w:firstLine="0"/>
        <w:rPr>
          <w:rFonts w:ascii="Times New Roman" w:hAnsi="Times New Roman" w:cs="Times New Roman"/>
          <w:lang w:val="en-US"/>
        </w:rPr>
      </w:pPr>
    </w:p>
    <w:p w:rsidR="00CA553F" w:rsidRDefault="00CA553F" w:rsidP="00CE10C1">
      <w:pPr>
        <w:tabs>
          <w:tab w:val="left" w:pos="3200"/>
        </w:tabs>
        <w:spacing w:line="480" w:lineRule="auto"/>
        <w:ind w:left="0" w:firstLine="0"/>
        <w:rPr>
          <w:rFonts w:ascii="Times New Roman" w:hAnsi="Times New Roman" w:cs="Times New Roman"/>
          <w:lang w:val="en-US"/>
        </w:rPr>
      </w:pPr>
    </w:p>
    <w:p w:rsidR="00CA553F" w:rsidRDefault="00CA553F" w:rsidP="00CE10C1">
      <w:pPr>
        <w:tabs>
          <w:tab w:val="left" w:pos="3200"/>
        </w:tabs>
        <w:spacing w:line="480" w:lineRule="auto"/>
        <w:ind w:left="0" w:firstLine="0"/>
        <w:rPr>
          <w:rFonts w:ascii="Times New Roman" w:hAnsi="Times New Roman" w:cs="Times New Roman"/>
          <w:lang w:val="en-US"/>
        </w:rPr>
      </w:pPr>
    </w:p>
    <w:p w:rsidR="00CA553F" w:rsidRDefault="00CA553F" w:rsidP="00CE10C1">
      <w:pPr>
        <w:tabs>
          <w:tab w:val="left" w:pos="3200"/>
        </w:tabs>
        <w:spacing w:line="480" w:lineRule="auto"/>
        <w:ind w:left="0" w:firstLine="0"/>
        <w:rPr>
          <w:rFonts w:ascii="Times New Roman" w:hAnsi="Times New Roman" w:cs="Times New Roman"/>
          <w:lang w:val="en-US"/>
        </w:rPr>
      </w:pPr>
    </w:p>
    <w:p w:rsidR="00CA553F" w:rsidRDefault="00CA553F" w:rsidP="00CE10C1">
      <w:pPr>
        <w:tabs>
          <w:tab w:val="left" w:pos="3200"/>
        </w:tabs>
        <w:spacing w:line="480" w:lineRule="auto"/>
        <w:ind w:left="0" w:firstLine="0"/>
        <w:rPr>
          <w:rFonts w:ascii="Times New Roman" w:hAnsi="Times New Roman" w:cs="Times New Roman"/>
          <w:lang w:val="en-US"/>
        </w:rPr>
      </w:pPr>
    </w:p>
    <w:p w:rsidR="00C31D95" w:rsidRPr="00BF5397" w:rsidRDefault="00C31D95" w:rsidP="00CE10C1">
      <w:pPr>
        <w:tabs>
          <w:tab w:val="left" w:pos="3200"/>
        </w:tabs>
        <w:spacing w:line="480" w:lineRule="auto"/>
        <w:ind w:left="0" w:firstLine="0"/>
        <w:rPr>
          <w:rFonts w:ascii="Times New Roman" w:hAnsi="Times New Roman" w:cs="Times New Roman"/>
          <w:lang w:val="en-US"/>
        </w:rPr>
      </w:pPr>
    </w:p>
    <w:p w:rsidR="00213470" w:rsidRPr="00BF5397" w:rsidRDefault="00213470" w:rsidP="00CE10C1">
      <w:pPr>
        <w:tabs>
          <w:tab w:val="left" w:pos="3200"/>
        </w:tabs>
        <w:spacing w:line="480" w:lineRule="auto"/>
        <w:ind w:left="0" w:firstLine="0"/>
        <w:rPr>
          <w:rFonts w:ascii="Times New Roman" w:hAnsi="Times New Roman" w:cs="Times New Roman"/>
          <w:sz w:val="44"/>
          <w:szCs w:val="44"/>
          <w:lang w:val="en-US"/>
        </w:rPr>
      </w:pPr>
    </w:p>
    <w:p w:rsidR="009C09D9" w:rsidRDefault="009C09D9" w:rsidP="00CE675A">
      <w:pPr>
        <w:tabs>
          <w:tab w:val="left" w:pos="3200"/>
        </w:tabs>
        <w:spacing w:line="480" w:lineRule="auto"/>
        <w:ind w:left="0" w:firstLine="0"/>
        <w:jc w:val="center"/>
        <w:outlineLvl w:val="0"/>
        <w:rPr>
          <w:rFonts w:ascii="Times New Roman" w:hAnsi="Times New Roman" w:cs="Times New Roman"/>
          <w:b/>
          <w:bCs/>
          <w:color w:val="4472C4" w:themeColor="accent1"/>
          <w:sz w:val="56"/>
          <w:szCs w:val="56"/>
        </w:rPr>
      </w:pPr>
      <w:bookmarkStart w:id="10" w:name="_Toc219217003"/>
      <w:r>
        <w:rPr>
          <w:rFonts w:ascii="Times New Roman" w:hAnsi="Times New Roman" w:cs="Times New Roman"/>
          <w:b/>
          <w:bCs/>
          <w:color w:val="4472C4" w:themeColor="accent1"/>
          <w:sz w:val="56"/>
          <w:szCs w:val="56"/>
        </w:rPr>
        <w:t xml:space="preserve">PART </w:t>
      </w:r>
      <w:proofErr w:type="gramStart"/>
      <w:r>
        <w:rPr>
          <w:rFonts w:ascii="Times New Roman" w:hAnsi="Times New Roman" w:cs="Times New Roman"/>
          <w:b/>
          <w:bCs/>
          <w:color w:val="4472C4" w:themeColor="accent1"/>
          <w:sz w:val="56"/>
          <w:szCs w:val="56"/>
        </w:rPr>
        <w:t>I:</w:t>
      </w:r>
      <w:bookmarkEnd w:id="10"/>
      <w:proofErr w:type="gramEnd"/>
    </w:p>
    <w:p w:rsidR="00213470" w:rsidRPr="004F0C0D" w:rsidRDefault="00A60FE6" w:rsidP="00CE675A">
      <w:pPr>
        <w:tabs>
          <w:tab w:val="left" w:pos="3200"/>
        </w:tabs>
        <w:spacing w:line="480" w:lineRule="auto"/>
        <w:ind w:left="0" w:firstLine="0"/>
        <w:jc w:val="center"/>
        <w:outlineLvl w:val="0"/>
        <w:rPr>
          <w:rFonts w:ascii="Times New Roman" w:hAnsi="Times New Roman" w:cs="Times New Roman"/>
          <w:b/>
          <w:bCs/>
          <w:color w:val="4472C4" w:themeColor="accent1"/>
          <w:sz w:val="72"/>
          <w:szCs w:val="72"/>
        </w:rPr>
      </w:pPr>
      <w:bookmarkStart w:id="11" w:name="_Toc219217004"/>
      <w:r w:rsidRPr="004F0C0D">
        <w:rPr>
          <w:rFonts w:ascii="Times New Roman" w:hAnsi="Times New Roman" w:cs="Times New Roman"/>
          <w:b/>
          <w:bCs/>
          <w:color w:val="4472C4" w:themeColor="accent1"/>
          <w:sz w:val="56"/>
          <w:szCs w:val="56"/>
        </w:rPr>
        <w:t>PRELIMINARY STUDY</w:t>
      </w:r>
      <w:bookmarkEnd w:id="11"/>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Pr="00AB1D00" w:rsidRDefault="00213470" w:rsidP="00CE10C1">
      <w:pPr>
        <w:tabs>
          <w:tab w:val="left" w:pos="3200"/>
        </w:tabs>
        <w:spacing w:line="480" w:lineRule="auto"/>
        <w:ind w:left="0" w:firstLine="0"/>
        <w:rPr>
          <w:rFonts w:ascii="Times New Roman" w:hAnsi="Times New Roman" w:cs="Times New Roman"/>
        </w:rPr>
      </w:pPr>
    </w:p>
    <w:p w:rsidR="009C09D9" w:rsidRPr="00AB1D00" w:rsidRDefault="009C09D9" w:rsidP="009C09D9">
      <w:pPr>
        <w:pStyle w:val="Titre2"/>
        <w:numPr>
          <w:ilvl w:val="0"/>
          <w:numId w:val="90"/>
        </w:numPr>
        <w:tabs>
          <w:tab w:val="center" w:pos="2903"/>
        </w:tabs>
        <w:spacing w:after="254" w:line="480" w:lineRule="auto"/>
        <w:rPr>
          <w:rFonts w:ascii="Times New Roman" w:hAnsi="Times New Roman" w:cs="Times New Roman"/>
          <w:b/>
          <w:bCs/>
          <w:color w:val="000000" w:themeColor="text1"/>
          <w:sz w:val="28"/>
          <w:szCs w:val="28"/>
        </w:rPr>
      </w:pPr>
      <w:bookmarkStart w:id="12" w:name="_Toc216966535"/>
      <w:bookmarkStart w:id="13" w:name="_Toc217034623"/>
      <w:bookmarkStart w:id="14" w:name="_Hlk218192853"/>
      <w:bookmarkStart w:id="15" w:name="_Toc219217005"/>
      <w:r w:rsidRPr="00AB1D00">
        <w:rPr>
          <w:rFonts w:ascii="Times New Roman" w:hAnsi="Times New Roman" w:cs="Times New Roman"/>
          <w:b/>
          <w:bCs/>
          <w:color w:val="000000" w:themeColor="text1"/>
          <w:sz w:val="28"/>
          <w:szCs w:val="28"/>
        </w:rPr>
        <w:t>COMPANY PRESENTATION AND ORGANIZATION</w:t>
      </w:r>
      <w:bookmarkEnd w:id="12"/>
      <w:bookmarkEnd w:id="13"/>
      <w:bookmarkEnd w:id="15"/>
    </w:p>
    <w:p w:rsidR="009C09D9" w:rsidRPr="00AB1D00" w:rsidRDefault="009C09D9" w:rsidP="009C09D9">
      <w:pPr>
        <w:ind w:left="360" w:firstLine="0"/>
        <w:rPr>
          <w:rFonts w:ascii="Times New Roman" w:hAnsi="Times New Roman" w:cs="Times New Roman"/>
        </w:rPr>
      </w:pPr>
    </w:p>
    <w:p w:rsidR="009C09D9" w:rsidRPr="00AB1D00" w:rsidRDefault="009C09D9" w:rsidP="009C09D9">
      <w:pPr>
        <w:spacing w:line="480" w:lineRule="auto"/>
        <w:ind w:left="-5"/>
        <w:rPr>
          <w:rFonts w:ascii="Times New Roman" w:hAnsi="Times New Roman" w:cs="Times New Roman"/>
          <w:color w:val="000000" w:themeColor="text1"/>
        </w:rPr>
      </w:pPr>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The DGBF (Directorate General of Budget and Finance) is a key player in public finance management in Côte d'Ivoire. Although the internship took place at the DGBF, this presentation focuses specifically on the DSIB (Directorate of Budgetary Information Systems), the department within which the internship was carried out.</w:t>
      </w:r>
    </w:p>
    <w:p w:rsidR="009C09D9" w:rsidRPr="00BF5397" w:rsidRDefault="009C09D9" w:rsidP="009C09D9">
      <w:pPr>
        <w:spacing w:after="117" w:line="480" w:lineRule="auto"/>
        <w:ind w:left="0" w:firstLine="0"/>
        <w:rPr>
          <w:rFonts w:ascii="Times New Roman" w:hAnsi="Times New Roman" w:cs="Times New Roman"/>
          <w:color w:val="000000" w:themeColor="text1"/>
          <w:lang w:val="en-US"/>
        </w:rPr>
      </w:pPr>
    </w:p>
    <w:p w:rsidR="009C09D9" w:rsidRPr="00CE675A" w:rsidRDefault="009C09D9" w:rsidP="00CE675A">
      <w:pPr>
        <w:pStyle w:val="Corpsdetext"/>
        <w:rPr>
          <w:b/>
          <w:bCs/>
          <w:lang w:val="en-US"/>
        </w:rPr>
      </w:pPr>
      <w:bookmarkStart w:id="16" w:name="_Toc216966536"/>
      <w:bookmarkStart w:id="17" w:name="_Toc217034624"/>
      <w:r w:rsidRPr="00CE675A">
        <w:rPr>
          <w:b/>
          <w:bCs/>
          <w:lang w:val="en-US"/>
        </w:rPr>
        <w:t>Missions of the DSIB</w:t>
      </w:r>
      <w:bookmarkEnd w:id="16"/>
      <w:bookmarkEnd w:id="17"/>
    </w:p>
    <w:p w:rsidR="009C09D9" w:rsidRPr="00BF5397" w:rsidRDefault="009C09D9" w:rsidP="009C09D9">
      <w:pPr>
        <w:spacing w:after="117"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The DSIB's main missions are:</w:t>
      </w:r>
    </w:p>
    <w:p w:rsidR="009C09D9" w:rsidRPr="00BF5397" w:rsidRDefault="009C09D9" w:rsidP="009C09D9">
      <w:pPr>
        <w:numPr>
          <w:ilvl w:val="0"/>
          <w:numId w:val="1"/>
        </w:numPr>
        <w:spacing w:after="70" w:line="480" w:lineRule="auto"/>
        <w:ind w:hanging="35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Monitoring of the IT master plan:</w:t>
      </w:r>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Ensure the updating and management of the DGBF's IT master plan in order to align IT projects with the ministry's strategic objectives.</w:t>
      </w:r>
    </w:p>
    <w:p w:rsidR="009C09D9" w:rsidRPr="00BF5397" w:rsidRDefault="009C09D9" w:rsidP="009C09D9">
      <w:pPr>
        <w:numPr>
          <w:ilvl w:val="0"/>
          <w:numId w:val="1"/>
        </w:numPr>
        <w:spacing w:after="70" w:line="480" w:lineRule="auto"/>
        <w:ind w:hanging="35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Security and availability of IT tools:</w:t>
      </w:r>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To guarantee the security, continuity and availability of systems and applications, in order to ensure the smooth running of budgetary operations.</w:t>
      </w:r>
    </w:p>
    <w:p w:rsidR="009C09D9" w:rsidRPr="00AB1D00" w:rsidRDefault="009C09D9" w:rsidP="009C09D9">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 xml:space="preserve">IT </w:t>
      </w:r>
      <w:proofErr w:type="spellStart"/>
      <w:r w:rsidRPr="00AB1D00">
        <w:rPr>
          <w:rFonts w:ascii="Times New Roman" w:hAnsi="Times New Roman" w:cs="Times New Roman"/>
          <w:color w:val="000000" w:themeColor="text1"/>
        </w:rPr>
        <w:t>project</w:t>
      </w:r>
      <w:proofErr w:type="spellEnd"/>
      <w:r w:rsidRPr="00AB1D00">
        <w:rPr>
          <w:rFonts w:ascii="Times New Roman" w:hAnsi="Times New Roman" w:cs="Times New Roman"/>
          <w:color w:val="000000" w:themeColor="text1"/>
        </w:rPr>
        <w:t xml:space="preserve"> </w:t>
      </w:r>
      <w:proofErr w:type="gramStart"/>
      <w:r w:rsidRPr="00AB1D00">
        <w:rPr>
          <w:rFonts w:ascii="Times New Roman" w:hAnsi="Times New Roman" w:cs="Times New Roman"/>
          <w:color w:val="000000" w:themeColor="text1"/>
        </w:rPr>
        <w:t>management:</w:t>
      </w:r>
      <w:proofErr w:type="gramEnd"/>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Manage DGBF's IT projects, from their conception to their implementation, ensuring their consistency and quality.</w:t>
      </w:r>
    </w:p>
    <w:p w:rsidR="009C09D9" w:rsidRPr="00AB1D00" w:rsidRDefault="009C09D9" w:rsidP="009C09D9">
      <w:pPr>
        <w:numPr>
          <w:ilvl w:val="0"/>
          <w:numId w:val="1"/>
        </w:numPr>
        <w:spacing w:after="70" w:line="480" w:lineRule="auto"/>
        <w:ind w:hanging="355"/>
        <w:rPr>
          <w:rFonts w:ascii="Times New Roman" w:hAnsi="Times New Roman" w:cs="Times New Roman"/>
          <w:color w:val="000000" w:themeColor="text1"/>
        </w:rPr>
      </w:pPr>
      <w:proofErr w:type="spellStart"/>
      <w:r w:rsidRPr="00AB1D00">
        <w:rPr>
          <w:rFonts w:ascii="Times New Roman" w:hAnsi="Times New Roman" w:cs="Times New Roman"/>
          <w:color w:val="000000" w:themeColor="text1"/>
        </w:rPr>
        <w:t>Studies</w:t>
      </w:r>
      <w:proofErr w:type="spellEnd"/>
      <w:r w:rsidRPr="00AB1D00">
        <w:rPr>
          <w:rFonts w:ascii="Times New Roman" w:hAnsi="Times New Roman" w:cs="Times New Roman"/>
          <w:color w:val="000000" w:themeColor="text1"/>
        </w:rPr>
        <w:t xml:space="preserve"> and application </w:t>
      </w:r>
      <w:proofErr w:type="spellStart"/>
      <w:proofErr w:type="gramStart"/>
      <w:r w:rsidRPr="00AB1D00">
        <w:rPr>
          <w:rFonts w:ascii="Times New Roman" w:hAnsi="Times New Roman" w:cs="Times New Roman"/>
          <w:color w:val="000000" w:themeColor="text1"/>
        </w:rPr>
        <w:t>development</w:t>
      </w:r>
      <w:proofErr w:type="spellEnd"/>
      <w:r w:rsidRPr="00AB1D00">
        <w:rPr>
          <w:rFonts w:ascii="Times New Roman" w:hAnsi="Times New Roman" w:cs="Times New Roman"/>
          <w:color w:val="000000" w:themeColor="text1"/>
        </w:rPr>
        <w:t>:</w:t>
      </w:r>
      <w:proofErr w:type="gramEnd"/>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lastRenderedPageBreak/>
        <w:t>Conduct preliminary studies, develop and maintain the applications and software packages necessary for budget management.</w:t>
      </w:r>
    </w:p>
    <w:p w:rsidR="009C09D9" w:rsidRPr="00AB1D00" w:rsidRDefault="009C09D9" w:rsidP="009C09D9">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 xml:space="preserve">User </w:t>
      </w:r>
      <w:proofErr w:type="gramStart"/>
      <w:r w:rsidRPr="00AB1D00">
        <w:rPr>
          <w:rFonts w:ascii="Times New Roman" w:hAnsi="Times New Roman" w:cs="Times New Roman"/>
          <w:color w:val="000000" w:themeColor="text1"/>
        </w:rPr>
        <w:t>support:</w:t>
      </w:r>
      <w:proofErr w:type="gramEnd"/>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To provide technical support and assist the various departments of the DGBF in the optimal use of IT tools and equipment.</w:t>
      </w:r>
    </w:p>
    <w:p w:rsidR="009C09D9" w:rsidRPr="00BF5397" w:rsidRDefault="009C09D9" w:rsidP="009C09D9">
      <w:pPr>
        <w:numPr>
          <w:ilvl w:val="0"/>
          <w:numId w:val="1"/>
        </w:numPr>
        <w:spacing w:after="70" w:line="480" w:lineRule="auto"/>
        <w:ind w:hanging="35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Acquisition and maintenance of equipment:</w:t>
      </w:r>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To ensure the acquisition, maintenance and updating of IT equipment and resources made available to the ministry's departments and services.</w:t>
      </w:r>
    </w:p>
    <w:p w:rsidR="009C09D9" w:rsidRPr="00AB1D00" w:rsidRDefault="009C09D9" w:rsidP="009C09D9">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 xml:space="preserve">Network and </w:t>
      </w:r>
      <w:proofErr w:type="spellStart"/>
      <w:r w:rsidRPr="00AB1D00">
        <w:rPr>
          <w:rFonts w:ascii="Times New Roman" w:hAnsi="Times New Roman" w:cs="Times New Roman"/>
          <w:color w:val="000000" w:themeColor="text1"/>
        </w:rPr>
        <w:t>telecommunications</w:t>
      </w:r>
      <w:proofErr w:type="spellEnd"/>
      <w:r w:rsidRPr="00AB1D00">
        <w:rPr>
          <w:rFonts w:ascii="Times New Roman" w:hAnsi="Times New Roman" w:cs="Times New Roman"/>
          <w:color w:val="000000" w:themeColor="text1"/>
        </w:rPr>
        <w:t xml:space="preserve"> </w:t>
      </w:r>
      <w:proofErr w:type="gramStart"/>
      <w:r w:rsidRPr="00AB1D00">
        <w:rPr>
          <w:rFonts w:ascii="Times New Roman" w:hAnsi="Times New Roman" w:cs="Times New Roman"/>
          <w:color w:val="000000" w:themeColor="text1"/>
        </w:rPr>
        <w:t>maintenance:</w:t>
      </w:r>
      <w:proofErr w:type="gramEnd"/>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Ensuring the stability and security of computer and telecommunications networks to guarantee the smooth flow of information.</w:t>
      </w:r>
    </w:p>
    <w:p w:rsidR="009C09D9" w:rsidRPr="00BF5397" w:rsidRDefault="009C09D9" w:rsidP="009C09D9">
      <w:pPr>
        <w:numPr>
          <w:ilvl w:val="0"/>
          <w:numId w:val="1"/>
        </w:numPr>
        <w:spacing w:after="70" w:line="480" w:lineRule="auto"/>
        <w:ind w:hanging="35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Implementation of the IT quality plan:</w:t>
      </w:r>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Deploy and monitor the IT quality assurance plan to enhance system reliability and improve overall performance.</w:t>
      </w:r>
    </w:p>
    <w:p w:rsidR="009C09D9" w:rsidRPr="00AB1D00" w:rsidRDefault="009C09D9" w:rsidP="009C09D9">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 xml:space="preserve">User </w:t>
      </w:r>
      <w:proofErr w:type="gramStart"/>
      <w:r w:rsidRPr="00AB1D00">
        <w:rPr>
          <w:rFonts w:ascii="Times New Roman" w:hAnsi="Times New Roman" w:cs="Times New Roman"/>
          <w:color w:val="000000" w:themeColor="text1"/>
        </w:rPr>
        <w:t>training:</w:t>
      </w:r>
      <w:proofErr w:type="gramEnd"/>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Participate in user training to promote the adoption and effective use of various computer applications.</w:t>
      </w:r>
    </w:p>
    <w:p w:rsidR="009C09D9" w:rsidRPr="00BF5397" w:rsidRDefault="009C09D9" w:rsidP="009C09D9">
      <w:pPr>
        <w:spacing w:line="480" w:lineRule="auto"/>
        <w:ind w:left="-5"/>
        <w:rPr>
          <w:rFonts w:ascii="Times New Roman" w:hAnsi="Times New Roman" w:cs="Times New Roman"/>
          <w:color w:val="000000" w:themeColor="text1"/>
          <w:lang w:val="en-US"/>
        </w:rPr>
      </w:pPr>
    </w:p>
    <w:p w:rsidR="009C09D9" w:rsidRPr="00BF5397" w:rsidRDefault="009C09D9" w:rsidP="009C09D9">
      <w:pPr>
        <w:spacing w:after="116" w:line="480" w:lineRule="auto"/>
        <w:ind w:left="-5"/>
        <w:rPr>
          <w:rFonts w:ascii="Times New Roman" w:hAnsi="Times New Roman" w:cs="Times New Roman"/>
          <w:b/>
          <w:bCs/>
          <w:color w:val="000000" w:themeColor="text1"/>
          <w:lang w:val="en-US"/>
        </w:rPr>
      </w:pPr>
      <w:r w:rsidRPr="00BF5397">
        <w:rPr>
          <w:rFonts w:ascii="Times New Roman" w:hAnsi="Times New Roman" w:cs="Times New Roman"/>
          <w:b/>
          <w:bCs/>
          <w:color w:val="000000" w:themeColor="text1"/>
          <w:u w:val="single" w:color="000000"/>
          <w:lang w:val="en-US"/>
        </w:rPr>
        <w:t>Main Activities</w:t>
      </w:r>
    </w:p>
    <w:p w:rsidR="009C09D9" w:rsidRPr="00BF5397" w:rsidRDefault="009C09D9" w:rsidP="009C09D9">
      <w:pPr>
        <w:spacing w:line="480" w:lineRule="auto"/>
        <w:ind w:left="-15" w:firstLine="708"/>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The activities of the DSIB are structured around three major axes:</w:t>
      </w:r>
    </w:p>
    <w:p w:rsidR="009C09D9" w:rsidRPr="00CE675A" w:rsidRDefault="009C09D9" w:rsidP="00CE675A">
      <w:pPr>
        <w:pStyle w:val="Corpsdetext"/>
        <w:rPr>
          <w:b/>
          <w:bCs/>
        </w:rPr>
      </w:pPr>
      <w:bookmarkStart w:id="18" w:name="_Toc216966537"/>
      <w:bookmarkStart w:id="19" w:name="_Toc217034625"/>
      <w:proofErr w:type="spellStart"/>
      <w:r w:rsidRPr="00CE675A">
        <w:rPr>
          <w:b/>
          <w:bCs/>
        </w:rPr>
        <w:t>Managing</w:t>
      </w:r>
      <w:proofErr w:type="spellEnd"/>
      <w:r w:rsidRPr="00CE675A">
        <w:rPr>
          <w:b/>
          <w:bCs/>
        </w:rPr>
        <w:t xml:space="preserve"> IT </w:t>
      </w:r>
      <w:proofErr w:type="spellStart"/>
      <w:r w:rsidRPr="00CE675A">
        <w:rPr>
          <w:b/>
          <w:bCs/>
        </w:rPr>
        <w:t>projects</w:t>
      </w:r>
      <w:bookmarkEnd w:id="18"/>
      <w:bookmarkEnd w:id="19"/>
      <w:proofErr w:type="spellEnd"/>
    </w:p>
    <w:p w:rsidR="009C09D9" w:rsidRPr="00BF5397" w:rsidRDefault="009C09D9" w:rsidP="009C09D9">
      <w:pPr>
        <w:spacing w:line="480" w:lineRule="auto"/>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The execution of studies and application developments to meet the business needs of the DGBF.</w:t>
      </w:r>
    </w:p>
    <w:p w:rsidR="009C09D9" w:rsidRPr="00BF5397" w:rsidRDefault="009C09D9" w:rsidP="009C09D9">
      <w:pPr>
        <w:spacing w:line="480" w:lineRule="auto"/>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The deployment of new infrastructure and the implementation of security measures for information systems.</w:t>
      </w:r>
    </w:p>
    <w:p w:rsidR="009C09D9" w:rsidRPr="00BF5397" w:rsidRDefault="009C09D9" w:rsidP="009C09D9">
      <w:pPr>
        <w:spacing w:after="115" w:line="480" w:lineRule="auto"/>
        <w:ind w:left="720" w:firstLine="0"/>
        <w:rPr>
          <w:rFonts w:ascii="Times New Roman" w:hAnsi="Times New Roman" w:cs="Times New Roman"/>
          <w:color w:val="000000" w:themeColor="text1"/>
          <w:lang w:val="en-US"/>
        </w:rPr>
      </w:pPr>
    </w:p>
    <w:p w:rsidR="009C09D9" w:rsidRPr="00CE675A" w:rsidRDefault="009C09D9" w:rsidP="00CE675A">
      <w:pPr>
        <w:pStyle w:val="Corpsdetext"/>
        <w:rPr>
          <w:b/>
          <w:bCs/>
        </w:rPr>
      </w:pPr>
      <w:bookmarkStart w:id="20" w:name="_Toc216966538"/>
      <w:bookmarkStart w:id="21" w:name="_Toc217034626"/>
      <w:r w:rsidRPr="00CE675A">
        <w:rPr>
          <w:b/>
          <w:bCs/>
        </w:rPr>
        <w:t xml:space="preserve">Operations and </w:t>
      </w:r>
      <w:proofErr w:type="spellStart"/>
      <w:r w:rsidRPr="00CE675A">
        <w:rPr>
          <w:b/>
          <w:bCs/>
        </w:rPr>
        <w:t>technical</w:t>
      </w:r>
      <w:proofErr w:type="spellEnd"/>
      <w:r w:rsidRPr="00CE675A">
        <w:rPr>
          <w:b/>
          <w:bCs/>
        </w:rPr>
        <w:t xml:space="preserve"> support</w:t>
      </w:r>
      <w:bookmarkEnd w:id="20"/>
      <w:bookmarkEnd w:id="21"/>
    </w:p>
    <w:p w:rsidR="009C09D9" w:rsidRPr="00BF5397" w:rsidRDefault="009C09D9" w:rsidP="009C09D9">
      <w:pPr>
        <w:spacing w:line="480" w:lineRule="auto"/>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Assistance to DGBF services for the daily use of IT tools.</w:t>
      </w:r>
    </w:p>
    <w:p w:rsidR="009C09D9" w:rsidRPr="00BF5397" w:rsidRDefault="009C09D9" w:rsidP="009C09D9">
      <w:pPr>
        <w:spacing w:line="480" w:lineRule="auto"/>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Corrective and preventive maintenance of equipment, IT support and networks, ensuring smooth operation of the information system.</w:t>
      </w:r>
    </w:p>
    <w:p w:rsidR="009C09D9" w:rsidRPr="00BF5397" w:rsidRDefault="009C09D9" w:rsidP="009C09D9">
      <w:pPr>
        <w:spacing w:after="117" w:line="480" w:lineRule="auto"/>
        <w:ind w:left="360" w:firstLine="0"/>
        <w:rPr>
          <w:rFonts w:ascii="Times New Roman" w:hAnsi="Times New Roman" w:cs="Times New Roman"/>
          <w:color w:val="000000" w:themeColor="text1"/>
          <w:lang w:val="en-US"/>
        </w:rPr>
      </w:pPr>
    </w:p>
    <w:p w:rsidR="009C09D9" w:rsidRPr="00CE675A" w:rsidRDefault="009C09D9" w:rsidP="00CE675A">
      <w:pPr>
        <w:pStyle w:val="Corpsdetext"/>
        <w:rPr>
          <w:b/>
          <w:bCs/>
        </w:rPr>
      </w:pPr>
      <w:bookmarkStart w:id="22" w:name="_Toc216966539"/>
      <w:bookmarkStart w:id="23" w:name="_Toc217034627"/>
      <w:r w:rsidRPr="00CE675A">
        <w:rPr>
          <w:b/>
          <w:bCs/>
        </w:rPr>
        <w:t>L'</w:t>
      </w:r>
      <w:proofErr w:type="spellStart"/>
      <w:r w:rsidRPr="00CE675A">
        <w:rPr>
          <w:b/>
          <w:bCs/>
        </w:rPr>
        <w:t>Optimization</w:t>
      </w:r>
      <w:proofErr w:type="spellEnd"/>
      <w:r w:rsidRPr="00CE675A">
        <w:rPr>
          <w:b/>
          <w:bCs/>
        </w:rPr>
        <w:t xml:space="preserve"> and </w:t>
      </w:r>
      <w:proofErr w:type="spellStart"/>
      <w:r w:rsidRPr="00CE675A">
        <w:rPr>
          <w:b/>
          <w:bCs/>
        </w:rPr>
        <w:t>modernization</w:t>
      </w:r>
      <w:proofErr w:type="spellEnd"/>
      <w:r w:rsidRPr="00CE675A">
        <w:rPr>
          <w:b/>
          <w:bCs/>
        </w:rPr>
        <w:t xml:space="preserve"> of tools</w:t>
      </w:r>
      <w:bookmarkEnd w:id="22"/>
      <w:bookmarkEnd w:id="23"/>
    </w:p>
    <w:p w:rsidR="009C09D9" w:rsidRPr="00BF5397" w:rsidRDefault="009C09D9" w:rsidP="009C09D9">
      <w:pPr>
        <w:numPr>
          <w:ilvl w:val="0"/>
          <w:numId w:val="4"/>
        </w:numPr>
        <w:spacing w:after="45" w:line="480" w:lineRule="auto"/>
        <w:ind w:hanging="360"/>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Monitoring of the Integrated State Budgetary Operations Management System (SIGOBE), a central tool enabling budget preparation, input of projection data, budgetary accounting and closing of the financial year.</w:t>
      </w:r>
    </w:p>
    <w:p w:rsidR="009C09D9" w:rsidRPr="00BF5397" w:rsidRDefault="009C09D9" w:rsidP="009C09D9">
      <w:pPr>
        <w:numPr>
          <w:ilvl w:val="0"/>
          <w:numId w:val="4"/>
        </w:numPr>
        <w:spacing w:after="47" w:line="480" w:lineRule="auto"/>
        <w:ind w:hanging="360"/>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Strengthening the security and safeguarding of the budget information system.</w:t>
      </w:r>
    </w:p>
    <w:p w:rsidR="009C09D9" w:rsidRDefault="009C09D9" w:rsidP="00BF5397">
      <w:pPr>
        <w:numPr>
          <w:ilvl w:val="0"/>
          <w:numId w:val="4"/>
        </w:numPr>
        <w:spacing w:after="48" w:line="480" w:lineRule="auto"/>
        <w:ind w:hanging="360"/>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Implementation of modernization initiatives, such as the transition from analog to IP telephony, to improve internal communication.</w:t>
      </w:r>
    </w:p>
    <w:p w:rsidR="00BF5397" w:rsidRDefault="00BF5397">
      <w:pPr>
        <w:spacing w:after="160" w:line="259" w:lineRule="auto"/>
        <w:ind w:left="0" w:firstLine="0"/>
        <w:jc w:val="left"/>
        <w:rPr>
          <w:rFonts w:ascii="Times New Roman" w:hAnsi="Times New Roman" w:cs="Times New Roman"/>
          <w:color w:val="000000" w:themeColor="text1"/>
          <w:lang w:val="en-US"/>
        </w:rPr>
      </w:pPr>
      <w:r>
        <w:rPr>
          <w:rFonts w:ascii="Times New Roman" w:hAnsi="Times New Roman" w:cs="Times New Roman"/>
          <w:color w:val="000000" w:themeColor="text1"/>
          <w:lang w:val="en-US"/>
        </w:rPr>
        <w:br w:type="page"/>
      </w:r>
    </w:p>
    <w:p w:rsidR="00BF5397" w:rsidRPr="00BF5397" w:rsidRDefault="00BF5397" w:rsidP="00BF5397">
      <w:pPr>
        <w:pStyle w:val="Titre3"/>
        <w:spacing w:line="480" w:lineRule="auto"/>
        <w:ind w:left="0" w:firstLine="0"/>
        <w:jc w:val="left"/>
        <w:rPr>
          <w:rFonts w:ascii="Times New Roman" w:hAnsi="Times New Roman" w:cs="Times New Roman"/>
          <w:b/>
          <w:bCs/>
          <w:color w:val="000000" w:themeColor="text1"/>
          <w:lang w:val="en-US"/>
        </w:rPr>
      </w:pPr>
      <w:bookmarkStart w:id="24" w:name="_Toc216966540"/>
      <w:bookmarkStart w:id="25" w:name="_Toc217651594"/>
      <w:bookmarkStart w:id="26" w:name="_Toc219217006"/>
      <w:r w:rsidRPr="005704DE">
        <w:rPr>
          <w:rFonts w:ascii="Times New Roman" w:hAnsi="Times New Roman" w:cs="Times New Roman"/>
          <w:b/>
          <w:bCs/>
          <w:color w:val="000000" w:themeColor="text1"/>
          <w:lang w:val="en-US"/>
        </w:rPr>
        <w:lastRenderedPageBreak/>
        <w:t>Organization</w:t>
      </w:r>
      <w:bookmarkEnd w:id="24"/>
      <w:bookmarkEnd w:id="25"/>
      <w:r>
        <w:rPr>
          <w:rFonts w:ascii="Times New Roman" w:hAnsi="Times New Roman" w:cs="Times New Roman"/>
          <w:noProof/>
          <w:lang w:val="en-US"/>
        </w:rPr>
        <mc:AlternateContent>
          <mc:Choice Requires="wps">
            <w:drawing>
              <wp:anchor distT="0" distB="0" distL="114300" distR="114300" simplePos="0" relativeHeight="251709440" behindDoc="0" locked="0" layoutInCell="1" allowOverlap="1" wp14:anchorId="2565B9DB" wp14:editId="4A97CD71">
                <wp:simplePos x="0" y="0"/>
                <wp:positionH relativeFrom="margin">
                  <wp:align>right</wp:align>
                </wp:positionH>
                <wp:positionV relativeFrom="paragraph">
                  <wp:posOffset>336550</wp:posOffset>
                </wp:positionV>
                <wp:extent cx="5745480" cy="7726680"/>
                <wp:effectExtent l="0" t="0" r="7620" b="7620"/>
                <wp:wrapNone/>
                <wp:docPr id="201703459" name="Zone de texte 26"/>
                <wp:cNvGraphicFramePr/>
                <a:graphic xmlns:a="http://schemas.openxmlformats.org/drawingml/2006/main">
                  <a:graphicData uri="http://schemas.microsoft.com/office/word/2010/wordprocessingShape">
                    <wps:wsp>
                      <wps:cNvSpPr txBox="1"/>
                      <wps:spPr>
                        <a:xfrm>
                          <a:off x="0" y="0"/>
                          <a:ext cx="5745480" cy="7726680"/>
                        </a:xfrm>
                        <a:prstGeom prst="rect">
                          <a:avLst/>
                        </a:prstGeom>
                        <a:solidFill>
                          <a:schemeClr val="lt1"/>
                        </a:solidFill>
                        <a:ln w="6350">
                          <a:noFill/>
                        </a:ln>
                      </wps:spPr>
                      <wps:txbx>
                        <w:txbxContent>
                          <w:p w:rsidR="00BF5397" w:rsidRDefault="00BF5397" w:rsidP="00BF539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5B9DB" id="Zone de texte 26" o:spid="_x0000_s1037" type="#_x0000_t202" style="position:absolute;margin-left:401.2pt;margin-top:26.5pt;width:452.4pt;height:608.4pt;z-index:251709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" fillcolor="white [3201]" stroked="f" strokeweight=".5pt">
                <v:textbox>
                  <w:txbxContent>
                    <w:p w:rsidR="00BF5397" w:rsidRDefault="00BF5397" w:rsidP="00BF5397">
                      <w:pPr>
                        <w:ind w:left="0"/>
                      </w:pPr>
                    </w:p>
                  </w:txbxContent>
                </v:textbox>
                <w10:wrap anchorx="margin"/>
              </v:shape>
            </w:pict>
          </mc:Fallback>
        </mc:AlternateContent>
      </w:r>
      <w:bookmarkEnd w:id="26"/>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7872" behindDoc="0" locked="0" layoutInCell="1" allowOverlap="1" wp14:anchorId="3CB13B72" wp14:editId="7642649E">
                <wp:simplePos x="0" y="0"/>
                <wp:positionH relativeFrom="column">
                  <wp:posOffset>1896110</wp:posOffset>
                </wp:positionH>
                <wp:positionV relativeFrom="paragraph">
                  <wp:posOffset>214630</wp:posOffset>
                </wp:positionV>
                <wp:extent cx="1927860" cy="800100"/>
                <wp:effectExtent l="0" t="0" r="0" b="0"/>
                <wp:wrapNone/>
                <wp:docPr id="1147743518" name="Zone de texte 40"/>
                <wp:cNvGraphicFramePr/>
                <a:graphic xmlns:a="http://schemas.openxmlformats.org/drawingml/2006/main">
                  <a:graphicData uri="http://schemas.microsoft.com/office/word/2010/wordprocessingShape">
                    <wps:wsp>
                      <wps:cNvSpPr txBox="1"/>
                      <wps:spPr>
                        <a:xfrm>
                          <a:off x="0" y="0"/>
                          <a:ext cx="1927860" cy="800100"/>
                        </a:xfrm>
                        <a:prstGeom prst="rect">
                          <a:avLst/>
                        </a:prstGeom>
                        <a:solidFill>
                          <a:schemeClr val="lt1"/>
                        </a:solidFill>
                        <a:ln w="6350">
                          <a:noFill/>
                        </a:ln>
                      </wps:spPr>
                      <wps:txbx>
                        <w:txbxContent>
                          <w:p w:rsidR="00BF5397" w:rsidRPr="004732BE" w:rsidRDefault="00BF5397" w:rsidP="00BF5397">
                            <w:pPr>
                              <w:ind w:left="0"/>
                              <w:jc w:val="center"/>
                              <w:rPr>
                                <w:rFonts w:ascii="Times New Roman" w:hAnsi="Times New Roman" w:cs="Times New Roman"/>
                                <w:lang w:val="en-US"/>
                              </w:rPr>
                            </w:pPr>
                            <w:r w:rsidRPr="004732BE">
                              <w:rPr>
                                <w:rFonts w:ascii="Times New Roman" w:hAnsi="Times New Roman" w:cs="Times New Roman"/>
                                <w:lang w:val="en-US"/>
                              </w:rPr>
                              <w:t>Directorate of Budgetary Information Systems</w:t>
                            </w:r>
                          </w:p>
                          <w:p w:rsidR="00BF5397" w:rsidRPr="004732BE" w:rsidRDefault="00BF5397" w:rsidP="00BF5397">
                            <w:pPr>
                              <w:ind w:left="0"/>
                              <w:jc w:val="center"/>
                              <w:rPr>
                                <w:rFonts w:ascii="Times New Roman" w:hAnsi="Times New Roman" w:cs="Times New Roman"/>
                                <w:lang w:val="en-US"/>
                              </w:rPr>
                            </w:pPr>
                            <w:r w:rsidRPr="004732BE">
                              <w:rPr>
                                <w:rFonts w:ascii="Times New Roman" w:hAnsi="Times New Roman" w:cs="Times New Roman"/>
                                <w:lang w:val="en-US"/>
                              </w:rPr>
                              <w:t>(DSIB)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B13B72" id="Zone de texte 40" o:spid="_x0000_s1038" type="#_x0000_t202" style="position:absolute;left:0;text-align:left;margin-left:149.3pt;margin-top:16.9pt;width:151.8pt;height:63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" fillcolor="white [3201]" stroked="f" strokeweight=".5pt">
                <v:textbox>
                  <w:txbxContent>
                    <w:p w:rsidR="00BF5397" w:rsidRPr="004732BE" w:rsidRDefault="00BF5397" w:rsidP="00BF5397">
                      <w:pPr>
                        <w:ind w:left="0"/>
                        <w:jc w:val="center"/>
                        <w:rPr>
                          <w:rFonts w:ascii="Times New Roman" w:hAnsi="Times New Roman" w:cs="Times New Roman"/>
                          <w:lang w:val="en-US"/>
                        </w:rPr>
                      </w:pPr>
                      <w:r w:rsidRPr="004732BE">
                        <w:rPr>
                          <w:rFonts w:ascii="Times New Roman" w:hAnsi="Times New Roman" w:cs="Times New Roman"/>
                          <w:lang w:val="en-US"/>
                        </w:rPr>
                        <w:t>Directorate of Budgetary Information Systems</w:t>
                      </w:r>
                    </w:p>
                    <w:p w:rsidR="00BF5397" w:rsidRPr="004732BE" w:rsidRDefault="00BF5397" w:rsidP="00BF5397">
                      <w:pPr>
                        <w:ind w:left="0"/>
                        <w:jc w:val="center"/>
                        <w:rPr>
                          <w:rFonts w:ascii="Times New Roman" w:hAnsi="Times New Roman" w:cs="Times New Roman"/>
                          <w:lang w:val="en-US"/>
                        </w:rPr>
                      </w:pPr>
                      <w:r w:rsidRPr="004732BE">
                        <w:rPr>
                          <w:rFonts w:ascii="Times New Roman" w:hAnsi="Times New Roman" w:cs="Times New Roman"/>
                          <w:lang w:val="en-US"/>
                        </w:rPr>
                        <w:t>(DSIB)</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10464" behindDoc="0" locked="0" layoutInCell="1" allowOverlap="1" wp14:anchorId="6C1B0A4A" wp14:editId="6466B3B0">
                <wp:simplePos x="0" y="0"/>
                <wp:positionH relativeFrom="margin">
                  <wp:align>center</wp:align>
                </wp:positionH>
                <wp:positionV relativeFrom="paragraph">
                  <wp:posOffset>146050</wp:posOffset>
                </wp:positionV>
                <wp:extent cx="2049780" cy="914400"/>
                <wp:effectExtent l="0" t="0" r="26670" b="19050"/>
                <wp:wrapNone/>
                <wp:docPr id="55797914" name="Rectangle 27"/>
                <wp:cNvGraphicFramePr/>
                <a:graphic xmlns:a="http://schemas.openxmlformats.org/drawingml/2006/main">
                  <a:graphicData uri="http://schemas.microsoft.com/office/word/2010/wordprocessingShape">
                    <wps:wsp>
                      <wps:cNvSpPr/>
                      <wps:spPr>
                        <a:xfrm>
                          <a:off x="0" y="0"/>
                          <a:ext cx="2049780" cy="914400"/>
                        </a:xfrm>
                        <a:prstGeom prst="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BC0A7C" id="Rectangle 27" o:spid="_x0000_s1026" style="position:absolute;margin-left:0;margin-top:11.5pt;width:161.4pt;height:1in;z-index:2517104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" fillcolor="white [3201]" strokecolor="#0d0d0d [3069]" strokeweight="1pt">
                <w10:wrap anchorx="margin"/>
              </v:rect>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45280" behindDoc="0" locked="0" layoutInCell="1" allowOverlap="1" wp14:anchorId="53085C0D" wp14:editId="02C034E5">
                <wp:simplePos x="0" y="0"/>
                <wp:positionH relativeFrom="column">
                  <wp:posOffset>2856230</wp:posOffset>
                </wp:positionH>
                <wp:positionV relativeFrom="paragraph">
                  <wp:posOffset>346710</wp:posOffset>
                </wp:positionV>
                <wp:extent cx="0" cy="632460"/>
                <wp:effectExtent l="0" t="0" r="38100" b="34290"/>
                <wp:wrapNone/>
                <wp:docPr id="62671035" name="Connecteur droit 57"/>
                <wp:cNvGraphicFramePr/>
                <a:graphic xmlns:a="http://schemas.openxmlformats.org/drawingml/2006/main">
                  <a:graphicData uri="http://schemas.microsoft.com/office/word/2010/wordprocessingShape">
                    <wps:wsp>
                      <wps:cNvCnPr/>
                      <wps:spPr>
                        <a:xfrm flipH="1">
                          <a:off x="0" y="0"/>
                          <a:ext cx="0" cy="6324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35A69F" id="Connecteur droit 57" o:spid="_x0000_s1026" style="position:absolute;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9pt,27.3pt" to="224.9pt,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" strokecolor="#4472c4 [3204]" strokeweight=".5pt">
                <v:stroke joinstyle="miter"/>
              </v:line>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50400" behindDoc="0" locked="0" layoutInCell="1" allowOverlap="1" wp14:anchorId="22B9E453" wp14:editId="5079014C">
                <wp:simplePos x="0" y="0"/>
                <wp:positionH relativeFrom="column">
                  <wp:posOffset>5142230</wp:posOffset>
                </wp:positionH>
                <wp:positionV relativeFrom="paragraph">
                  <wp:posOffset>273050</wp:posOffset>
                </wp:positionV>
                <wp:extent cx="7620" cy="426720"/>
                <wp:effectExtent l="0" t="0" r="30480" b="30480"/>
                <wp:wrapNone/>
                <wp:docPr id="24088002" name="Connecteur droit 62"/>
                <wp:cNvGraphicFramePr/>
                <a:graphic xmlns:a="http://schemas.openxmlformats.org/drawingml/2006/main">
                  <a:graphicData uri="http://schemas.microsoft.com/office/word/2010/wordprocessingShape">
                    <wps:wsp>
                      <wps:cNvCnPr/>
                      <wps:spPr>
                        <a:xfrm>
                          <a:off x="0" y="0"/>
                          <a:ext cx="7620" cy="426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A1171B" id="Connecteur droit 62"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4.9pt,21.5pt" to="405.5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49376" behindDoc="0" locked="0" layoutInCell="1" allowOverlap="1" wp14:anchorId="4D33937B" wp14:editId="4EADAB7A">
                <wp:simplePos x="0" y="0"/>
                <wp:positionH relativeFrom="column">
                  <wp:posOffset>3709670</wp:posOffset>
                </wp:positionH>
                <wp:positionV relativeFrom="paragraph">
                  <wp:posOffset>288290</wp:posOffset>
                </wp:positionV>
                <wp:extent cx="0" cy="434340"/>
                <wp:effectExtent l="0" t="0" r="38100" b="22860"/>
                <wp:wrapNone/>
                <wp:docPr id="245451273" name="Connecteur droit 61"/>
                <wp:cNvGraphicFramePr/>
                <a:graphic xmlns:a="http://schemas.openxmlformats.org/drawingml/2006/main">
                  <a:graphicData uri="http://schemas.microsoft.com/office/word/2010/wordprocessingShape">
                    <wps:wsp>
                      <wps:cNvCnPr/>
                      <wps:spPr>
                        <a:xfrm>
                          <a:off x="0" y="0"/>
                          <a:ext cx="0" cy="4343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DF2DBD" id="Connecteur droit 61"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1pt,22.7pt" to="292.1pt,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48352" behindDoc="0" locked="0" layoutInCell="1" allowOverlap="1" wp14:anchorId="77984055" wp14:editId="26E8F4FE">
                <wp:simplePos x="0" y="0"/>
                <wp:positionH relativeFrom="column">
                  <wp:posOffset>2299970</wp:posOffset>
                </wp:positionH>
                <wp:positionV relativeFrom="paragraph">
                  <wp:posOffset>288290</wp:posOffset>
                </wp:positionV>
                <wp:extent cx="0" cy="403860"/>
                <wp:effectExtent l="0" t="0" r="38100" b="34290"/>
                <wp:wrapNone/>
                <wp:docPr id="1721628898" name="Connecteur droit 60"/>
                <wp:cNvGraphicFramePr/>
                <a:graphic xmlns:a="http://schemas.openxmlformats.org/drawingml/2006/main">
                  <a:graphicData uri="http://schemas.microsoft.com/office/word/2010/wordprocessingShape">
                    <wps:wsp>
                      <wps:cNvCnPr/>
                      <wps:spPr>
                        <a:xfrm>
                          <a:off x="0" y="0"/>
                          <a:ext cx="0" cy="403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17D404" id="Connecteur droit 60"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1pt,22.7pt" to="181.1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47328" behindDoc="0" locked="0" layoutInCell="1" allowOverlap="1" wp14:anchorId="520B6E58" wp14:editId="1B94F70B">
                <wp:simplePos x="0" y="0"/>
                <wp:positionH relativeFrom="column">
                  <wp:posOffset>615950</wp:posOffset>
                </wp:positionH>
                <wp:positionV relativeFrom="paragraph">
                  <wp:posOffset>280670</wp:posOffset>
                </wp:positionV>
                <wp:extent cx="7620" cy="441960"/>
                <wp:effectExtent l="0" t="0" r="30480" b="34290"/>
                <wp:wrapNone/>
                <wp:docPr id="2063271078" name="Connecteur droit 59"/>
                <wp:cNvGraphicFramePr/>
                <a:graphic xmlns:a="http://schemas.openxmlformats.org/drawingml/2006/main">
                  <a:graphicData uri="http://schemas.microsoft.com/office/word/2010/wordprocessingShape">
                    <wps:wsp>
                      <wps:cNvCnPr/>
                      <wps:spPr>
                        <a:xfrm>
                          <a:off x="0" y="0"/>
                          <a:ext cx="7620" cy="4419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8C41D" id="Connecteur droit 59"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22.1pt" to="49.1pt,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46304" behindDoc="0" locked="0" layoutInCell="1" allowOverlap="1" wp14:anchorId="3CD62901" wp14:editId="7EEFD431">
                <wp:simplePos x="0" y="0"/>
                <wp:positionH relativeFrom="column">
                  <wp:posOffset>615950</wp:posOffset>
                </wp:positionH>
                <wp:positionV relativeFrom="paragraph">
                  <wp:posOffset>265430</wp:posOffset>
                </wp:positionV>
                <wp:extent cx="4533900" cy="7620"/>
                <wp:effectExtent l="0" t="0" r="19050" b="30480"/>
                <wp:wrapNone/>
                <wp:docPr id="368653169" name="Connecteur droit 58"/>
                <wp:cNvGraphicFramePr/>
                <a:graphic xmlns:a="http://schemas.openxmlformats.org/drawingml/2006/main">
                  <a:graphicData uri="http://schemas.microsoft.com/office/word/2010/wordprocessingShape">
                    <wps:wsp>
                      <wps:cNvCnPr/>
                      <wps:spPr>
                        <a:xfrm flipV="1">
                          <a:off x="0" y="0"/>
                          <a:ext cx="45339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BA80EC" id="Connecteur droit 58" o:spid="_x0000_s1026"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20.9pt" to="40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" strokecolor="#4472c4 [3204]" strokeweight=".5pt">
                <v:stroke joinstyle="miter"/>
              </v:line>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31968" behindDoc="0" locked="0" layoutInCell="1" allowOverlap="1" wp14:anchorId="51AC4AEB" wp14:editId="59C30198">
                <wp:simplePos x="0" y="0"/>
                <wp:positionH relativeFrom="column">
                  <wp:posOffset>4563110</wp:posOffset>
                </wp:positionH>
                <wp:positionV relativeFrom="paragraph">
                  <wp:posOffset>62230</wp:posOffset>
                </wp:positionV>
                <wp:extent cx="1143000" cy="800100"/>
                <wp:effectExtent l="0" t="0" r="0" b="0"/>
                <wp:wrapNone/>
                <wp:docPr id="1622360450" name="Zone de texte 44"/>
                <wp:cNvGraphicFramePr/>
                <a:graphic xmlns:a="http://schemas.openxmlformats.org/drawingml/2006/main">
                  <a:graphicData uri="http://schemas.microsoft.com/office/word/2010/wordprocessingShape">
                    <wps:wsp>
                      <wps:cNvSpPr txBox="1"/>
                      <wps:spPr>
                        <a:xfrm>
                          <a:off x="0" y="0"/>
                          <a:ext cx="1143000" cy="800100"/>
                        </a:xfrm>
                        <a:prstGeom prst="rect">
                          <a:avLst/>
                        </a:prstGeom>
                        <a:solidFill>
                          <a:schemeClr val="lt1"/>
                        </a:solidFill>
                        <a:ln w="6350">
                          <a:noFill/>
                        </a:ln>
                      </wps:spPr>
                      <wps:txbx>
                        <w:txbxContent>
                          <w:p w:rsidR="00BF5397" w:rsidRPr="00BC2A57" w:rsidRDefault="00BF5397" w:rsidP="00BF5397">
                            <w:pPr>
                              <w:ind w:left="0"/>
                              <w:jc w:val="center"/>
                              <w:rPr>
                                <w:rFonts w:ascii="Times New Roman" w:hAnsi="Times New Roman" w:cs="Times New Roman"/>
                                <w:sz w:val="20"/>
                                <w:szCs w:val="20"/>
                                <w:lang w:val="en-US"/>
                              </w:rPr>
                            </w:pPr>
                            <w:r w:rsidRPr="00BC2A57">
                              <w:rPr>
                                <w:rFonts w:ascii="Times New Roman" w:hAnsi="Times New Roman" w:cs="Times New Roman"/>
                                <w:sz w:val="20"/>
                                <w:szCs w:val="20"/>
                                <w:lang w:val="en-US"/>
                              </w:rPr>
                              <w:t xml:space="preserve">Sub-Directorate of </w:t>
                            </w:r>
                            <w:r>
                              <w:rPr>
                                <w:rFonts w:ascii="Times New Roman" w:hAnsi="Times New Roman" w:cs="Times New Roman"/>
                                <w:sz w:val="20"/>
                                <w:szCs w:val="20"/>
                                <w:lang w:val="en-US"/>
                              </w:rPr>
                              <w:t>O</w:t>
                            </w:r>
                            <w:r w:rsidRPr="00BC2A57">
                              <w:rPr>
                                <w:rFonts w:ascii="Times New Roman" w:hAnsi="Times New Roman" w:cs="Times New Roman"/>
                                <w:sz w:val="20"/>
                                <w:szCs w:val="20"/>
                                <w:lang w:val="en-US"/>
                              </w:rPr>
                              <w:t>peration and s</w:t>
                            </w:r>
                            <w:r>
                              <w:rPr>
                                <w:rFonts w:ascii="Times New Roman" w:hAnsi="Times New Roman" w:cs="Times New Roman"/>
                                <w:sz w:val="20"/>
                                <w:szCs w:val="20"/>
                                <w:lang w:val="en-US"/>
                              </w:rPr>
                              <w:t>upport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AC4AEB" id="Zone de texte 44" o:spid="_x0000_s1039" type="#_x0000_t202" style="position:absolute;left:0;text-align:left;margin-left:359.3pt;margin-top:4.9pt;width:90pt;height:63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" fillcolor="white [3201]" stroked="f" strokeweight=".5pt">
                <v:textbox>
                  <w:txbxContent>
                    <w:p w:rsidR="00BF5397" w:rsidRPr="00BC2A57" w:rsidRDefault="00BF5397" w:rsidP="00BF5397">
                      <w:pPr>
                        <w:ind w:left="0"/>
                        <w:jc w:val="center"/>
                        <w:rPr>
                          <w:rFonts w:ascii="Times New Roman" w:hAnsi="Times New Roman" w:cs="Times New Roman"/>
                          <w:sz w:val="20"/>
                          <w:szCs w:val="20"/>
                          <w:lang w:val="en-US"/>
                        </w:rPr>
                      </w:pPr>
                      <w:r w:rsidRPr="00BC2A57">
                        <w:rPr>
                          <w:rFonts w:ascii="Times New Roman" w:hAnsi="Times New Roman" w:cs="Times New Roman"/>
                          <w:sz w:val="20"/>
                          <w:szCs w:val="20"/>
                          <w:lang w:val="en-US"/>
                        </w:rPr>
                        <w:t xml:space="preserve">Sub-Directorate of </w:t>
                      </w:r>
                      <w:r>
                        <w:rPr>
                          <w:rFonts w:ascii="Times New Roman" w:hAnsi="Times New Roman" w:cs="Times New Roman"/>
                          <w:sz w:val="20"/>
                          <w:szCs w:val="20"/>
                          <w:lang w:val="en-US"/>
                        </w:rPr>
                        <w:t>O</w:t>
                      </w:r>
                      <w:r w:rsidRPr="00BC2A57">
                        <w:rPr>
                          <w:rFonts w:ascii="Times New Roman" w:hAnsi="Times New Roman" w:cs="Times New Roman"/>
                          <w:sz w:val="20"/>
                          <w:szCs w:val="20"/>
                          <w:lang w:val="en-US"/>
                        </w:rPr>
                        <w:t>peration and s</w:t>
                      </w:r>
                      <w:r>
                        <w:rPr>
                          <w:rFonts w:ascii="Times New Roman" w:hAnsi="Times New Roman" w:cs="Times New Roman"/>
                          <w:sz w:val="20"/>
                          <w:szCs w:val="20"/>
                          <w:lang w:val="en-US"/>
                        </w:rPr>
                        <w:t>upport</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30944" behindDoc="0" locked="0" layoutInCell="1" allowOverlap="1" wp14:anchorId="29211776" wp14:editId="758DCB47">
                <wp:simplePos x="0" y="0"/>
                <wp:positionH relativeFrom="column">
                  <wp:posOffset>3092450</wp:posOffset>
                </wp:positionH>
                <wp:positionV relativeFrom="paragraph">
                  <wp:posOffset>31750</wp:posOffset>
                </wp:positionV>
                <wp:extent cx="1242060" cy="876300"/>
                <wp:effectExtent l="0" t="0" r="0" b="0"/>
                <wp:wrapNone/>
                <wp:docPr id="361620948" name="Zone de texte 43"/>
                <wp:cNvGraphicFramePr/>
                <a:graphic xmlns:a="http://schemas.openxmlformats.org/drawingml/2006/main">
                  <a:graphicData uri="http://schemas.microsoft.com/office/word/2010/wordprocessingShape">
                    <wps:wsp>
                      <wps:cNvSpPr txBox="1"/>
                      <wps:spPr>
                        <a:xfrm>
                          <a:off x="0" y="0"/>
                          <a:ext cx="1242060" cy="876300"/>
                        </a:xfrm>
                        <a:prstGeom prst="rect">
                          <a:avLst/>
                        </a:prstGeom>
                        <a:solidFill>
                          <a:schemeClr val="lt1"/>
                        </a:solidFill>
                        <a:ln w="6350">
                          <a:noFill/>
                        </a:ln>
                      </wps:spPr>
                      <wps:txbx>
                        <w:txbxContent>
                          <w:p w:rsidR="00BF5397" w:rsidRPr="00BC2A57" w:rsidRDefault="00BF5397" w:rsidP="00BF5397">
                            <w:pPr>
                              <w:ind w:left="0"/>
                              <w:jc w:val="center"/>
                              <w:rPr>
                                <w:rFonts w:ascii="Times New Roman" w:hAnsi="Times New Roman" w:cs="Times New Roman"/>
                                <w:sz w:val="20"/>
                                <w:szCs w:val="20"/>
                                <w:lang w:val="en-US"/>
                              </w:rPr>
                            </w:pPr>
                            <w:r w:rsidRPr="00BC2A57">
                              <w:rPr>
                                <w:rFonts w:ascii="Times New Roman" w:hAnsi="Times New Roman" w:cs="Times New Roman"/>
                                <w:sz w:val="20"/>
                                <w:szCs w:val="20"/>
                                <w:lang w:val="en-US"/>
                              </w:rPr>
                              <w:t xml:space="preserve">Sub-Directorate of </w:t>
                            </w:r>
                            <w:r>
                              <w:rPr>
                                <w:rFonts w:ascii="Times New Roman" w:hAnsi="Times New Roman" w:cs="Times New Roman"/>
                                <w:sz w:val="20"/>
                                <w:szCs w:val="20"/>
                                <w:lang w:val="en-US"/>
                              </w:rPr>
                              <w:t>I</w:t>
                            </w:r>
                            <w:r w:rsidRPr="00BC2A57">
                              <w:rPr>
                                <w:rFonts w:ascii="Times New Roman" w:hAnsi="Times New Roman" w:cs="Times New Roman"/>
                                <w:sz w:val="20"/>
                                <w:szCs w:val="20"/>
                                <w:lang w:val="en-US"/>
                              </w:rPr>
                              <w:t xml:space="preserve">nfrastructures and </w:t>
                            </w:r>
                            <w:proofErr w:type="spellStart"/>
                            <w:r w:rsidRPr="00BC2A57">
                              <w:rPr>
                                <w:rFonts w:ascii="Times New Roman" w:hAnsi="Times New Roman" w:cs="Times New Roman"/>
                                <w:sz w:val="20"/>
                                <w:szCs w:val="20"/>
                                <w:lang w:val="en-US"/>
                              </w:rPr>
                              <w:t>E</w:t>
                            </w:r>
                            <w:r>
                              <w:rPr>
                                <w:rFonts w:ascii="Times New Roman" w:hAnsi="Times New Roman" w:cs="Times New Roman"/>
                                <w:sz w:val="20"/>
                                <w:szCs w:val="20"/>
                                <w:lang w:val="en-US"/>
                              </w:rPr>
                              <w:t>quipement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11776" id="Zone de texte 43" o:spid="_x0000_s1040" type="#_x0000_t202" style="position:absolute;left:0;text-align:left;margin-left:243.5pt;margin-top:2.5pt;width:97.8pt;height:6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" fillcolor="white [3201]" stroked="f" strokeweight=".5pt">
                <v:textbox>
                  <w:txbxContent>
                    <w:p w:rsidR="00BF5397" w:rsidRPr="00BC2A57" w:rsidRDefault="00BF5397" w:rsidP="00BF5397">
                      <w:pPr>
                        <w:ind w:left="0"/>
                        <w:jc w:val="center"/>
                        <w:rPr>
                          <w:rFonts w:ascii="Times New Roman" w:hAnsi="Times New Roman" w:cs="Times New Roman"/>
                          <w:sz w:val="20"/>
                          <w:szCs w:val="20"/>
                          <w:lang w:val="en-US"/>
                        </w:rPr>
                      </w:pPr>
                      <w:r w:rsidRPr="00BC2A57">
                        <w:rPr>
                          <w:rFonts w:ascii="Times New Roman" w:hAnsi="Times New Roman" w:cs="Times New Roman"/>
                          <w:sz w:val="20"/>
                          <w:szCs w:val="20"/>
                          <w:lang w:val="en-US"/>
                        </w:rPr>
                        <w:t xml:space="preserve">Sub-Directorate of </w:t>
                      </w:r>
                      <w:r>
                        <w:rPr>
                          <w:rFonts w:ascii="Times New Roman" w:hAnsi="Times New Roman" w:cs="Times New Roman"/>
                          <w:sz w:val="20"/>
                          <w:szCs w:val="20"/>
                          <w:lang w:val="en-US"/>
                        </w:rPr>
                        <w:t>I</w:t>
                      </w:r>
                      <w:r w:rsidRPr="00BC2A57">
                        <w:rPr>
                          <w:rFonts w:ascii="Times New Roman" w:hAnsi="Times New Roman" w:cs="Times New Roman"/>
                          <w:sz w:val="20"/>
                          <w:szCs w:val="20"/>
                          <w:lang w:val="en-US"/>
                        </w:rPr>
                        <w:t xml:space="preserve">nfrastructures and </w:t>
                      </w:r>
                      <w:proofErr w:type="spellStart"/>
                      <w:r w:rsidRPr="00BC2A57">
                        <w:rPr>
                          <w:rFonts w:ascii="Times New Roman" w:hAnsi="Times New Roman" w:cs="Times New Roman"/>
                          <w:sz w:val="20"/>
                          <w:szCs w:val="20"/>
                          <w:lang w:val="en-US"/>
                        </w:rPr>
                        <w:t>E</w:t>
                      </w:r>
                      <w:r>
                        <w:rPr>
                          <w:rFonts w:ascii="Times New Roman" w:hAnsi="Times New Roman" w:cs="Times New Roman"/>
                          <w:sz w:val="20"/>
                          <w:szCs w:val="20"/>
                          <w:lang w:val="en-US"/>
                        </w:rPr>
                        <w:t>quipement</w:t>
                      </w:r>
                      <w:proofErr w:type="spellEnd"/>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29920" behindDoc="0" locked="0" layoutInCell="1" allowOverlap="1" wp14:anchorId="5BBC5296" wp14:editId="62B91EA1">
                <wp:simplePos x="0" y="0"/>
                <wp:positionH relativeFrom="column">
                  <wp:posOffset>1789430</wp:posOffset>
                </wp:positionH>
                <wp:positionV relativeFrom="paragraph">
                  <wp:posOffset>85090</wp:posOffset>
                </wp:positionV>
                <wp:extent cx="1104900" cy="777240"/>
                <wp:effectExtent l="0" t="0" r="0" b="3810"/>
                <wp:wrapNone/>
                <wp:docPr id="919846169" name="Zone de texte 42"/>
                <wp:cNvGraphicFramePr/>
                <a:graphic xmlns:a="http://schemas.openxmlformats.org/drawingml/2006/main">
                  <a:graphicData uri="http://schemas.microsoft.com/office/word/2010/wordprocessingShape">
                    <wps:wsp>
                      <wps:cNvSpPr txBox="1"/>
                      <wps:spPr>
                        <a:xfrm>
                          <a:off x="0" y="0"/>
                          <a:ext cx="1104900" cy="777240"/>
                        </a:xfrm>
                        <a:prstGeom prst="rect">
                          <a:avLst/>
                        </a:prstGeom>
                        <a:solidFill>
                          <a:schemeClr val="lt1"/>
                        </a:solidFill>
                        <a:ln w="6350">
                          <a:noFill/>
                        </a:ln>
                      </wps:spPr>
                      <wps:txbx>
                        <w:txbxContent>
                          <w:p w:rsidR="00BF5397" w:rsidRPr="000E59D7" w:rsidRDefault="00BF5397" w:rsidP="00BF5397">
                            <w:pPr>
                              <w:ind w:left="0"/>
                              <w:jc w:val="center"/>
                              <w:rPr>
                                <w:rFonts w:ascii="Times New Roman" w:hAnsi="Times New Roman" w:cs="Times New Roman"/>
                                <w:sz w:val="20"/>
                                <w:szCs w:val="20"/>
                                <w:lang w:val="en-US"/>
                              </w:rPr>
                            </w:pPr>
                            <w:r w:rsidRPr="000E59D7">
                              <w:rPr>
                                <w:rFonts w:ascii="Times New Roman" w:hAnsi="Times New Roman" w:cs="Times New Roman"/>
                                <w:sz w:val="20"/>
                                <w:szCs w:val="20"/>
                                <w:lang w:val="en-US"/>
                              </w:rPr>
                              <w:t xml:space="preserve">Sub-Directorate of Security and </w:t>
                            </w:r>
                            <w:r>
                              <w:rPr>
                                <w:rFonts w:ascii="Times New Roman" w:hAnsi="Times New Roman" w:cs="Times New Roman"/>
                                <w:sz w:val="20"/>
                                <w:szCs w:val="20"/>
                                <w:lang w:val="en-US"/>
                              </w:rPr>
                              <w:t>D</w:t>
                            </w:r>
                            <w:r w:rsidRPr="000E59D7">
                              <w:rPr>
                                <w:rFonts w:ascii="Times New Roman" w:hAnsi="Times New Roman" w:cs="Times New Roman"/>
                                <w:sz w:val="20"/>
                                <w:szCs w:val="20"/>
                                <w:lang w:val="en-US"/>
                              </w:rPr>
                              <w:t xml:space="preserve">ata </w:t>
                            </w:r>
                            <w:proofErr w:type="spellStart"/>
                            <w:r w:rsidRPr="000E59D7">
                              <w:rPr>
                                <w:rFonts w:ascii="Times New Roman" w:hAnsi="Times New Roman" w:cs="Times New Roman"/>
                                <w:sz w:val="20"/>
                                <w:szCs w:val="20"/>
                                <w:lang w:val="en-US"/>
                              </w:rPr>
                              <w:t>Integity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BC5296" id="Zone de texte 42" o:spid="_x0000_s1041" type="#_x0000_t202" style="position:absolute;left:0;text-align:left;margin-left:140.9pt;margin-top:6.7pt;width:87pt;height:61.2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" fillcolor="white [3201]" stroked="f" strokeweight=".5pt">
                <v:textbox>
                  <w:txbxContent>
                    <w:p w:rsidR="00BF5397" w:rsidRPr="000E59D7" w:rsidRDefault="00BF5397" w:rsidP="00BF5397">
                      <w:pPr>
                        <w:ind w:left="0"/>
                        <w:jc w:val="center"/>
                        <w:rPr>
                          <w:rFonts w:ascii="Times New Roman" w:hAnsi="Times New Roman" w:cs="Times New Roman"/>
                          <w:sz w:val="20"/>
                          <w:szCs w:val="20"/>
                          <w:lang w:val="en-US"/>
                        </w:rPr>
                      </w:pPr>
                      <w:r w:rsidRPr="000E59D7">
                        <w:rPr>
                          <w:rFonts w:ascii="Times New Roman" w:hAnsi="Times New Roman" w:cs="Times New Roman"/>
                          <w:sz w:val="20"/>
                          <w:szCs w:val="20"/>
                          <w:lang w:val="en-US"/>
                        </w:rPr>
                        <w:t xml:space="preserve">Sub-Directorate of Security and </w:t>
                      </w:r>
                      <w:r>
                        <w:rPr>
                          <w:rFonts w:ascii="Times New Roman" w:hAnsi="Times New Roman" w:cs="Times New Roman"/>
                          <w:sz w:val="20"/>
                          <w:szCs w:val="20"/>
                          <w:lang w:val="en-US"/>
                        </w:rPr>
                        <w:t>D</w:t>
                      </w:r>
                      <w:r w:rsidRPr="000E59D7">
                        <w:rPr>
                          <w:rFonts w:ascii="Times New Roman" w:hAnsi="Times New Roman" w:cs="Times New Roman"/>
                          <w:sz w:val="20"/>
                          <w:szCs w:val="20"/>
                          <w:lang w:val="en-US"/>
                        </w:rPr>
                        <w:t xml:space="preserve">ata </w:t>
                      </w:r>
                      <w:proofErr w:type="spellStart"/>
                      <w:r w:rsidRPr="000E59D7">
                        <w:rPr>
                          <w:rFonts w:ascii="Times New Roman" w:hAnsi="Times New Roman" w:cs="Times New Roman"/>
                          <w:sz w:val="20"/>
                          <w:szCs w:val="20"/>
                          <w:lang w:val="en-US"/>
                        </w:rPr>
                        <w:t>Integity</w:t>
                      </w:r>
                      <w:proofErr w:type="spellEnd"/>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14560" behindDoc="0" locked="0" layoutInCell="1" allowOverlap="1" wp14:anchorId="72D8F408" wp14:editId="0816C62E">
                <wp:simplePos x="0" y="0"/>
                <wp:positionH relativeFrom="margin">
                  <wp:align>right</wp:align>
                </wp:positionH>
                <wp:positionV relativeFrom="paragraph">
                  <wp:posOffset>8890</wp:posOffset>
                </wp:positionV>
                <wp:extent cx="1196340" cy="914400"/>
                <wp:effectExtent l="0" t="0" r="22860" b="19050"/>
                <wp:wrapNone/>
                <wp:docPr id="461487664" name="Rectangle 32"/>
                <wp:cNvGraphicFramePr/>
                <a:graphic xmlns:a="http://schemas.openxmlformats.org/drawingml/2006/main">
                  <a:graphicData uri="http://schemas.microsoft.com/office/word/2010/wordprocessingShape">
                    <wps:wsp>
                      <wps:cNvSpPr/>
                      <wps:spPr>
                        <a:xfrm>
                          <a:off x="0" y="0"/>
                          <a:ext cx="119634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5181C3" id="Rectangle 32" o:spid="_x0000_s1026" style="position:absolute;margin-left:43pt;margin-top:.7pt;width:94.2pt;height:1in;z-index:2517145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" fillcolor="white [3212]" strokecolor="#09101d [484]" strokeweight="1pt">
                <w10:wrap anchorx="margin"/>
              </v:rect>
            </w:pict>
          </mc:Fallback>
        </mc:AlternateContent>
      </w:r>
      <w:r>
        <w:rPr>
          <w:rFonts w:ascii="Times New Roman" w:hAnsi="Times New Roman" w:cs="Times New Roman"/>
          <w:noProof/>
          <w:lang w:val="en-US"/>
        </w:rPr>
        <mc:AlternateContent>
          <mc:Choice Requires="wps">
            <w:drawing>
              <wp:anchor distT="0" distB="0" distL="114300" distR="114300" simplePos="0" relativeHeight="251713536" behindDoc="0" locked="0" layoutInCell="1" allowOverlap="1" wp14:anchorId="6CBD7C25" wp14:editId="3C508271">
                <wp:simplePos x="0" y="0"/>
                <wp:positionH relativeFrom="column">
                  <wp:posOffset>3069590</wp:posOffset>
                </wp:positionH>
                <wp:positionV relativeFrom="paragraph">
                  <wp:posOffset>8890</wp:posOffset>
                </wp:positionV>
                <wp:extent cx="1272540" cy="914400"/>
                <wp:effectExtent l="0" t="0" r="22860" b="19050"/>
                <wp:wrapNone/>
                <wp:docPr id="1722049842" name="Rectangle 31"/>
                <wp:cNvGraphicFramePr/>
                <a:graphic xmlns:a="http://schemas.openxmlformats.org/drawingml/2006/main">
                  <a:graphicData uri="http://schemas.microsoft.com/office/word/2010/wordprocessingShape">
                    <wps:wsp>
                      <wps:cNvSpPr/>
                      <wps:spPr>
                        <a:xfrm>
                          <a:off x="0" y="0"/>
                          <a:ext cx="127254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2BB32A" id="Rectangle 31" o:spid="_x0000_s1026" style="position:absolute;margin-left:241.7pt;margin-top:.7pt;width:100.2pt;height:1in;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12512" behindDoc="0" locked="0" layoutInCell="1" allowOverlap="1" wp14:anchorId="77A8EB36" wp14:editId="26545F5E">
                <wp:simplePos x="0" y="0"/>
                <wp:positionH relativeFrom="column">
                  <wp:posOffset>1728470</wp:posOffset>
                </wp:positionH>
                <wp:positionV relativeFrom="paragraph">
                  <wp:posOffset>8890</wp:posOffset>
                </wp:positionV>
                <wp:extent cx="1211580" cy="914400"/>
                <wp:effectExtent l="0" t="0" r="26670" b="19050"/>
                <wp:wrapNone/>
                <wp:docPr id="1346646469" name="Rectangle 30"/>
                <wp:cNvGraphicFramePr/>
                <a:graphic xmlns:a="http://schemas.openxmlformats.org/drawingml/2006/main">
                  <a:graphicData uri="http://schemas.microsoft.com/office/word/2010/wordprocessingShape">
                    <wps:wsp>
                      <wps:cNvSpPr/>
                      <wps:spPr>
                        <a:xfrm>
                          <a:off x="0" y="0"/>
                          <a:ext cx="121158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E4459D" id="Rectangle 30" o:spid="_x0000_s1026" style="position:absolute;margin-left:136.1pt;margin-top:.7pt;width:95.4pt;height:1in;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11488" behindDoc="0" locked="0" layoutInCell="1" allowOverlap="1" wp14:anchorId="0DDB7098" wp14:editId="367B29B9">
                <wp:simplePos x="0" y="0"/>
                <wp:positionH relativeFrom="column">
                  <wp:posOffset>21590</wp:posOffset>
                </wp:positionH>
                <wp:positionV relativeFrom="paragraph">
                  <wp:posOffset>8890</wp:posOffset>
                </wp:positionV>
                <wp:extent cx="1493520" cy="914400"/>
                <wp:effectExtent l="0" t="0" r="11430" b="19050"/>
                <wp:wrapNone/>
                <wp:docPr id="587741769" name="Rectangle 29"/>
                <wp:cNvGraphicFramePr/>
                <a:graphic xmlns:a="http://schemas.openxmlformats.org/drawingml/2006/main">
                  <a:graphicData uri="http://schemas.microsoft.com/office/word/2010/wordprocessingShape">
                    <wps:wsp>
                      <wps:cNvSpPr/>
                      <wps:spPr>
                        <a:xfrm>
                          <a:off x="0" y="0"/>
                          <a:ext cx="149352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8F6F69" id="Rectangle 29" o:spid="_x0000_s1026" style="position:absolute;margin-left:1.7pt;margin-top:.7pt;width:117.6pt;height:1in;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8896" behindDoc="0" locked="0" layoutInCell="1" allowOverlap="1" wp14:anchorId="2DFC6205" wp14:editId="46491C0E">
                <wp:simplePos x="0" y="0"/>
                <wp:positionH relativeFrom="column">
                  <wp:posOffset>59690</wp:posOffset>
                </wp:positionH>
                <wp:positionV relativeFrom="paragraph">
                  <wp:posOffset>69850</wp:posOffset>
                </wp:positionV>
                <wp:extent cx="1402080" cy="815340"/>
                <wp:effectExtent l="0" t="0" r="7620" b="3810"/>
                <wp:wrapNone/>
                <wp:docPr id="1373672589" name="Zone de texte 41"/>
                <wp:cNvGraphicFramePr/>
                <a:graphic xmlns:a="http://schemas.openxmlformats.org/drawingml/2006/main">
                  <a:graphicData uri="http://schemas.microsoft.com/office/word/2010/wordprocessingShape">
                    <wps:wsp>
                      <wps:cNvSpPr txBox="1"/>
                      <wps:spPr>
                        <a:xfrm>
                          <a:off x="0" y="0"/>
                          <a:ext cx="1402080" cy="815340"/>
                        </a:xfrm>
                        <a:prstGeom prst="rect">
                          <a:avLst/>
                        </a:prstGeom>
                        <a:solidFill>
                          <a:schemeClr val="lt1"/>
                        </a:solidFill>
                        <a:ln w="6350">
                          <a:noFill/>
                        </a:ln>
                      </wps:spPr>
                      <wps:txbx>
                        <w:txbxContent>
                          <w:p w:rsidR="00BF5397" w:rsidRPr="00327F1D" w:rsidRDefault="00BF5397" w:rsidP="00BF5397">
                            <w:pPr>
                              <w:ind w:left="0"/>
                              <w:jc w:val="center"/>
                              <w:rPr>
                                <w:rFonts w:ascii="Times New Roman" w:hAnsi="Times New Roman" w:cs="Times New Roman"/>
                                <w:sz w:val="20"/>
                                <w:szCs w:val="20"/>
                                <w:lang w:val="en-US"/>
                              </w:rPr>
                            </w:pPr>
                            <w:r w:rsidRPr="00327F1D">
                              <w:rPr>
                                <w:rFonts w:ascii="Times New Roman" w:hAnsi="Times New Roman" w:cs="Times New Roman"/>
                                <w:sz w:val="20"/>
                                <w:szCs w:val="20"/>
                                <w:lang w:val="en-US"/>
                              </w:rPr>
                              <w:t>Sub-Directorate of studies and Application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C6205" id="Zone de texte 41" o:spid="_x0000_s1042" type="#_x0000_t202" style="position:absolute;left:0;text-align:left;margin-left:4.7pt;margin-top:5.5pt;width:110.4pt;height:64.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WN4MAIAAFwEAAAOAAAAZHJzL2Uyb0RvYy54bWysVEuP2jAQvlfqf7B8LwksU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" fillcolor="white [3201]" stroked="f" strokeweight=".5pt">
                <v:textbox>
                  <w:txbxContent>
                    <w:p w:rsidR="00BF5397" w:rsidRPr="00327F1D" w:rsidRDefault="00BF5397" w:rsidP="00BF5397">
                      <w:pPr>
                        <w:ind w:left="0"/>
                        <w:jc w:val="center"/>
                        <w:rPr>
                          <w:rFonts w:ascii="Times New Roman" w:hAnsi="Times New Roman" w:cs="Times New Roman"/>
                          <w:sz w:val="20"/>
                          <w:szCs w:val="20"/>
                          <w:lang w:val="en-US"/>
                        </w:rPr>
                      </w:pPr>
                      <w:r w:rsidRPr="00327F1D">
                        <w:rPr>
                          <w:rFonts w:ascii="Times New Roman" w:hAnsi="Times New Roman" w:cs="Times New Roman"/>
                          <w:sz w:val="20"/>
                          <w:szCs w:val="20"/>
                          <w:lang w:val="en-US"/>
                        </w:rPr>
                        <w:t>Sub-Directorate of studies and Application development</w:t>
                      </w:r>
                    </w:p>
                  </w:txbxContent>
                </v:textbox>
              </v:shape>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54496" behindDoc="0" locked="0" layoutInCell="1" allowOverlap="1" wp14:anchorId="7DC60E70" wp14:editId="3224D839">
                <wp:simplePos x="0" y="0"/>
                <wp:positionH relativeFrom="column">
                  <wp:posOffset>5149850</wp:posOffset>
                </wp:positionH>
                <wp:positionV relativeFrom="paragraph">
                  <wp:posOffset>224790</wp:posOffset>
                </wp:positionV>
                <wp:extent cx="7620" cy="815340"/>
                <wp:effectExtent l="0" t="0" r="30480" b="22860"/>
                <wp:wrapNone/>
                <wp:docPr id="1707865878" name="Connecteur droit 66"/>
                <wp:cNvGraphicFramePr/>
                <a:graphic xmlns:a="http://schemas.openxmlformats.org/drawingml/2006/main">
                  <a:graphicData uri="http://schemas.microsoft.com/office/word/2010/wordprocessingShape">
                    <wps:wsp>
                      <wps:cNvCnPr/>
                      <wps:spPr>
                        <a:xfrm>
                          <a:off x="0" y="0"/>
                          <a:ext cx="7620" cy="8153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C41FD" id="Connecteur droit 66"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17.7pt" to="406.1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53472" behindDoc="0" locked="0" layoutInCell="1" allowOverlap="1" wp14:anchorId="4A87CE29" wp14:editId="56FCD15C">
                <wp:simplePos x="0" y="0"/>
                <wp:positionH relativeFrom="column">
                  <wp:posOffset>3702050</wp:posOffset>
                </wp:positionH>
                <wp:positionV relativeFrom="paragraph">
                  <wp:posOffset>224790</wp:posOffset>
                </wp:positionV>
                <wp:extent cx="0" cy="830580"/>
                <wp:effectExtent l="0" t="0" r="38100" b="26670"/>
                <wp:wrapNone/>
                <wp:docPr id="2137528180" name="Connecteur droit 65"/>
                <wp:cNvGraphicFramePr/>
                <a:graphic xmlns:a="http://schemas.openxmlformats.org/drawingml/2006/main">
                  <a:graphicData uri="http://schemas.microsoft.com/office/word/2010/wordprocessingShape">
                    <wps:wsp>
                      <wps:cNvCnPr/>
                      <wps:spPr>
                        <a:xfrm>
                          <a:off x="0" y="0"/>
                          <a:ext cx="0" cy="830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9E322C" id="Connecteur droit 65"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17.7pt" to="291.5pt,8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52448" behindDoc="0" locked="0" layoutInCell="1" allowOverlap="1" wp14:anchorId="3BF8A7CA" wp14:editId="4D49C367">
                <wp:simplePos x="0" y="0"/>
                <wp:positionH relativeFrom="column">
                  <wp:posOffset>2299970</wp:posOffset>
                </wp:positionH>
                <wp:positionV relativeFrom="paragraph">
                  <wp:posOffset>232410</wp:posOffset>
                </wp:positionV>
                <wp:extent cx="7620" cy="830580"/>
                <wp:effectExtent l="0" t="0" r="30480" b="26670"/>
                <wp:wrapNone/>
                <wp:docPr id="1565488916" name="Connecteur droit 64"/>
                <wp:cNvGraphicFramePr/>
                <a:graphic xmlns:a="http://schemas.openxmlformats.org/drawingml/2006/main">
                  <a:graphicData uri="http://schemas.microsoft.com/office/word/2010/wordprocessingShape">
                    <wps:wsp>
                      <wps:cNvCnPr/>
                      <wps:spPr>
                        <a:xfrm flipH="1">
                          <a:off x="0" y="0"/>
                          <a:ext cx="7620" cy="830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997E11" id="Connecteur droit 64" o:spid="_x0000_s1026" style="position:absolute;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1pt,18.3pt" to="181.7pt,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51424" behindDoc="0" locked="0" layoutInCell="1" allowOverlap="1" wp14:anchorId="21DA2A26" wp14:editId="498FC494">
                <wp:simplePos x="0" y="0"/>
                <wp:positionH relativeFrom="column">
                  <wp:posOffset>615950</wp:posOffset>
                </wp:positionH>
                <wp:positionV relativeFrom="paragraph">
                  <wp:posOffset>217170</wp:posOffset>
                </wp:positionV>
                <wp:extent cx="0" cy="838200"/>
                <wp:effectExtent l="0" t="0" r="38100" b="19050"/>
                <wp:wrapNone/>
                <wp:docPr id="705121334" name="Connecteur droit 63"/>
                <wp:cNvGraphicFramePr/>
                <a:graphic xmlns:a="http://schemas.openxmlformats.org/drawingml/2006/main">
                  <a:graphicData uri="http://schemas.microsoft.com/office/word/2010/wordprocessingShape">
                    <wps:wsp>
                      <wps:cNvCnPr/>
                      <wps:spPr>
                        <a:xfrm>
                          <a:off x="0" y="0"/>
                          <a:ext cx="0" cy="838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47A0FE" id="Connecteur droit 63"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17.1pt" to="48.5pt,8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" strokecolor="#4472c4 [3204]" strokeweight=".5pt">
                <v:stroke joinstyle="miter"/>
              </v:line>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17632" behindDoc="0" locked="0" layoutInCell="1" allowOverlap="1" wp14:anchorId="2B753443" wp14:editId="4A62C7A7">
                <wp:simplePos x="0" y="0"/>
                <wp:positionH relativeFrom="margin">
                  <wp:posOffset>4494530</wp:posOffset>
                </wp:positionH>
                <wp:positionV relativeFrom="paragraph">
                  <wp:posOffset>4445</wp:posOffset>
                </wp:positionV>
                <wp:extent cx="1242060" cy="914400"/>
                <wp:effectExtent l="0" t="0" r="15240" b="19050"/>
                <wp:wrapNone/>
                <wp:docPr id="2008042834" name="Rectangle 35"/>
                <wp:cNvGraphicFramePr/>
                <a:graphic xmlns:a="http://schemas.openxmlformats.org/drawingml/2006/main">
                  <a:graphicData uri="http://schemas.microsoft.com/office/word/2010/wordprocessingShape">
                    <wps:wsp>
                      <wps:cNvSpPr/>
                      <wps:spPr>
                        <a:xfrm>
                          <a:off x="0" y="0"/>
                          <a:ext cx="124206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73A934" id="Rectangle 35" o:spid="_x0000_s1026" style="position:absolute;margin-left:353.9pt;margin-top:.35pt;width:97.8pt;height:1in;z-index:2517176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" fillcolor="white [3212]" strokecolor="#09101d [484]" strokeweight="1pt">
                <w10:wrap anchorx="margin"/>
              </v:rect>
            </w:pict>
          </mc:Fallback>
        </mc:AlternateContent>
      </w:r>
      <w:r>
        <w:rPr>
          <w:rFonts w:ascii="Times New Roman" w:hAnsi="Times New Roman" w:cs="Times New Roman"/>
          <w:noProof/>
          <w:lang w:val="en-US"/>
        </w:rPr>
        <mc:AlternateContent>
          <mc:Choice Requires="wps">
            <w:drawing>
              <wp:anchor distT="0" distB="0" distL="114300" distR="114300" simplePos="0" relativeHeight="251736064" behindDoc="0" locked="0" layoutInCell="1" allowOverlap="1" wp14:anchorId="4A923F4A" wp14:editId="6792C9C1">
                <wp:simplePos x="0" y="0"/>
                <wp:positionH relativeFrom="column">
                  <wp:posOffset>4517390</wp:posOffset>
                </wp:positionH>
                <wp:positionV relativeFrom="paragraph">
                  <wp:posOffset>65405</wp:posOffset>
                </wp:positionV>
                <wp:extent cx="1196340" cy="739140"/>
                <wp:effectExtent l="0" t="0" r="3810" b="3810"/>
                <wp:wrapNone/>
                <wp:docPr id="1258952620" name="Zone de texte 48"/>
                <wp:cNvGraphicFramePr/>
                <a:graphic xmlns:a="http://schemas.openxmlformats.org/drawingml/2006/main">
                  <a:graphicData uri="http://schemas.microsoft.com/office/word/2010/wordprocessingShape">
                    <wps:wsp>
                      <wps:cNvSpPr txBox="1"/>
                      <wps:spPr>
                        <a:xfrm>
                          <a:off x="0" y="0"/>
                          <a:ext cx="1196340" cy="739140"/>
                        </a:xfrm>
                        <a:prstGeom prst="rect">
                          <a:avLst/>
                        </a:prstGeom>
                        <a:solidFill>
                          <a:schemeClr val="lt1"/>
                        </a:solidFill>
                        <a:ln w="6350">
                          <a:noFill/>
                        </a:ln>
                      </wps:spPr>
                      <wps:txbx>
                        <w:txbxContent>
                          <w:p w:rsidR="00BF5397" w:rsidRPr="00A2080A" w:rsidRDefault="00BF5397" w:rsidP="00BF5397">
                            <w:pPr>
                              <w:ind w:left="0"/>
                              <w:jc w:val="center"/>
                              <w:rPr>
                                <w:rFonts w:ascii="Times New Roman" w:hAnsi="Times New Roman" w:cs="Times New Roman"/>
                                <w:color w:val="auto"/>
                                <w:sz w:val="20"/>
                                <w:szCs w:val="20"/>
                              </w:rPr>
                            </w:pPr>
                            <w:proofErr w:type="spellStart"/>
                            <w:r w:rsidRPr="00E8769A">
                              <w:rPr>
                                <w:rFonts w:ascii="Times New Roman" w:hAnsi="Times New Roman" w:cs="Times New Roman"/>
                                <w:sz w:val="20"/>
                                <w:szCs w:val="20"/>
                              </w:rPr>
                              <w:t>Operation</w:t>
                            </w:r>
                            <w:proofErr w:type="spellEnd"/>
                            <w:r>
                              <w:rPr>
                                <w:rFonts w:ascii="Times New Roman" w:hAnsi="Times New Roman" w:cs="Times New Roman"/>
                                <w:sz w:val="20"/>
                                <w:szCs w:val="20"/>
                              </w:rPr>
                              <w:t xml:space="preserve"> and Budget Application </w:t>
                            </w:r>
                            <w:r w:rsidRPr="00A2080A">
                              <w:rPr>
                                <w:rFonts w:ascii="Times New Roman" w:hAnsi="Times New Roman" w:cs="Times New Roman"/>
                                <w:color w:val="auto"/>
                                <w:sz w:val="20"/>
                                <w:szCs w:val="20"/>
                              </w:rPr>
                              <w:t>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23F4A" id="Zone de texte 48" o:spid="_x0000_s1043" type="#_x0000_t202" style="position:absolute;left:0;text-align:left;margin-left:355.7pt;margin-top:5.15pt;width:94.2pt;height:58.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" fillcolor="white [3201]" stroked="f" strokeweight=".5pt">
                <v:textbox>
                  <w:txbxContent>
                    <w:p w:rsidR="00BF5397" w:rsidRPr="00A2080A" w:rsidRDefault="00BF5397" w:rsidP="00BF5397">
                      <w:pPr>
                        <w:ind w:left="0"/>
                        <w:jc w:val="center"/>
                        <w:rPr>
                          <w:rFonts w:ascii="Times New Roman" w:hAnsi="Times New Roman" w:cs="Times New Roman"/>
                          <w:color w:val="auto"/>
                          <w:sz w:val="20"/>
                          <w:szCs w:val="20"/>
                        </w:rPr>
                      </w:pPr>
                      <w:proofErr w:type="spellStart"/>
                      <w:r w:rsidRPr="00E8769A">
                        <w:rPr>
                          <w:rFonts w:ascii="Times New Roman" w:hAnsi="Times New Roman" w:cs="Times New Roman"/>
                          <w:sz w:val="20"/>
                          <w:szCs w:val="20"/>
                        </w:rPr>
                        <w:t>Operation</w:t>
                      </w:r>
                      <w:proofErr w:type="spellEnd"/>
                      <w:r>
                        <w:rPr>
                          <w:rFonts w:ascii="Times New Roman" w:hAnsi="Times New Roman" w:cs="Times New Roman"/>
                          <w:sz w:val="20"/>
                          <w:szCs w:val="20"/>
                        </w:rPr>
                        <w:t xml:space="preserve"> and Budget Application </w:t>
                      </w:r>
                      <w:r w:rsidRPr="00A2080A">
                        <w:rPr>
                          <w:rFonts w:ascii="Times New Roman" w:hAnsi="Times New Roman" w:cs="Times New Roman"/>
                          <w:color w:val="auto"/>
                          <w:sz w:val="20"/>
                          <w:szCs w:val="20"/>
                        </w:rPr>
                        <w:t>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35040" behindDoc="0" locked="0" layoutInCell="1" allowOverlap="1" wp14:anchorId="0552E315" wp14:editId="57DE5AAB">
                <wp:simplePos x="0" y="0"/>
                <wp:positionH relativeFrom="column">
                  <wp:posOffset>3115310</wp:posOffset>
                </wp:positionH>
                <wp:positionV relativeFrom="paragraph">
                  <wp:posOffset>57785</wp:posOffset>
                </wp:positionV>
                <wp:extent cx="1234440" cy="815340"/>
                <wp:effectExtent l="0" t="0" r="3810" b="3810"/>
                <wp:wrapNone/>
                <wp:docPr id="565728532" name="Zone de texte 47"/>
                <wp:cNvGraphicFramePr/>
                <a:graphic xmlns:a="http://schemas.openxmlformats.org/drawingml/2006/main">
                  <a:graphicData uri="http://schemas.microsoft.com/office/word/2010/wordprocessingShape">
                    <wps:wsp>
                      <wps:cNvSpPr txBox="1"/>
                      <wps:spPr>
                        <a:xfrm>
                          <a:off x="0" y="0"/>
                          <a:ext cx="1234440" cy="815340"/>
                        </a:xfrm>
                        <a:prstGeom prst="rect">
                          <a:avLst/>
                        </a:prstGeom>
                        <a:solidFill>
                          <a:schemeClr val="lt1"/>
                        </a:solidFill>
                        <a:ln w="6350">
                          <a:noFill/>
                        </a:ln>
                      </wps:spPr>
                      <wps:txbx>
                        <w:txbxContent>
                          <w:p w:rsidR="00BF5397" w:rsidRPr="00E8769A" w:rsidRDefault="00BF5397" w:rsidP="00BF5397">
                            <w:pPr>
                              <w:ind w:left="0"/>
                              <w:jc w:val="center"/>
                              <w:rPr>
                                <w:rFonts w:ascii="Times New Roman" w:hAnsi="Times New Roman" w:cs="Times New Roman"/>
                                <w:sz w:val="20"/>
                                <w:szCs w:val="20"/>
                              </w:rPr>
                            </w:pPr>
                            <w:r>
                              <w:rPr>
                                <w:rFonts w:ascii="Times New Roman" w:hAnsi="Times New Roman" w:cs="Times New Roman"/>
                                <w:sz w:val="20"/>
                                <w:szCs w:val="20"/>
                              </w:rPr>
                              <w:t>Infrastructure Techniques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52E315" id="Zone de texte 47" o:spid="_x0000_s1044" type="#_x0000_t202" style="position:absolute;left:0;text-align:left;margin-left:245.3pt;margin-top:4.55pt;width:97.2pt;height:64.2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" fillcolor="white [3201]" stroked="f" strokeweight=".5pt">
                <v:textbox>
                  <w:txbxContent>
                    <w:p w:rsidR="00BF5397" w:rsidRPr="00E8769A" w:rsidRDefault="00BF5397" w:rsidP="00BF5397">
                      <w:pPr>
                        <w:ind w:left="0"/>
                        <w:jc w:val="center"/>
                        <w:rPr>
                          <w:rFonts w:ascii="Times New Roman" w:hAnsi="Times New Roman" w:cs="Times New Roman"/>
                          <w:sz w:val="20"/>
                          <w:szCs w:val="20"/>
                        </w:rPr>
                      </w:pPr>
                      <w:r>
                        <w:rPr>
                          <w:rFonts w:ascii="Times New Roman" w:hAnsi="Times New Roman" w:cs="Times New Roman"/>
                          <w:sz w:val="20"/>
                          <w:szCs w:val="20"/>
                        </w:rPr>
                        <w:t>Infrastructure Techniques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34016" behindDoc="0" locked="0" layoutInCell="1" allowOverlap="1" wp14:anchorId="08493B40" wp14:editId="7C72B3A7">
                <wp:simplePos x="0" y="0"/>
                <wp:positionH relativeFrom="column">
                  <wp:posOffset>1621790</wp:posOffset>
                </wp:positionH>
                <wp:positionV relativeFrom="paragraph">
                  <wp:posOffset>50165</wp:posOffset>
                </wp:positionV>
                <wp:extent cx="1264920" cy="792480"/>
                <wp:effectExtent l="0" t="0" r="0" b="7620"/>
                <wp:wrapNone/>
                <wp:docPr id="769962283" name="Zone de texte 46"/>
                <wp:cNvGraphicFramePr/>
                <a:graphic xmlns:a="http://schemas.openxmlformats.org/drawingml/2006/main">
                  <a:graphicData uri="http://schemas.microsoft.com/office/word/2010/wordprocessingShape">
                    <wps:wsp>
                      <wps:cNvSpPr txBox="1"/>
                      <wps:spPr>
                        <a:xfrm>
                          <a:off x="0" y="0"/>
                          <a:ext cx="1264920" cy="792480"/>
                        </a:xfrm>
                        <a:prstGeom prst="rect">
                          <a:avLst/>
                        </a:prstGeom>
                        <a:solidFill>
                          <a:schemeClr val="lt1"/>
                        </a:solidFill>
                        <a:ln w="6350">
                          <a:noFill/>
                        </a:ln>
                      </wps:spPr>
                      <wps:txbx>
                        <w:txbxContent>
                          <w:p w:rsidR="00BF5397" w:rsidRPr="00E8769A" w:rsidRDefault="00BF5397" w:rsidP="00BF5397">
                            <w:pPr>
                              <w:ind w:left="0"/>
                              <w:jc w:val="center"/>
                              <w:rPr>
                                <w:rFonts w:ascii="Times New Roman" w:hAnsi="Times New Roman" w:cs="Times New Roman"/>
                                <w:sz w:val="20"/>
                                <w:szCs w:val="20"/>
                              </w:rPr>
                            </w:pPr>
                            <w:r w:rsidRPr="00E8769A">
                              <w:rPr>
                                <w:rFonts w:ascii="Times New Roman" w:hAnsi="Times New Roman" w:cs="Times New Roman"/>
                                <w:sz w:val="20"/>
                                <w:szCs w:val="20"/>
                              </w:rPr>
                              <w:t>Data</w:t>
                            </w:r>
                            <w:r>
                              <w:rPr>
                                <w:rFonts w:ascii="Times New Roman" w:hAnsi="Times New Roman" w:cs="Times New Roman"/>
                                <w:sz w:val="20"/>
                                <w:szCs w:val="20"/>
                              </w:rPr>
                              <w:t xml:space="preserve"> Integrity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493B40" id="Zone de texte 46" o:spid="_x0000_s1045" type="#_x0000_t202" style="position:absolute;left:0;text-align:left;margin-left:127.7pt;margin-top:3.95pt;width:99.6pt;height:62.4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" fillcolor="white [3201]" stroked="f" strokeweight=".5pt">
                <v:textbox>
                  <w:txbxContent>
                    <w:p w:rsidR="00BF5397" w:rsidRPr="00E8769A" w:rsidRDefault="00BF5397" w:rsidP="00BF5397">
                      <w:pPr>
                        <w:ind w:left="0"/>
                        <w:jc w:val="center"/>
                        <w:rPr>
                          <w:rFonts w:ascii="Times New Roman" w:hAnsi="Times New Roman" w:cs="Times New Roman"/>
                          <w:sz w:val="20"/>
                          <w:szCs w:val="20"/>
                        </w:rPr>
                      </w:pPr>
                      <w:r w:rsidRPr="00E8769A">
                        <w:rPr>
                          <w:rFonts w:ascii="Times New Roman" w:hAnsi="Times New Roman" w:cs="Times New Roman"/>
                          <w:sz w:val="20"/>
                          <w:szCs w:val="20"/>
                        </w:rPr>
                        <w:t>Data</w:t>
                      </w:r>
                      <w:r>
                        <w:rPr>
                          <w:rFonts w:ascii="Times New Roman" w:hAnsi="Times New Roman" w:cs="Times New Roman"/>
                          <w:sz w:val="20"/>
                          <w:szCs w:val="20"/>
                        </w:rPr>
                        <w:t xml:space="preserve"> Integrity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32992" behindDoc="0" locked="0" layoutInCell="1" allowOverlap="1" wp14:anchorId="576310B7" wp14:editId="0E8530D9">
                <wp:simplePos x="0" y="0"/>
                <wp:positionH relativeFrom="column">
                  <wp:posOffset>52070</wp:posOffset>
                </wp:positionH>
                <wp:positionV relativeFrom="paragraph">
                  <wp:posOffset>73025</wp:posOffset>
                </wp:positionV>
                <wp:extent cx="1341120" cy="777240"/>
                <wp:effectExtent l="0" t="0" r="0" b="3810"/>
                <wp:wrapNone/>
                <wp:docPr id="1104091750" name="Zone de texte 45"/>
                <wp:cNvGraphicFramePr/>
                <a:graphic xmlns:a="http://schemas.openxmlformats.org/drawingml/2006/main">
                  <a:graphicData uri="http://schemas.microsoft.com/office/word/2010/wordprocessingShape">
                    <wps:wsp>
                      <wps:cNvSpPr txBox="1"/>
                      <wps:spPr>
                        <a:xfrm>
                          <a:off x="0" y="0"/>
                          <a:ext cx="1341120" cy="777240"/>
                        </a:xfrm>
                        <a:prstGeom prst="rect">
                          <a:avLst/>
                        </a:prstGeom>
                        <a:solidFill>
                          <a:schemeClr val="lt1"/>
                        </a:solidFill>
                        <a:ln w="6350">
                          <a:noFill/>
                        </a:ln>
                      </wps:spPr>
                      <wps:txbx>
                        <w:txbxContent>
                          <w:p w:rsidR="00BF5397" w:rsidRPr="00BC2A57" w:rsidRDefault="00BF5397" w:rsidP="00BF5397">
                            <w:pPr>
                              <w:ind w:left="0"/>
                              <w:jc w:val="center"/>
                              <w:rPr>
                                <w:rFonts w:ascii="Times New Roman" w:hAnsi="Times New Roman" w:cs="Times New Roman"/>
                                <w:sz w:val="20"/>
                                <w:szCs w:val="20"/>
                              </w:rPr>
                            </w:pPr>
                            <w:proofErr w:type="spellStart"/>
                            <w:r w:rsidRPr="00BC2A57">
                              <w:rPr>
                                <w:rFonts w:ascii="Times New Roman" w:hAnsi="Times New Roman" w:cs="Times New Roman"/>
                                <w:sz w:val="20"/>
                                <w:szCs w:val="20"/>
                              </w:rPr>
                              <w:t>Studies</w:t>
                            </w:r>
                            <w:proofErr w:type="spellEnd"/>
                            <w:r w:rsidRPr="00BC2A57">
                              <w:rPr>
                                <w:rFonts w:ascii="Times New Roman" w:hAnsi="Times New Roman" w:cs="Times New Roman"/>
                                <w:sz w:val="20"/>
                                <w:szCs w:val="20"/>
                              </w:rPr>
                              <w:t xml:space="preserve"> and </w:t>
                            </w:r>
                            <w:proofErr w:type="spellStart"/>
                            <w:r w:rsidRPr="00BC2A57">
                              <w:rPr>
                                <w:rFonts w:ascii="Times New Roman" w:hAnsi="Times New Roman" w:cs="Times New Roman"/>
                                <w:sz w:val="20"/>
                                <w:szCs w:val="20"/>
                              </w:rPr>
                              <w:t>Making</w:t>
                            </w:r>
                            <w:proofErr w:type="spellEnd"/>
                            <w:r w:rsidRPr="00BC2A57">
                              <w:rPr>
                                <w:rFonts w:ascii="Times New Roman" w:hAnsi="Times New Roman" w:cs="Times New Roman"/>
                                <w:sz w:val="20"/>
                                <w:szCs w:val="20"/>
                              </w:rPr>
                              <w:t xml:space="preserve">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6310B7" id="Zone de texte 45" o:spid="_x0000_s1046" type="#_x0000_t202" style="position:absolute;left:0;text-align:left;margin-left:4.1pt;margin-top:5.75pt;width:105.6pt;height:61.2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" fillcolor="white [3201]" stroked="f" strokeweight=".5pt">
                <v:textbox>
                  <w:txbxContent>
                    <w:p w:rsidR="00BF5397" w:rsidRPr="00BC2A57" w:rsidRDefault="00BF5397" w:rsidP="00BF5397">
                      <w:pPr>
                        <w:ind w:left="0"/>
                        <w:jc w:val="center"/>
                        <w:rPr>
                          <w:rFonts w:ascii="Times New Roman" w:hAnsi="Times New Roman" w:cs="Times New Roman"/>
                          <w:sz w:val="20"/>
                          <w:szCs w:val="20"/>
                        </w:rPr>
                      </w:pPr>
                      <w:proofErr w:type="spellStart"/>
                      <w:r w:rsidRPr="00BC2A57">
                        <w:rPr>
                          <w:rFonts w:ascii="Times New Roman" w:hAnsi="Times New Roman" w:cs="Times New Roman"/>
                          <w:sz w:val="20"/>
                          <w:szCs w:val="20"/>
                        </w:rPr>
                        <w:t>Studies</w:t>
                      </w:r>
                      <w:proofErr w:type="spellEnd"/>
                      <w:r w:rsidRPr="00BC2A57">
                        <w:rPr>
                          <w:rFonts w:ascii="Times New Roman" w:hAnsi="Times New Roman" w:cs="Times New Roman"/>
                          <w:sz w:val="20"/>
                          <w:szCs w:val="20"/>
                        </w:rPr>
                        <w:t xml:space="preserve"> and </w:t>
                      </w:r>
                      <w:proofErr w:type="spellStart"/>
                      <w:r w:rsidRPr="00BC2A57">
                        <w:rPr>
                          <w:rFonts w:ascii="Times New Roman" w:hAnsi="Times New Roman" w:cs="Times New Roman"/>
                          <w:sz w:val="20"/>
                          <w:szCs w:val="20"/>
                        </w:rPr>
                        <w:t>Making</w:t>
                      </w:r>
                      <w:proofErr w:type="spellEnd"/>
                      <w:r w:rsidRPr="00BC2A57">
                        <w:rPr>
                          <w:rFonts w:ascii="Times New Roman" w:hAnsi="Times New Roman" w:cs="Times New Roman"/>
                          <w:sz w:val="20"/>
                          <w:szCs w:val="20"/>
                        </w:rPr>
                        <w:t xml:space="preserve">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18656" behindDoc="0" locked="0" layoutInCell="1" allowOverlap="1" wp14:anchorId="26AFABAE" wp14:editId="3C5A0A8D">
                <wp:simplePos x="0" y="0"/>
                <wp:positionH relativeFrom="column">
                  <wp:posOffset>3077210</wp:posOffset>
                </wp:positionH>
                <wp:positionV relativeFrom="paragraph">
                  <wp:posOffset>4445</wp:posOffset>
                </wp:positionV>
                <wp:extent cx="1325880" cy="914400"/>
                <wp:effectExtent l="0" t="0" r="26670" b="19050"/>
                <wp:wrapNone/>
                <wp:docPr id="1342803800" name="Rectangle 36"/>
                <wp:cNvGraphicFramePr/>
                <a:graphic xmlns:a="http://schemas.openxmlformats.org/drawingml/2006/main">
                  <a:graphicData uri="http://schemas.microsoft.com/office/word/2010/wordprocessingShape">
                    <wps:wsp>
                      <wps:cNvSpPr/>
                      <wps:spPr>
                        <a:xfrm>
                          <a:off x="0" y="0"/>
                          <a:ext cx="132588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6F78E6" id="Rectangle 36" o:spid="_x0000_s1026" style="position:absolute;margin-left:242.3pt;margin-top:.35pt;width:104.4pt;height:1in;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16608" behindDoc="0" locked="0" layoutInCell="1" allowOverlap="1" wp14:anchorId="6553A2FB" wp14:editId="54A05644">
                <wp:simplePos x="0" y="0"/>
                <wp:positionH relativeFrom="column">
                  <wp:posOffset>1583690</wp:posOffset>
                </wp:positionH>
                <wp:positionV relativeFrom="paragraph">
                  <wp:posOffset>4445</wp:posOffset>
                </wp:positionV>
                <wp:extent cx="1386840" cy="914400"/>
                <wp:effectExtent l="0" t="0" r="22860" b="19050"/>
                <wp:wrapNone/>
                <wp:docPr id="571941844" name="Rectangle 34"/>
                <wp:cNvGraphicFramePr/>
                <a:graphic xmlns:a="http://schemas.openxmlformats.org/drawingml/2006/main">
                  <a:graphicData uri="http://schemas.microsoft.com/office/word/2010/wordprocessingShape">
                    <wps:wsp>
                      <wps:cNvSpPr/>
                      <wps:spPr>
                        <a:xfrm>
                          <a:off x="0" y="0"/>
                          <a:ext cx="138684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BC7BB9" id="Rectangle 34" o:spid="_x0000_s1026" style="position:absolute;margin-left:124.7pt;margin-top:.35pt;width:109.2pt;height:1in;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15584" behindDoc="0" locked="0" layoutInCell="1" allowOverlap="1" wp14:anchorId="261A5BCD" wp14:editId="5C408CEE">
                <wp:simplePos x="0" y="0"/>
                <wp:positionH relativeFrom="margin">
                  <wp:align>left</wp:align>
                </wp:positionH>
                <wp:positionV relativeFrom="paragraph">
                  <wp:posOffset>4445</wp:posOffset>
                </wp:positionV>
                <wp:extent cx="1478280" cy="914400"/>
                <wp:effectExtent l="0" t="0" r="26670" b="19050"/>
                <wp:wrapNone/>
                <wp:docPr id="132404912" name="Rectangle 33"/>
                <wp:cNvGraphicFramePr/>
                <a:graphic xmlns:a="http://schemas.openxmlformats.org/drawingml/2006/main">
                  <a:graphicData uri="http://schemas.microsoft.com/office/word/2010/wordprocessingShape">
                    <wps:wsp>
                      <wps:cNvSpPr/>
                      <wps:spPr>
                        <a:xfrm>
                          <a:off x="0" y="0"/>
                          <a:ext cx="147828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6F41E4" id="Rectangle 33" o:spid="_x0000_s1026" style="position:absolute;margin-left:0;margin-top:.35pt;width:116.4pt;height:1in;z-index:2517155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" fillcolor="white [3212]" strokecolor="#09101d [484]" strokeweight="1pt">
                <w10:wrap anchorx="margin"/>
              </v:rect>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Pr="005704DE"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58592" behindDoc="0" locked="0" layoutInCell="1" allowOverlap="1" wp14:anchorId="336B6EE9" wp14:editId="3B8AC26D">
                <wp:simplePos x="0" y="0"/>
                <wp:positionH relativeFrom="column">
                  <wp:posOffset>5111750</wp:posOffset>
                </wp:positionH>
                <wp:positionV relativeFrom="paragraph">
                  <wp:posOffset>220345</wp:posOffset>
                </wp:positionV>
                <wp:extent cx="7620" cy="502920"/>
                <wp:effectExtent l="0" t="0" r="30480" b="30480"/>
                <wp:wrapNone/>
                <wp:docPr id="208769264" name="Connecteur droit 70"/>
                <wp:cNvGraphicFramePr/>
                <a:graphic xmlns:a="http://schemas.openxmlformats.org/drawingml/2006/main">
                  <a:graphicData uri="http://schemas.microsoft.com/office/word/2010/wordprocessingShape">
                    <wps:wsp>
                      <wps:cNvCnPr/>
                      <wps:spPr>
                        <a:xfrm>
                          <a:off x="0" y="0"/>
                          <a:ext cx="7620" cy="502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02BA54" id="Connecteur droit 70"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2.5pt,17.35pt" to="403.1pt,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57568" behindDoc="0" locked="0" layoutInCell="1" allowOverlap="1" wp14:anchorId="5551AB02" wp14:editId="391A5CA5">
                <wp:simplePos x="0" y="0"/>
                <wp:positionH relativeFrom="column">
                  <wp:posOffset>3740150</wp:posOffset>
                </wp:positionH>
                <wp:positionV relativeFrom="paragraph">
                  <wp:posOffset>227965</wp:posOffset>
                </wp:positionV>
                <wp:extent cx="0" cy="480060"/>
                <wp:effectExtent l="0" t="0" r="38100" b="34290"/>
                <wp:wrapNone/>
                <wp:docPr id="1964960197" name="Connecteur droit 69"/>
                <wp:cNvGraphicFramePr/>
                <a:graphic xmlns:a="http://schemas.openxmlformats.org/drawingml/2006/main">
                  <a:graphicData uri="http://schemas.microsoft.com/office/word/2010/wordprocessingShape">
                    <wps:wsp>
                      <wps:cNvCnPr/>
                      <wps:spPr>
                        <a:xfrm>
                          <a:off x="0" y="0"/>
                          <a:ext cx="0" cy="4800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DFEA9B" id="Connecteur droit 69"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5pt,17.95pt" to="294.5pt,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55520" behindDoc="0" locked="0" layoutInCell="1" allowOverlap="1" wp14:anchorId="4360F584" wp14:editId="79B79F0B">
                <wp:simplePos x="0" y="0"/>
                <wp:positionH relativeFrom="column">
                  <wp:posOffset>593090</wp:posOffset>
                </wp:positionH>
                <wp:positionV relativeFrom="paragraph">
                  <wp:posOffset>189865</wp:posOffset>
                </wp:positionV>
                <wp:extent cx="0" cy="525780"/>
                <wp:effectExtent l="0" t="0" r="38100" b="26670"/>
                <wp:wrapNone/>
                <wp:docPr id="1983220301" name="Connecteur droit 67"/>
                <wp:cNvGraphicFramePr/>
                <a:graphic xmlns:a="http://schemas.openxmlformats.org/drawingml/2006/main">
                  <a:graphicData uri="http://schemas.microsoft.com/office/word/2010/wordprocessingShape">
                    <wps:wsp>
                      <wps:cNvCnPr/>
                      <wps:spPr>
                        <a:xfrm flipH="1">
                          <a:off x="0" y="0"/>
                          <a:ext cx="0" cy="5257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2DB57A" id="Connecteur droit 67" o:spid="_x0000_s1026" style="position:absolute;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7pt,14.95pt" to="46.7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56544" behindDoc="0" locked="0" layoutInCell="1" allowOverlap="1" wp14:anchorId="145D5DE3" wp14:editId="5CE78EBA">
                <wp:simplePos x="0" y="0"/>
                <wp:positionH relativeFrom="column">
                  <wp:posOffset>2292350</wp:posOffset>
                </wp:positionH>
                <wp:positionV relativeFrom="paragraph">
                  <wp:posOffset>205105</wp:posOffset>
                </wp:positionV>
                <wp:extent cx="0" cy="510540"/>
                <wp:effectExtent l="0" t="0" r="38100" b="22860"/>
                <wp:wrapNone/>
                <wp:docPr id="1754187268" name="Connecteur droit 68"/>
                <wp:cNvGraphicFramePr/>
                <a:graphic xmlns:a="http://schemas.openxmlformats.org/drawingml/2006/main">
                  <a:graphicData uri="http://schemas.microsoft.com/office/word/2010/wordprocessingShape">
                    <wps:wsp>
                      <wps:cNvCnPr/>
                      <wps:spPr>
                        <a:xfrm>
                          <a:off x="0" y="0"/>
                          <a:ext cx="0" cy="510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490B66" id="Connecteur droit 68"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5pt,16.15pt" to="180.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" strokecolor="#4472c4 [3204]" strokeweight=".5pt">
                <v:stroke joinstyle="miter"/>
              </v:line>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39136" behindDoc="0" locked="0" layoutInCell="1" allowOverlap="1" wp14:anchorId="3A5B576D" wp14:editId="5D35D2FA">
                <wp:simplePos x="0" y="0"/>
                <wp:positionH relativeFrom="column">
                  <wp:posOffset>3122930</wp:posOffset>
                </wp:positionH>
                <wp:positionV relativeFrom="paragraph">
                  <wp:posOffset>17145</wp:posOffset>
                </wp:positionV>
                <wp:extent cx="1280160" cy="891540"/>
                <wp:effectExtent l="0" t="0" r="0" b="3810"/>
                <wp:wrapNone/>
                <wp:docPr id="1712885215" name="Zone de texte 51"/>
                <wp:cNvGraphicFramePr/>
                <a:graphic xmlns:a="http://schemas.openxmlformats.org/drawingml/2006/main">
                  <a:graphicData uri="http://schemas.microsoft.com/office/word/2010/wordprocessingShape">
                    <wps:wsp>
                      <wps:cNvSpPr txBox="1"/>
                      <wps:spPr>
                        <a:xfrm>
                          <a:off x="0" y="0"/>
                          <a:ext cx="1280160" cy="891540"/>
                        </a:xfrm>
                        <a:prstGeom prst="rect">
                          <a:avLst/>
                        </a:prstGeom>
                        <a:solidFill>
                          <a:schemeClr val="lt1"/>
                        </a:solidFill>
                        <a:ln w="6350">
                          <a:noFill/>
                        </a:ln>
                      </wps:spPr>
                      <wps:txbx>
                        <w:txbxContent>
                          <w:p w:rsidR="00BF5397" w:rsidRPr="00487DDA" w:rsidRDefault="00BF5397" w:rsidP="00BF5397">
                            <w:pPr>
                              <w:ind w:left="0"/>
                              <w:jc w:val="center"/>
                              <w:rPr>
                                <w:rFonts w:ascii="Times New Roman" w:hAnsi="Times New Roman" w:cs="Times New Roman"/>
                                <w:sz w:val="20"/>
                                <w:szCs w:val="20"/>
                              </w:rPr>
                            </w:pPr>
                            <w:r>
                              <w:rPr>
                                <w:rFonts w:ascii="Times New Roman" w:hAnsi="Times New Roman" w:cs="Times New Roman"/>
                                <w:sz w:val="20"/>
                                <w:szCs w:val="20"/>
                              </w:rPr>
                              <w:t xml:space="preserve">Network Infrastructures and </w:t>
                            </w:r>
                            <w:proofErr w:type="spellStart"/>
                            <w:r>
                              <w:rPr>
                                <w:rFonts w:ascii="Times New Roman" w:hAnsi="Times New Roman" w:cs="Times New Roman"/>
                                <w:sz w:val="20"/>
                                <w:szCs w:val="20"/>
                              </w:rPr>
                              <w:t>Telecommunication</w:t>
                            </w:r>
                            <w:proofErr w:type="spellEnd"/>
                            <w:r>
                              <w:rPr>
                                <w:rFonts w:ascii="Times New Roman" w:hAnsi="Times New Roman" w:cs="Times New Roman"/>
                                <w:sz w:val="20"/>
                                <w:szCs w:val="20"/>
                              </w:rPr>
                              <w:t xml:space="preserve">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5B576D" id="Zone de texte 51" o:spid="_x0000_s1047" type="#_x0000_t202" style="position:absolute;left:0;text-align:left;margin-left:245.9pt;margin-top:1.35pt;width:100.8pt;height:70.2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" fillcolor="white [3201]" stroked="f" strokeweight=".5pt">
                <v:textbox>
                  <w:txbxContent>
                    <w:p w:rsidR="00BF5397" w:rsidRPr="00487DDA" w:rsidRDefault="00BF5397" w:rsidP="00BF5397">
                      <w:pPr>
                        <w:ind w:left="0"/>
                        <w:jc w:val="center"/>
                        <w:rPr>
                          <w:rFonts w:ascii="Times New Roman" w:hAnsi="Times New Roman" w:cs="Times New Roman"/>
                          <w:sz w:val="20"/>
                          <w:szCs w:val="20"/>
                        </w:rPr>
                      </w:pPr>
                      <w:r>
                        <w:rPr>
                          <w:rFonts w:ascii="Times New Roman" w:hAnsi="Times New Roman" w:cs="Times New Roman"/>
                          <w:sz w:val="20"/>
                          <w:szCs w:val="20"/>
                        </w:rPr>
                        <w:t xml:space="preserve">Network Infrastructures and </w:t>
                      </w:r>
                      <w:proofErr w:type="spellStart"/>
                      <w:r>
                        <w:rPr>
                          <w:rFonts w:ascii="Times New Roman" w:hAnsi="Times New Roman" w:cs="Times New Roman"/>
                          <w:sz w:val="20"/>
                          <w:szCs w:val="20"/>
                        </w:rPr>
                        <w:t>Telecommunication</w:t>
                      </w:r>
                      <w:proofErr w:type="spellEnd"/>
                      <w:r>
                        <w:rPr>
                          <w:rFonts w:ascii="Times New Roman" w:hAnsi="Times New Roman" w:cs="Times New Roman"/>
                          <w:sz w:val="20"/>
                          <w:szCs w:val="20"/>
                        </w:rPr>
                        <w:t xml:space="preserve">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40160" behindDoc="0" locked="0" layoutInCell="1" allowOverlap="1" wp14:anchorId="74EBAD9D" wp14:editId="1070565A">
                <wp:simplePos x="0" y="0"/>
                <wp:positionH relativeFrom="column">
                  <wp:posOffset>4555490</wp:posOffset>
                </wp:positionH>
                <wp:positionV relativeFrom="paragraph">
                  <wp:posOffset>24765</wp:posOffset>
                </wp:positionV>
                <wp:extent cx="1135380" cy="853440"/>
                <wp:effectExtent l="0" t="0" r="7620" b="3810"/>
                <wp:wrapNone/>
                <wp:docPr id="722495272" name="Zone de texte 52"/>
                <wp:cNvGraphicFramePr/>
                <a:graphic xmlns:a="http://schemas.openxmlformats.org/drawingml/2006/main">
                  <a:graphicData uri="http://schemas.microsoft.com/office/word/2010/wordprocessingShape">
                    <wps:wsp>
                      <wps:cNvSpPr txBox="1"/>
                      <wps:spPr>
                        <a:xfrm>
                          <a:off x="0" y="0"/>
                          <a:ext cx="1135380" cy="853440"/>
                        </a:xfrm>
                        <a:prstGeom prst="rect">
                          <a:avLst/>
                        </a:prstGeom>
                        <a:solidFill>
                          <a:schemeClr val="lt1"/>
                        </a:solidFill>
                        <a:ln w="6350">
                          <a:noFill/>
                        </a:ln>
                      </wps:spPr>
                      <wps:txbx>
                        <w:txbxContent>
                          <w:p w:rsidR="00BF5397" w:rsidRPr="00487DDA" w:rsidRDefault="00BF5397" w:rsidP="00BF5397">
                            <w:pPr>
                              <w:ind w:left="0" w:firstLine="0"/>
                              <w:jc w:val="center"/>
                              <w:rPr>
                                <w:rFonts w:ascii="Times New Roman" w:hAnsi="Times New Roman" w:cs="Times New Roman"/>
                                <w:sz w:val="20"/>
                                <w:szCs w:val="20"/>
                              </w:rPr>
                            </w:pPr>
                            <w:proofErr w:type="spellStart"/>
                            <w:r>
                              <w:rPr>
                                <w:rFonts w:ascii="Times New Roman" w:hAnsi="Times New Roman" w:cs="Times New Roman"/>
                                <w:sz w:val="20"/>
                                <w:szCs w:val="20"/>
                              </w:rPr>
                              <w:t>Operation</w:t>
                            </w:r>
                            <w:proofErr w:type="spellEnd"/>
                            <w:r>
                              <w:rPr>
                                <w:rFonts w:ascii="Times New Roman" w:hAnsi="Times New Roman" w:cs="Times New Roman"/>
                                <w:sz w:val="20"/>
                                <w:szCs w:val="20"/>
                              </w:rPr>
                              <w:t xml:space="preserve"> and Application support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EBAD9D" id="Zone de texte 52" o:spid="_x0000_s1048" type="#_x0000_t202" style="position:absolute;left:0;text-align:left;margin-left:358.7pt;margin-top:1.95pt;width:89.4pt;height:67.2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GkaMAIAAFwEAAAOAAAAZHJzL2Uyb0RvYy54bWysVEtv2zAMvg/YfxB0X5xnlxp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" fillcolor="white [3201]" stroked="f" strokeweight=".5pt">
                <v:textbox>
                  <w:txbxContent>
                    <w:p w:rsidR="00BF5397" w:rsidRPr="00487DDA" w:rsidRDefault="00BF5397" w:rsidP="00BF5397">
                      <w:pPr>
                        <w:ind w:left="0" w:firstLine="0"/>
                        <w:jc w:val="center"/>
                        <w:rPr>
                          <w:rFonts w:ascii="Times New Roman" w:hAnsi="Times New Roman" w:cs="Times New Roman"/>
                          <w:sz w:val="20"/>
                          <w:szCs w:val="20"/>
                        </w:rPr>
                      </w:pPr>
                      <w:proofErr w:type="spellStart"/>
                      <w:r>
                        <w:rPr>
                          <w:rFonts w:ascii="Times New Roman" w:hAnsi="Times New Roman" w:cs="Times New Roman"/>
                          <w:sz w:val="20"/>
                          <w:szCs w:val="20"/>
                        </w:rPr>
                        <w:t>Operation</w:t>
                      </w:r>
                      <w:proofErr w:type="spellEnd"/>
                      <w:r>
                        <w:rPr>
                          <w:rFonts w:ascii="Times New Roman" w:hAnsi="Times New Roman" w:cs="Times New Roman"/>
                          <w:sz w:val="20"/>
                          <w:szCs w:val="20"/>
                        </w:rPr>
                        <w:t xml:space="preserve"> and Application support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38112" behindDoc="0" locked="0" layoutInCell="1" allowOverlap="1" wp14:anchorId="40AD66FA" wp14:editId="57546C12">
                <wp:simplePos x="0" y="0"/>
                <wp:positionH relativeFrom="column">
                  <wp:posOffset>1629410</wp:posOffset>
                </wp:positionH>
                <wp:positionV relativeFrom="paragraph">
                  <wp:posOffset>85725</wp:posOffset>
                </wp:positionV>
                <wp:extent cx="1287780" cy="769620"/>
                <wp:effectExtent l="0" t="0" r="7620" b="0"/>
                <wp:wrapNone/>
                <wp:docPr id="458112010" name="Zone de texte 50"/>
                <wp:cNvGraphicFramePr/>
                <a:graphic xmlns:a="http://schemas.openxmlformats.org/drawingml/2006/main">
                  <a:graphicData uri="http://schemas.microsoft.com/office/word/2010/wordprocessingShape">
                    <wps:wsp>
                      <wps:cNvSpPr txBox="1"/>
                      <wps:spPr>
                        <a:xfrm>
                          <a:off x="0" y="0"/>
                          <a:ext cx="1287780" cy="769620"/>
                        </a:xfrm>
                        <a:prstGeom prst="rect">
                          <a:avLst/>
                        </a:prstGeom>
                        <a:solidFill>
                          <a:schemeClr val="lt1"/>
                        </a:solidFill>
                        <a:ln w="6350">
                          <a:noFill/>
                        </a:ln>
                      </wps:spPr>
                      <wps:txbx>
                        <w:txbxContent>
                          <w:p w:rsidR="00BF5397" w:rsidRPr="00487DDA" w:rsidRDefault="00BF5397" w:rsidP="00BF5397">
                            <w:pPr>
                              <w:ind w:left="0"/>
                              <w:jc w:val="center"/>
                              <w:rPr>
                                <w:rFonts w:ascii="Times New Roman" w:hAnsi="Times New Roman" w:cs="Times New Roman"/>
                                <w:sz w:val="20"/>
                                <w:szCs w:val="20"/>
                              </w:rPr>
                            </w:pPr>
                            <w:r w:rsidRPr="00487DDA">
                              <w:rPr>
                                <w:rFonts w:ascii="Times New Roman" w:hAnsi="Times New Roman" w:cs="Times New Roman"/>
                                <w:sz w:val="20"/>
                                <w:szCs w:val="20"/>
                              </w:rPr>
                              <w:t>Security and Computer</w:t>
                            </w:r>
                            <w:r>
                              <w:rPr>
                                <w:rFonts w:ascii="Times New Roman" w:hAnsi="Times New Roman" w:cs="Times New Roman"/>
                                <w:sz w:val="20"/>
                                <w:szCs w:val="20"/>
                              </w:rPr>
                              <w:t xml:space="preserve"> Operations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AD66FA" id="Zone de texte 50" o:spid="_x0000_s1049" type="#_x0000_t202" style="position:absolute;left:0;text-align:left;margin-left:128.3pt;margin-top:6.75pt;width:101.4pt;height:60.6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" fillcolor="white [3201]" stroked="f" strokeweight=".5pt">
                <v:textbox>
                  <w:txbxContent>
                    <w:p w:rsidR="00BF5397" w:rsidRPr="00487DDA" w:rsidRDefault="00BF5397" w:rsidP="00BF5397">
                      <w:pPr>
                        <w:ind w:left="0"/>
                        <w:jc w:val="center"/>
                        <w:rPr>
                          <w:rFonts w:ascii="Times New Roman" w:hAnsi="Times New Roman" w:cs="Times New Roman"/>
                          <w:sz w:val="20"/>
                          <w:szCs w:val="20"/>
                        </w:rPr>
                      </w:pPr>
                      <w:r w:rsidRPr="00487DDA">
                        <w:rPr>
                          <w:rFonts w:ascii="Times New Roman" w:hAnsi="Times New Roman" w:cs="Times New Roman"/>
                          <w:sz w:val="20"/>
                          <w:szCs w:val="20"/>
                        </w:rPr>
                        <w:t>Security and Computer</w:t>
                      </w:r>
                      <w:r>
                        <w:rPr>
                          <w:rFonts w:ascii="Times New Roman" w:hAnsi="Times New Roman" w:cs="Times New Roman"/>
                          <w:sz w:val="20"/>
                          <w:szCs w:val="20"/>
                        </w:rPr>
                        <w:t xml:space="preserve"> Operations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37088" behindDoc="0" locked="0" layoutInCell="1" allowOverlap="1" wp14:anchorId="5CC2D3EA" wp14:editId="3948AEFF">
                <wp:simplePos x="0" y="0"/>
                <wp:positionH relativeFrom="column">
                  <wp:posOffset>52070</wp:posOffset>
                </wp:positionH>
                <wp:positionV relativeFrom="paragraph">
                  <wp:posOffset>62865</wp:posOffset>
                </wp:positionV>
                <wp:extent cx="1356360" cy="784860"/>
                <wp:effectExtent l="0" t="0" r="0" b="0"/>
                <wp:wrapNone/>
                <wp:docPr id="2144837026" name="Zone de texte 49"/>
                <wp:cNvGraphicFramePr/>
                <a:graphic xmlns:a="http://schemas.openxmlformats.org/drawingml/2006/main">
                  <a:graphicData uri="http://schemas.microsoft.com/office/word/2010/wordprocessingShape">
                    <wps:wsp>
                      <wps:cNvSpPr txBox="1"/>
                      <wps:spPr>
                        <a:xfrm>
                          <a:off x="0" y="0"/>
                          <a:ext cx="1356360" cy="784860"/>
                        </a:xfrm>
                        <a:prstGeom prst="rect">
                          <a:avLst/>
                        </a:prstGeom>
                        <a:solidFill>
                          <a:schemeClr val="lt1"/>
                        </a:solidFill>
                        <a:ln w="6350">
                          <a:noFill/>
                        </a:ln>
                      </wps:spPr>
                      <wps:txbx>
                        <w:txbxContent>
                          <w:p w:rsidR="00BF5397" w:rsidRPr="00487DDA" w:rsidRDefault="00BF5397" w:rsidP="00BF5397">
                            <w:pPr>
                              <w:ind w:left="0"/>
                              <w:jc w:val="center"/>
                              <w:rPr>
                                <w:rFonts w:ascii="Times New Roman" w:hAnsi="Times New Roman" w:cs="Times New Roman"/>
                                <w:sz w:val="20"/>
                                <w:szCs w:val="20"/>
                              </w:rPr>
                            </w:pPr>
                            <w:proofErr w:type="spellStart"/>
                            <w:r w:rsidRPr="00487DDA">
                              <w:rPr>
                                <w:rFonts w:ascii="Times New Roman" w:hAnsi="Times New Roman" w:cs="Times New Roman"/>
                                <w:sz w:val="20"/>
                                <w:szCs w:val="20"/>
                              </w:rPr>
                              <w:t>Development</w:t>
                            </w:r>
                            <w:proofErr w:type="spellEnd"/>
                            <w:r w:rsidRPr="00487DDA">
                              <w:rPr>
                                <w:rFonts w:ascii="Times New Roman" w:hAnsi="Times New Roman" w:cs="Times New Roman"/>
                                <w:sz w:val="20"/>
                                <w:szCs w:val="20"/>
                              </w:rPr>
                              <w:t xml:space="preserve"> and Application Integrity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C2D3EA" id="Zone de texte 49" o:spid="_x0000_s1050" type="#_x0000_t202" style="position:absolute;left:0;text-align:left;margin-left:4.1pt;margin-top:4.95pt;width:106.8pt;height:61.8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lShLwIAAFw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" fillcolor="white [3201]" stroked="f" strokeweight=".5pt">
                <v:textbox>
                  <w:txbxContent>
                    <w:p w:rsidR="00BF5397" w:rsidRPr="00487DDA" w:rsidRDefault="00BF5397" w:rsidP="00BF5397">
                      <w:pPr>
                        <w:ind w:left="0"/>
                        <w:jc w:val="center"/>
                        <w:rPr>
                          <w:rFonts w:ascii="Times New Roman" w:hAnsi="Times New Roman" w:cs="Times New Roman"/>
                          <w:sz w:val="20"/>
                          <w:szCs w:val="20"/>
                        </w:rPr>
                      </w:pPr>
                      <w:proofErr w:type="spellStart"/>
                      <w:r w:rsidRPr="00487DDA">
                        <w:rPr>
                          <w:rFonts w:ascii="Times New Roman" w:hAnsi="Times New Roman" w:cs="Times New Roman"/>
                          <w:sz w:val="20"/>
                          <w:szCs w:val="20"/>
                        </w:rPr>
                        <w:t>Development</w:t>
                      </w:r>
                      <w:proofErr w:type="spellEnd"/>
                      <w:r w:rsidRPr="00487DDA">
                        <w:rPr>
                          <w:rFonts w:ascii="Times New Roman" w:hAnsi="Times New Roman" w:cs="Times New Roman"/>
                          <w:sz w:val="20"/>
                          <w:szCs w:val="20"/>
                        </w:rPr>
                        <w:t xml:space="preserve"> and Application Integrity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22752" behindDoc="0" locked="0" layoutInCell="1" allowOverlap="1" wp14:anchorId="346E3132" wp14:editId="02622CBA">
                <wp:simplePos x="0" y="0"/>
                <wp:positionH relativeFrom="margin">
                  <wp:align>right</wp:align>
                </wp:positionH>
                <wp:positionV relativeFrom="paragraph">
                  <wp:posOffset>9525</wp:posOffset>
                </wp:positionV>
                <wp:extent cx="1219200" cy="914400"/>
                <wp:effectExtent l="0" t="0" r="19050" b="19050"/>
                <wp:wrapNone/>
                <wp:docPr id="1388678806" name="Rectangle 40"/>
                <wp:cNvGraphicFramePr/>
                <a:graphic xmlns:a="http://schemas.openxmlformats.org/drawingml/2006/main">
                  <a:graphicData uri="http://schemas.microsoft.com/office/word/2010/wordprocessingShape">
                    <wps:wsp>
                      <wps:cNvSpPr/>
                      <wps:spPr>
                        <a:xfrm>
                          <a:off x="0" y="0"/>
                          <a:ext cx="121920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C01B6D" id="Rectangle 40" o:spid="_x0000_s1026" style="position:absolute;margin-left:44.8pt;margin-top:.75pt;width:96pt;height:1in;z-index:2517227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" fillcolor="white [3212]" strokecolor="#09101d [484]" strokeweight="1pt">
                <w10:wrap anchorx="margin"/>
              </v:rect>
            </w:pict>
          </mc:Fallback>
        </mc:AlternateContent>
      </w:r>
      <w:r>
        <w:rPr>
          <w:rFonts w:ascii="Times New Roman" w:hAnsi="Times New Roman" w:cs="Times New Roman"/>
          <w:noProof/>
          <w:lang w:val="en-US"/>
        </w:rPr>
        <mc:AlternateContent>
          <mc:Choice Requires="wps">
            <w:drawing>
              <wp:anchor distT="0" distB="0" distL="114300" distR="114300" simplePos="0" relativeHeight="251721728" behindDoc="0" locked="0" layoutInCell="1" allowOverlap="1" wp14:anchorId="0B5A7BB8" wp14:editId="2948F267">
                <wp:simplePos x="0" y="0"/>
                <wp:positionH relativeFrom="column">
                  <wp:posOffset>3054350</wp:posOffset>
                </wp:positionH>
                <wp:positionV relativeFrom="paragraph">
                  <wp:posOffset>9525</wp:posOffset>
                </wp:positionV>
                <wp:extent cx="1356360" cy="914400"/>
                <wp:effectExtent l="0" t="0" r="15240" b="19050"/>
                <wp:wrapNone/>
                <wp:docPr id="1441879105" name="Rectangle 39"/>
                <wp:cNvGraphicFramePr/>
                <a:graphic xmlns:a="http://schemas.openxmlformats.org/drawingml/2006/main">
                  <a:graphicData uri="http://schemas.microsoft.com/office/word/2010/wordprocessingShape">
                    <wps:wsp>
                      <wps:cNvSpPr/>
                      <wps:spPr>
                        <a:xfrm>
                          <a:off x="0" y="0"/>
                          <a:ext cx="135636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6E5201" id="Rectangle 39" o:spid="_x0000_s1026" style="position:absolute;margin-left:240.5pt;margin-top:.75pt;width:106.8pt;height:1in;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0704" behindDoc="0" locked="0" layoutInCell="1" allowOverlap="1" wp14:anchorId="6E88187F" wp14:editId="7620AED7">
                <wp:simplePos x="0" y="0"/>
                <wp:positionH relativeFrom="column">
                  <wp:posOffset>1576070</wp:posOffset>
                </wp:positionH>
                <wp:positionV relativeFrom="paragraph">
                  <wp:posOffset>9525</wp:posOffset>
                </wp:positionV>
                <wp:extent cx="1394460" cy="914400"/>
                <wp:effectExtent l="0" t="0" r="15240" b="19050"/>
                <wp:wrapNone/>
                <wp:docPr id="696793548" name="Rectangle 38"/>
                <wp:cNvGraphicFramePr/>
                <a:graphic xmlns:a="http://schemas.openxmlformats.org/drawingml/2006/main">
                  <a:graphicData uri="http://schemas.microsoft.com/office/word/2010/wordprocessingShape">
                    <wps:wsp>
                      <wps:cNvSpPr/>
                      <wps:spPr>
                        <a:xfrm>
                          <a:off x="0" y="0"/>
                          <a:ext cx="139446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C9CE79" id="Rectangle 38" o:spid="_x0000_s1026" style="position:absolute;margin-left:124.1pt;margin-top:.75pt;width:109.8pt;height:1in;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19680" behindDoc="0" locked="0" layoutInCell="1" allowOverlap="1" wp14:anchorId="5EE06983" wp14:editId="623CA6B9">
                <wp:simplePos x="0" y="0"/>
                <wp:positionH relativeFrom="column">
                  <wp:posOffset>13970</wp:posOffset>
                </wp:positionH>
                <wp:positionV relativeFrom="paragraph">
                  <wp:posOffset>9525</wp:posOffset>
                </wp:positionV>
                <wp:extent cx="1432560" cy="914400"/>
                <wp:effectExtent l="0" t="0" r="15240" b="19050"/>
                <wp:wrapNone/>
                <wp:docPr id="1047560943" name="Rectangle 37"/>
                <wp:cNvGraphicFramePr/>
                <a:graphic xmlns:a="http://schemas.openxmlformats.org/drawingml/2006/main">
                  <a:graphicData uri="http://schemas.microsoft.com/office/word/2010/wordprocessingShape">
                    <wps:wsp>
                      <wps:cNvSpPr/>
                      <wps:spPr>
                        <a:xfrm>
                          <a:off x="0" y="0"/>
                          <a:ext cx="143256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687998" id="Rectangle 37" o:spid="_x0000_s1026" style="position:absolute;margin-left:1.1pt;margin-top:.75pt;width:112.8pt;height:1in;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" fillcolor="white [3212]" strokecolor="#09101d [484]" strokeweight="1pt"/>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62688" behindDoc="0" locked="0" layoutInCell="1" allowOverlap="1" wp14:anchorId="4BD4E2C5" wp14:editId="410C780F">
                <wp:simplePos x="0" y="0"/>
                <wp:positionH relativeFrom="column">
                  <wp:posOffset>5119370</wp:posOffset>
                </wp:positionH>
                <wp:positionV relativeFrom="paragraph">
                  <wp:posOffset>233045</wp:posOffset>
                </wp:positionV>
                <wp:extent cx="0" cy="472440"/>
                <wp:effectExtent l="0" t="0" r="38100" b="22860"/>
                <wp:wrapNone/>
                <wp:docPr id="371594" name="Connecteur droit 74"/>
                <wp:cNvGraphicFramePr/>
                <a:graphic xmlns:a="http://schemas.openxmlformats.org/drawingml/2006/main">
                  <a:graphicData uri="http://schemas.microsoft.com/office/word/2010/wordprocessingShape">
                    <wps:wsp>
                      <wps:cNvCnPr/>
                      <wps:spPr>
                        <a:xfrm>
                          <a:off x="0" y="0"/>
                          <a:ext cx="0" cy="472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E34409" id="Connecteur droit 74"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3.1pt,18.35pt" to="403.1pt,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61664" behindDoc="0" locked="0" layoutInCell="1" allowOverlap="1" wp14:anchorId="16669EC9" wp14:editId="79E6357F">
                <wp:simplePos x="0" y="0"/>
                <wp:positionH relativeFrom="column">
                  <wp:posOffset>3732530</wp:posOffset>
                </wp:positionH>
                <wp:positionV relativeFrom="paragraph">
                  <wp:posOffset>240665</wp:posOffset>
                </wp:positionV>
                <wp:extent cx="0" cy="449580"/>
                <wp:effectExtent l="0" t="0" r="38100" b="26670"/>
                <wp:wrapNone/>
                <wp:docPr id="1753688943" name="Connecteur droit 73"/>
                <wp:cNvGraphicFramePr/>
                <a:graphic xmlns:a="http://schemas.openxmlformats.org/drawingml/2006/main">
                  <a:graphicData uri="http://schemas.microsoft.com/office/word/2010/wordprocessingShape">
                    <wps:wsp>
                      <wps:cNvCnPr/>
                      <wps:spPr>
                        <a:xfrm>
                          <a:off x="0" y="0"/>
                          <a:ext cx="0" cy="449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8FED48" id="Connecteur droit 73"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9pt,18.95pt" to="293.9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59616" behindDoc="0" locked="0" layoutInCell="1" allowOverlap="1" wp14:anchorId="0F9F36FC" wp14:editId="6A0D201C">
                <wp:simplePos x="0" y="0"/>
                <wp:positionH relativeFrom="column">
                  <wp:posOffset>585470</wp:posOffset>
                </wp:positionH>
                <wp:positionV relativeFrom="paragraph">
                  <wp:posOffset>233045</wp:posOffset>
                </wp:positionV>
                <wp:extent cx="0" cy="457200"/>
                <wp:effectExtent l="0" t="0" r="38100" b="19050"/>
                <wp:wrapNone/>
                <wp:docPr id="2017707388" name="Connecteur droit 71"/>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79B2A9" id="Connecteur droit 71"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pt,18.35pt" to="46.1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60640" behindDoc="0" locked="0" layoutInCell="1" allowOverlap="1" wp14:anchorId="1495C5B7" wp14:editId="50CEB467">
                <wp:simplePos x="0" y="0"/>
                <wp:positionH relativeFrom="column">
                  <wp:posOffset>2299970</wp:posOffset>
                </wp:positionH>
                <wp:positionV relativeFrom="paragraph">
                  <wp:posOffset>233045</wp:posOffset>
                </wp:positionV>
                <wp:extent cx="0" cy="464820"/>
                <wp:effectExtent l="0" t="0" r="38100" b="30480"/>
                <wp:wrapNone/>
                <wp:docPr id="1339512154" name="Connecteur droit 72"/>
                <wp:cNvGraphicFramePr/>
                <a:graphic xmlns:a="http://schemas.openxmlformats.org/drawingml/2006/main">
                  <a:graphicData uri="http://schemas.microsoft.com/office/word/2010/wordprocessingShape">
                    <wps:wsp>
                      <wps:cNvCnPr/>
                      <wps:spPr>
                        <a:xfrm>
                          <a:off x="0" y="0"/>
                          <a:ext cx="0" cy="4648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5E7FD0" id="Connecteur droit 72"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1pt,18.35pt" to="181.1pt,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" strokecolor="#4472c4 [3204]" strokeweight=".5pt">
                <v:stroke joinstyle="miter"/>
              </v:line>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6848" behindDoc="0" locked="0" layoutInCell="1" allowOverlap="1" wp14:anchorId="24EBB2BB" wp14:editId="01346536">
                <wp:simplePos x="0" y="0"/>
                <wp:positionH relativeFrom="margin">
                  <wp:align>right</wp:align>
                </wp:positionH>
                <wp:positionV relativeFrom="paragraph">
                  <wp:posOffset>352425</wp:posOffset>
                </wp:positionV>
                <wp:extent cx="1196340" cy="914400"/>
                <wp:effectExtent l="0" t="0" r="22860" b="19050"/>
                <wp:wrapNone/>
                <wp:docPr id="386842895" name="Rectangle 43"/>
                <wp:cNvGraphicFramePr/>
                <a:graphic xmlns:a="http://schemas.openxmlformats.org/drawingml/2006/main">
                  <a:graphicData uri="http://schemas.microsoft.com/office/word/2010/wordprocessingShape">
                    <wps:wsp>
                      <wps:cNvSpPr/>
                      <wps:spPr>
                        <a:xfrm>
                          <a:off x="0" y="0"/>
                          <a:ext cx="119634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DED5DC" id="Rectangle 43" o:spid="_x0000_s1026" style="position:absolute;margin-left:43pt;margin-top:27.75pt;width:94.2pt;height:1in;z-index:2517268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" fillcolor="white [3212]" strokecolor="#09101d [484]" strokeweight="1pt">
                <w10:wrap anchorx="margin"/>
              </v:rect>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44256" behindDoc="0" locked="0" layoutInCell="1" allowOverlap="1" wp14:anchorId="521B81B6" wp14:editId="044C0CB2">
                <wp:simplePos x="0" y="0"/>
                <wp:positionH relativeFrom="column">
                  <wp:posOffset>4570730</wp:posOffset>
                </wp:positionH>
                <wp:positionV relativeFrom="paragraph">
                  <wp:posOffset>45085</wp:posOffset>
                </wp:positionV>
                <wp:extent cx="1135380" cy="822960"/>
                <wp:effectExtent l="0" t="0" r="7620" b="0"/>
                <wp:wrapNone/>
                <wp:docPr id="793022766" name="Zone de texte 56"/>
                <wp:cNvGraphicFramePr/>
                <a:graphic xmlns:a="http://schemas.openxmlformats.org/drawingml/2006/main">
                  <a:graphicData uri="http://schemas.microsoft.com/office/word/2010/wordprocessingShape">
                    <wps:wsp>
                      <wps:cNvSpPr txBox="1"/>
                      <wps:spPr>
                        <a:xfrm>
                          <a:off x="0" y="0"/>
                          <a:ext cx="1135380" cy="822960"/>
                        </a:xfrm>
                        <a:prstGeom prst="rect">
                          <a:avLst/>
                        </a:prstGeom>
                        <a:solidFill>
                          <a:schemeClr val="lt1"/>
                        </a:solidFill>
                        <a:ln w="6350">
                          <a:noFill/>
                        </a:ln>
                      </wps:spPr>
                      <wps:txbx>
                        <w:txbxContent>
                          <w:p w:rsidR="00BF5397" w:rsidRPr="004E41D5" w:rsidRDefault="00BF5397" w:rsidP="00BF5397">
                            <w:pPr>
                              <w:ind w:left="0"/>
                              <w:jc w:val="center"/>
                              <w:rPr>
                                <w:rFonts w:ascii="Times New Roman" w:hAnsi="Times New Roman" w:cs="Times New Roman"/>
                                <w:sz w:val="20"/>
                                <w:szCs w:val="20"/>
                              </w:rPr>
                            </w:pPr>
                            <w:r w:rsidRPr="004E41D5">
                              <w:rPr>
                                <w:rFonts w:ascii="Times New Roman" w:hAnsi="Times New Roman" w:cs="Times New Roman"/>
                                <w:sz w:val="20"/>
                                <w:szCs w:val="20"/>
                              </w:rPr>
                              <w:t xml:space="preserve">Maintenance and </w:t>
                            </w:r>
                            <w:proofErr w:type="spellStart"/>
                            <w:r w:rsidRPr="004E41D5">
                              <w:rPr>
                                <w:rFonts w:ascii="Times New Roman" w:hAnsi="Times New Roman" w:cs="Times New Roman"/>
                                <w:sz w:val="20"/>
                                <w:szCs w:val="20"/>
                              </w:rPr>
                              <w:t>Technical</w:t>
                            </w:r>
                            <w:proofErr w:type="spellEnd"/>
                            <w:r w:rsidRPr="004E41D5">
                              <w:rPr>
                                <w:rFonts w:ascii="Times New Roman" w:hAnsi="Times New Roman" w:cs="Times New Roman"/>
                                <w:sz w:val="20"/>
                                <w:szCs w:val="20"/>
                              </w:rPr>
                              <w:t xml:space="preserve"> Support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1B81B6" id="Zone de texte 56" o:spid="_x0000_s1051" type="#_x0000_t202" style="position:absolute;left:0;text-align:left;margin-left:359.9pt;margin-top:3.55pt;width:89.4pt;height:64.8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" fillcolor="white [3201]" stroked="f" strokeweight=".5pt">
                <v:textbox>
                  <w:txbxContent>
                    <w:p w:rsidR="00BF5397" w:rsidRPr="004E41D5" w:rsidRDefault="00BF5397" w:rsidP="00BF5397">
                      <w:pPr>
                        <w:ind w:left="0"/>
                        <w:jc w:val="center"/>
                        <w:rPr>
                          <w:rFonts w:ascii="Times New Roman" w:hAnsi="Times New Roman" w:cs="Times New Roman"/>
                          <w:sz w:val="20"/>
                          <w:szCs w:val="20"/>
                        </w:rPr>
                      </w:pPr>
                      <w:r w:rsidRPr="004E41D5">
                        <w:rPr>
                          <w:rFonts w:ascii="Times New Roman" w:hAnsi="Times New Roman" w:cs="Times New Roman"/>
                          <w:sz w:val="20"/>
                          <w:szCs w:val="20"/>
                        </w:rPr>
                        <w:t xml:space="preserve">Maintenance and </w:t>
                      </w:r>
                      <w:proofErr w:type="spellStart"/>
                      <w:r w:rsidRPr="004E41D5">
                        <w:rPr>
                          <w:rFonts w:ascii="Times New Roman" w:hAnsi="Times New Roman" w:cs="Times New Roman"/>
                          <w:sz w:val="20"/>
                          <w:szCs w:val="20"/>
                        </w:rPr>
                        <w:t>Technical</w:t>
                      </w:r>
                      <w:proofErr w:type="spellEnd"/>
                      <w:r w:rsidRPr="004E41D5">
                        <w:rPr>
                          <w:rFonts w:ascii="Times New Roman" w:hAnsi="Times New Roman" w:cs="Times New Roman"/>
                          <w:sz w:val="20"/>
                          <w:szCs w:val="20"/>
                        </w:rPr>
                        <w:t xml:space="preserve"> Support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43232" behindDoc="0" locked="0" layoutInCell="1" allowOverlap="1" wp14:anchorId="748FC4FA" wp14:editId="4A84B37D">
                <wp:simplePos x="0" y="0"/>
                <wp:positionH relativeFrom="column">
                  <wp:posOffset>3122930</wp:posOffset>
                </wp:positionH>
                <wp:positionV relativeFrom="paragraph">
                  <wp:posOffset>67945</wp:posOffset>
                </wp:positionV>
                <wp:extent cx="1261745" cy="815340"/>
                <wp:effectExtent l="0" t="0" r="0" b="3810"/>
                <wp:wrapNone/>
                <wp:docPr id="881646689" name="Zone de texte 55"/>
                <wp:cNvGraphicFramePr/>
                <a:graphic xmlns:a="http://schemas.openxmlformats.org/drawingml/2006/main">
                  <a:graphicData uri="http://schemas.microsoft.com/office/word/2010/wordprocessingShape">
                    <wps:wsp>
                      <wps:cNvSpPr txBox="1"/>
                      <wps:spPr>
                        <a:xfrm>
                          <a:off x="0" y="0"/>
                          <a:ext cx="1261745" cy="815340"/>
                        </a:xfrm>
                        <a:prstGeom prst="rect">
                          <a:avLst/>
                        </a:prstGeom>
                        <a:solidFill>
                          <a:schemeClr val="lt1"/>
                        </a:solidFill>
                        <a:ln w="6350">
                          <a:noFill/>
                        </a:ln>
                      </wps:spPr>
                      <wps:txbx>
                        <w:txbxContent>
                          <w:p w:rsidR="00BF5397" w:rsidRPr="00487DDA" w:rsidRDefault="00BF5397" w:rsidP="00BF5397">
                            <w:pPr>
                              <w:ind w:left="0"/>
                              <w:jc w:val="center"/>
                              <w:rPr>
                                <w:rFonts w:ascii="Times New Roman" w:hAnsi="Times New Roman" w:cs="Times New Roman"/>
                              </w:rPr>
                            </w:pPr>
                            <w:r>
                              <w:rPr>
                                <w:rFonts w:ascii="Times New Roman" w:hAnsi="Times New Roman" w:cs="Times New Roman"/>
                              </w:rPr>
                              <w:t>Equipment Services</w:t>
                            </w:r>
                          </w:p>
                          <w:p w:rsidR="00BF5397" w:rsidRDefault="00BF5397" w:rsidP="00BF539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FC4FA" id="Zone de texte 55" o:spid="_x0000_s1052" type="#_x0000_t202" style="position:absolute;left:0;text-align:left;margin-left:245.9pt;margin-top:5.35pt;width:99.35pt;height:64.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" fillcolor="white [3201]" stroked="f" strokeweight=".5pt">
                <v:textbox>
                  <w:txbxContent>
                    <w:p w:rsidR="00BF5397" w:rsidRPr="00487DDA" w:rsidRDefault="00BF5397" w:rsidP="00BF5397">
                      <w:pPr>
                        <w:ind w:left="0"/>
                        <w:jc w:val="center"/>
                        <w:rPr>
                          <w:rFonts w:ascii="Times New Roman" w:hAnsi="Times New Roman" w:cs="Times New Roman"/>
                        </w:rPr>
                      </w:pPr>
                      <w:r>
                        <w:rPr>
                          <w:rFonts w:ascii="Times New Roman" w:hAnsi="Times New Roman" w:cs="Times New Roman"/>
                        </w:rPr>
                        <w:t>Equipment Services</w:t>
                      </w:r>
                    </w:p>
                    <w:p w:rsidR="00BF5397" w:rsidRDefault="00BF5397" w:rsidP="00BF5397">
                      <w:pPr>
                        <w:ind w:left="0"/>
                      </w:pP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42208" behindDoc="0" locked="0" layoutInCell="1" allowOverlap="1" wp14:anchorId="5FE6A83C" wp14:editId="2ED1003B">
                <wp:simplePos x="0" y="0"/>
                <wp:positionH relativeFrom="column">
                  <wp:posOffset>1598930</wp:posOffset>
                </wp:positionH>
                <wp:positionV relativeFrom="paragraph">
                  <wp:posOffset>52705</wp:posOffset>
                </wp:positionV>
                <wp:extent cx="1341120" cy="815340"/>
                <wp:effectExtent l="0" t="0" r="0" b="3810"/>
                <wp:wrapNone/>
                <wp:docPr id="489005252" name="Zone de texte 54"/>
                <wp:cNvGraphicFramePr/>
                <a:graphic xmlns:a="http://schemas.openxmlformats.org/drawingml/2006/main">
                  <a:graphicData uri="http://schemas.microsoft.com/office/word/2010/wordprocessingShape">
                    <wps:wsp>
                      <wps:cNvSpPr txBox="1"/>
                      <wps:spPr>
                        <a:xfrm>
                          <a:off x="0" y="0"/>
                          <a:ext cx="1341120" cy="815340"/>
                        </a:xfrm>
                        <a:prstGeom prst="rect">
                          <a:avLst/>
                        </a:prstGeom>
                        <a:solidFill>
                          <a:schemeClr val="lt1"/>
                        </a:solidFill>
                        <a:ln w="6350">
                          <a:noFill/>
                        </a:ln>
                      </wps:spPr>
                      <wps:txbx>
                        <w:txbxContent>
                          <w:p w:rsidR="00BF5397" w:rsidRPr="00487DDA" w:rsidRDefault="00BF5397" w:rsidP="00BF5397">
                            <w:pPr>
                              <w:ind w:left="0"/>
                              <w:jc w:val="center"/>
                              <w:rPr>
                                <w:rFonts w:ascii="Times New Roman" w:hAnsi="Times New Roman" w:cs="Times New Roman"/>
                                <w:sz w:val="20"/>
                                <w:szCs w:val="20"/>
                              </w:rPr>
                            </w:pPr>
                            <w:r>
                              <w:rPr>
                                <w:rFonts w:ascii="Times New Roman" w:hAnsi="Times New Roman" w:cs="Times New Roman"/>
                                <w:sz w:val="20"/>
                                <w:szCs w:val="20"/>
                              </w:rPr>
                              <w:t>Digital Communication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E6A83C" id="Zone de texte 54" o:spid="_x0000_s1053" type="#_x0000_t202" style="position:absolute;left:0;text-align:left;margin-left:125.9pt;margin-top:4.15pt;width:105.6pt;height:64.2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" fillcolor="white [3201]" stroked="f" strokeweight=".5pt">
                <v:textbox>
                  <w:txbxContent>
                    <w:p w:rsidR="00BF5397" w:rsidRPr="00487DDA" w:rsidRDefault="00BF5397" w:rsidP="00BF5397">
                      <w:pPr>
                        <w:ind w:left="0"/>
                        <w:jc w:val="center"/>
                        <w:rPr>
                          <w:rFonts w:ascii="Times New Roman" w:hAnsi="Times New Roman" w:cs="Times New Roman"/>
                          <w:sz w:val="20"/>
                          <w:szCs w:val="20"/>
                        </w:rPr>
                      </w:pPr>
                      <w:r>
                        <w:rPr>
                          <w:rFonts w:ascii="Times New Roman" w:hAnsi="Times New Roman" w:cs="Times New Roman"/>
                          <w:sz w:val="20"/>
                          <w:szCs w:val="20"/>
                        </w:rPr>
                        <w:t>Digital Communication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41184" behindDoc="0" locked="0" layoutInCell="1" allowOverlap="1" wp14:anchorId="2302A9A2" wp14:editId="3832694B">
                <wp:simplePos x="0" y="0"/>
                <wp:positionH relativeFrom="column">
                  <wp:posOffset>52070</wp:posOffset>
                </wp:positionH>
                <wp:positionV relativeFrom="paragraph">
                  <wp:posOffset>29845</wp:posOffset>
                </wp:positionV>
                <wp:extent cx="1341120" cy="861060"/>
                <wp:effectExtent l="0" t="0" r="0" b="0"/>
                <wp:wrapNone/>
                <wp:docPr id="675057109" name="Zone de texte 53"/>
                <wp:cNvGraphicFramePr/>
                <a:graphic xmlns:a="http://schemas.openxmlformats.org/drawingml/2006/main">
                  <a:graphicData uri="http://schemas.microsoft.com/office/word/2010/wordprocessingShape">
                    <wps:wsp>
                      <wps:cNvSpPr txBox="1"/>
                      <wps:spPr>
                        <a:xfrm>
                          <a:off x="0" y="0"/>
                          <a:ext cx="1341120" cy="861060"/>
                        </a:xfrm>
                        <a:prstGeom prst="rect">
                          <a:avLst/>
                        </a:prstGeom>
                        <a:solidFill>
                          <a:schemeClr val="lt1"/>
                        </a:solidFill>
                        <a:ln w="6350">
                          <a:noFill/>
                        </a:ln>
                      </wps:spPr>
                      <wps:txbx>
                        <w:txbxContent>
                          <w:p w:rsidR="00BF5397" w:rsidRPr="00487DDA" w:rsidRDefault="00BF5397" w:rsidP="00BF5397">
                            <w:pPr>
                              <w:ind w:left="0" w:firstLine="0"/>
                              <w:jc w:val="center"/>
                              <w:rPr>
                                <w:rFonts w:ascii="Times New Roman" w:hAnsi="Times New Roman" w:cs="Times New Roman"/>
                                <w:sz w:val="20"/>
                                <w:szCs w:val="20"/>
                              </w:rPr>
                            </w:pPr>
                            <w:r>
                              <w:rPr>
                                <w:rFonts w:ascii="Times New Roman" w:hAnsi="Times New Roman" w:cs="Times New Roman"/>
                                <w:sz w:val="20"/>
                                <w:szCs w:val="20"/>
                              </w:rPr>
                              <w:t xml:space="preserve">Application </w:t>
                            </w:r>
                            <w:proofErr w:type="spellStart"/>
                            <w:r>
                              <w:rPr>
                                <w:rFonts w:ascii="Times New Roman" w:hAnsi="Times New Roman" w:cs="Times New Roman"/>
                                <w:sz w:val="20"/>
                                <w:szCs w:val="20"/>
                              </w:rPr>
                              <w:t>Quality</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Consistancy</w:t>
                            </w:r>
                            <w:proofErr w:type="spellEnd"/>
                            <w:r>
                              <w:rPr>
                                <w:rFonts w:ascii="Times New Roman" w:hAnsi="Times New Roman" w:cs="Times New Roman"/>
                                <w:sz w:val="20"/>
                                <w:szCs w:val="20"/>
                              </w:rPr>
                              <w:t xml:space="preserve">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02A9A2" id="Zone de texte 53" o:spid="_x0000_s1054" type="#_x0000_t202" style="position:absolute;left:0;text-align:left;margin-left:4.1pt;margin-top:2.35pt;width:105.6pt;height:67.8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" fillcolor="white [3201]" stroked="f" strokeweight=".5pt">
                <v:textbox>
                  <w:txbxContent>
                    <w:p w:rsidR="00BF5397" w:rsidRPr="00487DDA" w:rsidRDefault="00BF5397" w:rsidP="00BF5397">
                      <w:pPr>
                        <w:ind w:left="0" w:firstLine="0"/>
                        <w:jc w:val="center"/>
                        <w:rPr>
                          <w:rFonts w:ascii="Times New Roman" w:hAnsi="Times New Roman" w:cs="Times New Roman"/>
                          <w:sz w:val="20"/>
                          <w:szCs w:val="20"/>
                        </w:rPr>
                      </w:pPr>
                      <w:r>
                        <w:rPr>
                          <w:rFonts w:ascii="Times New Roman" w:hAnsi="Times New Roman" w:cs="Times New Roman"/>
                          <w:sz w:val="20"/>
                          <w:szCs w:val="20"/>
                        </w:rPr>
                        <w:t xml:space="preserve">Application </w:t>
                      </w:r>
                      <w:proofErr w:type="spellStart"/>
                      <w:r>
                        <w:rPr>
                          <w:rFonts w:ascii="Times New Roman" w:hAnsi="Times New Roman" w:cs="Times New Roman"/>
                          <w:sz w:val="20"/>
                          <w:szCs w:val="20"/>
                        </w:rPr>
                        <w:t>Quality</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Consistancy</w:t>
                      </w:r>
                      <w:proofErr w:type="spellEnd"/>
                      <w:r>
                        <w:rPr>
                          <w:rFonts w:ascii="Times New Roman" w:hAnsi="Times New Roman" w:cs="Times New Roman"/>
                          <w:sz w:val="20"/>
                          <w:szCs w:val="20"/>
                        </w:rPr>
                        <w:t xml:space="preserve">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25824" behindDoc="0" locked="0" layoutInCell="1" allowOverlap="1" wp14:anchorId="00FE39FE" wp14:editId="34036D49">
                <wp:simplePos x="0" y="0"/>
                <wp:positionH relativeFrom="column">
                  <wp:posOffset>3069590</wp:posOffset>
                </wp:positionH>
                <wp:positionV relativeFrom="paragraph">
                  <wp:posOffset>6985</wp:posOffset>
                </wp:positionV>
                <wp:extent cx="1371600" cy="914400"/>
                <wp:effectExtent l="0" t="0" r="19050" b="19050"/>
                <wp:wrapNone/>
                <wp:docPr id="402501483" name="Rectangle 42"/>
                <wp:cNvGraphicFramePr/>
                <a:graphic xmlns:a="http://schemas.openxmlformats.org/drawingml/2006/main">
                  <a:graphicData uri="http://schemas.microsoft.com/office/word/2010/wordprocessingShape">
                    <wps:wsp>
                      <wps:cNvSpPr/>
                      <wps:spPr>
                        <a:xfrm>
                          <a:off x="0" y="0"/>
                          <a:ext cx="137160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0EAABD" id="Rectangle 42" o:spid="_x0000_s1026" style="position:absolute;margin-left:241.7pt;margin-top:.55pt;width:108pt;height:1in;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4800" behindDoc="0" locked="0" layoutInCell="1" allowOverlap="1" wp14:anchorId="02846337" wp14:editId="2BDEDDDB">
                <wp:simplePos x="0" y="0"/>
                <wp:positionH relativeFrom="column">
                  <wp:posOffset>1568450</wp:posOffset>
                </wp:positionH>
                <wp:positionV relativeFrom="paragraph">
                  <wp:posOffset>6985</wp:posOffset>
                </wp:positionV>
                <wp:extent cx="1409700" cy="914400"/>
                <wp:effectExtent l="0" t="0" r="19050" b="19050"/>
                <wp:wrapNone/>
                <wp:docPr id="332266175" name="Rectangle 41"/>
                <wp:cNvGraphicFramePr/>
                <a:graphic xmlns:a="http://schemas.openxmlformats.org/drawingml/2006/main">
                  <a:graphicData uri="http://schemas.microsoft.com/office/word/2010/wordprocessingShape">
                    <wps:wsp>
                      <wps:cNvSpPr/>
                      <wps:spPr>
                        <a:xfrm>
                          <a:off x="0" y="0"/>
                          <a:ext cx="140970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69430F" id="Rectangle 41" o:spid="_x0000_s1026" style="position:absolute;margin-left:123.5pt;margin-top:.55pt;width:111pt;height:1in;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3776" behindDoc="0" locked="0" layoutInCell="1" allowOverlap="1" wp14:anchorId="1FF1E47B" wp14:editId="1DD70137">
                <wp:simplePos x="0" y="0"/>
                <wp:positionH relativeFrom="column">
                  <wp:posOffset>21590</wp:posOffset>
                </wp:positionH>
                <wp:positionV relativeFrom="paragraph">
                  <wp:posOffset>6985</wp:posOffset>
                </wp:positionV>
                <wp:extent cx="1409700" cy="914400"/>
                <wp:effectExtent l="0" t="0" r="19050" b="19050"/>
                <wp:wrapNone/>
                <wp:docPr id="328611134" name="Rectangle 41"/>
                <wp:cNvGraphicFramePr/>
                <a:graphic xmlns:a="http://schemas.openxmlformats.org/drawingml/2006/main">
                  <a:graphicData uri="http://schemas.microsoft.com/office/word/2010/wordprocessingShape">
                    <wps:wsp>
                      <wps:cNvSpPr/>
                      <wps:spPr>
                        <a:xfrm>
                          <a:off x="0" y="0"/>
                          <a:ext cx="140970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5874DF" id="Rectangle 41" o:spid="_x0000_s1026" style="position:absolute;margin-left:1.7pt;margin-top:.55pt;width:111pt;height:1in;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" fillcolor="white [3212]" strokecolor="#09101d [484]" strokeweight="1pt"/>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p>
    <w:p w:rsidR="009C09D9" w:rsidRDefault="009C09D9" w:rsidP="009C09D9">
      <w:pPr>
        <w:tabs>
          <w:tab w:val="left" w:pos="3200"/>
        </w:tabs>
        <w:spacing w:line="480" w:lineRule="auto"/>
        <w:ind w:left="0" w:firstLine="0"/>
        <w:rPr>
          <w:rFonts w:ascii="Times New Roman" w:hAnsi="Times New Roman" w:cs="Times New Roman"/>
        </w:rPr>
      </w:pPr>
    </w:p>
    <w:p w:rsidR="009C09D9" w:rsidRDefault="009C09D9" w:rsidP="009C09D9">
      <w:pPr>
        <w:tabs>
          <w:tab w:val="left" w:pos="3200"/>
        </w:tabs>
        <w:spacing w:line="480" w:lineRule="auto"/>
        <w:ind w:left="0" w:firstLine="0"/>
        <w:rPr>
          <w:rFonts w:ascii="Times New Roman" w:hAnsi="Times New Roman" w:cs="Times New Roman"/>
        </w:rPr>
      </w:pPr>
    </w:p>
    <w:p w:rsidR="00642F58" w:rsidRPr="00BF5397" w:rsidRDefault="00E973D6" w:rsidP="00C64EC5">
      <w:pPr>
        <w:pStyle w:val="Paragraphedeliste"/>
        <w:numPr>
          <w:ilvl w:val="0"/>
          <w:numId w:val="90"/>
        </w:numPr>
        <w:tabs>
          <w:tab w:val="left" w:pos="3200"/>
        </w:tabs>
        <w:spacing w:line="480" w:lineRule="auto"/>
        <w:outlineLvl w:val="0"/>
        <w:rPr>
          <w:rFonts w:ascii="Times New Roman" w:hAnsi="Times New Roman" w:cs="Times New Roman"/>
          <w:b/>
          <w:bCs/>
          <w:sz w:val="28"/>
          <w:szCs w:val="28"/>
          <w:lang w:val="en-US"/>
        </w:rPr>
      </w:pPr>
      <w:bookmarkStart w:id="27" w:name="_Toc219217007"/>
      <w:r w:rsidRPr="00BF5397">
        <w:rPr>
          <w:rFonts w:ascii="Times New Roman" w:hAnsi="Times New Roman" w:cs="Times New Roman"/>
          <w:b/>
          <w:bCs/>
          <w:sz w:val="28"/>
          <w:szCs w:val="28"/>
          <w:lang w:val="en-US"/>
        </w:rPr>
        <w:lastRenderedPageBreak/>
        <w:t>Study of the existing situation</w:t>
      </w:r>
      <w:bookmarkEnd w:id="27"/>
    </w:p>
    <w:p w:rsidR="00C64EC5" w:rsidRPr="00BF5397" w:rsidRDefault="00C64EC5" w:rsidP="00CE675A">
      <w:pPr>
        <w:rPr>
          <w:lang w:val="en-US"/>
        </w:rPr>
      </w:pPr>
    </w:p>
    <w:p w:rsidR="00C64EC5" w:rsidRPr="00262D5D" w:rsidRDefault="00C64EC5" w:rsidP="00CE675A">
      <w:pPr>
        <w:tabs>
          <w:tab w:val="left" w:pos="3200"/>
        </w:tabs>
        <w:spacing w:line="480" w:lineRule="auto"/>
        <w:ind w:left="0" w:firstLine="0"/>
        <w:outlineLvl w:val="1"/>
        <w:rPr>
          <w:rFonts w:ascii="Times New Roman" w:hAnsi="Times New Roman" w:cs="Times New Roman"/>
          <w:b/>
          <w:bCs/>
        </w:rPr>
      </w:pPr>
      <w:bookmarkStart w:id="28" w:name="_Toc219217008"/>
      <w:r w:rsidRPr="00262D5D">
        <w:rPr>
          <w:rFonts w:ascii="Times New Roman" w:hAnsi="Times New Roman" w:cs="Times New Roman"/>
          <w:b/>
          <w:bCs/>
        </w:rPr>
        <w:t xml:space="preserve">a. Project </w:t>
      </w:r>
      <w:proofErr w:type="spellStart"/>
      <w:r w:rsidRPr="00262D5D">
        <w:rPr>
          <w:rFonts w:ascii="Times New Roman" w:hAnsi="Times New Roman" w:cs="Times New Roman"/>
          <w:b/>
          <w:bCs/>
        </w:rPr>
        <w:t>context</w:t>
      </w:r>
      <w:bookmarkEnd w:id="28"/>
      <w:proofErr w:type="spellEnd"/>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Projecting budget revenues is a major challenge in public finance management, as it determines the State's ability to anticipate its resources and effectively guide its economic policies and public investments. Within the Directorate General of Budget and Finance (DGBF), this activity is carried out within a structured institutional framework and primarily involves the Directorate of Budgetary Policies and Synthesis (DPSB), working closely with the various financial agencies.</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As part of this study, an interview was conducted with an official from the DPSB (Directorate of Public Finances and Budget). This exchange provided a better understanding of the current operation of budget revenue projections and their relationship to the macroeconomic framework. It emerged that, while the macroeconomic framework provides a general structure, the core of the work relies on the analysis of revenues derived from the past performance of the financial agencies, enriched by certain macroeconomic assumptions.</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BF5397" w:rsidRDefault="00C64EC5" w:rsidP="00CE675A">
      <w:pPr>
        <w:tabs>
          <w:tab w:val="left" w:pos="3200"/>
        </w:tabs>
        <w:spacing w:line="480" w:lineRule="auto"/>
        <w:ind w:left="11" w:hanging="11"/>
        <w:outlineLvl w:val="1"/>
        <w:rPr>
          <w:rFonts w:ascii="Times New Roman" w:hAnsi="Times New Roman" w:cs="Times New Roman"/>
          <w:b/>
          <w:bCs/>
          <w:lang w:val="en-US"/>
        </w:rPr>
      </w:pPr>
      <w:bookmarkStart w:id="29" w:name="_Toc219217009"/>
      <w:r w:rsidRPr="00BF5397">
        <w:rPr>
          <w:rFonts w:ascii="Times New Roman" w:hAnsi="Times New Roman" w:cs="Times New Roman"/>
          <w:b/>
          <w:bCs/>
          <w:lang w:val="en-US"/>
        </w:rPr>
        <w:t>b. Project objectives</w:t>
      </w:r>
      <w:bookmarkEnd w:id="29"/>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existing system primarily aims to produce budget revenue estimates that are sufficiently reliable to support public decision-making. Its objective is to analyze historical revenue trends, identify patterns, and propose projections to serve as a basis for budgetary work.</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However, these objectives are achieved through methods that are still largely manual, relying heavily on the expertise of the agents, which limits the system's ability to respond effectively to the growing demands for accuracy and speed.</w:t>
      </w:r>
    </w:p>
    <w:p w:rsidR="00C64EC5" w:rsidRDefault="00C64EC5" w:rsidP="00C64EC5">
      <w:pPr>
        <w:tabs>
          <w:tab w:val="left" w:pos="3200"/>
        </w:tabs>
        <w:spacing w:line="480" w:lineRule="auto"/>
        <w:ind w:left="720" w:firstLine="0"/>
        <w:rPr>
          <w:rFonts w:ascii="Times New Roman" w:hAnsi="Times New Roman" w:cs="Times New Roman"/>
          <w:lang w:val="en-US"/>
        </w:rPr>
      </w:pPr>
    </w:p>
    <w:p w:rsidR="00CE675A" w:rsidRPr="00BF5397" w:rsidRDefault="00CE675A" w:rsidP="00C64EC5">
      <w:pPr>
        <w:tabs>
          <w:tab w:val="left" w:pos="3200"/>
        </w:tabs>
        <w:spacing w:line="480" w:lineRule="auto"/>
        <w:ind w:left="720" w:firstLine="0"/>
        <w:rPr>
          <w:rFonts w:ascii="Times New Roman" w:hAnsi="Times New Roman" w:cs="Times New Roman"/>
          <w:lang w:val="en-US"/>
        </w:rPr>
      </w:pPr>
    </w:p>
    <w:p w:rsidR="00C64EC5" w:rsidRPr="00BF5397" w:rsidRDefault="00C64EC5" w:rsidP="00CE675A">
      <w:pPr>
        <w:tabs>
          <w:tab w:val="left" w:pos="3200"/>
        </w:tabs>
        <w:spacing w:line="480" w:lineRule="auto"/>
        <w:ind w:left="11" w:hanging="11"/>
        <w:outlineLvl w:val="1"/>
        <w:rPr>
          <w:rFonts w:ascii="Times New Roman" w:hAnsi="Times New Roman" w:cs="Times New Roman"/>
          <w:b/>
          <w:bCs/>
          <w:lang w:val="en-US"/>
        </w:rPr>
      </w:pPr>
      <w:bookmarkStart w:id="30" w:name="_Toc219217010"/>
      <w:r w:rsidRPr="00BF5397">
        <w:rPr>
          <w:rFonts w:ascii="Times New Roman" w:hAnsi="Times New Roman" w:cs="Times New Roman"/>
          <w:b/>
          <w:bCs/>
          <w:lang w:val="en-US"/>
        </w:rPr>
        <w:lastRenderedPageBreak/>
        <w:t>c. Project scope</w:t>
      </w:r>
      <w:bookmarkEnd w:id="30"/>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scope of this project focuses exclusively on budget revenue projections. The study covers the collection, processing, analysis, and use of revenue data for projection purposes. The steps related to the overall budget preparation, adoption, and execution are outside the scope of this study.</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BF5397" w:rsidRDefault="00C64EC5" w:rsidP="00CE675A">
      <w:pPr>
        <w:tabs>
          <w:tab w:val="left" w:pos="3200"/>
        </w:tabs>
        <w:spacing w:line="480" w:lineRule="auto"/>
        <w:ind w:left="11" w:hanging="11"/>
        <w:outlineLvl w:val="1"/>
        <w:rPr>
          <w:rFonts w:ascii="Times New Roman" w:hAnsi="Times New Roman" w:cs="Times New Roman"/>
          <w:b/>
          <w:bCs/>
          <w:lang w:val="en-US"/>
        </w:rPr>
      </w:pPr>
      <w:bookmarkStart w:id="31" w:name="_Toc219217011"/>
      <w:r w:rsidRPr="00BF5397">
        <w:rPr>
          <w:rFonts w:ascii="Times New Roman" w:hAnsi="Times New Roman" w:cs="Times New Roman"/>
          <w:b/>
          <w:bCs/>
          <w:lang w:val="en-US"/>
        </w:rPr>
        <w:t>d. Information gathering technique</w:t>
      </w:r>
      <w:bookmarkEnd w:id="31"/>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Information gathering is a crucial step in understanding the domain under study and the functioning of the existing system. It allows for the acquisition of in-depth knowledge of business processes, the stakeholders involved, and the documents produced within the scope of the activity. From this perspective, several approaches can be employed to better understand the system to be analyzed.</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During this internship, three complementary information-gathering techniques were used: interviews, on-site observation, and document analysis. The combined use of these methods allowed for the comparison of collected information, ensuring its reliability and providing a comprehensive and coherent understanding of the actual functioning of the system under study.</w:t>
      </w:r>
    </w:p>
    <w:p w:rsidR="00C64EC5" w:rsidRPr="00BF5397" w:rsidRDefault="00C64EC5" w:rsidP="00C64EC5">
      <w:pPr>
        <w:tabs>
          <w:tab w:val="left" w:pos="3200"/>
        </w:tabs>
        <w:spacing w:line="480" w:lineRule="auto"/>
        <w:rPr>
          <w:rFonts w:ascii="Times New Roman" w:hAnsi="Times New Roman" w:cs="Times New Roman"/>
          <w:b/>
          <w:bCs/>
          <w:lang w:val="en-US"/>
        </w:rPr>
      </w:pPr>
      <w:r w:rsidRPr="00BF5397">
        <w:rPr>
          <w:rFonts w:ascii="Times New Roman" w:hAnsi="Times New Roman" w:cs="Times New Roman"/>
          <w:b/>
          <w:bCs/>
          <w:lang w:val="en-US"/>
        </w:rPr>
        <w:t>d.1) The interview</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interview consisted of a direct and structured exchange with Mr. N'Douba, Head of the Budget Framework and Forecasting Department. This approach was primarily aimed at understanding the macroeconomic and budget framework process, as well as the role of management in the preparation of budget programming documents.</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 xml:space="preserve">During this interview, discussions focused on the department's responsibilities, the various stages of the budgeting process, the stakeholders involved, regulatory deadlines, and the documents produced at each stage. The interview thus provided essential qualitative </w:t>
      </w:r>
      <w:r w:rsidRPr="00BF5397">
        <w:rPr>
          <w:rFonts w:ascii="Times New Roman" w:hAnsi="Times New Roman" w:cs="Times New Roman"/>
          <w:lang w:val="en-US"/>
        </w:rPr>
        <w:lastRenderedPageBreak/>
        <w:t>information, difficult to access through official documents alone, and shed light on the overall logic structuring the budgeting process.</w:t>
      </w:r>
    </w:p>
    <w:p w:rsidR="00C64EC5" w:rsidRPr="00BF5397" w:rsidRDefault="00C64EC5" w:rsidP="00C64EC5">
      <w:pPr>
        <w:tabs>
          <w:tab w:val="left" w:pos="3200"/>
        </w:tabs>
        <w:spacing w:line="480" w:lineRule="auto"/>
        <w:rPr>
          <w:rFonts w:ascii="Times New Roman" w:hAnsi="Times New Roman" w:cs="Times New Roman"/>
          <w:b/>
          <w:bCs/>
          <w:lang w:val="en-US"/>
        </w:rPr>
      </w:pPr>
      <w:r w:rsidRPr="00BF5397">
        <w:rPr>
          <w:rFonts w:ascii="Times New Roman" w:hAnsi="Times New Roman" w:cs="Times New Roman"/>
          <w:b/>
          <w:bCs/>
          <w:lang w:val="en-US"/>
        </w:rPr>
        <w:t>d.2) On-site observation</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On-site observation was a complementary approach to the interview. It allowed for direct observation of the activities, professional practices, and work organization within the department.</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This method provided a concrete view of the profession, highlighting how the different stages of the process are implemented on a daily basis. Observation also allowed for a better understanding of the interactions between stakeholders, the flow of information, and the use of documents within the budgetary activity.</w:t>
      </w:r>
    </w:p>
    <w:p w:rsidR="00974EF5" w:rsidRPr="00BF5397" w:rsidRDefault="00974EF5" w:rsidP="00C64EC5">
      <w:pPr>
        <w:tabs>
          <w:tab w:val="left" w:pos="3200"/>
        </w:tabs>
        <w:spacing w:line="480" w:lineRule="auto"/>
        <w:rPr>
          <w:rFonts w:ascii="Times New Roman" w:hAnsi="Times New Roman" w:cs="Times New Roman"/>
          <w:lang w:val="en-US"/>
        </w:rPr>
      </w:pPr>
    </w:p>
    <w:p w:rsidR="00C64EC5" w:rsidRPr="00BF5397" w:rsidRDefault="00C64EC5" w:rsidP="00C64EC5">
      <w:pPr>
        <w:tabs>
          <w:tab w:val="left" w:pos="3200"/>
        </w:tabs>
        <w:spacing w:line="480" w:lineRule="auto"/>
        <w:rPr>
          <w:rFonts w:ascii="Times New Roman" w:hAnsi="Times New Roman" w:cs="Times New Roman"/>
          <w:b/>
          <w:bCs/>
          <w:lang w:val="en-US"/>
        </w:rPr>
      </w:pPr>
      <w:r w:rsidRPr="00BF5397">
        <w:rPr>
          <w:rFonts w:ascii="Times New Roman" w:hAnsi="Times New Roman" w:cs="Times New Roman"/>
          <w:b/>
          <w:bCs/>
          <w:lang w:val="en-US"/>
        </w:rPr>
        <w:t>d.3) Document analysis</w:t>
      </w:r>
    </w:p>
    <w:p w:rsidR="00974EF5" w:rsidRPr="00BF5397" w:rsidRDefault="00974EF5" w:rsidP="00C64EC5">
      <w:pPr>
        <w:tabs>
          <w:tab w:val="left" w:pos="3200"/>
        </w:tabs>
        <w:spacing w:line="480" w:lineRule="auto"/>
        <w:rPr>
          <w:rFonts w:ascii="Times New Roman" w:hAnsi="Times New Roman" w:cs="Times New Roman"/>
          <w:b/>
          <w:bCs/>
          <w:lang w:val="en-US"/>
        </w:rPr>
      </w:pP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document analysis focused on documents from the budgetary activity, including framework notes, programming documents and institutional materials used in the budget preparation process.</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This approach allowed for a comparison of the information gathered during interviews and observations with official documents. It also helped to standardize certain concepts, clarify the terminology used, and validate the consistency of the collected information. Document analysis thus strengthened the overall understanding of the existing system.</w:t>
      </w:r>
    </w:p>
    <w:p w:rsidR="00C64EC5" w:rsidRPr="00BF5397" w:rsidRDefault="00000000" w:rsidP="00C64EC5">
      <w:pPr>
        <w:tabs>
          <w:tab w:val="left" w:pos="3200"/>
        </w:tabs>
        <w:spacing w:line="480" w:lineRule="auto"/>
        <w:ind w:left="720" w:firstLine="0"/>
        <w:rPr>
          <w:rFonts w:ascii="Times New Roman" w:hAnsi="Times New Roman" w:cs="Times New Roman"/>
          <w:lang w:val="en-US"/>
        </w:rPr>
      </w:pPr>
      <w:r>
        <w:rPr>
          <w:noProof/>
        </w:rPr>
        <w:pict w14:anchorId="0A5D5F6D">
          <v:rect id="_x0000_s2055" style="position:absolute;left:0;text-align:left;margin-left:0;margin-top:0;width:3276.75pt;height:.1pt;z-index:251658240;mso-position-horizontal:left" o:hralign="center" o:hrstd="t" o:hr="t" fillcolor="#a0a0a0" stroked="f">
            <w10:wrap type="square" side="right"/>
          </v:rect>
        </w:pict>
      </w:r>
    </w:p>
    <w:p w:rsidR="00C64EC5" w:rsidRPr="00BF5397" w:rsidRDefault="00C64EC5" w:rsidP="00CE675A">
      <w:pPr>
        <w:tabs>
          <w:tab w:val="left" w:pos="3200"/>
        </w:tabs>
        <w:spacing w:line="480" w:lineRule="auto"/>
        <w:ind w:left="11" w:hanging="11"/>
        <w:outlineLvl w:val="1"/>
        <w:rPr>
          <w:rFonts w:ascii="Times New Roman" w:hAnsi="Times New Roman" w:cs="Times New Roman"/>
          <w:b/>
          <w:bCs/>
          <w:lang w:val="en-US"/>
        </w:rPr>
      </w:pPr>
      <w:bookmarkStart w:id="32" w:name="_Toc219217012"/>
      <w:r w:rsidRPr="00BF5397">
        <w:rPr>
          <w:rFonts w:ascii="Times New Roman" w:hAnsi="Times New Roman" w:cs="Times New Roman"/>
          <w:b/>
          <w:bCs/>
          <w:lang w:val="en-US"/>
        </w:rPr>
        <w:t>e. Presentation of the existing situation (outcome report)</w:t>
      </w:r>
      <w:bookmarkEnd w:id="32"/>
    </w:p>
    <w:p w:rsidR="00C64EC5" w:rsidRPr="00BF5397" w:rsidRDefault="00C64EC5" w:rsidP="00C64EC5">
      <w:pPr>
        <w:tabs>
          <w:tab w:val="left" w:pos="3200"/>
        </w:tabs>
        <w:spacing w:line="480" w:lineRule="auto"/>
        <w:rPr>
          <w:rFonts w:ascii="Times New Roman" w:hAnsi="Times New Roman" w:cs="Times New Roman"/>
          <w:b/>
          <w:bCs/>
          <w:lang w:val="en-US"/>
        </w:rPr>
      </w:pP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 xml:space="preserve">The determination of budget revenue projections is part of the budgetary process. Initially, the Directorate General of Budget and Finance (DGBF) receives the macroeconomic framework </w:t>
      </w:r>
      <w:r w:rsidRPr="00BF5397">
        <w:rPr>
          <w:rFonts w:ascii="Times New Roman" w:hAnsi="Times New Roman" w:cs="Times New Roman"/>
          <w:lang w:val="en-US"/>
        </w:rPr>
        <w:lastRenderedPageBreak/>
        <w:t>document prepared by the Ministry of Economy and Planning. This macroeconomic framework serves as an analysis tool for the current economic situation and short- and medium-term outlook. It incorporates economic projections for the coming years, particularly regarding GDP growth, inflation, and other macroeconomic aggregates, based on explicit and justified economic assumptions. These projections serve as the basis for budgetary and economic planning.</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macroeconomic framework is structured around revenue and expenditure projections. Regarding revenue, it presents the amounts of the current budget, those of the budget being prepared, as well as projections of resource amounts based on the assumptions made, generally over an average period of three years.</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DGBF, through its central directorate for budgetary policy and synthesis (DPSB), transmits this macroeconomic framework data to the various revenue authorities. These authorities then update their revenue projections within their area of ​​responsibility, using the data they have available. Once the projections are established, they are returned to the DPSB, which consolidates them.</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consolidated projections form the basis used for the preparation of the Multi-Year Budgetary and Economic Programming Document (DPBEP), which is then submitted for review and adoption by the Council of Ministers.</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Thus, the preparation of budgetary revenues is carried out according to a series of successive steps, presented below:</w:t>
      </w:r>
    </w:p>
    <w:p w:rsidR="00974EF5" w:rsidRPr="00BF5397" w:rsidRDefault="00974EF5" w:rsidP="00C64EC5">
      <w:pPr>
        <w:tabs>
          <w:tab w:val="left" w:pos="3200"/>
        </w:tabs>
        <w:spacing w:line="480" w:lineRule="auto"/>
        <w:rPr>
          <w:rFonts w:ascii="Times New Roman" w:hAnsi="Times New Roman" w:cs="Times New Roman"/>
          <w:lang w:val="en-US"/>
        </w:rPr>
      </w:pPr>
    </w:p>
    <w:p w:rsidR="00C64EC5" w:rsidRPr="00BF5397" w:rsidRDefault="00C64EC5" w:rsidP="00CE675A">
      <w:pPr>
        <w:rPr>
          <w:lang w:val="en-US"/>
        </w:rPr>
      </w:pPr>
      <w:r w:rsidRPr="00BF5397">
        <w:rPr>
          <w:lang w:val="en-US"/>
        </w:rPr>
        <w:t>Development of the Public Investment Program (PIP)</w:t>
      </w:r>
    </w:p>
    <w:p w:rsidR="00974EF5" w:rsidRPr="00BF5397" w:rsidRDefault="00974EF5" w:rsidP="004F0C0D">
      <w:pPr>
        <w:pStyle w:val="Paragraphedeliste"/>
        <w:tabs>
          <w:tab w:val="left" w:pos="3200"/>
        </w:tabs>
        <w:spacing w:line="480" w:lineRule="auto"/>
        <w:ind w:left="1080" w:firstLine="0"/>
        <w:rPr>
          <w:rFonts w:ascii="Times New Roman" w:hAnsi="Times New Roman" w:cs="Times New Roman"/>
          <w:b/>
          <w:bCs/>
          <w:lang w:val="en-US"/>
        </w:rPr>
      </w:pPr>
    </w:p>
    <w:p w:rsidR="00C64EC5" w:rsidRPr="00BF5397" w:rsidRDefault="00C64EC5" w:rsidP="00C346B8">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 xml:space="preserve">This step involves identifying, selecting, and scheduling government investment projects and programs over a multi-year period. It is conducted based on national development priorities, </w:t>
      </w:r>
      <w:r w:rsidRPr="00BF5397">
        <w:rPr>
          <w:rFonts w:ascii="Times New Roman" w:hAnsi="Times New Roman" w:cs="Times New Roman"/>
          <w:lang w:val="en-US"/>
        </w:rPr>
        <w:lastRenderedPageBreak/>
        <w:t>sectoral policies, and the government's strategic objectives. The Public Investment Program</w:t>
      </w:r>
      <w:r w:rsidR="00C346B8">
        <w:rPr>
          <w:rFonts w:ascii="Times New Roman" w:hAnsi="Times New Roman" w:cs="Times New Roman"/>
          <w:lang w:val="en-US"/>
        </w:rPr>
        <w:t xml:space="preserve"> </w:t>
      </w:r>
      <w:r w:rsidRPr="00BF5397">
        <w:rPr>
          <w:rFonts w:ascii="Times New Roman" w:hAnsi="Times New Roman" w:cs="Times New Roman"/>
          <w:lang w:val="en-US"/>
        </w:rPr>
        <w:t>(PIP) prioritizes projects according to their socio-economic relevance, maturity, and impact, ensuring the efficient allocation of public resources.</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CE675A" w:rsidRDefault="00C64EC5" w:rsidP="00CE675A">
      <w:pPr>
        <w:pStyle w:val="Corpsdetext"/>
        <w:numPr>
          <w:ilvl w:val="0"/>
          <w:numId w:val="108"/>
        </w:numPr>
        <w:rPr>
          <w:b/>
          <w:bCs/>
          <w:lang w:val="en-US"/>
        </w:rPr>
      </w:pPr>
      <w:r w:rsidRPr="00CE675A">
        <w:rPr>
          <w:b/>
          <w:bCs/>
          <w:lang w:val="en-US"/>
        </w:rPr>
        <w:t>Development of the macroeconomic framework</w:t>
      </w:r>
    </w:p>
    <w:p w:rsidR="00974EF5" w:rsidRPr="00CE675A" w:rsidRDefault="00974EF5" w:rsidP="004F0C0D">
      <w:pPr>
        <w:pStyle w:val="Paragraphedeliste"/>
        <w:tabs>
          <w:tab w:val="left" w:pos="3200"/>
        </w:tabs>
        <w:spacing w:line="480" w:lineRule="auto"/>
        <w:ind w:firstLine="0"/>
        <w:rPr>
          <w:rFonts w:ascii="Times New Roman" w:hAnsi="Times New Roman" w:cs="Times New Roman"/>
          <w:b/>
          <w:bCs/>
          <w:lang w:val="en-US"/>
        </w:rPr>
      </w:pPr>
    </w:p>
    <w:p w:rsidR="00C64EC5" w:rsidRDefault="00C64EC5" w:rsidP="000321E9">
      <w:pPr>
        <w:tabs>
          <w:tab w:val="left" w:pos="3200"/>
        </w:tabs>
        <w:spacing w:line="480" w:lineRule="auto"/>
        <w:ind w:left="720" w:firstLine="0"/>
        <w:rPr>
          <w:rFonts w:ascii="Times New Roman" w:hAnsi="Times New Roman" w:cs="Times New Roman"/>
          <w:lang w:val="en-US"/>
        </w:rPr>
      </w:pPr>
      <w:r w:rsidRPr="00BF5397">
        <w:rPr>
          <w:rFonts w:ascii="Times New Roman" w:hAnsi="Times New Roman" w:cs="Times New Roman"/>
          <w:lang w:val="en-US"/>
        </w:rPr>
        <w:t>The macroeconomic framework aims to analyze the national economic situation and establish medium-term projections. It is based on assumptions regarding key macroeconomic aggregates such as growth, inflation, foreign trade, and public finances. This framework provides a quantified reference point for anticipating available resources and ensuring consistency between economic and fiscal policies.</w:t>
      </w:r>
    </w:p>
    <w:p w:rsidR="000321E9" w:rsidRPr="00BF5397" w:rsidRDefault="000321E9" w:rsidP="000321E9">
      <w:pPr>
        <w:tabs>
          <w:tab w:val="left" w:pos="3200"/>
        </w:tabs>
        <w:spacing w:line="480" w:lineRule="auto"/>
        <w:ind w:left="720" w:firstLine="0"/>
        <w:rPr>
          <w:rFonts w:ascii="Times New Roman" w:hAnsi="Times New Roman" w:cs="Times New Roman"/>
          <w:lang w:val="en-US"/>
        </w:rPr>
      </w:pPr>
    </w:p>
    <w:p w:rsidR="00974EF5" w:rsidRPr="00CE675A" w:rsidRDefault="00C64EC5" w:rsidP="00CE675A">
      <w:pPr>
        <w:pStyle w:val="Corpsdetext"/>
        <w:numPr>
          <w:ilvl w:val="0"/>
          <w:numId w:val="102"/>
        </w:numPr>
        <w:rPr>
          <w:b/>
          <w:bCs/>
          <w:lang w:val="en-US"/>
        </w:rPr>
      </w:pPr>
      <w:r w:rsidRPr="00CE675A">
        <w:rPr>
          <w:b/>
          <w:bCs/>
          <w:lang w:val="en-US"/>
        </w:rPr>
        <w:t>Development of the budget framework</w:t>
      </w:r>
    </w:p>
    <w:p w:rsidR="000321E9" w:rsidRPr="000321E9" w:rsidRDefault="000321E9" w:rsidP="000321E9">
      <w:pPr>
        <w:pStyle w:val="Paragraphedeliste"/>
        <w:tabs>
          <w:tab w:val="left" w:pos="3200"/>
        </w:tabs>
        <w:spacing w:line="480" w:lineRule="auto"/>
        <w:ind w:left="1080" w:firstLine="0"/>
        <w:rPr>
          <w:rFonts w:ascii="Times New Roman" w:hAnsi="Times New Roman" w:cs="Times New Roman"/>
          <w:b/>
          <w:bCs/>
          <w:lang w:val="en-US"/>
        </w:rPr>
      </w:pPr>
    </w:p>
    <w:p w:rsidR="000321E9" w:rsidRDefault="00C64EC5" w:rsidP="000321E9">
      <w:pPr>
        <w:tabs>
          <w:tab w:val="left" w:pos="3200"/>
        </w:tabs>
        <w:spacing w:line="480" w:lineRule="auto"/>
        <w:ind w:left="720" w:firstLine="0"/>
        <w:rPr>
          <w:rFonts w:ascii="Times New Roman" w:hAnsi="Times New Roman" w:cs="Times New Roman"/>
          <w:lang w:val="en-US"/>
        </w:rPr>
      </w:pPr>
      <w:r w:rsidRPr="00BF5397">
        <w:rPr>
          <w:rFonts w:ascii="Times New Roman" w:hAnsi="Times New Roman" w:cs="Times New Roman"/>
          <w:lang w:val="en-US"/>
        </w:rPr>
        <w:t>The budget framework translates macroeconomic projections into concrete financial allocations for the state budget. It allows for the estimation of public revenues, the setting of spending ceilings, and the distribution of resources among the various sectors and institutions. This step forms the basis for the preparation of the finance law and ensures the sustainability and balance of the budget.</w:t>
      </w:r>
    </w:p>
    <w:p w:rsidR="00C64EC5" w:rsidRPr="000321E9" w:rsidRDefault="00C64EC5" w:rsidP="000321E9">
      <w:pPr>
        <w:pStyle w:val="Paragraphedeliste"/>
        <w:numPr>
          <w:ilvl w:val="0"/>
          <w:numId w:val="102"/>
        </w:numPr>
        <w:tabs>
          <w:tab w:val="left" w:pos="3200"/>
        </w:tabs>
        <w:spacing w:line="480" w:lineRule="auto"/>
        <w:rPr>
          <w:rFonts w:ascii="Times New Roman" w:hAnsi="Times New Roman" w:cs="Times New Roman"/>
          <w:lang w:val="en-US"/>
        </w:rPr>
      </w:pPr>
      <w:r w:rsidRPr="000321E9">
        <w:rPr>
          <w:rFonts w:ascii="Times New Roman" w:hAnsi="Times New Roman" w:cs="Times New Roman"/>
          <w:b/>
          <w:bCs/>
          <w:lang w:val="en-US"/>
        </w:rPr>
        <w:t>Organization of performance conferences on multi-year budget programming</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r w:rsidRPr="00BF5397">
        <w:rPr>
          <w:rFonts w:ascii="Times New Roman" w:hAnsi="Times New Roman" w:cs="Times New Roman"/>
          <w:lang w:val="en-US"/>
        </w:rPr>
        <w:t>Performance conferences provide a forum for dialogue between sectoral ministries and budgetary authorities. They allow for the review of results achieved, the evaluation of program performance, and the discussion of medium-term priorities and objectives. These conferences contribute to improving the efficiency of public spending and aligning budgetary resources with expected outcomes.</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0321E9" w:rsidRDefault="00C64EC5" w:rsidP="000321E9">
      <w:pPr>
        <w:pStyle w:val="Paragraphedeliste"/>
        <w:numPr>
          <w:ilvl w:val="0"/>
          <w:numId w:val="102"/>
        </w:numPr>
        <w:tabs>
          <w:tab w:val="left" w:pos="3200"/>
        </w:tabs>
        <w:spacing w:line="480" w:lineRule="auto"/>
        <w:rPr>
          <w:rFonts w:ascii="Times New Roman" w:hAnsi="Times New Roman" w:cs="Times New Roman"/>
          <w:b/>
          <w:bCs/>
          <w:lang w:val="en-US"/>
        </w:rPr>
      </w:pPr>
      <w:r w:rsidRPr="000321E9">
        <w:rPr>
          <w:rFonts w:ascii="Times New Roman" w:hAnsi="Times New Roman" w:cs="Times New Roman"/>
          <w:b/>
          <w:bCs/>
          <w:lang w:val="en-US"/>
        </w:rPr>
        <w:t>Preparation of the Multi-Year Budgetary and Economic Programming Document (DPBEP)</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r w:rsidRPr="00BF5397">
        <w:rPr>
          <w:rFonts w:ascii="Times New Roman" w:hAnsi="Times New Roman" w:cs="Times New Roman"/>
          <w:lang w:val="en-US"/>
        </w:rPr>
        <w:t>The DPBEP (Strategic Budgetary and Economic Policy Document) is a strategic document that outlines, on a multi-year basis, the government's budgetary and economic policy guidelines. It translates macroeconomic and budgetary projections into quantified targets for revenue, expenditure, deficit, and debt. It serves as a framework for preparing annual budgets.</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0321E9" w:rsidRDefault="00C64EC5" w:rsidP="000321E9">
      <w:pPr>
        <w:pStyle w:val="Paragraphedeliste"/>
        <w:numPr>
          <w:ilvl w:val="0"/>
          <w:numId w:val="102"/>
        </w:numPr>
        <w:tabs>
          <w:tab w:val="left" w:pos="3200"/>
        </w:tabs>
        <w:spacing w:line="480" w:lineRule="auto"/>
        <w:rPr>
          <w:rFonts w:ascii="Times New Roman" w:hAnsi="Times New Roman" w:cs="Times New Roman"/>
          <w:b/>
          <w:bCs/>
          <w:lang w:val="en-US"/>
        </w:rPr>
      </w:pPr>
      <w:r w:rsidRPr="000321E9">
        <w:rPr>
          <w:rFonts w:ascii="Times New Roman" w:hAnsi="Times New Roman" w:cs="Times New Roman"/>
          <w:b/>
          <w:bCs/>
          <w:lang w:val="en-US"/>
        </w:rPr>
        <w:t xml:space="preserve"> Review and adoption of the DPBEP by the Council of Ministers</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r w:rsidRPr="00BF5397">
        <w:rPr>
          <w:rFonts w:ascii="Times New Roman" w:hAnsi="Times New Roman" w:cs="Times New Roman"/>
          <w:lang w:val="en-US"/>
        </w:rPr>
        <w:t>This step involves presenting the DPBEP to the Council of Ministers for review and approval. Adopting the document formalizes the government's budgetary and economic guidelines and authorizes their implementation in the state budget preparation process.</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0321E9" w:rsidRDefault="00C64EC5" w:rsidP="000321E9">
      <w:pPr>
        <w:pStyle w:val="Paragraphedeliste"/>
        <w:numPr>
          <w:ilvl w:val="0"/>
          <w:numId w:val="102"/>
        </w:numPr>
        <w:tabs>
          <w:tab w:val="left" w:pos="3200"/>
        </w:tabs>
        <w:spacing w:line="480" w:lineRule="auto"/>
        <w:rPr>
          <w:rFonts w:ascii="Times New Roman" w:hAnsi="Times New Roman" w:cs="Times New Roman"/>
          <w:b/>
          <w:bCs/>
          <w:lang w:val="en-US"/>
        </w:rPr>
      </w:pPr>
      <w:r w:rsidRPr="000321E9">
        <w:rPr>
          <w:rFonts w:ascii="Times New Roman" w:hAnsi="Times New Roman" w:cs="Times New Roman"/>
          <w:b/>
          <w:bCs/>
          <w:lang w:val="en-US"/>
        </w:rPr>
        <w:t xml:space="preserve"> Organization of the Budgetary Orientation Debate (DOB)</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r w:rsidRPr="00BF5397">
        <w:rPr>
          <w:rFonts w:ascii="Times New Roman" w:hAnsi="Times New Roman" w:cs="Times New Roman"/>
          <w:lang w:val="en-US"/>
        </w:rPr>
        <w:t>The Budgetary Policy Debate is a dialogue between the government and Parliament. Its aim is to present the main directions of medium-term budgetary and economic policy, as well as the macroeconomic assumptions used. This debate enhances transparency and allows parliamentarians to voice their observations before the budget is drafted.</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0321E9" w:rsidRDefault="00C64EC5" w:rsidP="000321E9">
      <w:pPr>
        <w:pStyle w:val="Paragraphedeliste"/>
        <w:numPr>
          <w:ilvl w:val="0"/>
          <w:numId w:val="102"/>
        </w:numPr>
        <w:tabs>
          <w:tab w:val="left" w:pos="3200"/>
        </w:tabs>
        <w:spacing w:line="480" w:lineRule="auto"/>
        <w:rPr>
          <w:rFonts w:ascii="Times New Roman" w:hAnsi="Times New Roman" w:cs="Times New Roman"/>
          <w:b/>
          <w:bCs/>
          <w:lang w:val="en-US"/>
        </w:rPr>
      </w:pPr>
      <w:r w:rsidRPr="000321E9">
        <w:rPr>
          <w:rFonts w:ascii="Times New Roman" w:hAnsi="Times New Roman" w:cs="Times New Roman"/>
          <w:b/>
          <w:bCs/>
          <w:lang w:val="en-US"/>
        </w:rPr>
        <w:t xml:space="preserve"> Notification of budget allocations by letter of intent from the Prime Minister</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r w:rsidRPr="00BF5397">
        <w:rPr>
          <w:rFonts w:ascii="Times New Roman" w:hAnsi="Times New Roman" w:cs="Times New Roman"/>
          <w:lang w:val="en-US"/>
        </w:rPr>
        <w:t>The Prime Minister's policy framework letter formalizes the allocation of budget funds among ministries and institutions. It sets spending limits, specifies government priorities, and outlines the preparation of sectoral budget proposals. This notification marks the effective launch of the operational phase of budget preparation.</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BF5397" w:rsidRDefault="00C64EC5" w:rsidP="00CE675A">
      <w:pPr>
        <w:tabs>
          <w:tab w:val="left" w:pos="3200"/>
        </w:tabs>
        <w:spacing w:line="480" w:lineRule="auto"/>
        <w:ind w:left="11" w:hanging="11"/>
        <w:outlineLvl w:val="1"/>
        <w:rPr>
          <w:rFonts w:ascii="Times New Roman" w:hAnsi="Times New Roman" w:cs="Times New Roman"/>
          <w:b/>
          <w:bCs/>
          <w:lang w:val="en-US"/>
        </w:rPr>
      </w:pPr>
      <w:bookmarkStart w:id="33" w:name="_Toc219217013"/>
      <w:r w:rsidRPr="00BF5397">
        <w:rPr>
          <w:rFonts w:ascii="Times New Roman" w:hAnsi="Times New Roman" w:cs="Times New Roman"/>
          <w:b/>
          <w:bCs/>
          <w:lang w:val="en-US"/>
        </w:rPr>
        <w:t>f. Analytical technique or method</w:t>
      </w:r>
      <w:bookmarkEnd w:id="33"/>
    </w:p>
    <w:p w:rsidR="00C64EC5" w:rsidRPr="00BF5397" w:rsidRDefault="00C64EC5" w:rsidP="00C64EC5">
      <w:pPr>
        <w:tabs>
          <w:tab w:val="left" w:pos="3200"/>
        </w:tabs>
        <w:spacing w:line="480" w:lineRule="auto"/>
        <w:rPr>
          <w:rFonts w:ascii="Times New Roman" w:hAnsi="Times New Roman" w:cs="Times New Roman"/>
          <w:b/>
          <w:bCs/>
          <w:lang w:val="en-US"/>
        </w:rPr>
      </w:pP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Once the data has been collected, it is necessary to analyze it in order to structure the information, model the existing system, and facilitate its understanding. In this context, two complementary approaches were chosen: MERISE and UML.</w:t>
      </w:r>
    </w:p>
    <w:p w:rsidR="00C64EC5" w:rsidRPr="00BF5397" w:rsidRDefault="00C64EC5" w:rsidP="00C64EC5">
      <w:pPr>
        <w:tabs>
          <w:tab w:val="left" w:pos="3200"/>
        </w:tabs>
        <w:spacing w:line="480" w:lineRule="auto"/>
        <w:rPr>
          <w:rFonts w:ascii="Times New Roman" w:hAnsi="Times New Roman" w:cs="Times New Roman"/>
          <w:b/>
          <w:bCs/>
          <w:lang w:val="en-US"/>
        </w:rPr>
      </w:pPr>
      <w:r w:rsidRPr="00BF5397">
        <w:rPr>
          <w:rFonts w:ascii="Times New Roman" w:hAnsi="Times New Roman" w:cs="Times New Roman"/>
          <w:b/>
          <w:bCs/>
          <w:lang w:val="en-US"/>
        </w:rPr>
        <w:t>fa) MERISE</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MERISE (Method for the Study and Implementation of Computer Systems for Enterprises) is a methodology for analyzing and designing information systems that emerged in France in the 1970s. It is based on a clear separation between data and processes, as well as on an approach using levels of abstraction (conceptual, logical, and physical). MERISE allows for the structured modeling of a system's operation using models such as the Conceptual Data Model (CDM) and the Conceptual Process Model (CPM), in order to design coherent, scalable, and well-documented information systems.</w:t>
      </w:r>
    </w:p>
    <w:p w:rsidR="00C64EC5" w:rsidRPr="00BF5397" w:rsidRDefault="00C64EC5" w:rsidP="00C64EC5">
      <w:pPr>
        <w:tabs>
          <w:tab w:val="left" w:pos="3200"/>
        </w:tabs>
        <w:spacing w:line="480" w:lineRule="auto"/>
        <w:rPr>
          <w:rFonts w:ascii="Times New Roman" w:hAnsi="Times New Roman" w:cs="Times New Roman"/>
          <w:b/>
          <w:bCs/>
          <w:lang w:val="en-US"/>
        </w:rPr>
      </w:pPr>
      <w:r w:rsidRPr="00BF5397">
        <w:rPr>
          <w:rFonts w:ascii="Times New Roman" w:hAnsi="Times New Roman" w:cs="Times New Roman"/>
          <w:b/>
          <w:bCs/>
          <w:lang w:val="en-US"/>
        </w:rPr>
        <w:t>fb) UML</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UML (Unified Modeling Language) is a standardized modeling language used to describe and represent a system or existing entity. It provides a set of diagrams and symbols that facilitate understanding how a system works, its components, and its functionalities. UML is widely used for describing information systems and is a standard in the field of modeling.</w:t>
      </w:r>
    </w:p>
    <w:p w:rsidR="00C64EC5" w:rsidRPr="00BF5397" w:rsidRDefault="00C64EC5" w:rsidP="00C64EC5">
      <w:pPr>
        <w:tabs>
          <w:tab w:val="left" w:pos="3200"/>
        </w:tabs>
        <w:spacing w:line="480" w:lineRule="auto"/>
        <w:rPr>
          <w:rFonts w:ascii="Times New Roman" w:hAnsi="Times New Roman" w:cs="Times New Roman"/>
          <w:lang w:val="en-US"/>
        </w:rPr>
      </w:pP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In our report, we will use MERISE for data modeling, and UML for representing the functional aspects of the system.</w:t>
      </w:r>
    </w:p>
    <w:p w:rsidR="00C64EC5" w:rsidRPr="00BF5397" w:rsidRDefault="00C64EC5" w:rsidP="00C64EC5">
      <w:pPr>
        <w:tabs>
          <w:tab w:val="left" w:pos="3200"/>
        </w:tabs>
        <w:spacing w:line="480" w:lineRule="auto"/>
        <w:rPr>
          <w:rFonts w:ascii="Times New Roman" w:hAnsi="Times New Roman" w:cs="Times New Roman"/>
          <w:lang w:val="en-US"/>
        </w:rPr>
      </w:pPr>
    </w:p>
    <w:p w:rsidR="00C64EC5" w:rsidRPr="00BF5397" w:rsidRDefault="00C64EC5" w:rsidP="00CE675A">
      <w:pPr>
        <w:tabs>
          <w:tab w:val="left" w:pos="3200"/>
        </w:tabs>
        <w:spacing w:line="480" w:lineRule="auto"/>
        <w:ind w:left="11" w:hanging="11"/>
        <w:outlineLvl w:val="1"/>
        <w:rPr>
          <w:rFonts w:ascii="Times New Roman" w:hAnsi="Times New Roman" w:cs="Times New Roman"/>
          <w:b/>
          <w:bCs/>
          <w:lang w:val="en-US"/>
        </w:rPr>
      </w:pPr>
      <w:bookmarkStart w:id="34" w:name="_Toc219217014"/>
      <w:r w:rsidRPr="00BF5397">
        <w:rPr>
          <w:rFonts w:ascii="Times New Roman" w:hAnsi="Times New Roman" w:cs="Times New Roman"/>
          <w:b/>
          <w:bCs/>
          <w:lang w:val="en-US"/>
        </w:rPr>
        <w:t>g. Management rules</w:t>
      </w:r>
      <w:bookmarkEnd w:id="34"/>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lastRenderedPageBreak/>
        <w:t>The analysis of the existing situation allowed us to identify the following main management rules:</w:t>
      </w:r>
    </w:p>
    <w:p w:rsidR="00C64EC5" w:rsidRPr="00BF5397" w:rsidRDefault="00C64EC5"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determination of projections is part of a budgetary exercise.</w:t>
      </w:r>
    </w:p>
    <w:p w:rsidR="00C64EC5" w:rsidRPr="00BF5397" w:rsidRDefault="00C64EC5"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projections are multi-year and cover a period of three years from the budget year.</w:t>
      </w:r>
    </w:p>
    <w:p w:rsidR="00C64EC5" w:rsidRPr="00BF5397" w:rsidRDefault="00C64EC5"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framework defines the resources.</w:t>
      </w:r>
    </w:p>
    <w:p w:rsidR="00C64EC5" w:rsidRPr="00BF5397" w:rsidRDefault="00C64EC5"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Each resource is associated with an amount for the current year as well as an amount for each of the projection years.</w:t>
      </w:r>
    </w:p>
    <w:p w:rsidR="00C64EC5" w:rsidRPr="00BF5397" w:rsidRDefault="00C64EC5"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sum of all resource amounts for a given year determines the total amount of revenue.</w:t>
      </w:r>
    </w:p>
    <w:p w:rsidR="00C64EC5" w:rsidRPr="00BF5397" w:rsidRDefault="00C64EC5"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Each resource is associated with a type.</w:t>
      </w:r>
    </w:p>
    <w:p w:rsidR="00C64EC5" w:rsidRPr="00BF5397" w:rsidRDefault="00C64EC5"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Each resource is defined by a set of rules.</w:t>
      </w:r>
    </w:p>
    <w:p w:rsidR="00175037" w:rsidRPr="00BF5397" w:rsidRDefault="009506C9"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(Several projections can be made during the year)</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BF5397" w:rsidRDefault="00C64EC5" w:rsidP="00CE675A">
      <w:pPr>
        <w:tabs>
          <w:tab w:val="left" w:pos="3200"/>
        </w:tabs>
        <w:spacing w:line="480" w:lineRule="auto"/>
        <w:ind w:left="11" w:hanging="11"/>
        <w:outlineLvl w:val="1"/>
        <w:rPr>
          <w:rFonts w:ascii="Times New Roman" w:hAnsi="Times New Roman" w:cs="Times New Roman"/>
          <w:b/>
          <w:bCs/>
          <w:lang w:val="en-US"/>
        </w:rPr>
      </w:pPr>
      <w:bookmarkStart w:id="35" w:name="_Toc219217015"/>
      <w:r w:rsidRPr="00BF5397">
        <w:rPr>
          <w:rFonts w:ascii="Times New Roman" w:hAnsi="Times New Roman" w:cs="Times New Roman"/>
          <w:b/>
          <w:bCs/>
          <w:lang w:val="en-US"/>
        </w:rPr>
        <w:t>h. Data dictionary</w:t>
      </w:r>
      <w:bookmarkEnd w:id="35"/>
    </w:p>
    <w:p w:rsidR="00AD2512" w:rsidRDefault="00C64EC5" w:rsidP="00AD2512">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existing system relies on several key data points, including budget years, frameworks, budget lines, line types, projection assumptions, explanatory factors, and their associated values. This data allows for the structuring of the information necessary to develop revenue projections.</w:t>
      </w:r>
    </w:p>
    <w:p w:rsidR="00AD2512" w:rsidRDefault="00AD2512">
      <w:pPr>
        <w:spacing w:after="160" w:line="259" w:lineRule="auto"/>
        <w:ind w:left="0" w:firstLine="0"/>
        <w:jc w:val="left"/>
        <w:rPr>
          <w:rFonts w:ascii="Times New Roman" w:hAnsi="Times New Roman" w:cs="Times New Roman"/>
          <w:lang w:val="en-US"/>
        </w:rPr>
      </w:pPr>
      <w:r>
        <w:rPr>
          <w:rFonts w:ascii="Times New Roman" w:hAnsi="Times New Roman" w:cs="Times New Roman"/>
          <w:lang w:val="en-US"/>
        </w:rPr>
        <w:br w:type="page"/>
      </w:r>
    </w:p>
    <w:p w:rsidR="005C0B8B" w:rsidRPr="00AD2512" w:rsidRDefault="00CD3635" w:rsidP="00AD2512">
      <w:pPr>
        <w:ind w:left="0" w:firstLine="0"/>
        <w:rPr>
          <w:rFonts w:ascii="Times New Roman" w:hAnsi="Times New Roman" w:cs="Times New Roman"/>
          <w:b/>
          <w:bCs/>
          <w:u w:val="single"/>
        </w:rPr>
      </w:pPr>
      <w:r>
        <w:rPr>
          <w:rFonts w:ascii="Times New Roman" w:hAnsi="Times New Roman" w:cs="Times New Roman"/>
          <w:b/>
          <w:bCs/>
          <w:u w:val="single"/>
        </w:rPr>
        <w:lastRenderedPageBreak/>
        <w:t xml:space="preserve">Data </w:t>
      </w:r>
      <w:proofErr w:type="spellStart"/>
      <w:proofErr w:type="gramStart"/>
      <w:r>
        <w:rPr>
          <w:rFonts w:ascii="Times New Roman" w:hAnsi="Times New Roman" w:cs="Times New Roman"/>
          <w:b/>
          <w:bCs/>
          <w:u w:val="single"/>
        </w:rPr>
        <w:t>dictionary</w:t>
      </w:r>
      <w:proofErr w:type="spellEnd"/>
      <w:r>
        <w:rPr>
          <w:rFonts w:ascii="Times New Roman" w:hAnsi="Times New Roman" w:cs="Times New Roman"/>
          <w:b/>
          <w:bCs/>
          <w:u w:val="single"/>
        </w:rPr>
        <w:t>:</w:t>
      </w:r>
      <w:proofErr w:type="gramEnd"/>
    </w:p>
    <w:p w:rsidR="005C0B8B" w:rsidRDefault="005C0B8B" w:rsidP="004F0C0D"/>
    <w:p w:rsidR="00D30C38" w:rsidRDefault="00D30C38" w:rsidP="004F0C0D"/>
    <w:p w:rsidR="00D30C38" w:rsidRPr="004F0C0D" w:rsidRDefault="00D30C38" w:rsidP="004F0C0D"/>
    <w:tbl>
      <w:tblPr>
        <w:tblW w:w="9286" w:type="dxa"/>
        <w:tblCellMar>
          <w:left w:w="70" w:type="dxa"/>
          <w:right w:w="70" w:type="dxa"/>
        </w:tblCellMar>
        <w:tblLook w:val="04A0" w:firstRow="1" w:lastRow="0" w:firstColumn="1" w:lastColumn="0" w:noHBand="0" w:noVBand="1"/>
      </w:tblPr>
      <w:tblGrid>
        <w:gridCol w:w="1948"/>
        <w:gridCol w:w="2168"/>
        <w:gridCol w:w="685"/>
        <w:gridCol w:w="1292"/>
        <w:gridCol w:w="707"/>
        <w:gridCol w:w="691"/>
        <w:gridCol w:w="1795"/>
      </w:tblGrid>
      <w:tr w:rsidR="0067422D" w:rsidRPr="00390D4B" w:rsidTr="00B8196E">
        <w:trPr>
          <w:trHeight w:val="290"/>
        </w:trPr>
        <w:tc>
          <w:tcPr>
            <w:tcW w:w="1948" w:type="dxa"/>
            <w:vMerge w:val="restart"/>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CODE</w:t>
            </w:r>
          </w:p>
        </w:tc>
        <w:tc>
          <w:tcPr>
            <w:tcW w:w="2168" w:type="dxa"/>
            <w:vMerge w:val="restart"/>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DESIGNATION</w:t>
            </w:r>
          </w:p>
        </w:tc>
        <w:tc>
          <w:tcPr>
            <w:tcW w:w="685" w:type="dxa"/>
            <w:vMerge w:val="restart"/>
            <w:tcBorders>
              <w:top w:val="single" w:sz="4" w:space="0" w:color="auto"/>
              <w:left w:val="single" w:sz="4" w:space="0" w:color="auto"/>
              <w:bottom w:val="single" w:sz="4" w:space="0" w:color="auto"/>
              <w:right w:val="single" w:sz="4" w:space="0" w:color="auto"/>
            </w:tcBorders>
            <w:vAlign w:val="center"/>
            <w:hideMark/>
          </w:tcPr>
          <w:p w:rsidR="00390D4B" w:rsidRPr="00390D4B" w:rsidRDefault="00B8196E"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TYPE</w:t>
            </w:r>
          </w:p>
        </w:tc>
        <w:tc>
          <w:tcPr>
            <w:tcW w:w="1292" w:type="dxa"/>
            <w:vMerge w:val="restart"/>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LENGTH</w:t>
            </w:r>
          </w:p>
        </w:tc>
        <w:tc>
          <w:tcPr>
            <w:tcW w:w="1398" w:type="dxa"/>
            <w:gridSpan w:val="2"/>
            <w:tcBorders>
              <w:top w:val="single" w:sz="4" w:space="0" w:color="auto"/>
              <w:left w:val="nil"/>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NATURE</w:t>
            </w:r>
          </w:p>
        </w:tc>
        <w:tc>
          <w:tcPr>
            <w:tcW w:w="1795" w:type="dxa"/>
            <w:vMerge w:val="restart"/>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OBSERVATIONS</w:t>
            </w:r>
          </w:p>
        </w:tc>
      </w:tr>
      <w:tr w:rsidR="0067422D" w:rsidRPr="00390D4B" w:rsidTr="00B8196E">
        <w:trPr>
          <w:trHeight w:val="290"/>
        </w:trPr>
        <w:tc>
          <w:tcPr>
            <w:tcW w:w="1948"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2168"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685"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07" w:type="dxa"/>
            <w:tcBorders>
              <w:top w:val="nil"/>
              <w:left w:val="nil"/>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E</w:t>
            </w:r>
          </w:p>
        </w:tc>
        <w:tc>
          <w:tcPr>
            <w:tcW w:w="691" w:type="dxa"/>
            <w:tcBorders>
              <w:top w:val="nil"/>
              <w:left w:val="nil"/>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SIG</w:t>
            </w:r>
          </w:p>
        </w:tc>
        <w:tc>
          <w:tcPr>
            <w:tcW w:w="1795"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r>
      <w:tr w:rsidR="0067422D" w:rsidRPr="00390D4B" w:rsidTr="00B8196E">
        <w:trPr>
          <w:trHeight w:val="290"/>
        </w:trPr>
        <w:tc>
          <w:tcPr>
            <w:tcW w:w="1948"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2168"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685"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07" w:type="dxa"/>
            <w:tcBorders>
              <w:top w:val="nil"/>
              <w:left w:val="nil"/>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CO</w:t>
            </w:r>
          </w:p>
        </w:tc>
        <w:tc>
          <w:tcPr>
            <w:tcW w:w="691" w:type="dxa"/>
            <w:tcBorders>
              <w:top w:val="nil"/>
              <w:left w:val="nil"/>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SIT</w:t>
            </w:r>
          </w:p>
        </w:tc>
        <w:tc>
          <w:tcPr>
            <w:tcW w:w="1795"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r>
      <w:tr w:rsidR="0067422D" w:rsidRPr="00390D4B" w:rsidTr="00B8196E">
        <w:trPr>
          <w:trHeight w:val="290"/>
        </w:trPr>
        <w:tc>
          <w:tcPr>
            <w:tcW w:w="1948"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2168"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685"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07" w:type="dxa"/>
            <w:tcBorders>
              <w:top w:val="nil"/>
              <w:left w:val="nil"/>
              <w:bottom w:val="nil"/>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THAT</w:t>
            </w:r>
          </w:p>
        </w:tc>
        <w:tc>
          <w:tcPr>
            <w:tcW w:w="691" w:type="dxa"/>
            <w:tcBorders>
              <w:top w:val="nil"/>
              <w:left w:val="nil"/>
              <w:bottom w:val="nil"/>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MVT</w:t>
            </w:r>
          </w:p>
        </w:tc>
        <w:tc>
          <w:tcPr>
            <w:tcW w:w="1795"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r>
      <w:tr w:rsidR="00B8196E" w:rsidRPr="00390D4B" w:rsidTr="00B8196E">
        <w:trPr>
          <w:trHeight w:val="290"/>
        </w:trPr>
        <w:tc>
          <w:tcPr>
            <w:tcW w:w="1948"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_cadrage</w:t>
            </w:r>
            <w:proofErr w:type="spellEnd"/>
          </w:p>
        </w:tc>
        <w:tc>
          <w:tcPr>
            <w:tcW w:w="2168"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Framing identifier</w:t>
            </w:r>
          </w:p>
        </w:tc>
        <w:tc>
          <w:tcPr>
            <w:tcW w:w="685"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36</w:t>
            </w:r>
          </w:p>
        </w:tc>
        <w:tc>
          <w:tcPr>
            <w:tcW w:w="707"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ID</w:t>
            </w:r>
          </w:p>
        </w:tc>
      </w:tr>
      <w:tr w:rsidR="00B8196E" w:rsidRPr="00390D4B" w:rsidTr="00B8196E">
        <w:trPr>
          <w:trHeight w:val="290"/>
        </w:trPr>
        <w:tc>
          <w:tcPr>
            <w:tcW w:w="1948"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code</w:t>
            </w:r>
            <w:proofErr w:type="gramEnd"/>
            <w:r w:rsidRPr="00390D4B">
              <w:rPr>
                <w:rFonts w:ascii="Times New Roman" w:eastAsia="Times New Roman" w:hAnsi="Times New Roman" w:cs="Times New Roman"/>
                <w:kern w:val="0"/>
                <w:sz w:val="20"/>
                <w:szCs w:val="20"/>
                <w14:ligatures w14:val="none"/>
              </w:rPr>
              <w:t>_cadrage</w:t>
            </w:r>
            <w:proofErr w:type="spellEnd"/>
          </w:p>
        </w:tc>
        <w:tc>
          <w:tcPr>
            <w:tcW w:w="2168"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Framing Code</w:t>
            </w:r>
          </w:p>
        </w:tc>
        <w:tc>
          <w:tcPr>
            <w:tcW w:w="68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6</w:t>
            </w:r>
          </w:p>
        </w:tc>
        <w:tc>
          <w:tcPr>
            <w:tcW w:w="707"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nil"/>
              <w:left w:val="single" w:sz="4" w:space="0" w:color="auto"/>
              <w:bottom w:val="single" w:sz="4" w:space="0" w:color="auto"/>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_cadrage</w:t>
            </w:r>
            <w:proofErr w:type="spellEnd"/>
          </w:p>
        </w:tc>
        <w:tc>
          <w:tcPr>
            <w:tcW w:w="2168"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Framing Label</w:t>
            </w:r>
          </w:p>
        </w:tc>
        <w:tc>
          <w:tcPr>
            <w:tcW w:w="68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255</w:t>
            </w:r>
          </w:p>
        </w:tc>
        <w:tc>
          <w:tcPr>
            <w:tcW w:w="707"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_ressource</w:t>
            </w:r>
            <w:proofErr w:type="spellEnd"/>
          </w:p>
        </w:tc>
        <w:tc>
          <w:tcPr>
            <w:tcW w:w="2168"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Resource identifier</w:t>
            </w:r>
          </w:p>
        </w:tc>
        <w:tc>
          <w:tcPr>
            <w:tcW w:w="685"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36</w:t>
            </w:r>
          </w:p>
        </w:tc>
        <w:tc>
          <w:tcPr>
            <w:tcW w:w="707"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ID</w:t>
            </w:r>
          </w:p>
        </w:tc>
      </w:tr>
      <w:tr w:rsidR="00B8196E" w:rsidRPr="00390D4B" w:rsidTr="00B8196E">
        <w:trPr>
          <w:trHeight w:val="534"/>
        </w:trPr>
        <w:tc>
          <w:tcPr>
            <w:tcW w:w="1948"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code</w:t>
            </w:r>
            <w:proofErr w:type="gramEnd"/>
            <w:r w:rsidRPr="00390D4B">
              <w:rPr>
                <w:rFonts w:ascii="Times New Roman" w:eastAsia="Times New Roman" w:hAnsi="Times New Roman" w:cs="Times New Roman"/>
                <w:kern w:val="0"/>
                <w:sz w:val="20"/>
                <w:szCs w:val="20"/>
                <w14:ligatures w14:val="none"/>
              </w:rPr>
              <w:t>_ressource</w:t>
            </w:r>
            <w:proofErr w:type="spellEnd"/>
          </w:p>
        </w:tc>
        <w:tc>
          <w:tcPr>
            <w:tcW w:w="2168"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Resource code</w:t>
            </w:r>
          </w:p>
        </w:tc>
        <w:tc>
          <w:tcPr>
            <w:tcW w:w="685"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292"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6</w:t>
            </w:r>
          </w:p>
        </w:tc>
        <w:tc>
          <w:tcPr>
            <w:tcW w:w="707"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nil"/>
              <w:left w:val="single" w:sz="4" w:space="0" w:color="auto"/>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_ressource</w:t>
            </w:r>
            <w:proofErr w:type="spellEnd"/>
          </w:p>
        </w:tc>
        <w:tc>
          <w:tcPr>
            <w:tcW w:w="2168" w:type="dxa"/>
            <w:tcBorders>
              <w:top w:val="nil"/>
              <w:left w:val="single" w:sz="4" w:space="0" w:color="auto"/>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Resource label</w:t>
            </w:r>
          </w:p>
        </w:tc>
        <w:tc>
          <w:tcPr>
            <w:tcW w:w="685" w:type="dxa"/>
            <w:tcBorders>
              <w:top w:val="nil"/>
              <w:left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w:t>
            </w:r>
          </w:p>
        </w:tc>
        <w:tc>
          <w:tcPr>
            <w:tcW w:w="1292" w:type="dxa"/>
            <w:tcBorders>
              <w:top w:val="nil"/>
              <w:left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255</w:t>
            </w:r>
          </w:p>
        </w:tc>
        <w:tc>
          <w:tcPr>
            <w:tcW w:w="707" w:type="dxa"/>
            <w:tcBorders>
              <w:top w:val="nil"/>
              <w:left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nil"/>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6A5441">
              <w:rPr>
                <w:rFonts w:ascii="Times New Roman" w:eastAsia="Times New Roman" w:hAnsi="Times New Roman" w:cs="Times New Roman"/>
                <w:kern w:val="0"/>
                <w:sz w:val="20"/>
                <w:szCs w:val="20"/>
                <w14:ligatures w14:val="none"/>
              </w:rPr>
              <w:t>id</w:t>
            </w:r>
            <w:proofErr w:type="gramEnd"/>
            <w:r w:rsidRPr="006A5441">
              <w:rPr>
                <w:rFonts w:ascii="Times New Roman" w:eastAsia="Times New Roman" w:hAnsi="Times New Roman" w:cs="Times New Roman"/>
                <w:kern w:val="0"/>
                <w:sz w:val="20"/>
                <w:szCs w:val="20"/>
                <w14:ligatures w14:val="none"/>
              </w:rPr>
              <w:t>_ressource_cadrage</w:t>
            </w:r>
            <w:proofErr w:type="spellEnd"/>
          </w:p>
        </w:tc>
        <w:tc>
          <w:tcPr>
            <w:tcW w:w="2168" w:type="dxa"/>
            <w:tcBorders>
              <w:top w:val="nil"/>
              <w:left w:val="single" w:sz="4" w:space="0" w:color="auto"/>
              <w:bottom w:val="single" w:sz="4" w:space="0" w:color="auto"/>
              <w:right w:val="single" w:sz="4" w:space="0" w:color="auto"/>
            </w:tcBorders>
            <w:vAlign w:val="center"/>
          </w:tcPr>
          <w:p w:rsidR="00B8196E" w:rsidRPr="00BF5397" w:rsidRDefault="00B8196E" w:rsidP="00B8196E">
            <w:pPr>
              <w:spacing w:after="0" w:line="240" w:lineRule="auto"/>
              <w:ind w:left="0" w:firstLine="0"/>
              <w:jc w:val="left"/>
              <w:rPr>
                <w:rFonts w:ascii="Times New Roman" w:eastAsia="Times New Roman" w:hAnsi="Times New Roman" w:cs="Times New Roman"/>
                <w:kern w:val="0"/>
                <w:sz w:val="20"/>
                <w:szCs w:val="20"/>
                <w:lang w:val="en-US"/>
                <w14:ligatures w14:val="none"/>
              </w:rPr>
            </w:pPr>
            <w:r w:rsidRPr="00BF5397">
              <w:rPr>
                <w:rFonts w:ascii="Times New Roman" w:eastAsia="Times New Roman" w:hAnsi="Times New Roman" w:cs="Times New Roman"/>
                <w:kern w:val="0"/>
                <w:sz w:val="20"/>
                <w:szCs w:val="20"/>
                <w:lang w:val="en-US"/>
                <w14:ligatures w14:val="none"/>
              </w:rPr>
              <w:t>Resource identifier for the framework</w:t>
            </w:r>
          </w:p>
        </w:tc>
        <w:tc>
          <w:tcPr>
            <w:tcW w:w="685" w:type="dxa"/>
            <w:tcBorders>
              <w:top w:val="nil"/>
              <w:left w:val="single" w:sz="4" w:space="0" w:color="auto"/>
              <w:bottom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292" w:type="dxa"/>
            <w:tcBorders>
              <w:top w:val="nil"/>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36</w:t>
            </w:r>
          </w:p>
        </w:tc>
        <w:tc>
          <w:tcPr>
            <w:tcW w:w="707" w:type="dxa"/>
            <w:tcBorders>
              <w:top w:val="nil"/>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top w:val="nil"/>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290"/>
        </w:trPr>
        <w:tc>
          <w:tcPr>
            <w:tcW w:w="1948"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_exercice</w:t>
            </w:r>
            <w:proofErr w:type="spellEnd"/>
          </w:p>
        </w:tc>
        <w:tc>
          <w:tcPr>
            <w:tcW w:w="2168" w:type="dxa"/>
            <w:tcBorders>
              <w:top w:val="single" w:sz="4" w:space="0" w:color="auto"/>
              <w:left w:val="nil"/>
              <w:bottom w:val="nil"/>
              <w:right w:val="single" w:sz="4" w:space="0" w:color="auto"/>
            </w:tcBorders>
            <w:vAlign w:val="center"/>
            <w:hideMark/>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r w:rsidRPr="00390D4B">
              <w:rPr>
                <w:rFonts w:ascii="Times New Roman" w:eastAsia="Times New Roman" w:hAnsi="Times New Roman" w:cs="Times New Roman"/>
                <w:kern w:val="0"/>
                <w:sz w:val="20"/>
                <w:szCs w:val="20"/>
                <w14:ligatures w14:val="none"/>
              </w:rPr>
              <w:t>Budgetary</w:t>
            </w:r>
            <w:proofErr w:type="spellEnd"/>
            <w:r w:rsidRPr="00390D4B">
              <w:rPr>
                <w:rFonts w:ascii="Times New Roman" w:eastAsia="Times New Roman" w:hAnsi="Times New Roman" w:cs="Times New Roman"/>
                <w:kern w:val="0"/>
                <w:sz w:val="20"/>
                <w:szCs w:val="20"/>
                <w14:ligatures w14:val="none"/>
              </w:rPr>
              <w:t xml:space="preserve"> Fiscal </w:t>
            </w:r>
            <w:proofErr w:type="spellStart"/>
            <w:r w:rsidRPr="00390D4B">
              <w:rPr>
                <w:rFonts w:ascii="Times New Roman" w:eastAsia="Times New Roman" w:hAnsi="Times New Roman" w:cs="Times New Roman"/>
                <w:kern w:val="0"/>
                <w:sz w:val="20"/>
                <w:szCs w:val="20"/>
                <w14:ligatures w14:val="none"/>
              </w:rPr>
              <w:t>Year</w:t>
            </w:r>
            <w:proofErr w:type="spellEnd"/>
            <w:r w:rsidRPr="00390D4B">
              <w:rPr>
                <w:rFonts w:ascii="Times New Roman" w:eastAsia="Times New Roman" w:hAnsi="Times New Roman" w:cs="Times New Roman"/>
                <w:kern w:val="0"/>
                <w:sz w:val="20"/>
                <w:szCs w:val="20"/>
                <w14:ligatures w14:val="none"/>
              </w:rPr>
              <w:t xml:space="preserve"> Identifier</w:t>
            </w:r>
          </w:p>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685"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36</w:t>
            </w:r>
          </w:p>
        </w:tc>
        <w:tc>
          <w:tcPr>
            <w:tcW w:w="707"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ID</w:t>
            </w:r>
          </w:p>
        </w:tc>
      </w:tr>
      <w:tr w:rsidR="00B8196E" w:rsidRPr="00390D4B" w:rsidTr="00B8196E">
        <w:trPr>
          <w:trHeight w:val="290"/>
        </w:trPr>
        <w:tc>
          <w:tcPr>
            <w:tcW w:w="1948" w:type="dxa"/>
            <w:tcBorders>
              <w:top w:val="nil"/>
              <w:left w:val="single" w:sz="4" w:space="0" w:color="auto"/>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code</w:t>
            </w:r>
            <w:proofErr w:type="gramEnd"/>
            <w:r>
              <w:rPr>
                <w:rFonts w:ascii="Times New Roman" w:eastAsia="Times New Roman" w:hAnsi="Times New Roman" w:cs="Times New Roman"/>
                <w:kern w:val="0"/>
                <w:sz w:val="20"/>
                <w:szCs w:val="20"/>
                <w14:ligatures w14:val="none"/>
              </w:rPr>
              <w:t>_exercice</w:t>
            </w:r>
            <w:proofErr w:type="spellEnd"/>
          </w:p>
        </w:tc>
        <w:tc>
          <w:tcPr>
            <w:tcW w:w="2168"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Budgetary</w:t>
            </w:r>
            <w:proofErr w:type="spellEnd"/>
            <w:r>
              <w:rPr>
                <w:rFonts w:ascii="Times New Roman" w:eastAsia="Times New Roman" w:hAnsi="Times New Roman" w:cs="Times New Roman"/>
                <w:kern w:val="0"/>
                <w:sz w:val="20"/>
                <w:szCs w:val="20"/>
                <w14:ligatures w14:val="none"/>
              </w:rPr>
              <w:t xml:space="preserve"> </w:t>
            </w:r>
            <w:proofErr w:type="spellStart"/>
            <w:r>
              <w:rPr>
                <w:rFonts w:ascii="Times New Roman" w:eastAsia="Times New Roman" w:hAnsi="Times New Roman" w:cs="Times New Roman"/>
                <w:kern w:val="0"/>
                <w:sz w:val="20"/>
                <w:szCs w:val="20"/>
                <w14:ligatures w14:val="none"/>
              </w:rPr>
              <w:t>exercise</w:t>
            </w:r>
            <w:proofErr w:type="spellEnd"/>
            <w:r>
              <w:rPr>
                <w:rFonts w:ascii="Times New Roman" w:eastAsia="Times New Roman" w:hAnsi="Times New Roman" w:cs="Times New Roman"/>
                <w:kern w:val="0"/>
                <w:sz w:val="20"/>
                <w:szCs w:val="20"/>
                <w14:ligatures w14:val="none"/>
              </w:rPr>
              <w:t xml:space="preserve"> code</w:t>
            </w:r>
          </w:p>
        </w:tc>
        <w:tc>
          <w:tcPr>
            <w:tcW w:w="685"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292"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6</w:t>
            </w:r>
          </w:p>
        </w:tc>
        <w:tc>
          <w:tcPr>
            <w:tcW w:w="707"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290"/>
        </w:trPr>
        <w:tc>
          <w:tcPr>
            <w:tcW w:w="1948" w:type="dxa"/>
            <w:tcBorders>
              <w:top w:val="nil"/>
              <w:left w:val="single" w:sz="4" w:space="0" w:color="auto"/>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_exercice</w:t>
            </w:r>
            <w:proofErr w:type="spellEnd"/>
          </w:p>
        </w:tc>
        <w:tc>
          <w:tcPr>
            <w:tcW w:w="2168"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r w:rsidRPr="00390D4B">
              <w:rPr>
                <w:rFonts w:ascii="Times New Roman" w:eastAsia="Times New Roman" w:hAnsi="Times New Roman" w:cs="Times New Roman"/>
                <w:kern w:val="0"/>
                <w:sz w:val="20"/>
                <w:szCs w:val="20"/>
                <w14:ligatures w14:val="none"/>
              </w:rPr>
              <w:t>Budgetary</w:t>
            </w:r>
            <w:proofErr w:type="spellEnd"/>
            <w:r w:rsidRPr="00390D4B">
              <w:rPr>
                <w:rFonts w:ascii="Times New Roman" w:eastAsia="Times New Roman" w:hAnsi="Times New Roman" w:cs="Times New Roman"/>
                <w:kern w:val="0"/>
                <w:sz w:val="20"/>
                <w:szCs w:val="20"/>
                <w14:ligatures w14:val="none"/>
              </w:rPr>
              <w:t xml:space="preserve"> </w:t>
            </w:r>
            <w:proofErr w:type="spellStart"/>
            <w:r w:rsidRPr="00390D4B">
              <w:rPr>
                <w:rFonts w:ascii="Times New Roman" w:eastAsia="Times New Roman" w:hAnsi="Times New Roman" w:cs="Times New Roman"/>
                <w:kern w:val="0"/>
                <w:sz w:val="20"/>
                <w:szCs w:val="20"/>
                <w14:ligatures w14:val="none"/>
              </w:rPr>
              <w:t>Exercise</w:t>
            </w:r>
            <w:proofErr w:type="spellEnd"/>
            <w:r w:rsidRPr="00390D4B">
              <w:rPr>
                <w:rFonts w:ascii="Times New Roman" w:eastAsia="Times New Roman" w:hAnsi="Times New Roman" w:cs="Times New Roman"/>
                <w:kern w:val="0"/>
                <w:sz w:val="20"/>
                <w:szCs w:val="20"/>
                <w14:ligatures w14:val="none"/>
              </w:rPr>
              <w:t xml:space="preserve"> Title</w:t>
            </w:r>
          </w:p>
        </w:tc>
        <w:tc>
          <w:tcPr>
            <w:tcW w:w="68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N</w:t>
            </w:r>
          </w:p>
        </w:tc>
        <w:tc>
          <w:tcPr>
            <w:tcW w:w="1292"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255</w:t>
            </w:r>
          </w:p>
        </w:tc>
        <w:tc>
          <w:tcPr>
            <w:tcW w:w="707"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802"/>
        </w:trPr>
        <w:tc>
          <w:tcPr>
            <w:tcW w:w="1948"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_type_ressource</w:t>
            </w:r>
            <w:proofErr w:type="spellEnd"/>
          </w:p>
        </w:tc>
        <w:tc>
          <w:tcPr>
            <w:tcW w:w="2168"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Resource Type Identifier</w:t>
            </w:r>
          </w:p>
        </w:tc>
        <w:tc>
          <w:tcPr>
            <w:tcW w:w="68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36</w:t>
            </w:r>
          </w:p>
        </w:tc>
        <w:tc>
          <w:tcPr>
            <w:tcW w:w="707"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ID</w:t>
            </w:r>
          </w:p>
        </w:tc>
      </w:tr>
      <w:tr w:rsidR="00B8196E" w:rsidRPr="00390D4B" w:rsidTr="00B8196E">
        <w:trPr>
          <w:trHeight w:val="802"/>
        </w:trPr>
        <w:tc>
          <w:tcPr>
            <w:tcW w:w="1948" w:type="dxa"/>
            <w:tcBorders>
              <w:top w:val="nil"/>
              <w:left w:val="single" w:sz="4" w:space="0" w:color="auto"/>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_type_ressource</w:t>
            </w:r>
            <w:proofErr w:type="spellEnd"/>
          </w:p>
        </w:tc>
        <w:tc>
          <w:tcPr>
            <w:tcW w:w="2168"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Resource type label</w:t>
            </w:r>
          </w:p>
        </w:tc>
        <w:tc>
          <w:tcPr>
            <w:tcW w:w="68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w:t>
            </w:r>
          </w:p>
        </w:tc>
        <w:tc>
          <w:tcPr>
            <w:tcW w:w="1292"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255</w:t>
            </w:r>
          </w:p>
        </w:tc>
        <w:tc>
          <w:tcPr>
            <w:tcW w:w="707"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_regie</w:t>
            </w:r>
            <w:proofErr w:type="spellEnd"/>
          </w:p>
        </w:tc>
        <w:tc>
          <w:tcPr>
            <w:tcW w:w="2168"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r w:rsidRPr="00390D4B">
              <w:rPr>
                <w:rFonts w:ascii="Times New Roman" w:eastAsia="Times New Roman" w:hAnsi="Times New Roman" w:cs="Times New Roman"/>
                <w:kern w:val="0"/>
                <w:sz w:val="20"/>
                <w:szCs w:val="20"/>
                <w14:ligatures w14:val="none"/>
              </w:rPr>
              <w:t>Authority</w:t>
            </w:r>
            <w:proofErr w:type="spellEnd"/>
            <w:r w:rsidRPr="00390D4B">
              <w:rPr>
                <w:rFonts w:ascii="Times New Roman" w:eastAsia="Times New Roman" w:hAnsi="Times New Roman" w:cs="Times New Roman"/>
                <w:kern w:val="0"/>
                <w:sz w:val="20"/>
                <w:szCs w:val="20"/>
                <w14:ligatures w14:val="none"/>
              </w:rPr>
              <w:t xml:space="preserve"> ID</w:t>
            </w:r>
          </w:p>
        </w:tc>
        <w:tc>
          <w:tcPr>
            <w:tcW w:w="68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36</w:t>
            </w:r>
          </w:p>
        </w:tc>
        <w:tc>
          <w:tcPr>
            <w:tcW w:w="707"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ID</w:t>
            </w:r>
          </w:p>
        </w:tc>
      </w:tr>
      <w:tr w:rsidR="00B8196E" w:rsidRPr="00390D4B" w:rsidTr="00B8196E">
        <w:trPr>
          <w:trHeight w:val="534"/>
        </w:trPr>
        <w:tc>
          <w:tcPr>
            <w:tcW w:w="1948" w:type="dxa"/>
            <w:tcBorders>
              <w:top w:val="nil"/>
              <w:left w:val="single" w:sz="4" w:space="0" w:color="auto"/>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code</w:t>
            </w:r>
            <w:proofErr w:type="gramEnd"/>
            <w:r>
              <w:rPr>
                <w:rFonts w:ascii="Times New Roman" w:eastAsia="Times New Roman" w:hAnsi="Times New Roman" w:cs="Times New Roman"/>
                <w:kern w:val="0"/>
                <w:sz w:val="20"/>
                <w:szCs w:val="20"/>
                <w14:ligatures w14:val="none"/>
              </w:rPr>
              <w:t>_regie</w:t>
            </w:r>
            <w:proofErr w:type="spellEnd"/>
          </w:p>
        </w:tc>
        <w:tc>
          <w:tcPr>
            <w:tcW w:w="2168"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Code of the </w:t>
            </w:r>
            <w:proofErr w:type="spellStart"/>
            <w:r>
              <w:rPr>
                <w:rFonts w:ascii="Times New Roman" w:eastAsia="Times New Roman" w:hAnsi="Times New Roman" w:cs="Times New Roman"/>
                <w:kern w:val="0"/>
                <w:sz w:val="20"/>
                <w:szCs w:val="20"/>
                <w14:ligatures w14:val="none"/>
              </w:rPr>
              <w:t>Regulation</w:t>
            </w:r>
            <w:proofErr w:type="spellEnd"/>
          </w:p>
        </w:tc>
        <w:tc>
          <w:tcPr>
            <w:tcW w:w="685"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292"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6</w:t>
            </w:r>
          </w:p>
        </w:tc>
        <w:tc>
          <w:tcPr>
            <w:tcW w:w="707"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nil"/>
              <w:left w:val="single" w:sz="4" w:space="0" w:color="auto"/>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_regie</w:t>
            </w:r>
            <w:proofErr w:type="spellEnd"/>
          </w:p>
        </w:tc>
        <w:tc>
          <w:tcPr>
            <w:tcW w:w="2168"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 xml:space="preserve">Label of the </w:t>
            </w:r>
            <w:proofErr w:type="spellStart"/>
            <w:r w:rsidRPr="00390D4B">
              <w:rPr>
                <w:rFonts w:ascii="Times New Roman" w:eastAsia="Times New Roman" w:hAnsi="Times New Roman" w:cs="Times New Roman"/>
                <w:kern w:val="0"/>
                <w:sz w:val="20"/>
                <w:szCs w:val="20"/>
                <w14:ligatures w14:val="none"/>
              </w:rPr>
              <w:t>agency</w:t>
            </w:r>
            <w:proofErr w:type="spellEnd"/>
          </w:p>
        </w:tc>
        <w:tc>
          <w:tcPr>
            <w:tcW w:w="68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w:t>
            </w:r>
          </w:p>
        </w:tc>
        <w:tc>
          <w:tcPr>
            <w:tcW w:w="1292"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255</w:t>
            </w:r>
          </w:p>
        </w:tc>
        <w:tc>
          <w:tcPr>
            <w:tcW w:w="707"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_projection</w:t>
            </w:r>
            <w:proofErr w:type="spellEnd"/>
          </w:p>
        </w:tc>
        <w:tc>
          <w:tcPr>
            <w:tcW w:w="2168"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Projection ID</w:t>
            </w:r>
          </w:p>
        </w:tc>
        <w:tc>
          <w:tcPr>
            <w:tcW w:w="68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36</w:t>
            </w:r>
          </w:p>
        </w:tc>
        <w:tc>
          <w:tcPr>
            <w:tcW w:w="707"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ID</w:t>
            </w:r>
          </w:p>
        </w:tc>
      </w:tr>
      <w:tr w:rsidR="00B8196E" w:rsidRPr="00390D4B" w:rsidTr="00B8196E">
        <w:trPr>
          <w:trHeight w:val="534"/>
        </w:trPr>
        <w:tc>
          <w:tcPr>
            <w:tcW w:w="1948"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_projection</w:t>
            </w:r>
            <w:proofErr w:type="spellEnd"/>
          </w:p>
        </w:tc>
        <w:tc>
          <w:tcPr>
            <w:tcW w:w="2168"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 xml:space="preserve">Projection </w:t>
            </w:r>
            <w:proofErr w:type="spellStart"/>
            <w:r w:rsidRPr="00390D4B">
              <w:rPr>
                <w:rFonts w:ascii="Times New Roman" w:eastAsia="Times New Roman" w:hAnsi="Times New Roman" w:cs="Times New Roman"/>
                <w:kern w:val="0"/>
                <w:sz w:val="20"/>
                <w:szCs w:val="20"/>
                <w14:ligatures w14:val="none"/>
              </w:rPr>
              <w:t>title</w:t>
            </w:r>
            <w:proofErr w:type="spellEnd"/>
          </w:p>
        </w:tc>
        <w:tc>
          <w:tcPr>
            <w:tcW w:w="68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6</w:t>
            </w:r>
          </w:p>
        </w:tc>
        <w:tc>
          <w:tcPr>
            <w:tcW w:w="707"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nil"/>
              <w:left w:val="single" w:sz="4" w:space="0" w:color="auto"/>
              <w:bottom w:val="nil"/>
              <w:right w:val="single" w:sz="4" w:space="0" w:color="auto"/>
            </w:tcBorders>
            <w:vAlign w:val="center"/>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index</w:t>
            </w:r>
            <w:proofErr w:type="gramEnd"/>
            <w:r>
              <w:rPr>
                <w:rFonts w:ascii="Times New Roman" w:eastAsia="Times New Roman" w:hAnsi="Times New Roman" w:cs="Times New Roman"/>
                <w:kern w:val="0"/>
                <w:sz w:val="20"/>
                <w:szCs w:val="20"/>
                <w14:ligatures w14:val="none"/>
              </w:rPr>
              <w:t>_projection</w:t>
            </w:r>
            <w:proofErr w:type="spellEnd"/>
          </w:p>
        </w:tc>
        <w:tc>
          <w:tcPr>
            <w:tcW w:w="2168"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The projection </w:t>
            </w:r>
            <w:proofErr w:type="spellStart"/>
            <w:r>
              <w:rPr>
                <w:rFonts w:ascii="Times New Roman" w:eastAsia="Times New Roman" w:hAnsi="Times New Roman" w:cs="Times New Roman"/>
                <w:kern w:val="0"/>
                <w:sz w:val="20"/>
                <w:szCs w:val="20"/>
                <w14:ligatures w14:val="none"/>
              </w:rPr>
              <w:t>year</w:t>
            </w:r>
            <w:proofErr w:type="spellEnd"/>
            <w:r>
              <w:rPr>
                <w:rFonts w:ascii="Times New Roman" w:eastAsia="Times New Roman" w:hAnsi="Times New Roman" w:cs="Times New Roman"/>
                <w:kern w:val="0"/>
                <w:sz w:val="20"/>
                <w:szCs w:val="20"/>
                <w14:ligatures w14:val="none"/>
              </w:rPr>
              <w:t xml:space="preserve"> index</w:t>
            </w:r>
          </w:p>
        </w:tc>
        <w:tc>
          <w:tcPr>
            <w:tcW w:w="685"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w:t>
            </w:r>
          </w:p>
        </w:tc>
        <w:tc>
          <w:tcPr>
            <w:tcW w:w="1292"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w:t>
            </w:r>
          </w:p>
        </w:tc>
        <w:tc>
          <w:tcPr>
            <w:tcW w:w="707"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802"/>
        </w:trPr>
        <w:tc>
          <w:tcPr>
            <w:tcW w:w="1948" w:type="dxa"/>
            <w:tcBorders>
              <w:top w:val="nil"/>
              <w:left w:val="single" w:sz="4" w:space="0" w:color="auto"/>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gramStart"/>
            <w:r w:rsidRPr="00390D4B">
              <w:rPr>
                <w:rFonts w:ascii="Times New Roman" w:eastAsia="Times New Roman" w:hAnsi="Times New Roman" w:cs="Times New Roman"/>
                <w:kern w:val="0"/>
                <w:sz w:val="20"/>
                <w:szCs w:val="20"/>
                <w14:ligatures w14:val="none"/>
              </w:rPr>
              <w:t>montant</w:t>
            </w:r>
            <w:proofErr w:type="gramEnd"/>
          </w:p>
        </w:tc>
        <w:tc>
          <w:tcPr>
            <w:tcW w:w="2168" w:type="dxa"/>
            <w:tcBorders>
              <w:top w:val="nil"/>
              <w:left w:val="nil"/>
              <w:bottom w:val="single" w:sz="4" w:space="0" w:color="auto"/>
              <w:right w:val="single" w:sz="4" w:space="0" w:color="auto"/>
            </w:tcBorders>
            <w:vAlign w:val="center"/>
            <w:hideMark/>
          </w:tcPr>
          <w:p w:rsidR="00B8196E" w:rsidRPr="00BF5397" w:rsidRDefault="00B8196E" w:rsidP="00B8196E">
            <w:pPr>
              <w:spacing w:after="0" w:line="240" w:lineRule="auto"/>
              <w:ind w:left="0" w:firstLine="0"/>
              <w:rPr>
                <w:rFonts w:ascii="Times New Roman" w:eastAsia="Times New Roman" w:hAnsi="Times New Roman" w:cs="Times New Roman"/>
                <w:kern w:val="0"/>
                <w:sz w:val="20"/>
                <w:szCs w:val="20"/>
                <w:lang w:val="en-US"/>
                <w14:ligatures w14:val="none"/>
              </w:rPr>
            </w:pPr>
            <w:r w:rsidRPr="00BF5397">
              <w:rPr>
                <w:rFonts w:ascii="Times New Roman" w:eastAsia="Times New Roman" w:hAnsi="Times New Roman" w:cs="Times New Roman"/>
                <w:kern w:val="0"/>
                <w:sz w:val="20"/>
                <w:szCs w:val="20"/>
                <w:lang w:val="en-US"/>
                <w14:ligatures w14:val="none"/>
              </w:rPr>
              <w:t>Value of the projection amount</w:t>
            </w:r>
          </w:p>
        </w:tc>
        <w:tc>
          <w:tcPr>
            <w:tcW w:w="68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N</w:t>
            </w:r>
          </w:p>
        </w:tc>
        <w:tc>
          <w:tcPr>
            <w:tcW w:w="1292"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255</w:t>
            </w:r>
          </w:p>
        </w:tc>
        <w:tc>
          <w:tcPr>
            <w:tcW w:w="707"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802"/>
        </w:trPr>
        <w:tc>
          <w:tcPr>
            <w:tcW w:w="1948"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lastRenderedPageBreak/>
              <w:t>id</w:t>
            </w:r>
            <w:proofErr w:type="gramEnd"/>
            <w:r>
              <w:rPr>
                <w:rFonts w:ascii="Times New Roman" w:eastAsia="Times New Roman" w:hAnsi="Times New Roman" w:cs="Times New Roman"/>
                <w:kern w:val="0"/>
                <w:sz w:val="20"/>
                <w:szCs w:val="20"/>
                <w14:ligatures w14:val="none"/>
              </w:rPr>
              <w:t>_budget</w:t>
            </w:r>
            <w:proofErr w:type="spellEnd"/>
          </w:p>
        </w:tc>
        <w:tc>
          <w:tcPr>
            <w:tcW w:w="2168"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Budget ID</w:t>
            </w:r>
          </w:p>
        </w:tc>
        <w:tc>
          <w:tcPr>
            <w:tcW w:w="685"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292"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36</w:t>
            </w:r>
          </w:p>
        </w:tc>
        <w:tc>
          <w:tcPr>
            <w:tcW w:w="707"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ID</w:t>
            </w:r>
          </w:p>
        </w:tc>
      </w:tr>
      <w:tr w:rsidR="00B8196E" w:rsidRPr="00390D4B" w:rsidTr="00B8196E">
        <w:trPr>
          <w:trHeight w:val="802"/>
        </w:trPr>
        <w:tc>
          <w:tcPr>
            <w:tcW w:w="1948" w:type="dxa"/>
            <w:tcBorders>
              <w:left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D70578">
              <w:rPr>
                <w:rFonts w:ascii="Times New Roman" w:eastAsia="Times New Roman" w:hAnsi="Times New Roman" w:cs="Times New Roman"/>
                <w:kern w:val="0"/>
                <w:sz w:val="20"/>
                <w:szCs w:val="20"/>
                <w14:ligatures w14:val="none"/>
              </w:rPr>
              <w:t>montant</w:t>
            </w:r>
            <w:proofErr w:type="gramEnd"/>
            <w:r w:rsidRPr="00D70578">
              <w:rPr>
                <w:rFonts w:ascii="Times New Roman" w:eastAsia="Times New Roman" w:hAnsi="Times New Roman" w:cs="Times New Roman"/>
                <w:kern w:val="0"/>
                <w:sz w:val="20"/>
                <w:szCs w:val="20"/>
                <w14:ligatures w14:val="none"/>
              </w:rPr>
              <w:t>_budget</w:t>
            </w:r>
            <w:proofErr w:type="spellEnd"/>
          </w:p>
        </w:tc>
        <w:tc>
          <w:tcPr>
            <w:tcW w:w="2168" w:type="dxa"/>
            <w:tcBorders>
              <w:left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Budget </w:t>
            </w:r>
            <w:proofErr w:type="spellStart"/>
            <w:r>
              <w:rPr>
                <w:rFonts w:ascii="Times New Roman" w:eastAsia="Times New Roman" w:hAnsi="Times New Roman" w:cs="Times New Roman"/>
                <w:kern w:val="0"/>
                <w:sz w:val="20"/>
                <w:szCs w:val="20"/>
                <w14:ligatures w14:val="none"/>
              </w:rPr>
              <w:t>Amount</w:t>
            </w:r>
            <w:proofErr w:type="spellEnd"/>
          </w:p>
        </w:tc>
        <w:tc>
          <w:tcPr>
            <w:tcW w:w="685" w:type="dxa"/>
            <w:tcBorders>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w:t>
            </w:r>
          </w:p>
        </w:tc>
        <w:tc>
          <w:tcPr>
            <w:tcW w:w="1292" w:type="dxa"/>
            <w:tcBorders>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255</w:t>
            </w:r>
          </w:p>
        </w:tc>
        <w:tc>
          <w:tcPr>
            <w:tcW w:w="707" w:type="dxa"/>
            <w:tcBorders>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802"/>
        </w:trPr>
        <w:tc>
          <w:tcPr>
            <w:tcW w:w="1948"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statut</w:t>
            </w:r>
            <w:proofErr w:type="gramEnd"/>
            <w:r>
              <w:rPr>
                <w:rFonts w:ascii="Times New Roman" w:eastAsia="Times New Roman" w:hAnsi="Times New Roman" w:cs="Times New Roman"/>
                <w:kern w:val="0"/>
                <w:sz w:val="20"/>
                <w:szCs w:val="20"/>
                <w14:ligatures w14:val="none"/>
              </w:rPr>
              <w:t>_budget</w:t>
            </w:r>
            <w:proofErr w:type="spellEnd"/>
          </w:p>
        </w:tc>
        <w:tc>
          <w:tcPr>
            <w:tcW w:w="2168"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Budget </w:t>
            </w:r>
            <w:proofErr w:type="spellStart"/>
            <w:r>
              <w:rPr>
                <w:rFonts w:ascii="Times New Roman" w:eastAsia="Times New Roman" w:hAnsi="Times New Roman" w:cs="Times New Roman"/>
                <w:kern w:val="0"/>
                <w:sz w:val="20"/>
                <w:szCs w:val="20"/>
                <w14:ligatures w14:val="none"/>
              </w:rPr>
              <w:t>status</w:t>
            </w:r>
            <w:proofErr w:type="spellEnd"/>
          </w:p>
        </w:tc>
        <w:tc>
          <w:tcPr>
            <w:tcW w:w="685"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w:t>
            </w:r>
          </w:p>
        </w:tc>
        <w:tc>
          <w:tcPr>
            <w:tcW w:w="1292"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50</w:t>
            </w:r>
          </w:p>
        </w:tc>
        <w:tc>
          <w:tcPr>
            <w:tcW w:w="707"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802"/>
        </w:trPr>
        <w:tc>
          <w:tcPr>
            <w:tcW w:w="1948" w:type="dxa"/>
            <w:tcBorders>
              <w:top w:val="single" w:sz="4" w:space="0" w:color="auto"/>
              <w:left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D70578">
              <w:rPr>
                <w:rFonts w:ascii="Times New Roman" w:eastAsia="Times New Roman" w:hAnsi="Times New Roman" w:cs="Times New Roman"/>
                <w:kern w:val="0"/>
                <w:sz w:val="20"/>
                <w:szCs w:val="20"/>
                <w14:ligatures w14:val="none"/>
              </w:rPr>
              <w:t>id</w:t>
            </w:r>
            <w:proofErr w:type="gramEnd"/>
            <w:r w:rsidRPr="00D70578">
              <w:rPr>
                <w:rFonts w:ascii="Times New Roman" w:eastAsia="Times New Roman" w:hAnsi="Times New Roman" w:cs="Times New Roman"/>
                <w:kern w:val="0"/>
                <w:sz w:val="20"/>
                <w:szCs w:val="20"/>
                <w14:ligatures w14:val="none"/>
              </w:rPr>
              <w:t>_statut</w:t>
            </w:r>
            <w:proofErr w:type="spellEnd"/>
          </w:p>
        </w:tc>
        <w:tc>
          <w:tcPr>
            <w:tcW w:w="2168" w:type="dxa"/>
            <w:tcBorders>
              <w:top w:val="single" w:sz="4" w:space="0" w:color="auto"/>
              <w:left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Budgetary</w:t>
            </w:r>
            <w:proofErr w:type="spellEnd"/>
            <w:r>
              <w:rPr>
                <w:rFonts w:ascii="Times New Roman" w:eastAsia="Times New Roman" w:hAnsi="Times New Roman" w:cs="Times New Roman"/>
                <w:kern w:val="0"/>
                <w:sz w:val="20"/>
                <w:szCs w:val="20"/>
                <w14:ligatures w14:val="none"/>
              </w:rPr>
              <w:t xml:space="preserve"> </w:t>
            </w:r>
            <w:proofErr w:type="spellStart"/>
            <w:r>
              <w:rPr>
                <w:rFonts w:ascii="Times New Roman" w:eastAsia="Times New Roman" w:hAnsi="Times New Roman" w:cs="Times New Roman"/>
                <w:kern w:val="0"/>
                <w:sz w:val="20"/>
                <w:szCs w:val="20"/>
                <w14:ligatures w14:val="none"/>
              </w:rPr>
              <w:t>status</w:t>
            </w:r>
            <w:proofErr w:type="spellEnd"/>
            <w:r>
              <w:rPr>
                <w:rFonts w:ascii="Times New Roman" w:eastAsia="Times New Roman" w:hAnsi="Times New Roman" w:cs="Times New Roman"/>
                <w:kern w:val="0"/>
                <w:sz w:val="20"/>
                <w:szCs w:val="20"/>
                <w14:ligatures w14:val="none"/>
              </w:rPr>
              <w:t xml:space="preserve"> identifier</w:t>
            </w:r>
          </w:p>
        </w:tc>
        <w:tc>
          <w:tcPr>
            <w:tcW w:w="685" w:type="dxa"/>
            <w:tcBorders>
              <w:top w:val="single" w:sz="4" w:space="0" w:color="auto"/>
              <w:left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292" w:type="dxa"/>
            <w:tcBorders>
              <w:top w:val="single" w:sz="4" w:space="0" w:color="auto"/>
              <w:left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36</w:t>
            </w:r>
          </w:p>
        </w:tc>
        <w:tc>
          <w:tcPr>
            <w:tcW w:w="707" w:type="dxa"/>
            <w:tcBorders>
              <w:top w:val="single" w:sz="4" w:space="0" w:color="auto"/>
              <w:left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ID</w:t>
            </w:r>
          </w:p>
        </w:tc>
      </w:tr>
      <w:tr w:rsidR="00B8196E" w:rsidRPr="00390D4B" w:rsidTr="00B8196E">
        <w:trPr>
          <w:trHeight w:val="802"/>
        </w:trPr>
        <w:tc>
          <w:tcPr>
            <w:tcW w:w="1948" w:type="dxa"/>
            <w:tcBorders>
              <w:left w:val="single" w:sz="4" w:space="0" w:color="auto"/>
              <w:bottom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Libelle_statut</w:t>
            </w:r>
            <w:proofErr w:type="spellEnd"/>
          </w:p>
        </w:tc>
        <w:tc>
          <w:tcPr>
            <w:tcW w:w="2168" w:type="dxa"/>
            <w:tcBorders>
              <w:left w:val="single" w:sz="4" w:space="0" w:color="auto"/>
              <w:bottom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Budget </w:t>
            </w:r>
            <w:proofErr w:type="spellStart"/>
            <w:r>
              <w:rPr>
                <w:rFonts w:ascii="Times New Roman" w:eastAsia="Times New Roman" w:hAnsi="Times New Roman" w:cs="Times New Roman"/>
                <w:kern w:val="0"/>
                <w:sz w:val="20"/>
                <w:szCs w:val="20"/>
                <w14:ligatures w14:val="none"/>
              </w:rPr>
              <w:t>status</w:t>
            </w:r>
            <w:proofErr w:type="spellEnd"/>
            <w:r>
              <w:rPr>
                <w:rFonts w:ascii="Times New Roman" w:eastAsia="Times New Roman" w:hAnsi="Times New Roman" w:cs="Times New Roman"/>
                <w:kern w:val="0"/>
                <w:sz w:val="20"/>
                <w:szCs w:val="20"/>
                <w14:ligatures w14:val="none"/>
              </w:rPr>
              <w:t xml:space="preserve"> label</w:t>
            </w:r>
          </w:p>
        </w:tc>
        <w:tc>
          <w:tcPr>
            <w:tcW w:w="685" w:type="dxa"/>
            <w:tcBorders>
              <w:left w:val="single" w:sz="4" w:space="0" w:color="auto"/>
              <w:bottom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w:t>
            </w:r>
          </w:p>
        </w:tc>
        <w:tc>
          <w:tcPr>
            <w:tcW w:w="1292" w:type="dxa"/>
            <w:tcBorders>
              <w:left w:val="single" w:sz="4" w:space="0" w:color="auto"/>
              <w:bottom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50</w:t>
            </w:r>
          </w:p>
        </w:tc>
        <w:tc>
          <w:tcPr>
            <w:tcW w:w="707" w:type="dxa"/>
            <w:tcBorders>
              <w:left w:val="single" w:sz="4" w:space="0" w:color="auto"/>
              <w:bottom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bl>
    <w:p w:rsidR="00390D4B" w:rsidRDefault="00390D4B">
      <w:pPr>
        <w:spacing w:after="160" w:line="259" w:lineRule="auto"/>
        <w:ind w:left="0" w:firstLine="0"/>
        <w:jc w:val="left"/>
        <w:rPr>
          <w:rFonts w:ascii="Times New Roman" w:hAnsi="Times New Roman" w:cs="Times New Roman"/>
        </w:rPr>
      </w:pPr>
    </w:p>
    <w:p w:rsidR="0067422D" w:rsidRDefault="00390D4B">
      <w:pPr>
        <w:spacing w:after="160" w:line="259" w:lineRule="auto"/>
        <w:ind w:left="0" w:firstLine="0"/>
        <w:jc w:val="left"/>
        <w:rPr>
          <w:rFonts w:ascii="Times New Roman" w:hAnsi="Times New Roman" w:cs="Times New Roman"/>
        </w:rPr>
      </w:pPr>
      <w:r>
        <w:rPr>
          <w:rFonts w:ascii="Times New Roman" w:hAnsi="Times New Roman" w:cs="Times New Roman"/>
        </w:rPr>
        <w:br w:type="page"/>
      </w:r>
    </w:p>
    <w:p w:rsidR="0040669E" w:rsidRPr="004F0C0D" w:rsidRDefault="0040669E" w:rsidP="00CE675A">
      <w:pPr>
        <w:pStyle w:val="Paragraphedeliste"/>
        <w:numPr>
          <w:ilvl w:val="0"/>
          <w:numId w:val="101"/>
        </w:numPr>
        <w:tabs>
          <w:tab w:val="left" w:pos="3200"/>
        </w:tabs>
        <w:spacing w:line="480" w:lineRule="auto"/>
        <w:ind w:left="1077"/>
        <w:outlineLvl w:val="1"/>
        <w:rPr>
          <w:rFonts w:ascii="Times New Roman" w:hAnsi="Times New Roman" w:cs="Times New Roman"/>
          <w:b/>
          <w:bCs/>
        </w:rPr>
      </w:pPr>
      <w:bookmarkStart w:id="36" w:name="_Toc219217016"/>
      <w:r w:rsidRPr="004F0C0D">
        <w:rPr>
          <w:rFonts w:ascii="Times New Roman" w:hAnsi="Times New Roman" w:cs="Times New Roman"/>
          <w:b/>
          <w:bCs/>
        </w:rPr>
        <w:lastRenderedPageBreak/>
        <w:t>Theoretical access structure</w:t>
      </w:r>
      <w:bookmarkEnd w:id="36"/>
    </w:p>
    <w:p w:rsidR="00CD3635" w:rsidRPr="004F0C0D" w:rsidRDefault="00CD3635" w:rsidP="004F0C0D">
      <w:pPr>
        <w:pStyle w:val="Paragraphedeliste"/>
        <w:tabs>
          <w:tab w:val="left" w:pos="3200"/>
        </w:tabs>
        <w:spacing w:line="480" w:lineRule="auto"/>
        <w:ind w:left="1080" w:firstLine="0"/>
        <w:rPr>
          <w:rFonts w:ascii="Times New Roman" w:hAnsi="Times New Roman" w:cs="Times New Roman"/>
          <w:b/>
          <w:bCs/>
        </w:rPr>
      </w:pPr>
    </w:p>
    <w:p w:rsidR="0040669E" w:rsidRPr="004F0C0D" w:rsidRDefault="0040669E" w:rsidP="0040669E">
      <w:pPr>
        <w:tabs>
          <w:tab w:val="left" w:pos="3200"/>
        </w:tabs>
        <w:spacing w:line="480" w:lineRule="auto"/>
        <w:rPr>
          <w:rFonts w:ascii="Times New Roman" w:hAnsi="Times New Roman" w:cs="Times New Roman"/>
        </w:rPr>
      </w:pPr>
    </w:p>
    <w:bookmarkEnd w:id="14"/>
    <w:p w:rsidR="0083711E" w:rsidRDefault="006578EC">
      <w:pPr>
        <w:spacing w:after="160" w:line="259" w:lineRule="auto"/>
        <w:ind w:left="0" w:firstLine="0"/>
        <w:jc w:val="left"/>
        <w:rPr>
          <w:rFonts w:ascii="Times New Roman" w:hAnsi="Times New Roman" w:cs="Times New Roman"/>
        </w:rPr>
      </w:pPr>
      <w:r w:rsidRPr="006578EC">
        <w:rPr>
          <w:rFonts w:ascii="Times New Roman" w:hAnsi="Times New Roman" w:cs="Times New Roman"/>
          <w:noProof/>
        </w:rPr>
        <w:drawing>
          <wp:anchor distT="0" distB="0" distL="114300" distR="114300" simplePos="0" relativeHeight="251697152" behindDoc="0" locked="0" layoutInCell="1" allowOverlap="1" wp14:anchorId="3035FFB7" wp14:editId="001A33C2">
            <wp:simplePos x="0" y="0"/>
            <wp:positionH relativeFrom="margin">
              <wp:align>right</wp:align>
            </wp:positionH>
            <wp:positionV relativeFrom="paragraph">
              <wp:posOffset>364622</wp:posOffset>
            </wp:positionV>
            <wp:extent cx="5757545" cy="6031230"/>
            <wp:effectExtent l="0" t="0" r="0" b="7620"/>
            <wp:wrapTopAndBottom/>
            <wp:docPr id="70423856"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5712" cy="6050080"/>
                    </a:xfrm>
                    <a:prstGeom prst="rect">
                      <a:avLst/>
                    </a:prstGeom>
                    <a:noFill/>
                    <a:ln>
                      <a:noFill/>
                    </a:ln>
                  </pic:spPr>
                </pic:pic>
              </a:graphicData>
            </a:graphic>
            <wp14:sizeRelV relativeFrom="margin">
              <wp14:pctHeight>0</wp14:pctHeight>
            </wp14:sizeRelV>
          </wp:anchor>
        </w:drawing>
      </w:r>
      <w:r w:rsidR="0083711E">
        <w:rPr>
          <w:rFonts w:ascii="Times New Roman" w:hAnsi="Times New Roman" w:cs="Times New Roman"/>
        </w:rPr>
        <w:br w:type="page"/>
      </w:r>
    </w:p>
    <w:p w:rsidR="00EC06C8" w:rsidRPr="00BF5397" w:rsidRDefault="004F6A1C" w:rsidP="00CE675A">
      <w:pPr>
        <w:tabs>
          <w:tab w:val="left" w:pos="3200"/>
        </w:tabs>
        <w:spacing w:line="480" w:lineRule="auto"/>
        <w:ind w:left="0" w:firstLine="0"/>
        <w:outlineLvl w:val="1"/>
        <w:rPr>
          <w:rFonts w:ascii="Times New Roman" w:hAnsi="Times New Roman" w:cs="Times New Roman"/>
          <w:b/>
          <w:bCs/>
          <w:u w:val="single"/>
          <w:lang w:val="en-US"/>
        </w:rPr>
      </w:pPr>
      <w:bookmarkStart w:id="37" w:name="_Toc219217017"/>
      <w:r w:rsidRPr="004F6A1C">
        <w:rPr>
          <w:rFonts w:ascii="Times New Roman" w:hAnsi="Times New Roman" w:cs="Times New Roman"/>
          <w:b/>
          <w:bCs/>
          <w:noProof/>
          <w:u w:val="single"/>
          <w:lang w:val="en-US"/>
        </w:rPr>
        <w:lastRenderedPageBreak/>
        <w:drawing>
          <wp:anchor distT="0" distB="0" distL="114300" distR="114300" simplePos="0" relativeHeight="251766784" behindDoc="0" locked="0" layoutInCell="1" allowOverlap="1">
            <wp:simplePos x="0" y="0"/>
            <wp:positionH relativeFrom="margin">
              <wp:align>right</wp:align>
            </wp:positionH>
            <wp:positionV relativeFrom="paragraph">
              <wp:posOffset>349250</wp:posOffset>
            </wp:positionV>
            <wp:extent cx="5762625" cy="7474585"/>
            <wp:effectExtent l="0" t="0" r="0" b="0"/>
            <wp:wrapTopAndBottom/>
            <wp:docPr id="166333292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2625" cy="7474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20B0" w:rsidRPr="00BF5397">
        <w:rPr>
          <w:rFonts w:ascii="Times New Roman" w:hAnsi="Times New Roman" w:cs="Times New Roman"/>
          <w:b/>
          <w:bCs/>
          <w:u w:val="single"/>
          <w:lang w:val="en-US"/>
        </w:rPr>
        <w:t>j. Existing conceptual data model:</w:t>
      </w:r>
      <w:bookmarkEnd w:id="37"/>
    </w:p>
    <w:p w:rsidR="00EC06C8" w:rsidRPr="00BF5397" w:rsidRDefault="00EC06C8" w:rsidP="00EE63CB">
      <w:pPr>
        <w:tabs>
          <w:tab w:val="left" w:pos="3200"/>
        </w:tabs>
        <w:spacing w:line="480" w:lineRule="auto"/>
        <w:ind w:left="720" w:firstLine="0"/>
        <w:rPr>
          <w:rFonts w:ascii="Times New Roman" w:hAnsi="Times New Roman" w:cs="Times New Roman"/>
          <w:b/>
          <w:bCs/>
          <w:u w:val="single"/>
          <w:lang w:val="en-US"/>
        </w:rPr>
      </w:pPr>
      <w:del w:id="38" w:author="Cheick Traoré" w:date="2026-01-08T12:14:00Z" w16du:dateUtc="2026-01-08T12:14:00Z">
        <w:r w:rsidRPr="00EC06C8" w:rsidDel="00101E12">
          <w:rPr>
            <w:rFonts w:ascii="Times New Roman" w:hAnsi="Times New Roman" w:cs="Times New Roman"/>
            <w:b/>
            <w:bCs/>
            <w:noProof/>
            <w:u w:val="single"/>
          </w:rPr>
          <w:drawing>
            <wp:inline distT="0" distB="0" distL="0" distR="0" wp14:anchorId="11FB4283" wp14:editId="78515FFA">
              <wp:extent cx="4953000" cy="8027662"/>
              <wp:effectExtent l="0" t="0" r="0" b="0"/>
              <wp:docPr id="222264953"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0297" cy="8055697"/>
                      </a:xfrm>
                      <a:prstGeom prst="rect">
                        <a:avLst/>
                      </a:prstGeom>
                      <a:noFill/>
                      <a:ln>
                        <a:noFill/>
                      </a:ln>
                    </pic:spPr>
                  </pic:pic>
                </a:graphicData>
              </a:graphic>
            </wp:inline>
          </w:drawing>
        </w:r>
      </w:del>
      <w:ins w:id="39" w:author="Cheick Traoré" w:date="2026-01-08T12:14:00Z" w16du:dateUtc="2026-01-08T12:14:00Z">
        <w:r w:rsidR="00101E12" w:rsidRPr="00BF5397">
          <w:rPr>
            <w:rFonts w:ascii="Times New Roman" w:hAnsi="Times New Roman" w:cs="Times New Roman"/>
            <w:b/>
            <w:bCs/>
            <w:u w:val="single"/>
            <w:lang w:val="en-US"/>
          </w:rPr>
          <w:t xml:space="preserve"> </w:t>
        </w:r>
      </w:ins>
    </w:p>
    <w:p w:rsidR="00101E12" w:rsidRPr="00BF5397" w:rsidRDefault="00101E12">
      <w:pPr>
        <w:spacing w:after="160" w:line="259" w:lineRule="auto"/>
        <w:ind w:left="0" w:firstLine="0"/>
        <w:jc w:val="left"/>
        <w:rPr>
          <w:rFonts w:ascii="Times New Roman" w:hAnsi="Times New Roman" w:cs="Times New Roman"/>
          <w:b/>
          <w:bCs/>
          <w:u w:val="single"/>
          <w:lang w:val="en-US"/>
        </w:rPr>
      </w:pPr>
      <w:r w:rsidRPr="00BF5397">
        <w:rPr>
          <w:rFonts w:ascii="Times New Roman" w:hAnsi="Times New Roman" w:cs="Times New Roman"/>
          <w:b/>
          <w:bCs/>
          <w:u w:val="single"/>
          <w:lang w:val="en-US"/>
        </w:rPr>
        <w:br w:type="page"/>
      </w:r>
    </w:p>
    <w:p w:rsidR="00101E12" w:rsidRPr="00BF5397" w:rsidRDefault="00101E12" w:rsidP="00EE63CB">
      <w:pPr>
        <w:tabs>
          <w:tab w:val="left" w:pos="3200"/>
        </w:tabs>
        <w:spacing w:line="480" w:lineRule="auto"/>
        <w:ind w:left="720" w:firstLine="0"/>
        <w:rPr>
          <w:rFonts w:ascii="Times New Roman" w:hAnsi="Times New Roman" w:cs="Times New Roman"/>
          <w:b/>
          <w:bCs/>
          <w:u w:val="single"/>
          <w:lang w:val="en-US"/>
        </w:rPr>
      </w:pPr>
    </w:p>
    <w:p w:rsidR="006F20B0" w:rsidRPr="00BF5397" w:rsidRDefault="006F20B0" w:rsidP="00CE675A">
      <w:pPr>
        <w:tabs>
          <w:tab w:val="left" w:pos="3200"/>
        </w:tabs>
        <w:spacing w:line="480" w:lineRule="auto"/>
        <w:ind w:left="0" w:firstLine="0"/>
        <w:outlineLvl w:val="1"/>
        <w:rPr>
          <w:rFonts w:ascii="Times New Roman" w:hAnsi="Times New Roman" w:cs="Times New Roman"/>
          <w:b/>
          <w:bCs/>
          <w:lang w:val="en-US"/>
        </w:rPr>
      </w:pPr>
      <w:bookmarkStart w:id="40" w:name="_Toc219217018"/>
      <w:r w:rsidRPr="00BF5397">
        <w:rPr>
          <w:rFonts w:ascii="Times New Roman" w:hAnsi="Times New Roman" w:cs="Times New Roman"/>
          <w:b/>
          <w:bCs/>
          <w:lang w:val="en-US"/>
        </w:rPr>
        <w:t>k. Critique of the existing order</w:t>
      </w:r>
      <w:bookmarkEnd w:id="40"/>
    </w:p>
    <w:p w:rsidR="00A6475E" w:rsidRPr="00BF5397" w:rsidRDefault="00A6475E" w:rsidP="006F20B0">
      <w:pPr>
        <w:tabs>
          <w:tab w:val="left" w:pos="3200"/>
        </w:tabs>
        <w:spacing w:line="480" w:lineRule="auto"/>
        <w:ind w:left="720" w:firstLine="0"/>
        <w:rPr>
          <w:rFonts w:ascii="Times New Roman" w:hAnsi="Times New Roman" w:cs="Times New Roman"/>
          <w:b/>
          <w:bCs/>
          <w:lang w:val="en-US"/>
        </w:rPr>
      </w:pPr>
    </w:p>
    <w:p w:rsidR="005653D6" w:rsidRPr="00BF5397" w:rsidRDefault="006F20B0" w:rsidP="004F0C0D">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Analysis of the existing system reveals a structured organization of the budget revenue projection and consolidation process. The current structure allows for the identification of the main elements of the budget process, including the budget, the framework, the resources, and the fiscal years. It provides a coherent basis for representing the budget cycle in general. However, the resources are not sufficiently detailed, making it impossible to clearly identify the amount associated with each resource or its actual contribution to the budget framework. Furthermore, there is no entity that formalizes the assumptions for each resource in order to perform projections.</w:t>
      </w:r>
    </w:p>
    <w:p w:rsidR="005653D6" w:rsidRPr="00BF5397" w:rsidRDefault="005653D6" w:rsidP="004F0C0D">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Furthermore, the model does not show the factors that led to the development of the different hypotheses, even though these factors are essential to understanding and justifying the amounts retained.</w:t>
      </w:r>
    </w:p>
    <w:p w:rsidR="005653D6" w:rsidRPr="00BF5397" w:rsidRDefault="005653D6" w:rsidP="004F0C0D">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Finally, there is a lack of a mechanism to link factors to projections, in order to be able to make budget projections based on active factors limiting the model's ability to simulate different budget scenarios and to analyze the impact of variations on resources and the budget.</w:t>
      </w:r>
    </w:p>
    <w:p w:rsidR="006F20B0" w:rsidRPr="00BF5397" w:rsidRDefault="006F20B0" w:rsidP="004F0C0D">
      <w:pPr>
        <w:tabs>
          <w:tab w:val="left" w:pos="3200"/>
        </w:tabs>
        <w:spacing w:line="480" w:lineRule="auto"/>
        <w:ind w:left="0" w:firstLine="0"/>
        <w:rPr>
          <w:rFonts w:ascii="Times New Roman" w:hAnsi="Times New Roman" w:cs="Times New Roman"/>
          <w:lang w:val="en-US"/>
        </w:rPr>
      </w:pPr>
    </w:p>
    <w:p w:rsidR="006F20B0" w:rsidRPr="00BF5397" w:rsidRDefault="007A4601" w:rsidP="00CE675A">
      <w:pPr>
        <w:tabs>
          <w:tab w:val="left" w:pos="3200"/>
        </w:tabs>
        <w:spacing w:line="480" w:lineRule="auto"/>
        <w:ind w:left="720" w:firstLine="0"/>
        <w:outlineLvl w:val="1"/>
        <w:rPr>
          <w:rFonts w:ascii="Times New Roman" w:hAnsi="Times New Roman" w:cs="Times New Roman"/>
          <w:b/>
          <w:bCs/>
          <w:lang w:val="en-US"/>
        </w:rPr>
      </w:pPr>
      <w:bookmarkStart w:id="41" w:name="_Toc219217019"/>
      <w:r w:rsidRPr="00BF5397">
        <w:rPr>
          <w:rFonts w:ascii="Times New Roman" w:hAnsi="Times New Roman" w:cs="Times New Roman"/>
          <w:b/>
          <w:bCs/>
          <w:lang w:val="en-US"/>
        </w:rPr>
        <w:t>l. Proposed solutions</w:t>
      </w:r>
      <w:bookmarkEnd w:id="41"/>
    </w:p>
    <w:p w:rsidR="006F20B0" w:rsidRPr="00BF5397" w:rsidRDefault="006F20B0" w:rsidP="00EE63CB">
      <w:pPr>
        <w:tabs>
          <w:tab w:val="left" w:pos="3200"/>
        </w:tabs>
        <w:spacing w:line="480" w:lineRule="auto"/>
        <w:ind w:left="720" w:firstLine="0"/>
        <w:rPr>
          <w:rFonts w:ascii="Times New Roman" w:hAnsi="Times New Roman" w:cs="Times New Roman"/>
          <w:b/>
          <w:bCs/>
          <w:lang w:val="en-US"/>
        </w:rPr>
      </w:pPr>
    </w:p>
    <w:p w:rsidR="007A4601" w:rsidRPr="00BF5397" w:rsidRDefault="007A4601" w:rsidP="004F0C0D">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To address the shortcomings identified in the existing system, the proposed solution is based on enriching and optimizing the conceptual data model by adding new entities and structuring relationships.</w:t>
      </w:r>
    </w:p>
    <w:p w:rsidR="007A4601" w:rsidRPr="00BF5397" w:rsidRDefault="007A4601" w:rsidP="004F0C0D">
      <w:pPr>
        <w:tabs>
          <w:tab w:val="left" w:pos="3200"/>
        </w:tabs>
        <w:spacing w:line="480" w:lineRule="auto"/>
        <w:ind w:left="0" w:firstLine="0"/>
        <w:rPr>
          <w:rFonts w:ascii="Times New Roman" w:hAnsi="Times New Roman" w:cs="Times New Roman"/>
          <w:lang w:val="en-US"/>
        </w:rPr>
      </w:pPr>
      <w:r w:rsidRPr="00BF5397">
        <w:rPr>
          <w:rFonts w:ascii="Times New Roman" w:hAnsi="Times New Roman" w:cs="Times New Roman"/>
          <w:lang w:val="en-US"/>
        </w:rPr>
        <w:t>First, we will introduce additional entities to provide a more detailed breakdown of budgetary resources, clearly identifying each resource and its associated amount.</w:t>
      </w:r>
    </w:p>
    <w:p w:rsidR="007A4601" w:rsidRPr="00BF5397" w:rsidRDefault="007A4601" w:rsidP="004F0C0D">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lastRenderedPageBreak/>
        <w:t>Next, we will create an entity dedicated to formalizing the assumptions, which will allow us to explicitly establish the elements used as the basis for developing the projections. This approach ensures better data traceability and a clear understanding of the mechanisms that led to the projected amounts.</w:t>
      </w:r>
    </w:p>
    <w:p w:rsidR="007A4601" w:rsidRPr="00BF5397" w:rsidRDefault="007A4601" w:rsidP="007A4601">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Finally, adding entities related to factors and their values</w:t>
      </w:r>
      <w:r w:rsidR="007D60FF">
        <w:rPr>
          <w:rFonts w:ascii="Times New Roman" w:hAnsi="Times New Roman" w:cs="Times New Roman"/>
          <w:lang w:val="en-US"/>
        </w:rPr>
        <w:t xml:space="preserve"> </w:t>
      </w:r>
      <w:r w:rsidRPr="00BF5397">
        <w:rPr>
          <w:rFonts w:ascii="Times New Roman" w:hAnsi="Times New Roman" w:cs="Times New Roman"/>
          <w:lang w:val="en-US"/>
        </w:rPr>
        <w:t>will introduce a dynamic dimension to the model. These factors can be activated or adjusted to directly influence budget projections, thus offering the possibility of simulating different scenarios and improving the reliability of the projections produced.</w:t>
      </w:r>
    </w:p>
    <w:p w:rsidR="00EC06C8" w:rsidRPr="00BF5397" w:rsidRDefault="007A4601" w:rsidP="004F6A1C">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optimization of the model aims, firstly, to improve the overall consistency and organization of the data, by reducing ambiguities and ensuring better structuring of information relating to budgetary resources.</w:t>
      </w:r>
    </w:p>
    <w:p w:rsidR="003769A0" w:rsidRPr="00BF5397" w:rsidRDefault="003769A0">
      <w:pPr>
        <w:spacing w:after="160" w:line="259" w:lineRule="auto"/>
        <w:ind w:left="0" w:firstLine="0"/>
        <w:jc w:val="left"/>
        <w:rPr>
          <w:rFonts w:ascii="Times New Roman" w:hAnsi="Times New Roman" w:cs="Times New Roman"/>
          <w:lang w:val="en-US"/>
        </w:rPr>
      </w:pPr>
      <w:r w:rsidRPr="00BF5397">
        <w:rPr>
          <w:rFonts w:ascii="Times New Roman" w:hAnsi="Times New Roman" w:cs="Times New Roman"/>
          <w:lang w:val="en-US"/>
        </w:rPr>
        <w:br w:type="page"/>
      </w:r>
    </w:p>
    <w:p w:rsidR="00EC06C8" w:rsidRPr="00BF5397" w:rsidRDefault="00EC06C8"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9C09D9" w:rsidRDefault="009C09D9" w:rsidP="00CE675A">
      <w:pPr>
        <w:tabs>
          <w:tab w:val="left" w:pos="3200"/>
        </w:tabs>
        <w:spacing w:line="480" w:lineRule="auto"/>
        <w:ind w:left="0" w:firstLine="0"/>
        <w:jc w:val="center"/>
        <w:outlineLvl w:val="0"/>
        <w:rPr>
          <w:rFonts w:ascii="Times New Roman" w:hAnsi="Times New Roman" w:cs="Times New Roman"/>
          <w:b/>
          <w:bCs/>
          <w:color w:val="4472C4" w:themeColor="accent1"/>
          <w:sz w:val="56"/>
          <w:szCs w:val="56"/>
        </w:rPr>
      </w:pPr>
      <w:bookmarkStart w:id="42" w:name="_Toc219217020"/>
      <w:r>
        <w:rPr>
          <w:rFonts w:ascii="Times New Roman" w:hAnsi="Times New Roman" w:cs="Times New Roman"/>
          <w:b/>
          <w:bCs/>
          <w:color w:val="4472C4" w:themeColor="accent1"/>
          <w:sz w:val="56"/>
          <w:szCs w:val="56"/>
        </w:rPr>
        <w:t xml:space="preserve">PART </w:t>
      </w:r>
      <w:r w:rsidR="007D60FF">
        <w:rPr>
          <w:rFonts w:ascii="Times New Roman" w:hAnsi="Times New Roman" w:cs="Times New Roman"/>
          <w:b/>
          <w:bCs/>
          <w:color w:val="4472C4" w:themeColor="accent1"/>
          <w:sz w:val="56"/>
          <w:szCs w:val="56"/>
        </w:rPr>
        <w:t>II :</w:t>
      </w:r>
      <w:bookmarkEnd w:id="42"/>
    </w:p>
    <w:p w:rsidR="007D60FF" w:rsidRDefault="009C09D9" w:rsidP="00CE675A">
      <w:pPr>
        <w:tabs>
          <w:tab w:val="left" w:pos="3200"/>
        </w:tabs>
        <w:spacing w:line="480" w:lineRule="auto"/>
        <w:ind w:left="0" w:firstLine="0"/>
        <w:jc w:val="center"/>
        <w:outlineLvl w:val="0"/>
        <w:rPr>
          <w:rFonts w:ascii="Times New Roman" w:hAnsi="Times New Roman" w:cs="Times New Roman"/>
          <w:b/>
          <w:bCs/>
          <w:color w:val="4472C4" w:themeColor="accent1"/>
          <w:sz w:val="72"/>
          <w:szCs w:val="72"/>
        </w:rPr>
      </w:pPr>
      <w:bookmarkStart w:id="43" w:name="_Toc219217021"/>
      <w:r w:rsidRPr="004F0C0D">
        <w:rPr>
          <w:rFonts w:ascii="Times New Roman" w:hAnsi="Times New Roman" w:cs="Times New Roman"/>
          <w:b/>
          <w:bCs/>
          <w:color w:val="4472C4" w:themeColor="accent1"/>
          <w:sz w:val="56"/>
          <w:szCs w:val="56"/>
        </w:rPr>
        <w:t>STUDY CONDUCTED</w:t>
      </w:r>
      <w:bookmarkEnd w:id="43"/>
    </w:p>
    <w:p w:rsidR="00EC06C8" w:rsidRPr="007D60FF" w:rsidRDefault="007D60FF" w:rsidP="007D60FF">
      <w:pPr>
        <w:spacing w:after="160" w:line="259" w:lineRule="auto"/>
        <w:ind w:left="0" w:firstLine="0"/>
        <w:jc w:val="left"/>
        <w:rPr>
          <w:rFonts w:ascii="Times New Roman" w:hAnsi="Times New Roman" w:cs="Times New Roman"/>
          <w:b/>
          <w:bCs/>
          <w:color w:val="4472C4" w:themeColor="accent1"/>
          <w:sz w:val="72"/>
          <w:szCs w:val="72"/>
        </w:rPr>
      </w:pPr>
      <w:r>
        <w:rPr>
          <w:rFonts w:ascii="Times New Roman" w:hAnsi="Times New Roman" w:cs="Times New Roman"/>
          <w:b/>
          <w:bCs/>
          <w:color w:val="4472C4" w:themeColor="accent1"/>
          <w:sz w:val="72"/>
          <w:szCs w:val="72"/>
        </w:rPr>
        <w:br w:type="page"/>
      </w:r>
    </w:p>
    <w:p w:rsidR="0029420B" w:rsidRDefault="0029420B" w:rsidP="00CE675A">
      <w:pPr>
        <w:pStyle w:val="Paragraphedeliste"/>
        <w:numPr>
          <w:ilvl w:val="0"/>
          <w:numId w:val="105"/>
        </w:numPr>
        <w:tabs>
          <w:tab w:val="left" w:pos="3200"/>
        </w:tabs>
        <w:spacing w:line="480" w:lineRule="auto"/>
        <w:ind w:left="1077"/>
        <w:outlineLvl w:val="0"/>
        <w:rPr>
          <w:rFonts w:ascii="Times New Roman" w:hAnsi="Times New Roman" w:cs="Times New Roman"/>
          <w:b/>
          <w:bCs/>
        </w:rPr>
      </w:pPr>
      <w:bookmarkStart w:id="44" w:name="_Toc219217022"/>
      <w:r w:rsidRPr="0029420B">
        <w:rPr>
          <w:rFonts w:ascii="Times New Roman" w:hAnsi="Times New Roman" w:cs="Times New Roman"/>
          <w:b/>
          <w:bCs/>
        </w:rPr>
        <w:lastRenderedPageBreak/>
        <w:t>Future data modeling.</w:t>
      </w:r>
      <w:bookmarkEnd w:id="44"/>
    </w:p>
    <w:p w:rsidR="00CE675A" w:rsidRPr="0029420B" w:rsidRDefault="00CE675A" w:rsidP="00CE675A">
      <w:pPr>
        <w:pStyle w:val="Corpsdetext"/>
      </w:pPr>
    </w:p>
    <w:p w:rsidR="00EC06C8" w:rsidRPr="00461B6A" w:rsidRDefault="003769A0" w:rsidP="00CE675A">
      <w:pPr>
        <w:tabs>
          <w:tab w:val="left" w:pos="3200"/>
        </w:tabs>
        <w:spacing w:line="480" w:lineRule="auto"/>
        <w:ind w:left="0" w:firstLine="0"/>
        <w:outlineLvl w:val="1"/>
        <w:rPr>
          <w:rFonts w:ascii="Times New Roman" w:hAnsi="Times New Roman" w:cs="Times New Roman"/>
          <w:b/>
          <w:bCs/>
          <w:u w:val="single"/>
        </w:rPr>
      </w:pPr>
      <w:bookmarkStart w:id="45" w:name="_Toc219217023"/>
      <w:r w:rsidRPr="00461B6A">
        <w:rPr>
          <w:rFonts w:ascii="Times New Roman" w:hAnsi="Times New Roman" w:cs="Times New Roman"/>
          <w:b/>
          <w:bCs/>
          <w:u w:val="single"/>
        </w:rPr>
        <w:t xml:space="preserve">Future management </w:t>
      </w:r>
      <w:proofErr w:type="spellStart"/>
      <w:r w:rsidRPr="00461B6A">
        <w:rPr>
          <w:rFonts w:ascii="Times New Roman" w:hAnsi="Times New Roman" w:cs="Times New Roman"/>
          <w:b/>
          <w:bCs/>
          <w:u w:val="single"/>
        </w:rPr>
        <w:t>rules</w:t>
      </w:r>
      <w:bookmarkEnd w:id="45"/>
      <w:proofErr w:type="spellEnd"/>
    </w:p>
    <w:p w:rsidR="003769A0" w:rsidRDefault="003769A0" w:rsidP="003769A0">
      <w:pPr>
        <w:tabs>
          <w:tab w:val="left" w:pos="3200"/>
        </w:tabs>
        <w:spacing w:line="480" w:lineRule="auto"/>
        <w:ind w:left="720" w:firstLine="0"/>
        <w:rPr>
          <w:rFonts w:ascii="Times New Roman" w:hAnsi="Times New Roman" w:cs="Times New Roman"/>
          <w:b/>
          <w:bCs/>
        </w:rPr>
      </w:pPr>
    </w:p>
    <w:p w:rsidR="003769A0" w:rsidRPr="00BF5397" w:rsidRDefault="00461B6A" w:rsidP="003769A0">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b/>
          <w:bCs/>
          <w:lang w:val="en-US"/>
        </w:rPr>
        <w:t>A framing is defined in</w:t>
      </w:r>
      <w:r w:rsidR="005C0B8B">
        <w:rPr>
          <w:rFonts w:ascii="Times New Roman" w:hAnsi="Times New Roman" w:cs="Times New Roman"/>
          <w:b/>
          <w:bCs/>
          <w:lang w:val="en-US"/>
        </w:rPr>
        <w:t xml:space="preserve"> </w:t>
      </w:r>
      <w:r w:rsidRPr="00BF5397">
        <w:rPr>
          <w:rFonts w:ascii="Times New Roman" w:hAnsi="Times New Roman" w:cs="Times New Roman"/>
          <w:lang w:val="en-US"/>
        </w:rPr>
        <w:t>a fiscal year (Budgetary Year).</w:t>
      </w:r>
    </w:p>
    <w:p w:rsidR="00461B6A" w:rsidRPr="00BF5397" w:rsidRDefault="00461B6A" w:rsidP="003769A0">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b/>
          <w:bCs/>
          <w:lang w:val="en-US"/>
        </w:rPr>
        <w:t>A year</w:t>
      </w:r>
      <w:r w:rsidR="005C0B8B">
        <w:rPr>
          <w:rFonts w:ascii="Times New Roman" w:hAnsi="Times New Roman" w:cs="Times New Roman"/>
          <w:b/>
          <w:bCs/>
          <w:lang w:val="en-US"/>
        </w:rPr>
        <w:t xml:space="preserve"> </w:t>
      </w:r>
      <w:r w:rsidRPr="00BF5397">
        <w:rPr>
          <w:rFonts w:ascii="Times New Roman" w:hAnsi="Times New Roman" w:cs="Times New Roman"/>
          <w:lang w:val="en-US"/>
        </w:rPr>
        <w:t>can group several frames.</w:t>
      </w:r>
    </w:p>
    <w:p w:rsidR="003769A0" w:rsidRPr="00BF5397" w:rsidRDefault="003769A0" w:rsidP="003769A0">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A frame contains one or more headings.</w:t>
      </w:r>
    </w:p>
    <w:p w:rsidR="003E78CC" w:rsidRPr="00BF5397" w:rsidRDefault="003E78CC" w:rsidP="003769A0">
      <w:pPr>
        <w:pStyle w:val="Paragraphedeliste"/>
        <w:numPr>
          <w:ilvl w:val="0"/>
          <w:numId w:val="95"/>
        </w:numPr>
        <w:tabs>
          <w:tab w:val="left" w:pos="3200"/>
        </w:tabs>
        <w:spacing w:line="480" w:lineRule="auto"/>
        <w:rPr>
          <w:rFonts w:ascii="Times New Roman" w:hAnsi="Times New Roman" w:cs="Times New Roman"/>
          <w:b/>
          <w:bCs/>
          <w:lang w:val="en-US"/>
        </w:rPr>
      </w:pPr>
      <w:r w:rsidRPr="00BF5397">
        <w:rPr>
          <w:rFonts w:ascii="Times New Roman" w:hAnsi="Times New Roman" w:cs="Times New Roman"/>
          <w:b/>
          <w:bCs/>
          <w:lang w:val="en-US"/>
        </w:rPr>
        <w:t>A section</w:t>
      </w:r>
      <w:r w:rsidR="000D57AF">
        <w:rPr>
          <w:rFonts w:ascii="Times New Roman" w:hAnsi="Times New Roman" w:cs="Times New Roman"/>
          <w:b/>
          <w:bCs/>
          <w:lang w:val="en-US"/>
        </w:rPr>
        <w:t xml:space="preserve"> </w:t>
      </w:r>
      <w:r w:rsidRPr="00BF5397">
        <w:rPr>
          <w:rFonts w:ascii="Times New Roman" w:hAnsi="Times New Roman" w:cs="Times New Roman"/>
          <w:lang w:val="en-US"/>
        </w:rPr>
        <w:t>is associated with one and only one frame</w:t>
      </w:r>
    </w:p>
    <w:p w:rsidR="003769A0" w:rsidRPr="00BF5397" w:rsidRDefault="003769A0" w:rsidP="003769A0">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A section has a section type.</w:t>
      </w:r>
    </w:p>
    <w:p w:rsidR="003E78CC" w:rsidRPr="00BF5397" w:rsidRDefault="003E78CC" w:rsidP="003769A0">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b/>
          <w:bCs/>
          <w:lang w:val="en-US"/>
        </w:rPr>
        <w:t>A type of section</w:t>
      </w:r>
      <w:r w:rsidR="00942022">
        <w:rPr>
          <w:rFonts w:ascii="Times New Roman" w:hAnsi="Times New Roman" w:cs="Times New Roman"/>
          <w:b/>
          <w:bCs/>
          <w:lang w:val="en-US"/>
        </w:rPr>
        <w:t xml:space="preserve"> </w:t>
      </w:r>
      <w:r w:rsidRPr="00BF5397">
        <w:rPr>
          <w:rFonts w:ascii="Times New Roman" w:hAnsi="Times New Roman" w:cs="Times New Roman"/>
          <w:lang w:val="en-US"/>
        </w:rPr>
        <w:t>may be linked to several sections.</w:t>
      </w:r>
    </w:p>
    <w:p w:rsidR="003769A0" w:rsidRPr="00BF5397" w:rsidRDefault="003769A0" w:rsidP="003769A0">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A section can contain other sections.</w:t>
      </w:r>
    </w:p>
    <w:p w:rsidR="003769A0" w:rsidRPr="00BF5397" w:rsidRDefault="003769A0" w:rsidP="003769A0">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 xml:space="preserve">A section is managed by a </w:t>
      </w:r>
      <w:r w:rsidR="00C63BD4">
        <w:rPr>
          <w:rFonts w:ascii="Times New Roman" w:hAnsi="Times New Roman" w:cs="Times New Roman"/>
          <w:lang w:val="en-US"/>
        </w:rPr>
        <w:t>financial department</w:t>
      </w:r>
      <w:r w:rsidRPr="00BF5397">
        <w:rPr>
          <w:rFonts w:ascii="Times New Roman" w:hAnsi="Times New Roman" w:cs="Times New Roman"/>
          <w:lang w:val="en-US"/>
        </w:rPr>
        <w:t xml:space="preserve"> agency.</w:t>
      </w:r>
    </w:p>
    <w:p w:rsidR="003769A0" w:rsidRPr="00BF5397" w:rsidRDefault="003769A0" w:rsidP="003769A0">
      <w:pPr>
        <w:pStyle w:val="NormalWeb"/>
        <w:numPr>
          <w:ilvl w:val="0"/>
          <w:numId w:val="95"/>
        </w:numPr>
        <w:spacing w:line="480" w:lineRule="auto"/>
        <w:jc w:val="both"/>
        <w:rPr>
          <w:lang w:val="en-US"/>
        </w:rPr>
      </w:pPr>
      <w:r w:rsidRPr="00BF5397">
        <w:rPr>
          <w:lang w:val="en-US"/>
        </w:rPr>
        <w:t>A management system can handle one or more categories.</w:t>
      </w:r>
    </w:p>
    <w:p w:rsidR="003E78CC" w:rsidRPr="00BF5397" w:rsidRDefault="003769A0" w:rsidP="003E78CC">
      <w:pPr>
        <w:pStyle w:val="NormalWeb"/>
        <w:numPr>
          <w:ilvl w:val="0"/>
          <w:numId w:val="95"/>
        </w:numPr>
        <w:spacing w:line="480" w:lineRule="auto"/>
        <w:jc w:val="both"/>
        <w:rPr>
          <w:lang w:val="en-US"/>
        </w:rPr>
      </w:pPr>
      <w:r w:rsidRPr="00BF5397">
        <w:rPr>
          <w:lang w:val="en-US"/>
        </w:rPr>
        <w:t>A factor can influence one or more categories</w:t>
      </w:r>
    </w:p>
    <w:p w:rsidR="003E78CC" w:rsidRPr="00BF5397" w:rsidRDefault="003E78CC" w:rsidP="003E78CC">
      <w:pPr>
        <w:pStyle w:val="NormalWeb"/>
        <w:numPr>
          <w:ilvl w:val="0"/>
          <w:numId w:val="95"/>
        </w:numPr>
        <w:spacing w:line="480" w:lineRule="auto"/>
        <w:jc w:val="both"/>
        <w:rPr>
          <w:lang w:val="en-US"/>
        </w:rPr>
      </w:pPr>
      <w:r w:rsidRPr="00BF5397">
        <w:rPr>
          <w:b/>
          <w:bCs/>
          <w:lang w:val="en-US"/>
        </w:rPr>
        <w:t>A section</w:t>
      </w:r>
      <w:r w:rsidR="000D57AF">
        <w:rPr>
          <w:b/>
          <w:bCs/>
          <w:lang w:val="en-US"/>
        </w:rPr>
        <w:t xml:space="preserve"> </w:t>
      </w:r>
      <w:r w:rsidRPr="00BF5397">
        <w:rPr>
          <w:lang w:val="en-US"/>
        </w:rPr>
        <w:t>is influenced by one or more factors.</w:t>
      </w:r>
    </w:p>
    <w:p w:rsidR="009030AA" w:rsidRPr="00BF5397" w:rsidRDefault="009030AA" w:rsidP="003E78CC">
      <w:pPr>
        <w:pStyle w:val="NormalWeb"/>
        <w:numPr>
          <w:ilvl w:val="0"/>
          <w:numId w:val="95"/>
        </w:numPr>
        <w:spacing w:line="480" w:lineRule="auto"/>
        <w:jc w:val="both"/>
        <w:rPr>
          <w:lang w:val="en-US"/>
        </w:rPr>
      </w:pPr>
      <w:r w:rsidRPr="00BF5397">
        <w:rPr>
          <w:b/>
          <w:bCs/>
          <w:lang w:val="en-US"/>
        </w:rPr>
        <w:t xml:space="preserve">A </w:t>
      </w:r>
      <w:r w:rsidR="000D57AF" w:rsidRPr="00BF5397">
        <w:rPr>
          <w:b/>
          <w:bCs/>
          <w:lang w:val="en-US"/>
        </w:rPr>
        <w:t>section</w:t>
      </w:r>
      <w:r w:rsidR="000D57AF" w:rsidRPr="000D57AF">
        <w:rPr>
          <w:lang w:val="en-US"/>
        </w:rPr>
        <w:t xml:space="preserve"> </w:t>
      </w:r>
      <w:r w:rsidRPr="000D57AF">
        <w:rPr>
          <w:lang w:val="en-US"/>
        </w:rPr>
        <w:t>can generate several</w:t>
      </w:r>
      <w:r w:rsidRPr="00BF5397">
        <w:rPr>
          <w:b/>
          <w:bCs/>
          <w:lang w:val="en-US"/>
        </w:rPr>
        <w:t xml:space="preserve"> </w:t>
      </w:r>
      <w:proofErr w:type="gramStart"/>
      <w:r w:rsidRPr="00BF5397">
        <w:rPr>
          <w:b/>
          <w:bCs/>
          <w:lang w:val="en-US"/>
        </w:rPr>
        <w:t>hypothes</w:t>
      </w:r>
      <w:r w:rsidR="000D57AF">
        <w:rPr>
          <w:b/>
          <w:bCs/>
          <w:lang w:val="en-US"/>
        </w:rPr>
        <w:t>i</w:t>
      </w:r>
      <w:r w:rsidRPr="00BF5397">
        <w:rPr>
          <w:b/>
          <w:bCs/>
          <w:lang w:val="en-US"/>
        </w:rPr>
        <w:t>s</w:t>
      </w:r>
      <w:proofErr w:type="gramEnd"/>
    </w:p>
    <w:p w:rsidR="009030AA" w:rsidRPr="00BF5397" w:rsidRDefault="009030AA" w:rsidP="003E78CC">
      <w:pPr>
        <w:pStyle w:val="NormalWeb"/>
        <w:numPr>
          <w:ilvl w:val="0"/>
          <w:numId w:val="95"/>
        </w:numPr>
        <w:spacing w:line="480" w:lineRule="auto"/>
        <w:jc w:val="both"/>
        <w:rPr>
          <w:lang w:val="en-US"/>
        </w:rPr>
      </w:pPr>
      <w:r w:rsidRPr="00BF5397">
        <w:rPr>
          <w:b/>
          <w:bCs/>
          <w:lang w:val="en-US"/>
        </w:rPr>
        <w:t>A hypothesis</w:t>
      </w:r>
      <w:r w:rsidR="00942022">
        <w:rPr>
          <w:b/>
          <w:bCs/>
          <w:lang w:val="en-US"/>
        </w:rPr>
        <w:t xml:space="preserve"> </w:t>
      </w:r>
      <w:r w:rsidRPr="00BF5397">
        <w:rPr>
          <w:lang w:val="en-US"/>
        </w:rPr>
        <w:t>is generated by a category based on the year of projection.</w:t>
      </w:r>
    </w:p>
    <w:p w:rsidR="009030AA" w:rsidRPr="00BF5397" w:rsidRDefault="009030AA" w:rsidP="009030AA">
      <w:pPr>
        <w:pStyle w:val="NormalWeb"/>
        <w:spacing w:line="480" w:lineRule="auto"/>
        <w:ind w:left="718"/>
        <w:jc w:val="both"/>
        <w:rPr>
          <w:lang w:val="en-US"/>
        </w:rPr>
      </w:pPr>
    </w:p>
    <w:p w:rsidR="003769A0" w:rsidRPr="00BF5397" w:rsidRDefault="009C6267" w:rsidP="003E78CC">
      <w:pPr>
        <w:pStyle w:val="NormalWeb"/>
        <w:numPr>
          <w:ilvl w:val="0"/>
          <w:numId w:val="95"/>
        </w:numPr>
        <w:spacing w:line="480" w:lineRule="auto"/>
        <w:jc w:val="both"/>
        <w:rPr>
          <w:lang w:val="en-US"/>
        </w:rPr>
      </w:pPr>
      <w:r w:rsidRPr="00BF5397">
        <w:rPr>
          <w:lang w:val="en-US"/>
        </w:rPr>
        <w:br w:type="page"/>
      </w:r>
    </w:p>
    <w:p w:rsidR="009C6267" w:rsidRPr="003769A0" w:rsidRDefault="009C6267" w:rsidP="00CE675A">
      <w:pPr>
        <w:pStyle w:val="NormalWeb"/>
        <w:outlineLvl w:val="1"/>
        <w:rPr>
          <w:b/>
          <w:bCs/>
        </w:rPr>
      </w:pPr>
      <w:bookmarkStart w:id="46" w:name="_Toc219217024"/>
      <w:r>
        <w:rPr>
          <w:b/>
          <w:bCs/>
        </w:rPr>
        <w:lastRenderedPageBreak/>
        <w:t xml:space="preserve">Future Data </w:t>
      </w:r>
      <w:proofErr w:type="spellStart"/>
      <w:proofErr w:type="gramStart"/>
      <w:r>
        <w:rPr>
          <w:b/>
          <w:bCs/>
        </w:rPr>
        <w:t>Dictionary</w:t>
      </w:r>
      <w:proofErr w:type="spellEnd"/>
      <w:r>
        <w:rPr>
          <w:b/>
          <w:bCs/>
        </w:rPr>
        <w:t>:</w:t>
      </w:r>
      <w:bookmarkEnd w:id="46"/>
      <w:proofErr w:type="gramEnd"/>
    </w:p>
    <w:tbl>
      <w:tblPr>
        <w:tblW w:w="8680" w:type="dxa"/>
        <w:tblCellMar>
          <w:left w:w="70" w:type="dxa"/>
          <w:right w:w="70" w:type="dxa"/>
        </w:tblCellMar>
        <w:tblLook w:val="04A0" w:firstRow="1" w:lastRow="0" w:firstColumn="1" w:lastColumn="0" w:noHBand="0" w:noVBand="1"/>
      </w:tblPr>
      <w:tblGrid>
        <w:gridCol w:w="2106"/>
        <w:gridCol w:w="1563"/>
        <w:gridCol w:w="748"/>
        <w:gridCol w:w="1099"/>
        <w:gridCol w:w="735"/>
        <w:gridCol w:w="699"/>
        <w:gridCol w:w="1730"/>
      </w:tblGrid>
      <w:tr w:rsidR="00EC5BF0" w:rsidRPr="003B2948" w:rsidTr="00787E4D">
        <w:trPr>
          <w:trHeight w:val="300"/>
        </w:trPr>
        <w:tc>
          <w:tcPr>
            <w:tcW w:w="2106" w:type="dxa"/>
            <w:vMerge w:val="restart"/>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CODE</w:t>
            </w:r>
          </w:p>
        </w:tc>
        <w:tc>
          <w:tcPr>
            <w:tcW w:w="1563" w:type="dxa"/>
            <w:vMerge w:val="restart"/>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DESIGNATION</w:t>
            </w:r>
          </w:p>
        </w:tc>
        <w:tc>
          <w:tcPr>
            <w:tcW w:w="748" w:type="dxa"/>
            <w:vMerge w:val="restart"/>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KIND</w:t>
            </w:r>
          </w:p>
        </w:tc>
        <w:tc>
          <w:tcPr>
            <w:tcW w:w="1099" w:type="dxa"/>
            <w:vMerge w:val="restart"/>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LENGTH</w:t>
            </w:r>
          </w:p>
        </w:tc>
        <w:tc>
          <w:tcPr>
            <w:tcW w:w="1434" w:type="dxa"/>
            <w:gridSpan w:val="2"/>
            <w:tcBorders>
              <w:top w:val="single" w:sz="8" w:space="0" w:color="auto"/>
              <w:left w:val="nil"/>
              <w:bottom w:val="single" w:sz="8" w:space="0" w:color="auto"/>
              <w:right w:val="single" w:sz="8" w:space="0" w:color="000000"/>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NATURE</w:t>
            </w:r>
          </w:p>
        </w:tc>
        <w:tc>
          <w:tcPr>
            <w:tcW w:w="1730" w:type="dxa"/>
            <w:vMerge w:val="restart"/>
            <w:tcBorders>
              <w:top w:val="single" w:sz="8" w:space="0" w:color="auto"/>
              <w:left w:val="nil"/>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OBSERVATIONS</w:t>
            </w:r>
          </w:p>
        </w:tc>
      </w:tr>
      <w:tr w:rsidR="00EC5BF0" w:rsidRPr="003B2948" w:rsidTr="00787E4D">
        <w:trPr>
          <w:trHeight w:val="300"/>
        </w:trPr>
        <w:tc>
          <w:tcPr>
            <w:tcW w:w="2106"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563"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48"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099"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35" w:type="dxa"/>
            <w:tcBorders>
              <w:top w:val="nil"/>
              <w:left w:val="nil"/>
              <w:bottom w:val="single" w:sz="8" w:space="0" w:color="auto"/>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E</w:t>
            </w:r>
          </w:p>
        </w:tc>
        <w:tc>
          <w:tcPr>
            <w:tcW w:w="699" w:type="dxa"/>
            <w:tcBorders>
              <w:top w:val="nil"/>
              <w:left w:val="nil"/>
              <w:bottom w:val="single" w:sz="8" w:space="0" w:color="auto"/>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SIG</w:t>
            </w:r>
          </w:p>
        </w:tc>
        <w:tc>
          <w:tcPr>
            <w:tcW w:w="1730" w:type="dxa"/>
            <w:vMerge/>
            <w:tcBorders>
              <w:top w:val="single" w:sz="8" w:space="0" w:color="auto"/>
              <w:left w:val="nil"/>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r>
      <w:tr w:rsidR="00EC5BF0" w:rsidRPr="003B2948" w:rsidTr="00787E4D">
        <w:trPr>
          <w:trHeight w:val="300"/>
        </w:trPr>
        <w:tc>
          <w:tcPr>
            <w:tcW w:w="2106"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563"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48"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099"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35" w:type="dxa"/>
            <w:tcBorders>
              <w:top w:val="nil"/>
              <w:left w:val="nil"/>
              <w:bottom w:val="single" w:sz="8" w:space="0" w:color="auto"/>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CO</w:t>
            </w:r>
          </w:p>
        </w:tc>
        <w:tc>
          <w:tcPr>
            <w:tcW w:w="699" w:type="dxa"/>
            <w:tcBorders>
              <w:top w:val="nil"/>
              <w:left w:val="nil"/>
              <w:bottom w:val="single" w:sz="8" w:space="0" w:color="auto"/>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SIT</w:t>
            </w:r>
          </w:p>
        </w:tc>
        <w:tc>
          <w:tcPr>
            <w:tcW w:w="1730" w:type="dxa"/>
            <w:vMerge/>
            <w:tcBorders>
              <w:top w:val="single" w:sz="8" w:space="0" w:color="auto"/>
              <w:left w:val="nil"/>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r>
      <w:tr w:rsidR="00EC5BF0" w:rsidRPr="003B2948" w:rsidTr="00787E4D">
        <w:trPr>
          <w:trHeight w:val="300"/>
        </w:trPr>
        <w:tc>
          <w:tcPr>
            <w:tcW w:w="2106"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563"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48"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099"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35" w:type="dxa"/>
            <w:tcBorders>
              <w:top w:val="nil"/>
              <w:left w:val="nil"/>
              <w:bottom w:val="nil"/>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THAT</w:t>
            </w:r>
          </w:p>
        </w:tc>
        <w:tc>
          <w:tcPr>
            <w:tcW w:w="699" w:type="dxa"/>
            <w:tcBorders>
              <w:top w:val="nil"/>
              <w:left w:val="nil"/>
              <w:bottom w:val="nil"/>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MVT</w:t>
            </w:r>
          </w:p>
        </w:tc>
        <w:tc>
          <w:tcPr>
            <w:tcW w:w="1730" w:type="dxa"/>
            <w:vMerge/>
            <w:tcBorders>
              <w:top w:val="single" w:sz="8" w:space="0" w:color="auto"/>
              <w:left w:val="nil"/>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r>
      <w:tr w:rsidR="00787E4D" w:rsidRPr="003B2948" w:rsidTr="00787E4D">
        <w:trPr>
          <w:trHeight w:val="52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id</w:t>
            </w:r>
            <w:proofErr w:type="gramEnd"/>
            <w:r w:rsidRPr="003B2948">
              <w:rPr>
                <w:rFonts w:ascii="Times New Roman" w:eastAsia="Times New Roman" w:hAnsi="Times New Roman" w:cs="Times New Roman"/>
                <w:kern w:val="0"/>
                <w:sz w:val="20"/>
                <w:szCs w:val="20"/>
                <w14:ligatures w14:val="none"/>
              </w:rPr>
              <w:t>_rubrique</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Section ID</w:t>
            </w:r>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36</w:t>
            </w:r>
          </w:p>
        </w:tc>
        <w:tc>
          <w:tcPr>
            <w:tcW w:w="735" w:type="dxa"/>
            <w:tcBorders>
              <w:top w:val="single" w:sz="8"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single" w:sz="8"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ID</w:t>
            </w:r>
          </w:p>
        </w:tc>
      </w:tr>
      <w:tr w:rsidR="00787E4D" w:rsidRPr="003B2948" w:rsidTr="00787E4D">
        <w:trPr>
          <w:trHeight w:val="52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code</w:t>
            </w:r>
            <w:proofErr w:type="gramEnd"/>
            <w:r w:rsidRPr="003B2948">
              <w:rPr>
                <w:rFonts w:ascii="Times New Roman" w:eastAsia="Times New Roman" w:hAnsi="Times New Roman" w:cs="Times New Roman"/>
                <w:kern w:val="0"/>
                <w:sz w:val="20"/>
                <w:szCs w:val="20"/>
                <w14:ligatures w14:val="none"/>
              </w:rPr>
              <w:t>_rubrique</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Section code</w:t>
            </w:r>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6</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2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libelle</w:t>
            </w:r>
            <w:proofErr w:type="gramEnd"/>
            <w:r w:rsidRPr="003B2948">
              <w:rPr>
                <w:rFonts w:ascii="Times New Roman" w:eastAsia="Times New Roman" w:hAnsi="Times New Roman" w:cs="Times New Roman"/>
                <w:kern w:val="0"/>
                <w:sz w:val="20"/>
                <w:szCs w:val="20"/>
                <w14:ligatures w14:val="none"/>
              </w:rPr>
              <w:t>_rubrique</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 xml:space="preserve">Section </w:t>
            </w:r>
            <w:proofErr w:type="spellStart"/>
            <w:r w:rsidRPr="003B2948">
              <w:rPr>
                <w:rFonts w:ascii="Times New Roman" w:eastAsia="Times New Roman" w:hAnsi="Times New Roman" w:cs="Times New Roman"/>
                <w:kern w:val="0"/>
                <w:sz w:val="20"/>
                <w:szCs w:val="20"/>
                <w14:ligatures w14:val="none"/>
              </w:rPr>
              <w:t>title</w:t>
            </w:r>
            <w:proofErr w:type="spellEnd"/>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255</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40"/>
        </w:trPr>
        <w:tc>
          <w:tcPr>
            <w:tcW w:w="2106" w:type="dxa"/>
            <w:tcBorders>
              <w:top w:val="nil"/>
              <w:left w:val="single" w:sz="8" w:space="0" w:color="auto"/>
              <w:bottom w:val="single" w:sz="4" w:space="0" w:color="auto"/>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gramStart"/>
            <w:r w:rsidRPr="003B2948">
              <w:rPr>
                <w:rFonts w:ascii="Times New Roman" w:eastAsia="Times New Roman" w:hAnsi="Times New Roman" w:cs="Times New Roman"/>
                <w:kern w:val="0"/>
                <w:sz w:val="20"/>
                <w:szCs w:val="20"/>
                <w14:ligatures w14:val="none"/>
              </w:rPr>
              <w:t>parent</w:t>
            </w:r>
            <w:proofErr w:type="gramEnd"/>
          </w:p>
        </w:tc>
        <w:tc>
          <w:tcPr>
            <w:tcW w:w="1563" w:type="dxa"/>
            <w:tcBorders>
              <w:top w:val="nil"/>
              <w:left w:val="nil"/>
              <w:bottom w:val="single" w:sz="4" w:space="0" w:color="auto"/>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Parent of the section</w:t>
            </w:r>
          </w:p>
        </w:tc>
        <w:tc>
          <w:tcPr>
            <w:tcW w:w="748" w:type="dxa"/>
            <w:tcBorders>
              <w:top w:val="nil"/>
              <w:left w:val="nil"/>
              <w:bottom w:val="single" w:sz="4"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w:t>
            </w:r>
          </w:p>
        </w:tc>
        <w:tc>
          <w:tcPr>
            <w:tcW w:w="1099" w:type="dxa"/>
            <w:tcBorders>
              <w:top w:val="nil"/>
              <w:left w:val="nil"/>
              <w:bottom w:val="single" w:sz="4"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36</w:t>
            </w:r>
          </w:p>
        </w:tc>
        <w:tc>
          <w:tcPr>
            <w:tcW w:w="735" w:type="dxa"/>
            <w:tcBorders>
              <w:top w:val="nil"/>
              <w:left w:val="nil"/>
              <w:bottom w:val="single" w:sz="4"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single" w:sz="4"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single" w:sz="4"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40"/>
        </w:trPr>
        <w:tc>
          <w:tcPr>
            <w:tcW w:w="2106" w:type="dxa"/>
            <w:tcBorders>
              <w:top w:val="single" w:sz="4" w:space="0" w:color="auto"/>
              <w:left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id</w:t>
            </w:r>
            <w:proofErr w:type="gramEnd"/>
            <w:r>
              <w:rPr>
                <w:rFonts w:ascii="Times New Roman" w:eastAsia="Times New Roman" w:hAnsi="Times New Roman" w:cs="Times New Roman"/>
                <w:kern w:val="0"/>
                <w:sz w:val="20"/>
                <w:szCs w:val="20"/>
                <w14:ligatures w14:val="none"/>
              </w:rPr>
              <w:t>_hypothese</w:t>
            </w:r>
            <w:proofErr w:type="spellEnd"/>
          </w:p>
        </w:tc>
        <w:tc>
          <w:tcPr>
            <w:tcW w:w="1563" w:type="dxa"/>
            <w:tcBorders>
              <w:top w:val="single" w:sz="4" w:space="0" w:color="auto"/>
              <w:left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Hypothesis</w:t>
            </w:r>
            <w:proofErr w:type="spellEnd"/>
            <w:r>
              <w:rPr>
                <w:rFonts w:ascii="Times New Roman" w:eastAsia="Times New Roman" w:hAnsi="Times New Roman" w:cs="Times New Roman"/>
                <w:kern w:val="0"/>
                <w:sz w:val="20"/>
                <w:szCs w:val="20"/>
                <w14:ligatures w14:val="none"/>
              </w:rPr>
              <w:t xml:space="preserve"> identifier</w:t>
            </w:r>
          </w:p>
        </w:tc>
        <w:tc>
          <w:tcPr>
            <w:tcW w:w="748" w:type="dxa"/>
            <w:tcBorders>
              <w:top w:val="single" w:sz="4" w:space="0" w:color="auto"/>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single" w:sz="4" w:space="0" w:color="auto"/>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36</w:t>
            </w:r>
          </w:p>
        </w:tc>
        <w:tc>
          <w:tcPr>
            <w:tcW w:w="735" w:type="dxa"/>
            <w:tcBorders>
              <w:top w:val="single" w:sz="4" w:space="0" w:color="auto"/>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9" w:type="dxa"/>
            <w:tcBorders>
              <w:top w:val="single" w:sz="4" w:space="0" w:color="auto"/>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single" w:sz="4" w:space="0" w:color="auto"/>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ID</w:t>
            </w:r>
          </w:p>
        </w:tc>
      </w:tr>
      <w:tr w:rsidR="00787E4D" w:rsidRPr="003B2948" w:rsidTr="00787E4D">
        <w:trPr>
          <w:trHeight w:val="540"/>
        </w:trPr>
        <w:tc>
          <w:tcPr>
            <w:tcW w:w="2106"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valeur</w:t>
            </w:r>
            <w:proofErr w:type="gramEnd"/>
            <w:r>
              <w:rPr>
                <w:rFonts w:ascii="Times New Roman" w:eastAsia="Times New Roman" w:hAnsi="Times New Roman" w:cs="Times New Roman"/>
                <w:kern w:val="0"/>
                <w:sz w:val="20"/>
                <w:szCs w:val="20"/>
                <w14:ligatures w14:val="none"/>
              </w:rPr>
              <w:t>_projetee</w:t>
            </w:r>
            <w:proofErr w:type="spellEnd"/>
          </w:p>
        </w:tc>
        <w:tc>
          <w:tcPr>
            <w:tcW w:w="1563"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Projection value</w:t>
            </w:r>
          </w:p>
        </w:tc>
        <w:tc>
          <w:tcPr>
            <w:tcW w:w="748"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w:t>
            </w:r>
          </w:p>
        </w:tc>
        <w:tc>
          <w:tcPr>
            <w:tcW w:w="1099"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255</w:t>
            </w:r>
          </w:p>
        </w:tc>
        <w:tc>
          <w:tcPr>
            <w:tcW w:w="735"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9"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40"/>
        </w:trPr>
        <w:tc>
          <w:tcPr>
            <w:tcW w:w="2106" w:type="dxa"/>
            <w:tcBorders>
              <w:top w:val="nil"/>
              <w:left w:val="single" w:sz="4" w:space="0" w:color="auto"/>
              <w:right w:val="single" w:sz="4" w:space="0" w:color="auto"/>
            </w:tcBorders>
            <w:vAlign w:val="center"/>
          </w:tcPr>
          <w:p w:rsidR="00787E4D"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valeur</w:t>
            </w:r>
            <w:proofErr w:type="gramEnd"/>
            <w:r>
              <w:rPr>
                <w:rFonts w:ascii="Times New Roman" w:eastAsia="Times New Roman" w:hAnsi="Times New Roman" w:cs="Times New Roman"/>
                <w:kern w:val="0"/>
                <w:sz w:val="20"/>
                <w:szCs w:val="20"/>
                <w14:ligatures w14:val="none"/>
              </w:rPr>
              <w:t>_projetee_saisie</w:t>
            </w:r>
            <w:proofErr w:type="spellEnd"/>
          </w:p>
        </w:tc>
        <w:tc>
          <w:tcPr>
            <w:tcW w:w="1563" w:type="dxa"/>
            <w:tcBorders>
              <w:top w:val="nil"/>
              <w:left w:val="single" w:sz="4" w:space="0" w:color="auto"/>
              <w:right w:val="single" w:sz="4" w:space="0" w:color="auto"/>
            </w:tcBorders>
            <w:vAlign w:val="center"/>
          </w:tcPr>
          <w:p w:rsidR="00787E4D"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Projection value </w:t>
            </w:r>
            <w:proofErr w:type="spellStart"/>
            <w:r>
              <w:rPr>
                <w:rFonts w:ascii="Times New Roman" w:eastAsia="Times New Roman" w:hAnsi="Times New Roman" w:cs="Times New Roman"/>
                <w:kern w:val="0"/>
                <w:sz w:val="20"/>
                <w:szCs w:val="20"/>
                <w14:ligatures w14:val="none"/>
              </w:rPr>
              <w:t>entered</w:t>
            </w:r>
            <w:proofErr w:type="spellEnd"/>
          </w:p>
        </w:tc>
        <w:tc>
          <w:tcPr>
            <w:tcW w:w="748" w:type="dxa"/>
            <w:tcBorders>
              <w:top w:val="nil"/>
              <w:left w:val="single" w:sz="4" w:space="0" w:color="auto"/>
              <w:right w:val="single" w:sz="4" w:space="0" w:color="auto"/>
            </w:tcBorders>
            <w:vAlign w:val="center"/>
          </w:tcPr>
          <w:p w:rsidR="00787E4D"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w:t>
            </w:r>
          </w:p>
        </w:tc>
        <w:tc>
          <w:tcPr>
            <w:tcW w:w="1099" w:type="dxa"/>
            <w:tcBorders>
              <w:top w:val="nil"/>
              <w:left w:val="single" w:sz="4" w:space="0" w:color="auto"/>
              <w:right w:val="single" w:sz="4" w:space="0" w:color="auto"/>
            </w:tcBorders>
            <w:vAlign w:val="center"/>
          </w:tcPr>
          <w:p w:rsidR="00787E4D"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225</w:t>
            </w:r>
          </w:p>
        </w:tc>
        <w:tc>
          <w:tcPr>
            <w:tcW w:w="735" w:type="dxa"/>
            <w:tcBorders>
              <w:top w:val="nil"/>
              <w:left w:val="single" w:sz="4" w:space="0" w:color="auto"/>
              <w:right w:val="single" w:sz="4" w:space="0" w:color="auto"/>
            </w:tcBorders>
            <w:vAlign w:val="center"/>
          </w:tcPr>
          <w:p w:rsidR="00787E4D"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9"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40"/>
        </w:trPr>
        <w:tc>
          <w:tcPr>
            <w:tcW w:w="2106"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valeur</w:t>
            </w:r>
            <w:proofErr w:type="gramEnd"/>
            <w:r>
              <w:rPr>
                <w:rFonts w:ascii="Times New Roman" w:eastAsia="Times New Roman" w:hAnsi="Times New Roman" w:cs="Times New Roman"/>
                <w:kern w:val="0"/>
                <w:sz w:val="20"/>
                <w:szCs w:val="20"/>
                <w14:ligatures w14:val="none"/>
              </w:rPr>
              <w:t>_realisee</w:t>
            </w:r>
            <w:proofErr w:type="spellEnd"/>
          </w:p>
        </w:tc>
        <w:tc>
          <w:tcPr>
            <w:tcW w:w="1563"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Realized</w:t>
            </w:r>
            <w:proofErr w:type="spellEnd"/>
            <w:r>
              <w:rPr>
                <w:rFonts w:ascii="Times New Roman" w:eastAsia="Times New Roman" w:hAnsi="Times New Roman" w:cs="Times New Roman"/>
                <w:kern w:val="0"/>
                <w:sz w:val="20"/>
                <w:szCs w:val="20"/>
                <w14:ligatures w14:val="none"/>
              </w:rPr>
              <w:t xml:space="preserve"> value</w:t>
            </w:r>
          </w:p>
        </w:tc>
        <w:tc>
          <w:tcPr>
            <w:tcW w:w="748"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w:t>
            </w:r>
          </w:p>
        </w:tc>
        <w:tc>
          <w:tcPr>
            <w:tcW w:w="1099"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255</w:t>
            </w:r>
          </w:p>
        </w:tc>
        <w:tc>
          <w:tcPr>
            <w:tcW w:w="735"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9"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40"/>
        </w:trPr>
        <w:tc>
          <w:tcPr>
            <w:tcW w:w="2106"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ecart</w:t>
            </w:r>
            <w:proofErr w:type="spellEnd"/>
            <w:proofErr w:type="gramEnd"/>
          </w:p>
        </w:tc>
        <w:tc>
          <w:tcPr>
            <w:tcW w:w="1563" w:type="dxa"/>
            <w:tcBorders>
              <w:top w:val="nil"/>
              <w:left w:val="single" w:sz="4" w:space="0" w:color="auto"/>
              <w:right w:val="single" w:sz="4" w:space="0" w:color="auto"/>
            </w:tcBorders>
            <w:vAlign w:val="center"/>
          </w:tcPr>
          <w:p w:rsidR="00787E4D" w:rsidRPr="00BF5397" w:rsidRDefault="00787E4D" w:rsidP="00787E4D">
            <w:pPr>
              <w:spacing w:after="0" w:line="240" w:lineRule="auto"/>
              <w:ind w:left="0" w:firstLine="0"/>
              <w:jc w:val="left"/>
              <w:rPr>
                <w:rFonts w:ascii="Times New Roman" w:eastAsia="Times New Roman" w:hAnsi="Times New Roman" w:cs="Times New Roman"/>
                <w:kern w:val="0"/>
                <w:sz w:val="20"/>
                <w:szCs w:val="20"/>
                <w:lang w:val="en-US"/>
                <w14:ligatures w14:val="none"/>
              </w:rPr>
            </w:pPr>
            <w:r w:rsidRPr="00BF5397">
              <w:rPr>
                <w:rFonts w:ascii="Times New Roman" w:eastAsia="Times New Roman" w:hAnsi="Times New Roman" w:cs="Times New Roman"/>
                <w:kern w:val="0"/>
                <w:sz w:val="20"/>
                <w:szCs w:val="20"/>
                <w:lang w:val="en-US"/>
                <w14:ligatures w14:val="none"/>
              </w:rPr>
              <w:t>Difference between the projected value and the actual value</w:t>
            </w:r>
          </w:p>
        </w:tc>
        <w:tc>
          <w:tcPr>
            <w:tcW w:w="748"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w:t>
            </w:r>
          </w:p>
        </w:tc>
        <w:tc>
          <w:tcPr>
            <w:tcW w:w="1099"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255</w:t>
            </w:r>
          </w:p>
        </w:tc>
        <w:tc>
          <w:tcPr>
            <w:tcW w:w="735"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9"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40"/>
        </w:trPr>
        <w:tc>
          <w:tcPr>
            <w:tcW w:w="2106" w:type="dxa"/>
            <w:tcBorders>
              <w:top w:val="nil"/>
              <w:left w:val="single" w:sz="4" w:space="0" w:color="auto"/>
              <w:bottom w:val="single" w:sz="4" w:space="0" w:color="auto"/>
              <w:right w:val="single" w:sz="4" w:space="0" w:color="auto"/>
            </w:tcBorders>
            <w:vAlign w:val="center"/>
          </w:tcPr>
          <w:p w:rsidR="00787E4D"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index</w:t>
            </w:r>
            <w:proofErr w:type="gramEnd"/>
            <w:r>
              <w:rPr>
                <w:rFonts w:ascii="Times New Roman" w:eastAsia="Times New Roman" w:hAnsi="Times New Roman" w:cs="Times New Roman"/>
                <w:kern w:val="0"/>
                <w:sz w:val="20"/>
                <w:szCs w:val="20"/>
                <w14:ligatures w14:val="none"/>
              </w:rPr>
              <w:t>_annee</w:t>
            </w:r>
            <w:proofErr w:type="spellEnd"/>
          </w:p>
        </w:tc>
        <w:tc>
          <w:tcPr>
            <w:tcW w:w="1563" w:type="dxa"/>
            <w:tcBorders>
              <w:top w:val="nil"/>
              <w:left w:val="single" w:sz="4" w:space="0" w:color="auto"/>
              <w:bottom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Index of the </w:t>
            </w:r>
            <w:proofErr w:type="spellStart"/>
            <w:r>
              <w:rPr>
                <w:rFonts w:ascii="Times New Roman" w:eastAsia="Times New Roman" w:hAnsi="Times New Roman" w:cs="Times New Roman"/>
                <w:kern w:val="0"/>
                <w:sz w:val="20"/>
                <w:szCs w:val="20"/>
                <w14:ligatures w14:val="none"/>
              </w:rPr>
              <w:t>year</w:t>
            </w:r>
            <w:proofErr w:type="spellEnd"/>
          </w:p>
        </w:tc>
        <w:tc>
          <w:tcPr>
            <w:tcW w:w="748" w:type="dxa"/>
            <w:tcBorders>
              <w:top w:val="nil"/>
              <w:left w:val="single" w:sz="4" w:space="0" w:color="auto"/>
              <w:bottom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w:t>
            </w:r>
          </w:p>
        </w:tc>
        <w:tc>
          <w:tcPr>
            <w:tcW w:w="1099" w:type="dxa"/>
            <w:tcBorders>
              <w:top w:val="nil"/>
              <w:left w:val="single" w:sz="4" w:space="0" w:color="auto"/>
              <w:bottom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30</w:t>
            </w:r>
          </w:p>
        </w:tc>
        <w:tc>
          <w:tcPr>
            <w:tcW w:w="735" w:type="dxa"/>
            <w:tcBorders>
              <w:top w:val="nil"/>
              <w:left w:val="single" w:sz="4" w:space="0" w:color="auto"/>
              <w:bottom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9" w:type="dxa"/>
            <w:tcBorders>
              <w:top w:val="nil"/>
              <w:left w:val="single" w:sz="4" w:space="0" w:color="auto"/>
              <w:bottom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single" w:sz="4" w:space="0" w:color="auto"/>
              <w:bottom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28"/>
        </w:trPr>
        <w:tc>
          <w:tcPr>
            <w:tcW w:w="2106" w:type="dxa"/>
            <w:tcBorders>
              <w:top w:val="single" w:sz="4" w:space="0" w:color="auto"/>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id</w:t>
            </w:r>
            <w:proofErr w:type="gramEnd"/>
            <w:r w:rsidRPr="003B2948">
              <w:rPr>
                <w:rFonts w:ascii="Times New Roman" w:eastAsia="Times New Roman" w:hAnsi="Times New Roman" w:cs="Times New Roman"/>
                <w:kern w:val="0"/>
                <w:sz w:val="20"/>
                <w:szCs w:val="20"/>
                <w14:ligatures w14:val="none"/>
              </w:rPr>
              <w:t>_facteur</w:t>
            </w:r>
            <w:proofErr w:type="spellEnd"/>
          </w:p>
        </w:tc>
        <w:tc>
          <w:tcPr>
            <w:tcW w:w="1563" w:type="dxa"/>
            <w:tcBorders>
              <w:top w:val="single" w:sz="4"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Factor ID</w:t>
            </w:r>
          </w:p>
        </w:tc>
        <w:tc>
          <w:tcPr>
            <w:tcW w:w="748" w:type="dxa"/>
            <w:tcBorders>
              <w:top w:val="single" w:sz="4"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single" w:sz="4"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36</w:t>
            </w:r>
          </w:p>
        </w:tc>
        <w:tc>
          <w:tcPr>
            <w:tcW w:w="735" w:type="dxa"/>
            <w:tcBorders>
              <w:top w:val="single" w:sz="4"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single" w:sz="4"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single" w:sz="4"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ID</w:t>
            </w:r>
          </w:p>
        </w:tc>
      </w:tr>
      <w:tr w:rsidR="00787E4D" w:rsidRPr="003B2948" w:rsidTr="00787E4D">
        <w:trPr>
          <w:trHeight w:val="52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code</w:t>
            </w:r>
            <w:proofErr w:type="gramEnd"/>
            <w:r w:rsidRPr="003B2948">
              <w:rPr>
                <w:rFonts w:ascii="Times New Roman" w:eastAsia="Times New Roman" w:hAnsi="Times New Roman" w:cs="Times New Roman"/>
                <w:kern w:val="0"/>
                <w:sz w:val="20"/>
                <w:szCs w:val="20"/>
                <w14:ligatures w14:val="none"/>
              </w:rPr>
              <w:t>_facteur</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r w:rsidRPr="003B2948">
              <w:rPr>
                <w:rFonts w:ascii="Times New Roman" w:eastAsia="Times New Roman" w:hAnsi="Times New Roman" w:cs="Times New Roman"/>
                <w:kern w:val="0"/>
                <w:sz w:val="20"/>
                <w:szCs w:val="20"/>
                <w14:ligatures w14:val="none"/>
              </w:rPr>
              <w:t>Postman's</w:t>
            </w:r>
            <w:proofErr w:type="spellEnd"/>
            <w:r w:rsidRPr="003B2948">
              <w:rPr>
                <w:rFonts w:ascii="Times New Roman" w:eastAsia="Times New Roman" w:hAnsi="Times New Roman" w:cs="Times New Roman"/>
                <w:kern w:val="0"/>
                <w:sz w:val="20"/>
                <w:szCs w:val="20"/>
                <w14:ligatures w14:val="none"/>
              </w:rPr>
              <w:t xml:space="preserve"> code</w:t>
            </w:r>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6</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2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libelle</w:t>
            </w:r>
            <w:proofErr w:type="gramEnd"/>
            <w:r w:rsidRPr="003B2948">
              <w:rPr>
                <w:rFonts w:ascii="Times New Roman" w:eastAsia="Times New Roman" w:hAnsi="Times New Roman" w:cs="Times New Roman"/>
                <w:kern w:val="0"/>
                <w:sz w:val="20"/>
                <w:szCs w:val="20"/>
                <w14:ligatures w14:val="none"/>
              </w:rPr>
              <w:t>_facteur</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r w:rsidRPr="003B2948">
              <w:rPr>
                <w:rFonts w:ascii="Times New Roman" w:eastAsia="Times New Roman" w:hAnsi="Times New Roman" w:cs="Times New Roman"/>
                <w:kern w:val="0"/>
                <w:sz w:val="20"/>
                <w:szCs w:val="20"/>
                <w14:ligatures w14:val="none"/>
              </w:rPr>
              <w:t>Postman's</w:t>
            </w:r>
            <w:proofErr w:type="spellEnd"/>
            <w:r w:rsidRPr="003B2948">
              <w:rPr>
                <w:rFonts w:ascii="Times New Roman" w:eastAsia="Times New Roman" w:hAnsi="Times New Roman" w:cs="Times New Roman"/>
                <w:kern w:val="0"/>
                <w:sz w:val="20"/>
                <w:szCs w:val="20"/>
                <w14:ligatures w14:val="none"/>
              </w:rPr>
              <w:t xml:space="preserve"> label</w:t>
            </w:r>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255</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804"/>
        </w:trPr>
        <w:tc>
          <w:tcPr>
            <w:tcW w:w="2106" w:type="dxa"/>
            <w:tcBorders>
              <w:top w:val="nil"/>
              <w:left w:val="single" w:sz="8" w:space="0" w:color="auto"/>
              <w:bottom w:val="single" w:sz="8" w:space="0" w:color="auto"/>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unite</w:t>
            </w:r>
            <w:proofErr w:type="gramEnd"/>
            <w:r w:rsidRPr="003B2948">
              <w:rPr>
                <w:rFonts w:ascii="Times New Roman" w:eastAsia="Times New Roman" w:hAnsi="Times New Roman" w:cs="Times New Roman"/>
                <w:kern w:val="0"/>
                <w:sz w:val="20"/>
                <w:szCs w:val="20"/>
                <w14:ligatures w14:val="none"/>
              </w:rPr>
              <w:t>_de_mesure</w:t>
            </w:r>
            <w:proofErr w:type="spellEnd"/>
          </w:p>
        </w:tc>
        <w:tc>
          <w:tcPr>
            <w:tcW w:w="1563" w:type="dxa"/>
            <w:tcBorders>
              <w:top w:val="nil"/>
              <w:left w:val="nil"/>
              <w:bottom w:val="single" w:sz="8" w:space="0" w:color="auto"/>
              <w:right w:val="single" w:sz="8" w:space="0" w:color="auto"/>
            </w:tcBorders>
            <w:vAlign w:val="center"/>
            <w:hideMark/>
          </w:tcPr>
          <w:p w:rsidR="00787E4D" w:rsidRPr="00BF5397" w:rsidRDefault="00787E4D" w:rsidP="00787E4D">
            <w:pPr>
              <w:spacing w:after="0" w:line="240" w:lineRule="auto"/>
              <w:ind w:left="0" w:firstLine="0"/>
              <w:jc w:val="left"/>
              <w:rPr>
                <w:rFonts w:ascii="Times New Roman" w:eastAsia="Times New Roman" w:hAnsi="Times New Roman" w:cs="Times New Roman"/>
                <w:kern w:val="0"/>
                <w:sz w:val="20"/>
                <w:szCs w:val="20"/>
                <w:lang w:val="en-US"/>
                <w14:ligatures w14:val="none"/>
              </w:rPr>
            </w:pPr>
            <w:r w:rsidRPr="00BF5397">
              <w:rPr>
                <w:rFonts w:ascii="Times New Roman" w:eastAsia="Times New Roman" w:hAnsi="Times New Roman" w:cs="Times New Roman"/>
                <w:kern w:val="0"/>
                <w:sz w:val="20"/>
                <w:szCs w:val="20"/>
                <w:lang w:val="en-US"/>
                <w14:ligatures w14:val="none"/>
              </w:rPr>
              <w:t>Unit of measurement of the factor</w:t>
            </w:r>
          </w:p>
        </w:tc>
        <w:tc>
          <w:tcPr>
            <w:tcW w:w="748"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36</w:t>
            </w:r>
          </w:p>
        </w:tc>
        <w:tc>
          <w:tcPr>
            <w:tcW w:w="735"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792"/>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id</w:t>
            </w:r>
            <w:proofErr w:type="gramEnd"/>
            <w:r w:rsidRPr="003B2948">
              <w:rPr>
                <w:rFonts w:ascii="Times New Roman" w:eastAsia="Times New Roman" w:hAnsi="Times New Roman" w:cs="Times New Roman"/>
                <w:kern w:val="0"/>
                <w:sz w:val="20"/>
                <w:szCs w:val="20"/>
                <w14:ligatures w14:val="none"/>
              </w:rPr>
              <w:t>_type_rubrique</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Section type identifier</w:t>
            </w:r>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36</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ID</w:t>
            </w:r>
          </w:p>
        </w:tc>
      </w:tr>
      <w:tr w:rsidR="00787E4D" w:rsidRPr="003B2948" w:rsidTr="00787E4D">
        <w:trPr>
          <w:trHeight w:val="52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code</w:t>
            </w:r>
            <w:proofErr w:type="gramEnd"/>
            <w:r w:rsidRPr="003B2948">
              <w:rPr>
                <w:rFonts w:ascii="Times New Roman" w:eastAsia="Times New Roman" w:hAnsi="Times New Roman" w:cs="Times New Roman"/>
                <w:kern w:val="0"/>
                <w:sz w:val="20"/>
                <w:szCs w:val="20"/>
                <w14:ligatures w14:val="none"/>
              </w:rPr>
              <w:t>_type_rubrique</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Section type code</w:t>
            </w:r>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6</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804"/>
        </w:trPr>
        <w:tc>
          <w:tcPr>
            <w:tcW w:w="2106" w:type="dxa"/>
            <w:tcBorders>
              <w:top w:val="nil"/>
              <w:left w:val="single" w:sz="8" w:space="0" w:color="auto"/>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libelle</w:t>
            </w:r>
            <w:proofErr w:type="gramEnd"/>
            <w:r w:rsidRPr="003B2948">
              <w:rPr>
                <w:rFonts w:ascii="Times New Roman" w:eastAsia="Times New Roman" w:hAnsi="Times New Roman" w:cs="Times New Roman"/>
                <w:kern w:val="0"/>
                <w:sz w:val="20"/>
                <w:szCs w:val="20"/>
                <w14:ligatures w14:val="none"/>
              </w:rPr>
              <w:t>_type_rubrique</w:t>
            </w:r>
            <w:proofErr w:type="spellEnd"/>
          </w:p>
        </w:tc>
        <w:tc>
          <w:tcPr>
            <w:tcW w:w="1563"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r w:rsidRPr="003B2948">
              <w:rPr>
                <w:rFonts w:ascii="Times New Roman" w:eastAsia="Times New Roman" w:hAnsi="Times New Roman" w:cs="Times New Roman"/>
                <w:kern w:val="0"/>
                <w:sz w:val="20"/>
                <w:szCs w:val="20"/>
                <w14:ligatures w14:val="none"/>
              </w:rPr>
              <w:t>Category</w:t>
            </w:r>
            <w:proofErr w:type="spellEnd"/>
            <w:r w:rsidRPr="003B2948">
              <w:rPr>
                <w:rFonts w:ascii="Times New Roman" w:eastAsia="Times New Roman" w:hAnsi="Times New Roman" w:cs="Times New Roman"/>
                <w:kern w:val="0"/>
                <w:sz w:val="20"/>
                <w:szCs w:val="20"/>
                <w14:ligatures w14:val="none"/>
              </w:rPr>
              <w:t xml:space="preserve"> type label</w:t>
            </w:r>
          </w:p>
        </w:tc>
        <w:tc>
          <w:tcPr>
            <w:tcW w:w="748"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w:t>
            </w:r>
          </w:p>
        </w:tc>
        <w:tc>
          <w:tcPr>
            <w:tcW w:w="1099"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255</w:t>
            </w:r>
          </w:p>
        </w:tc>
        <w:tc>
          <w:tcPr>
            <w:tcW w:w="735"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28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r w:rsidRPr="003B2948">
              <w:rPr>
                <w:rFonts w:ascii="Times New Roman" w:eastAsia="Times New Roman" w:hAnsi="Times New Roman" w:cs="Times New Roman"/>
                <w:kern w:val="0"/>
                <w:sz w:val="20"/>
                <w:szCs w:val="20"/>
                <w14:ligatures w14:val="none"/>
              </w:rPr>
              <w:t>Id_annee</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 xml:space="preserve">ID of the </w:t>
            </w:r>
            <w:proofErr w:type="spellStart"/>
            <w:r w:rsidRPr="003B2948">
              <w:rPr>
                <w:rFonts w:ascii="Times New Roman" w:eastAsia="Times New Roman" w:hAnsi="Times New Roman" w:cs="Times New Roman"/>
                <w:kern w:val="0"/>
                <w:sz w:val="20"/>
                <w:szCs w:val="20"/>
                <w14:ligatures w14:val="none"/>
              </w:rPr>
              <w:t>year</w:t>
            </w:r>
            <w:proofErr w:type="spellEnd"/>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36</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ID</w:t>
            </w:r>
          </w:p>
        </w:tc>
      </w:tr>
      <w:tr w:rsidR="00787E4D" w:rsidRPr="003B2948" w:rsidTr="00787E4D">
        <w:trPr>
          <w:trHeight w:val="52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code</w:t>
            </w:r>
            <w:proofErr w:type="gramEnd"/>
            <w:r w:rsidRPr="003B2948">
              <w:rPr>
                <w:rFonts w:ascii="Times New Roman" w:eastAsia="Times New Roman" w:hAnsi="Times New Roman" w:cs="Times New Roman"/>
                <w:kern w:val="0"/>
                <w:sz w:val="20"/>
                <w:szCs w:val="20"/>
                <w14:ligatures w14:val="none"/>
              </w:rPr>
              <w:t>_annee</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r w:rsidRPr="003B2948">
              <w:rPr>
                <w:rFonts w:ascii="Times New Roman" w:eastAsia="Times New Roman" w:hAnsi="Times New Roman" w:cs="Times New Roman"/>
                <w:kern w:val="0"/>
                <w:sz w:val="20"/>
                <w:szCs w:val="20"/>
                <w14:ligatures w14:val="none"/>
              </w:rPr>
              <w:t>Year</w:t>
            </w:r>
            <w:proofErr w:type="spellEnd"/>
            <w:r w:rsidRPr="003B2948">
              <w:rPr>
                <w:rFonts w:ascii="Times New Roman" w:eastAsia="Times New Roman" w:hAnsi="Times New Roman" w:cs="Times New Roman"/>
                <w:kern w:val="0"/>
                <w:sz w:val="20"/>
                <w:szCs w:val="20"/>
                <w14:ligatures w14:val="none"/>
              </w:rPr>
              <w:t xml:space="preserve"> Code</w:t>
            </w:r>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6</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40"/>
        </w:trPr>
        <w:tc>
          <w:tcPr>
            <w:tcW w:w="2106" w:type="dxa"/>
            <w:tcBorders>
              <w:top w:val="nil"/>
              <w:left w:val="single" w:sz="8" w:space="0" w:color="auto"/>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libelle</w:t>
            </w:r>
            <w:proofErr w:type="gramEnd"/>
            <w:r w:rsidRPr="003B2948">
              <w:rPr>
                <w:rFonts w:ascii="Times New Roman" w:eastAsia="Times New Roman" w:hAnsi="Times New Roman" w:cs="Times New Roman"/>
                <w:kern w:val="0"/>
                <w:sz w:val="20"/>
                <w:szCs w:val="20"/>
                <w14:ligatures w14:val="none"/>
              </w:rPr>
              <w:t>_annee</w:t>
            </w:r>
            <w:proofErr w:type="spellEnd"/>
          </w:p>
        </w:tc>
        <w:tc>
          <w:tcPr>
            <w:tcW w:w="1563"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 xml:space="preserve">Label of the </w:t>
            </w:r>
            <w:proofErr w:type="spellStart"/>
            <w:r w:rsidRPr="003B2948">
              <w:rPr>
                <w:rFonts w:ascii="Times New Roman" w:eastAsia="Times New Roman" w:hAnsi="Times New Roman" w:cs="Times New Roman"/>
                <w:kern w:val="0"/>
                <w:sz w:val="20"/>
                <w:szCs w:val="20"/>
                <w14:ligatures w14:val="none"/>
              </w:rPr>
              <w:t>Year</w:t>
            </w:r>
            <w:proofErr w:type="spellEnd"/>
          </w:p>
        </w:tc>
        <w:tc>
          <w:tcPr>
            <w:tcW w:w="748"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N</w:t>
            </w:r>
          </w:p>
        </w:tc>
        <w:tc>
          <w:tcPr>
            <w:tcW w:w="1099"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4</w:t>
            </w:r>
          </w:p>
        </w:tc>
        <w:tc>
          <w:tcPr>
            <w:tcW w:w="735"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bl>
    <w:p w:rsidR="009C6267" w:rsidRDefault="009C6267" w:rsidP="00CE675A">
      <w:pPr>
        <w:spacing w:after="160" w:line="259" w:lineRule="auto"/>
        <w:ind w:left="0" w:firstLine="0"/>
        <w:jc w:val="left"/>
        <w:outlineLvl w:val="1"/>
        <w:rPr>
          <w:rFonts w:ascii="Times New Roman" w:hAnsi="Times New Roman" w:cs="Times New Roman"/>
          <w:b/>
          <w:bCs/>
          <w:u w:val="single"/>
        </w:rPr>
      </w:pPr>
      <w:bookmarkStart w:id="47" w:name="_Toc219217025"/>
      <w:r w:rsidRPr="00167738">
        <w:rPr>
          <w:rFonts w:ascii="Times New Roman" w:hAnsi="Times New Roman" w:cs="Times New Roman"/>
          <w:b/>
          <w:bCs/>
          <w:u w:val="single"/>
        </w:rPr>
        <w:lastRenderedPageBreak/>
        <w:t xml:space="preserve">Future </w:t>
      </w:r>
      <w:proofErr w:type="spellStart"/>
      <w:r w:rsidRPr="00167738">
        <w:rPr>
          <w:rFonts w:ascii="Times New Roman" w:hAnsi="Times New Roman" w:cs="Times New Roman"/>
          <w:b/>
          <w:bCs/>
          <w:u w:val="single"/>
        </w:rPr>
        <w:t>theoretical</w:t>
      </w:r>
      <w:proofErr w:type="spellEnd"/>
      <w:r w:rsidRPr="00167738">
        <w:rPr>
          <w:rFonts w:ascii="Times New Roman" w:hAnsi="Times New Roman" w:cs="Times New Roman"/>
          <w:b/>
          <w:bCs/>
          <w:u w:val="single"/>
        </w:rPr>
        <w:t xml:space="preserve"> </w:t>
      </w:r>
      <w:proofErr w:type="spellStart"/>
      <w:r w:rsidRPr="00167738">
        <w:rPr>
          <w:rFonts w:ascii="Times New Roman" w:hAnsi="Times New Roman" w:cs="Times New Roman"/>
          <w:b/>
          <w:bCs/>
          <w:u w:val="single"/>
        </w:rPr>
        <w:t>access</w:t>
      </w:r>
      <w:proofErr w:type="spellEnd"/>
      <w:r w:rsidRPr="00167738">
        <w:rPr>
          <w:rFonts w:ascii="Times New Roman" w:hAnsi="Times New Roman" w:cs="Times New Roman"/>
          <w:b/>
          <w:bCs/>
          <w:u w:val="single"/>
        </w:rPr>
        <w:t xml:space="preserve"> </w:t>
      </w:r>
      <w:proofErr w:type="gramStart"/>
      <w:r w:rsidRPr="00167738">
        <w:rPr>
          <w:rFonts w:ascii="Times New Roman" w:hAnsi="Times New Roman" w:cs="Times New Roman"/>
          <w:b/>
          <w:bCs/>
          <w:u w:val="single"/>
        </w:rPr>
        <w:t>structure:</w:t>
      </w:r>
      <w:bookmarkEnd w:id="47"/>
      <w:proofErr w:type="gramEnd"/>
    </w:p>
    <w:p w:rsidR="00AE76A0" w:rsidRDefault="007B3B68" w:rsidP="00F41EDE">
      <w:pPr>
        <w:spacing w:after="160" w:line="259" w:lineRule="auto"/>
        <w:ind w:left="0" w:firstLine="0"/>
        <w:jc w:val="left"/>
        <w:rPr>
          <w:rFonts w:ascii="Times New Roman" w:hAnsi="Times New Roman" w:cs="Times New Roman"/>
          <w:b/>
          <w:bCs/>
          <w:u w:val="single"/>
        </w:rPr>
      </w:pPr>
      <w:r w:rsidRPr="007B3B68">
        <w:rPr>
          <w:rFonts w:ascii="Times New Roman" w:hAnsi="Times New Roman" w:cs="Times New Roman"/>
          <w:b/>
          <w:bCs/>
          <w:noProof/>
          <w:u w:val="single"/>
        </w:rPr>
        <w:drawing>
          <wp:anchor distT="0" distB="0" distL="114300" distR="114300" simplePos="0" relativeHeight="251705344" behindDoc="0" locked="0" layoutInCell="1" allowOverlap="1" wp14:anchorId="4A46C0FB" wp14:editId="447BCA3D">
            <wp:simplePos x="0" y="0"/>
            <wp:positionH relativeFrom="margin">
              <wp:align>center</wp:align>
            </wp:positionH>
            <wp:positionV relativeFrom="paragraph">
              <wp:posOffset>338167</wp:posOffset>
            </wp:positionV>
            <wp:extent cx="5178425" cy="6724650"/>
            <wp:effectExtent l="0" t="0" r="0" b="0"/>
            <wp:wrapTopAndBottom/>
            <wp:docPr id="201242038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0871" cy="672817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E152D" w:rsidRDefault="009E152D" w:rsidP="00F41EDE">
      <w:pPr>
        <w:spacing w:after="160" w:line="259" w:lineRule="auto"/>
        <w:ind w:left="0" w:firstLine="0"/>
        <w:jc w:val="left"/>
        <w:rPr>
          <w:rFonts w:ascii="Times New Roman" w:hAnsi="Times New Roman" w:cs="Times New Roman"/>
          <w:b/>
          <w:bCs/>
          <w:u w:val="single"/>
        </w:rPr>
      </w:pPr>
    </w:p>
    <w:p w:rsidR="00DA3CAB" w:rsidRPr="00BF5397" w:rsidRDefault="009E152D" w:rsidP="00C90488">
      <w:pPr>
        <w:spacing w:after="160" w:line="259" w:lineRule="auto"/>
        <w:ind w:left="0" w:firstLine="0"/>
        <w:jc w:val="left"/>
        <w:outlineLvl w:val="1"/>
        <w:rPr>
          <w:rFonts w:ascii="Times New Roman" w:hAnsi="Times New Roman" w:cs="Times New Roman"/>
          <w:b/>
          <w:bCs/>
          <w:u w:val="single"/>
          <w:lang w:val="en-US"/>
        </w:rPr>
      </w:pPr>
      <w:r w:rsidRPr="00BF5397">
        <w:rPr>
          <w:rFonts w:ascii="Times New Roman" w:hAnsi="Times New Roman" w:cs="Times New Roman"/>
          <w:b/>
          <w:bCs/>
          <w:u w:val="single"/>
          <w:lang w:val="en-US"/>
        </w:rPr>
        <w:br w:type="page"/>
      </w:r>
      <w:bookmarkStart w:id="48" w:name="_Toc219217026"/>
      <w:r w:rsidR="00CE675A">
        <w:rPr>
          <w:rFonts w:ascii="Times New Roman" w:hAnsi="Times New Roman" w:cs="Times New Roman"/>
          <w:b/>
          <w:bCs/>
          <w:u w:val="single"/>
          <w:lang w:val="en-US"/>
        </w:rPr>
        <w:lastRenderedPageBreak/>
        <w:t xml:space="preserve">Future </w:t>
      </w:r>
      <w:r w:rsidR="009C6267" w:rsidRPr="00BF5397">
        <w:rPr>
          <w:rFonts w:ascii="Times New Roman" w:hAnsi="Times New Roman" w:cs="Times New Roman"/>
          <w:b/>
          <w:bCs/>
          <w:u w:val="single"/>
          <w:lang w:val="en-US"/>
        </w:rPr>
        <w:t>Conceptual model of data:</w:t>
      </w:r>
      <w:bookmarkEnd w:id="48"/>
    </w:p>
    <w:p w:rsidR="009C6267" w:rsidRPr="00BF5397" w:rsidRDefault="004245C0" w:rsidP="006F521A">
      <w:pPr>
        <w:tabs>
          <w:tab w:val="left" w:pos="3200"/>
        </w:tabs>
        <w:spacing w:line="480" w:lineRule="auto"/>
        <w:ind w:left="0" w:firstLine="0"/>
        <w:rPr>
          <w:rFonts w:ascii="Times New Roman" w:hAnsi="Times New Roman" w:cs="Times New Roman"/>
          <w:b/>
          <w:bCs/>
          <w:lang w:val="en-US"/>
        </w:rPr>
      </w:pPr>
      <w:r w:rsidRPr="00034E08">
        <w:rPr>
          <w:rFonts w:ascii="Times New Roman" w:hAnsi="Times New Roman" w:cs="Times New Roman"/>
          <w:b/>
          <w:bCs/>
          <w:noProof/>
          <w:lang w:val="en-US"/>
        </w:rPr>
        <w:drawing>
          <wp:anchor distT="0" distB="0" distL="114300" distR="114300" simplePos="0" relativeHeight="251764736" behindDoc="0" locked="0" layoutInCell="1" allowOverlap="1">
            <wp:simplePos x="0" y="0"/>
            <wp:positionH relativeFrom="margin">
              <wp:align>center</wp:align>
            </wp:positionH>
            <wp:positionV relativeFrom="paragraph">
              <wp:posOffset>250498</wp:posOffset>
            </wp:positionV>
            <wp:extent cx="5293360" cy="6364605"/>
            <wp:effectExtent l="0" t="0" r="2540" b="0"/>
            <wp:wrapTopAndBottom/>
            <wp:docPr id="139318987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3360" cy="63646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C6267" w:rsidRPr="00BF5397" w:rsidRDefault="009C6267" w:rsidP="009C6267">
      <w:pPr>
        <w:tabs>
          <w:tab w:val="left" w:pos="3200"/>
        </w:tabs>
        <w:spacing w:line="480" w:lineRule="auto"/>
        <w:rPr>
          <w:rFonts w:ascii="Times New Roman" w:hAnsi="Times New Roman" w:cs="Times New Roman"/>
          <w:b/>
          <w:bCs/>
          <w:lang w:val="en-US"/>
        </w:rPr>
      </w:pPr>
    </w:p>
    <w:p w:rsidR="009C6267" w:rsidRPr="00BF5397" w:rsidRDefault="009C6267" w:rsidP="00C90488">
      <w:pPr>
        <w:spacing w:after="160" w:line="259" w:lineRule="auto"/>
        <w:ind w:left="0" w:firstLine="0"/>
        <w:jc w:val="left"/>
        <w:outlineLvl w:val="1"/>
        <w:rPr>
          <w:rFonts w:ascii="Times New Roman" w:hAnsi="Times New Roman" w:cs="Times New Roman"/>
          <w:b/>
          <w:bCs/>
          <w:lang w:val="en-US"/>
        </w:rPr>
      </w:pPr>
      <w:r w:rsidRPr="00BF5397">
        <w:rPr>
          <w:rFonts w:ascii="Times New Roman" w:hAnsi="Times New Roman" w:cs="Times New Roman"/>
          <w:b/>
          <w:bCs/>
          <w:lang w:val="en-US"/>
        </w:rPr>
        <w:br w:type="page"/>
      </w:r>
      <w:bookmarkStart w:id="49" w:name="_Toc219217027"/>
      <w:r w:rsidR="00993231" w:rsidRPr="00BF5397">
        <w:rPr>
          <w:rFonts w:ascii="Times New Roman" w:hAnsi="Times New Roman" w:cs="Times New Roman"/>
          <w:b/>
          <w:bCs/>
          <w:u w:val="single"/>
          <w:lang w:val="en-US"/>
        </w:rPr>
        <w:lastRenderedPageBreak/>
        <w:t>Relational Logical Data Model (RLM)</w:t>
      </w:r>
      <w:bookmarkEnd w:id="49"/>
    </w:p>
    <w:p w:rsidR="00993231" w:rsidRPr="00BF5397" w:rsidRDefault="00993231" w:rsidP="009C6267">
      <w:pPr>
        <w:tabs>
          <w:tab w:val="left" w:pos="3200"/>
        </w:tabs>
        <w:spacing w:line="480" w:lineRule="auto"/>
        <w:rPr>
          <w:rFonts w:ascii="Times New Roman" w:hAnsi="Times New Roman" w:cs="Times New Roman"/>
          <w:b/>
          <w:bCs/>
          <w:u w:val="single"/>
          <w:lang w:val="en-US"/>
        </w:rPr>
      </w:pPr>
    </w:p>
    <w:p w:rsidR="001D3B2F" w:rsidRPr="00BF5397" w:rsidRDefault="00993231" w:rsidP="001B1CF3">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conceptual data model (CDM) allowed the data to be represented independently of technical choices. The logical data model (LDM/R) will be built from the CDM, taking into account the following elements:</w:t>
      </w:r>
    </w:p>
    <w:p w:rsidR="00993231" w:rsidRPr="00BF5397" w:rsidRDefault="00993231" w:rsidP="001B1CF3">
      <w:pPr>
        <w:pStyle w:val="Paragraphedeliste"/>
        <w:numPr>
          <w:ilvl w:val="0"/>
          <w:numId w:val="103"/>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level and type of automation</w:t>
      </w:r>
    </w:p>
    <w:p w:rsidR="001B1CF3" w:rsidRPr="00BF5397" w:rsidRDefault="001B1CF3" w:rsidP="001B1CF3">
      <w:pPr>
        <w:pStyle w:val="Paragraphedeliste"/>
        <w:numPr>
          <w:ilvl w:val="0"/>
          <w:numId w:val="103"/>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technical orientation and choices regarding the data management system.</w:t>
      </w:r>
    </w:p>
    <w:p w:rsidR="001B1CF3" w:rsidRPr="00BF5397" w:rsidRDefault="001B1CF3" w:rsidP="009C6267">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technical choice we are making in this case with regard to the data management system is an organization based on the relational system.</w:t>
      </w:r>
    </w:p>
    <w:p w:rsidR="001B1CF3" w:rsidRPr="00BF5397" w:rsidRDefault="00AF6858" w:rsidP="001B1CF3">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rules for transitioning from the conceptual data model (CDM) to the logical data model (LDR) are:</w:t>
      </w:r>
    </w:p>
    <w:p w:rsidR="001B1CF3" w:rsidRPr="00BF5397" w:rsidRDefault="00AF6858" w:rsidP="001B1CF3">
      <w:pPr>
        <w:pStyle w:val="Paragraphedeliste"/>
        <w:numPr>
          <w:ilvl w:val="0"/>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Every object becomes a table.</w:t>
      </w:r>
    </w:p>
    <w:p w:rsidR="001B1CF3" w:rsidRPr="00BF5397" w:rsidRDefault="00AF6858" w:rsidP="001B1CF3">
      <w:pPr>
        <w:pStyle w:val="Paragraphedeliste"/>
        <w:numPr>
          <w:ilvl w:val="0"/>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object's identifier becomes the primary key of the table.</w:t>
      </w:r>
    </w:p>
    <w:p w:rsidR="001B1CF3" w:rsidRPr="00BF5397" w:rsidRDefault="00AF6858" w:rsidP="001B1CF3">
      <w:pPr>
        <w:pStyle w:val="Paragraphedeliste"/>
        <w:numPr>
          <w:ilvl w:val="0"/>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object's properties become the table's attributes.</w:t>
      </w:r>
    </w:p>
    <w:p w:rsidR="001B1CF3" w:rsidRPr="00BF5397" w:rsidRDefault="00AF6858" w:rsidP="001B1CF3">
      <w:pPr>
        <w:pStyle w:val="Paragraphedeliste"/>
        <w:numPr>
          <w:ilvl w:val="0"/>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For a father-son relationship (1,1 – 1, n | 1,1 – 0, n | 0,1 – 0, n | 0,1 – 1,1):</w:t>
      </w:r>
    </w:p>
    <w:p w:rsidR="001B1CF3" w:rsidRPr="00BF5397" w:rsidRDefault="00AF6858" w:rsidP="001B1CF3">
      <w:pPr>
        <w:pStyle w:val="Paragraphedeliste"/>
        <w:numPr>
          <w:ilvl w:val="1"/>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child object becomes the child table</w:t>
      </w:r>
    </w:p>
    <w:p w:rsidR="001B1CF3" w:rsidRPr="00BF5397" w:rsidRDefault="00AF6858" w:rsidP="001B1CF3">
      <w:pPr>
        <w:pStyle w:val="Paragraphedeliste"/>
        <w:numPr>
          <w:ilvl w:val="1"/>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parent object becomes the parent table</w:t>
      </w:r>
    </w:p>
    <w:p w:rsidR="005E56F2" w:rsidRPr="00BF5397" w:rsidRDefault="00AF6858" w:rsidP="005E56F2">
      <w:pPr>
        <w:pStyle w:val="Paragraphedeliste"/>
        <w:numPr>
          <w:ilvl w:val="1"/>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identifier of the parent table becomes a foreign key of the child table</w:t>
      </w:r>
    </w:p>
    <w:p w:rsidR="005E56F2" w:rsidRPr="00BF5397" w:rsidRDefault="00AF6858" w:rsidP="005E56F2">
      <w:pPr>
        <w:pStyle w:val="Paragraphedeliste"/>
        <w:numPr>
          <w:ilvl w:val="0"/>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For a many-to-many relationship (0, n - 0, n | 1, n - 1, n):</w:t>
      </w:r>
    </w:p>
    <w:p w:rsidR="005E56F2" w:rsidRDefault="00AF6858" w:rsidP="005E56F2">
      <w:pPr>
        <w:pStyle w:val="Paragraphedeliste"/>
        <w:numPr>
          <w:ilvl w:val="1"/>
          <w:numId w:val="104"/>
        </w:numPr>
        <w:tabs>
          <w:tab w:val="left" w:pos="3200"/>
        </w:tabs>
        <w:spacing w:line="480" w:lineRule="auto"/>
        <w:rPr>
          <w:rFonts w:ascii="Times New Roman" w:hAnsi="Times New Roman" w:cs="Times New Roman"/>
        </w:rPr>
      </w:pPr>
      <w:proofErr w:type="spellStart"/>
      <w:r w:rsidRPr="005E56F2">
        <w:rPr>
          <w:rFonts w:ascii="Times New Roman" w:hAnsi="Times New Roman" w:cs="Times New Roman"/>
        </w:rPr>
        <w:t>Each</w:t>
      </w:r>
      <w:proofErr w:type="spellEnd"/>
      <w:r w:rsidRPr="005E56F2">
        <w:rPr>
          <w:rFonts w:ascii="Times New Roman" w:hAnsi="Times New Roman" w:cs="Times New Roman"/>
        </w:rPr>
        <w:t xml:space="preserve"> </w:t>
      </w:r>
      <w:proofErr w:type="spellStart"/>
      <w:r w:rsidRPr="005E56F2">
        <w:rPr>
          <w:rFonts w:ascii="Times New Roman" w:hAnsi="Times New Roman" w:cs="Times New Roman"/>
        </w:rPr>
        <w:t>relationship</w:t>
      </w:r>
      <w:proofErr w:type="spellEnd"/>
      <w:r w:rsidRPr="005E56F2">
        <w:rPr>
          <w:rFonts w:ascii="Times New Roman" w:hAnsi="Times New Roman" w:cs="Times New Roman"/>
        </w:rPr>
        <w:t xml:space="preserve"> </w:t>
      </w:r>
      <w:proofErr w:type="spellStart"/>
      <w:r w:rsidRPr="005E56F2">
        <w:rPr>
          <w:rFonts w:ascii="Times New Roman" w:hAnsi="Times New Roman" w:cs="Times New Roman"/>
        </w:rPr>
        <w:t>becomes</w:t>
      </w:r>
      <w:proofErr w:type="spellEnd"/>
      <w:r w:rsidRPr="005E56F2">
        <w:rPr>
          <w:rFonts w:ascii="Times New Roman" w:hAnsi="Times New Roman" w:cs="Times New Roman"/>
        </w:rPr>
        <w:t xml:space="preserve"> </w:t>
      </w:r>
      <w:proofErr w:type="spellStart"/>
      <w:r w:rsidRPr="005E56F2">
        <w:rPr>
          <w:rFonts w:ascii="Times New Roman" w:hAnsi="Times New Roman" w:cs="Times New Roman"/>
        </w:rPr>
        <w:t>a</w:t>
      </w:r>
      <w:proofErr w:type="spellEnd"/>
      <w:r w:rsidRPr="005E56F2">
        <w:rPr>
          <w:rFonts w:ascii="Times New Roman" w:hAnsi="Times New Roman" w:cs="Times New Roman"/>
        </w:rPr>
        <w:t xml:space="preserve"> table</w:t>
      </w:r>
    </w:p>
    <w:p w:rsidR="005E56F2" w:rsidRPr="00BF5397" w:rsidRDefault="00AF6858" w:rsidP="005E56F2">
      <w:pPr>
        <w:pStyle w:val="Paragraphedeliste"/>
        <w:numPr>
          <w:ilvl w:val="1"/>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identifiers of relational tables are obtained by concatenating the identifiers of the objects that participated in the relation</w:t>
      </w:r>
    </w:p>
    <w:p w:rsidR="00993231" w:rsidRPr="00BF5397" w:rsidRDefault="00AF6858" w:rsidP="005E56F2">
      <w:pPr>
        <w:pStyle w:val="Paragraphedeliste"/>
        <w:numPr>
          <w:ilvl w:val="1"/>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properties of the relationship become the attributes of the table</w:t>
      </w:r>
    </w:p>
    <w:p w:rsidR="00993231" w:rsidRPr="00BF5397" w:rsidRDefault="00993231" w:rsidP="009C6267">
      <w:pPr>
        <w:tabs>
          <w:tab w:val="left" w:pos="3200"/>
        </w:tabs>
        <w:spacing w:line="480" w:lineRule="auto"/>
        <w:rPr>
          <w:rFonts w:ascii="Times New Roman" w:hAnsi="Times New Roman" w:cs="Times New Roman"/>
          <w:lang w:val="en-US"/>
        </w:rPr>
      </w:pPr>
    </w:p>
    <w:p w:rsidR="00AF6858" w:rsidRPr="00BF5397" w:rsidRDefault="00AF6858" w:rsidP="009C6267">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Our MLDR is therefore presented as follows:</w:t>
      </w:r>
    </w:p>
    <w:p w:rsidR="008E0294" w:rsidRDefault="008E0294" w:rsidP="008E0294">
      <w:pPr>
        <w:tabs>
          <w:tab w:val="left" w:pos="3200"/>
        </w:tabs>
        <w:spacing w:line="480" w:lineRule="auto"/>
        <w:rPr>
          <w:rFonts w:ascii="Times New Roman" w:hAnsi="Times New Roman" w:cs="Times New Roman"/>
        </w:rPr>
      </w:pPr>
      <w:r w:rsidRPr="00BE6B52">
        <w:rPr>
          <w:rFonts w:ascii="Times New Roman" w:hAnsi="Times New Roman" w:cs="Times New Roman"/>
        </w:rPr>
        <w:lastRenderedPageBreak/>
        <w:t>EXERCICE_BUDGETAIRE (</w:t>
      </w:r>
      <w:proofErr w:type="spellStart"/>
      <w:r w:rsidRPr="00BE6B52">
        <w:rPr>
          <w:rFonts w:ascii="Times New Roman" w:hAnsi="Times New Roman" w:cs="Times New Roman"/>
          <w:u w:val="single"/>
        </w:rPr>
        <w:t>id_exercice</w:t>
      </w:r>
      <w:proofErr w:type="spellEnd"/>
      <w:r w:rsidRPr="00BE6B52">
        <w:rPr>
          <w:rFonts w:ascii="Times New Roman" w:hAnsi="Times New Roman" w:cs="Times New Roman"/>
        </w:rPr>
        <w:t xml:space="preserve">, </w:t>
      </w:r>
      <w:proofErr w:type="spellStart"/>
      <w:r w:rsidRPr="00BE6B52">
        <w:rPr>
          <w:rFonts w:ascii="Times New Roman" w:hAnsi="Times New Roman" w:cs="Times New Roman"/>
        </w:rPr>
        <w:t>code_exercice</w:t>
      </w:r>
      <w:proofErr w:type="spellEnd"/>
      <w:r w:rsidRPr="00BE6B52">
        <w:rPr>
          <w:rFonts w:ascii="Times New Roman" w:hAnsi="Times New Roman" w:cs="Times New Roman"/>
        </w:rPr>
        <w:t xml:space="preserve">, </w:t>
      </w:r>
      <w:proofErr w:type="spellStart"/>
      <w:r w:rsidRPr="00BE6B52">
        <w:rPr>
          <w:rFonts w:ascii="Times New Roman" w:hAnsi="Times New Roman" w:cs="Times New Roman"/>
        </w:rPr>
        <w:t>libelle_exercic</w:t>
      </w:r>
      <w:r>
        <w:rPr>
          <w:rFonts w:ascii="Times New Roman" w:hAnsi="Times New Roman" w:cs="Times New Roman"/>
        </w:rPr>
        <w:t>e</w:t>
      </w:r>
      <w:proofErr w:type="spellEnd"/>
      <w:r w:rsidRPr="00BE6B52">
        <w:rPr>
          <w:rFonts w:ascii="Times New Roman" w:hAnsi="Times New Roman" w:cs="Times New Roman"/>
        </w:rPr>
        <w:t>)</w:t>
      </w:r>
    </w:p>
    <w:p w:rsidR="008E0294" w:rsidRPr="009767DF" w:rsidRDefault="008E0294" w:rsidP="008E0294">
      <w:pPr>
        <w:tabs>
          <w:tab w:val="left" w:pos="3200"/>
        </w:tabs>
        <w:spacing w:line="480" w:lineRule="auto"/>
        <w:rPr>
          <w:rFonts w:ascii="Times New Roman" w:hAnsi="Times New Roman" w:cs="Times New Roman"/>
        </w:rPr>
      </w:pPr>
      <w:r w:rsidRPr="00993231">
        <w:rPr>
          <w:rFonts w:ascii="Times New Roman" w:hAnsi="Times New Roman" w:cs="Times New Roman"/>
        </w:rPr>
        <w:t>CADRAGE (</w:t>
      </w:r>
      <w:proofErr w:type="spellStart"/>
      <w:r w:rsidRPr="00E33757">
        <w:rPr>
          <w:rFonts w:ascii="Times New Roman" w:hAnsi="Times New Roman" w:cs="Times New Roman"/>
          <w:u w:val="single"/>
        </w:rPr>
        <w:t>id_cadrage</w:t>
      </w:r>
      <w:proofErr w:type="spellEnd"/>
      <w:r w:rsidRPr="00993231">
        <w:rPr>
          <w:rFonts w:ascii="Times New Roman" w:hAnsi="Times New Roman" w:cs="Times New Roman"/>
        </w:rPr>
        <w:t>,</w:t>
      </w:r>
      <w:r>
        <w:rPr>
          <w:rFonts w:ascii="Times New Roman" w:hAnsi="Times New Roman" w:cs="Times New Roman"/>
        </w:rPr>
        <w:t xml:space="preserve"> </w:t>
      </w:r>
      <w:proofErr w:type="spellStart"/>
      <w:r w:rsidRPr="00993231">
        <w:rPr>
          <w:rFonts w:ascii="Times New Roman" w:hAnsi="Times New Roman" w:cs="Times New Roman"/>
        </w:rPr>
        <w:t>code_cadrage</w:t>
      </w:r>
      <w:proofErr w:type="spellEnd"/>
      <w:r w:rsidRPr="00993231">
        <w:rPr>
          <w:rFonts w:ascii="Times New Roman" w:hAnsi="Times New Roman" w:cs="Times New Roman"/>
        </w:rPr>
        <w:t xml:space="preserve">, </w:t>
      </w:r>
      <w:proofErr w:type="spellStart"/>
      <w:r w:rsidRPr="006F521A">
        <w:rPr>
          <w:rFonts w:ascii="Times New Roman" w:hAnsi="Times New Roman" w:cs="Times New Roman"/>
        </w:rPr>
        <w:t>libelle_cadrage</w:t>
      </w:r>
      <w:proofErr w:type="spellEnd"/>
      <w:r w:rsidRPr="006F521A">
        <w:rPr>
          <w:rFonts w:ascii="Times New Roman" w:hAnsi="Times New Roman" w:cs="Times New Roman"/>
        </w:rPr>
        <w:t>,</w:t>
      </w:r>
      <w:r>
        <w:rPr>
          <w:rFonts w:ascii="Times New Roman" w:hAnsi="Times New Roman" w:cs="Times New Roman"/>
        </w:rPr>
        <w:t xml:space="preserve"> #</w:t>
      </w:r>
      <w:r w:rsidRPr="005E56F2">
        <w:rPr>
          <w:rFonts w:ascii="Times New Roman" w:hAnsi="Times New Roman" w:cs="Times New Roman"/>
        </w:rPr>
        <w:t>id_</w:t>
      </w:r>
      <w:r>
        <w:rPr>
          <w:rFonts w:ascii="Times New Roman" w:hAnsi="Times New Roman" w:cs="Times New Roman"/>
        </w:rPr>
        <w:t>exercice</w:t>
      </w:r>
      <w:r w:rsidRPr="009767DF">
        <w:rPr>
          <w:rFonts w:ascii="Times New Roman" w:hAnsi="Times New Roman" w:cs="Times New Roman"/>
        </w:rPr>
        <w:t>)</w:t>
      </w:r>
      <w:r w:rsidRPr="009767DF">
        <w:rPr>
          <w:rFonts w:ascii="Times New Roman" w:hAnsi="Times New Roman" w:cs="Times New Roman"/>
        </w:rPr>
        <w:tab/>
      </w:r>
    </w:p>
    <w:p w:rsidR="008E0294" w:rsidRPr="009767DF" w:rsidRDefault="008E0294" w:rsidP="008E0294">
      <w:pPr>
        <w:tabs>
          <w:tab w:val="left" w:pos="770"/>
        </w:tabs>
        <w:spacing w:line="480" w:lineRule="auto"/>
        <w:rPr>
          <w:rFonts w:ascii="Times New Roman" w:hAnsi="Times New Roman" w:cs="Times New Roman"/>
        </w:rPr>
      </w:pPr>
    </w:p>
    <w:p w:rsidR="008E0294" w:rsidRDefault="008E0294" w:rsidP="008E0294">
      <w:pPr>
        <w:tabs>
          <w:tab w:val="left" w:pos="770"/>
        </w:tabs>
        <w:spacing w:line="480" w:lineRule="auto"/>
        <w:rPr>
          <w:rFonts w:ascii="Times New Roman" w:hAnsi="Times New Roman" w:cs="Times New Roman"/>
        </w:rPr>
      </w:pPr>
      <w:r w:rsidRPr="005E56F2">
        <w:rPr>
          <w:rFonts w:ascii="Times New Roman" w:hAnsi="Times New Roman" w:cs="Times New Roman"/>
        </w:rPr>
        <w:t>TYPE_RUBRIQUE (</w:t>
      </w:r>
      <w:proofErr w:type="spellStart"/>
      <w:r w:rsidRPr="00E33757">
        <w:rPr>
          <w:rFonts w:ascii="Times New Roman" w:hAnsi="Times New Roman" w:cs="Times New Roman"/>
          <w:u w:val="single"/>
        </w:rPr>
        <w:t>id_type_rubrique</w:t>
      </w:r>
      <w:proofErr w:type="spellEnd"/>
      <w:r w:rsidRPr="00993231">
        <w:rPr>
          <w:rFonts w:ascii="Times New Roman" w:hAnsi="Times New Roman" w:cs="Times New Roman"/>
        </w:rPr>
        <w:t>, libelle)</w:t>
      </w:r>
    </w:p>
    <w:p w:rsidR="008E0294" w:rsidRDefault="008E0294" w:rsidP="008E0294">
      <w:pPr>
        <w:tabs>
          <w:tab w:val="left" w:pos="3200"/>
        </w:tabs>
        <w:spacing w:line="480" w:lineRule="auto"/>
        <w:rPr>
          <w:rFonts w:ascii="Times New Roman" w:hAnsi="Times New Roman" w:cs="Times New Roman"/>
        </w:rPr>
      </w:pPr>
    </w:p>
    <w:p w:rsidR="008E0294" w:rsidRDefault="008E0294" w:rsidP="008E0294">
      <w:pPr>
        <w:tabs>
          <w:tab w:val="left" w:pos="3200"/>
        </w:tabs>
        <w:spacing w:line="480" w:lineRule="auto"/>
        <w:rPr>
          <w:rFonts w:ascii="Times New Roman" w:hAnsi="Times New Roman" w:cs="Times New Roman"/>
        </w:rPr>
      </w:pPr>
      <w:r w:rsidRPr="00AF6858">
        <w:rPr>
          <w:rFonts w:ascii="Times New Roman" w:hAnsi="Times New Roman" w:cs="Times New Roman"/>
        </w:rPr>
        <w:t>REGIE (</w:t>
      </w:r>
      <w:proofErr w:type="spellStart"/>
      <w:r w:rsidRPr="00E33757">
        <w:rPr>
          <w:rFonts w:ascii="Times New Roman" w:hAnsi="Times New Roman" w:cs="Times New Roman"/>
          <w:u w:val="single"/>
        </w:rPr>
        <w:t>id_regie</w:t>
      </w:r>
      <w:proofErr w:type="spellEnd"/>
      <w:r w:rsidRPr="00AF6858">
        <w:rPr>
          <w:rFonts w:ascii="Times New Roman" w:hAnsi="Times New Roman" w:cs="Times New Roman"/>
        </w:rPr>
        <w:t>,</w:t>
      </w:r>
      <w:r>
        <w:rPr>
          <w:rFonts w:ascii="Times New Roman" w:hAnsi="Times New Roman" w:cs="Times New Roman"/>
        </w:rPr>
        <w:t xml:space="preserve"> </w:t>
      </w:r>
      <w:proofErr w:type="spellStart"/>
      <w:r w:rsidRPr="00AF6858">
        <w:rPr>
          <w:rFonts w:ascii="Times New Roman" w:hAnsi="Times New Roman" w:cs="Times New Roman"/>
        </w:rPr>
        <w:t>code_regie</w:t>
      </w:r>
      <w:proofErr w:type="spellEnd"/>
      <w:r w:rsidRPr="00AF6858">
        <w:rPr>
          <w:rFonts w:ascii="Times New Roman" w:hAnsi="Times New Roman" w:cs="Times New Roman"/>
        </w:rPr>
        <w:t>,</w:t>
      </w:r>
      <w:r>
        <w:rPr>
          <w:rFonts w:ascii="Times New Roman" w:hAnsi="Times New Roman" w:cs="Times New Roman"/>
        </w:rPr>
        <w:t xml:space="preserve"> </w:t>
      </w:r>
      <w:proofErr w:type="spellStart"/>
      <w:r w:rsidRPr="00AF6858">
        <w:rPr>
          <w:rFonts w:ascii="Times New Roman" w:hAnsi="Times New Roman" w:cs="Times New Roman"/>
        </w:rPr>
        <w:t>libelle_regie</w:t>
      </w:r>
      <w:proofErr w:type="spellEnd"/>
      <w:r w:rsidRPr="00AF6858">
        <w:rPr>
          <w:rFonts w:ascii="Times New Roman" w:hAnsi="Times New Roman" w:cs="Times New Roman"/>
        </w:rPr>
        <w:t>)</w:t>
      </w:r>
    </w:p>
    <w:p w:rsidR="008E0294" w:rsidRDefault="008E0294" w:rsidP="008E0294">
      <w:pPr>
        <w:tabs>
          <w:tab w:val="left" w:pos="3200"/>
        </w:tabs>
        <w:spacing w:line="480" w:lineRule="auto"/>
        <w:rPr>
          <w:rFonts w:ascii="Times New Roman" w:hAnsi="Times New Roman" w:cs="Times New Roman"/>
        </w:rPr>
      </w:pPr>
    </w:p>
    <w:p w:rsidR="008E0294" w:rsidRDefault="008E0294" w:rsidP="008E0294">
      <w:pPr>
        <w:tabs>
          <w:tab w:val="left" w:pos="3200"/>
        </w:tabs>
        <w:spacing w:line="480" w:lineRule="auto"/>
        <w:rPr>
          <w:rFonts w:ascii="Times New Roman" w:hAnsi="Times New Roman" w:cs="Times New Roman"/>
        </w:rPr>
      </w:pPr>
      <w:r w:rsidRPr="00AF6858">
        <w:rPr>
          <w:rFonts w:ascii="Times New Roman" w:hAnsi="Times New Roman" w:cs="Times New Roman"/>
        </w:rPr>
        <w:t>RUBRIQUE (</w:t>
      </w:r>
      <w:proofErr w:type="spellStart"/>
      <w:r w:rsidRPr="00E33757">
        <w:rPr>
          <w:rFonts w:ascii="Times New Roman" w:hAnsi="Times New Roman" w:cs="Times New Roman"/>
          <w:u w:val="single"/>
        </w:rPr>
        <w:t>id_rubrique</w:t>
      </w:r>
      <w:proofErr w:type="spellEnd"/>
      <w:r w:rsidRPr="00AF6858">
        <w:rPr>
          <w:rFonts w:ascii="Times New Roman" w:hAnsi="Times New Roman" w:cs="Times New Roman"/>
        </w:rPr>
        <w:t>,</w:t>
      </w:r>
      <w:r>
        <w:rPr>
          <w:rFonts w:ascii="Times New Roman" w:hAnsi="Times New Roman" w:cs="Times New Roman"/>
        </w:rPr>
        <w:t xml:space="preserve"> </w:t>
      </w:r>
      <w:proofErr w:type="spellStart"/>
      <w:r w:rsidRPr="00AF6858">
        <w:rPr>
          <w:rFonts w:ascii="Times New Roman" w:hAnsi="Times New Roman" w:cs="Times New Roman"/>
        </w:rPr>
        <w:t>code_rubrique</w:t>
      </w:r>
      <w:proofErr w:type="spellEnd"/>
      <w:r w:rsidRPr="00AF6858">
        <w:rPr>
          <w:rFonts w:ascii="Times New Roman" w:hAnsi="Times New Roman" w:cs="Times New Roman"/>
        </w:rPr>
        <w:t>,</w:t>
      </w:r>
      <w:r>
        <w:rPr>
          <w:rFonts w:ascii="Times New Roman" w:hAnsi="Times New Roman" w:cs="Times New Roman"/>
        </w:rPr>
        <w:t xml:space="preserve"> </w:t>
      </w:r>
      <w:proofErr w:type="spellStart"/>
      <w:r w:rsidRPr="00AF6858">
        <w:rPr>
          <w:rFonts w:ascii="Times New Roman" w:hAnsi="Times New Roman" w:cs="Times New Roman"/>
        </w:rPr>
        <w:t>libelle_rubrique</w:t>
      </w:r>
      <w:proofErr w:type="spellEnd"/>
      <w:r w:rsidRPr="00AF6858">
        <w:rPr>
          <w:rFonts w:ascii="Times New Roman" w:hAnsi="Times New Roman" w:cs="Times New Roman"/>
        </w:rPr>
        <w:t>, parent</w:t>
      </w:r>
      <w:r>
        <w:rPr>
          <w:rFonts w:ascii="Times New Roman" w:hAnsi="Times New Roman" w:cs="Times New Roman"/>
        </w:rPr>
        <w:t>, #</w:t>
      </w:r>
      <w:r w:rsidRPr="00AF6858">
        <w:rPr>
          <w:rFonts w:ascii="Times New Roman" w:hAnsi="Times New Roman" w:cs="Times New Roman"/>
        </w:rPr>
        <w:t>id_</w:t>
      </w:r>
      <w:proofErr w:type="gramStart"/>
      <w:r w:rsidRPr="00AF6858">
        <w:rPr>
          <w:rFonts w:ascii="Times New Roman" w:hAnsi="Times New Roman" w:cs="Times New Roman"/>
        </w:rPr>
        <w:t>cadrage</w:t>
      </w:r>
      <w:r>
        <w:rPr>
          <w:rFonts w:ascii="Times New Roman" w:hAnsi="Times New Roman" w:cs="Times New Roman"/>
        </w:rPr>
        <w:t> ,</w:t>
      </w:r>
      <w:proofErr w:type="gramEnd"/>
      <w:r>
        <w:rPr>
          <w:rFonts w:ascii="Times New Roman" w:hAnsi="Times New Roman" w:cs="Times New Roman"/>
        </w:rPr>
        <w:t xml:space="preserve"> #</w:t>
      </w:r>
      <w:r w:rsidRPr="00AF6858">
        <w:rPr>
          <w:rFonts w:ascii="Times New Roman" w:hAnsi="Times New Roman" w:cs="Times New Roman"/>
        </w:rPr>
        <w:t>id_type_rubrique</w:t>
      </w:r>
      <w:r>
        <w:rPr>
          <w:rFonts w:ascii="Times New Roman" w:hAnsi="Times New Roman" w:cs="Times New Roman"/>
        </w:rPr>
        <w:t>, #</w:t>
      </w:r>
      <w:r w:rsidRPr="00AF6858">
        <w:rPr>
          <w:rFonts w:ascii="Times New Roman" w:hAnsi="Times New Roman" w:cs="Times New Roman"/>
        </w:rPr>
        <w:t>id_regie)</w:t>
      </w:r>
    </w:p>
    <w:p w:rsidR="008E0294" w:rsidRDefault="008E0294" w:rsidP="008E0294">
      <w:pPr>
        <w:tabs>
          <w:tab w:val="left" w:pos="3200"/>
        </w:tabs>
        <w:spacing w:line="480" w:lineRule="auto"/>
        <w:rPr>
          <w:rFonts w:ascii="Times New Roman" w:hAnsi="Times New Roman" w:cs="Times New Roman"/>
        </w:rPr>
      </w:pPr>
    </w:p>
    <w:p w:rsidR="008E0294" w:rsidRDefault="008E0294" w:rsidP="008E0294">
      <w:pPr>
        <w:tabs>
          <w:tab w:val="left" w:pos="3200"/>
        </w:tabs>
        <w:spacing w:line="480" w:lineRule="auto"/>
        <w:rPr>
          <w:rFonts w:ascii="Times New Roman" w:hAnsi="Times New Roman" w:cs="Times New Roman"/>
        </w:rPr>
      </w:pPr>
      <w:r w:rsidRPr="00AF6858">
        <w:rPr>
          <w:rFonts w:ascii="Times New Roman" w:hAnsi="Times New Roman" w:cs="Times New Roman"/>
        </w:rPr>
        <w:t>FACTEUR (</w:t>
      </w:r>
      <w:proofErr w:type="spellStart"/>
      <w:r w:rsidRPr="00E33757">
        <w:rPr>
          <w:rFonts w:ascii="Times New Roman" w:hAnsi="Times New Roman" w:cs="Times New Roman"/>
          <w:u w:val="single"/>
        </w:rPr>
        <w:t>id_facteur</w:t>
      </w:r>
      <w:proofErr w:type="spellEnd"/>
      <w:r w:rsidRPr="00AF6858">
        <w:rPr>
          <w:rFonts w:ascii="Times New Roman" w:hAnsi="Times New Roman" w:cs="Times New Roman"/>
        </w:rPr>
        <w:t>,</w:t>
      </w:r>
      <w:r>
        <w:rPr>
          <w:rFonts w:ascii="Times New Roman" w:hAnsi="Times New Roman" w:cs="Times New Roman"/>
        </w:rPr>
        <w:t xml:space="preserve"> </w:t>
      </w:r>
      <w:proofErr w:type="spellStart"/>
      <w:r w:rsidRPr="00AF6858">
        <w:rPr>
          <w:rFonts w:ascii="Times New Roman" w:hAnsi="Times New Roman" w:cs="Times New Roman"/>
        </w:rPr>
        <w:t>code_facteur</w:t>
      </w:r>
      <w:proofErr w:type="spellEnd"/>
      <w:r w:rsidRPr="00AF6858">
        <w:rPr>
          <w:rFonts w:ascii="Times New Roman" w:hAnsi="Times New Roman" w:cs="Times New Roman"/>
        </w:rPr>
        <w:t>,</w:t>
      </w:r>
      <w:r>
        <w:rPr>
          <w:rFonts w:ascii="Times New Roman" w:hAnsi="Times New Roman" w:cs="Times New Roman"/>
        </w:rPr>
        <w:t xml:space="preserve"> </w:t>
      </w:r>
      <w:proofErr w:type="spellStart"/>
      <w:r w:rsidRPr="00AF6858">
        <w:rPr>
          <w:rFonts w:ascii="Times New Roman" w:hAnsi="Times New Roman" w:cs="Times New Roman"/>
        </w:rPr>
        <w:t>libelle_facteur</w:t>
      </w:r>
      <w:proofErr w:type="spellEnd"/>
      <w:r w:rsidRPr="00AF6858">
        <w:rPr>
          <w:rFonts w:ascii="Times New Roman" w:hAnsi="Times New Roman" w:cs="Times New Roman"/>
        </w:rPr>
        <w:t xml:space="preserve">, </w:t>
      </w:r>
      <w:proofErr w:type="spellStart"/>
      <w:r w:rsidRPr="00AF6858">
        <w:rPr>
          <w:rFonts w:ascii="Times New Roman" w:hAnsi="Times New Roman" w:cs="Times New Roman"/>
        </w:rPr>
        <w:t>unite_de_mesure</w:t>
      </w:r>
      <w:proofErr w:type="spellEnd"/>
      <w:r w:rsidRPr="00AF6858">
        <w:rPr>
          <w:rFonts w:ascii="Times New Roman" w:hAnsi="Times New Roman" w:cs="Times New Roman"/>
        </w:rPr>
        <w:t>)</w:t>
      </w:r>
    </w:p>
    <w:p w:rsidR="008E0294" w:rsidRDefault="008E0294" w:rsidP="008E0294">
      <w:pPr>
        <w:tabs>
          <w:tab w:val="left" w:pos="3200"/>
        </w:tabs>
        <w:spacing w:line="480" w:lineRule="auto"/>
        <w:rPr>
          <w:rFonts w:ascii="Times New Roman" w:hAnsi="Times New Roman" w:cs="Times New Roman"/>
        </w:rPr>
      </w:pPr>
    </w:p>
    <w:p w:rsidR="008E0294" w:rsidRDefault="008E0294" w:rsidP="008E0294">
      <w:pPr>
        <w:tabs>
          <w:tab w:val="left" w:pos="3200"/>
        </w:tabs>
        <w:spacing w:line="480" w:lineRule="auto"/>
        <w:rPr>
          <w:rFonts w:ascii="Times New Roman" w:hAnsi="Times New Roman" w:cs="Times New Roman"/>
        </w:rPr>
      </w:pPr>
      <w:r>
        <w:rPr>
          <w:rFonts w:ascii="Times New Roman" w:hAnsi="Times New Roman" w:cs="Times New Roman"/>
        </w:rPr>
        <w:t>HYPOTHESE (</w:t>
      </w:r>
      <w:proofErr w:type="spellStart"/>
      <w:r w:rsidRPr="00BE6B52">
        <w:rPr>
          <w:rFonts w:ascii="Times New Roman" w:hAnsi="Times New Roman" w:cs="Times New Roman"/>
          <w:u w:val="single"/>
        </w:rPr>
        <w:t>id</w:t>
      </w:r>
      <w:r>
        <w:rPr>
          <w:rFonts w:ascii="Times New Roman" w:hAnsi="Times New Roman" w:cs="Times New Roman"/>
          <w:u w:val="single"/>
        </w:rPr>
        <w:t>_hypothese</w:t>
      </w:r>
      <w:proofErr w:type="spellEnd"/>
      <w:r>
        <w:rPr>
          <w:rFonts w:ascii="Times New Roman" w:hAnsi="Times New Roman" w:cs="Times New Roman"/>
          <w:u w:val="single"/>
        </w:rPr>
        <w:t xml:space="preserve">, </w:t>
      </w:r>
      <w:proofErr w:type="spellStart"/>
      <w:r w:rsidRPr="00BE6B52">
        <w:rPr>
          <w:rFonts w:ascii="Times New Roman" w:hAnsi="Times New Roman" w:cs="Times New Roman"/>
        </w:rPr>
        <w:t>valeur_projetee</w:t>
      </w:r>
      <w:proofErr w:type="spellEnd"/>
      <w:r>
        <w:rPr>
          <w:rFonts w:ascii="Times New Roman" w:hAnsi="Times New Roman" w:cs="Times New Roman"/>
          <w:u w:val="single"/>
        </w:rPr>
        <w:t xml:space="preserve">, </w:t>
      </w:r>
      <w:proofErr w:type="spellStart"/>
      <w:r w:rsidRPr="00BE6B52">
        <w:rPr>
          <w:rFonts w:ascii="Times New Roman" w:hAnsi="Times New Roman" w:cs="Times New Roman"/>
        </w:rPr>
        <w:t>valeur_projetee_saisie</w:t>
      </w:r>
      <w:proofErr w:type="spellEnd"/>
      <w:r>
        <w:rPr>
          <w:rFonts w:ascii="Times New Roman" w:hAnsi="Times New Roman" w:cs="Times New Roman"/>
          <w:u w:val="single"/>
        </w:rPr>
        <w:t xml:space="preserve">, </w:t>
      </w:r>
      <w:proofErr w:type="spellStart"/>
      <w:r w:rsidRPr="00BE6B52">
        <w:rPr>
          <w:rFonts w:ascii="Times New Roman" w:hAnsi="Times New Roman" w:cs="Times New Roman"/>
        </w:rPr>
        <w:t>valeur_realisee</w:t>
      </w:r>
      <w:proofErr w:type="spellEnd"/>
      <w:r>
        <w:rPr>
          <w:rFonts w:ascii="Times New Roman" w:hAnsi="Times New Roman" w:cs="Times New Roman"/>
          <w:u w:val="single"/>
        </w:rPr>
        <w:t xml:space="preserve">, </w:t>
      </w:r>
      <w:proofErr w:type="spellStart"/>
      <w:r w:rsidRPr="00BE6B52">
        <w:rPr>
          <w:rFonts w:ascii="Times New Roman" w:hAnsi="Times New Roman" w:cs="Times New Roman"/>
        </w:rPr>
        <w:t>ecart</w:t>
      </w:r>
      <w:proofErr w:type="spellEnd"/>
      <w:r>
        <w:rPr>
          <w:rFonts w:ascii="Times New Roman" w:hAnsi="Times New Roman" w:cs="Times New Roman"/>
          <w:u w:val="single"/>
        </w:rPr>
        <w:t xml:space="preserve">, </w:t>
      </w:r>
      <w:proofErr w:type="spellStart"/>
      <w:r w:rsidRPr="00BE6B52">
        <w:rPr>
          <w:rFonts w:ascii="Times New Roman" w:hAnsi="Times New Roman" w:cs="Times New Roman"/>
        </w:rPr>
        <w:t>index_annee</w:t>
      </w:r>
      <w:proofErr w:type="spellEnd"/>
      <w:r>
        <w:rPr>
          <w:rFonts w:ascii="Times New Roman" w:hAnsi="Times New Roman" w:cs="Times New Roman"/>
          <w:u w:val="single"/>
        </w:rPr>
        <w:t xml:space="preserve">, </w:t>
      </w:r>
      <w:r w:rsidRPr="00BE6B52">
        <w:rPr>
          <w:rFonts w:ascii="Times New Roman" w:hAnsi="Times New Roman" w:cs="Times New Roman"/>
        </w:rPr>
        <w:t>statut</w:t>
      </w:r>
      <w:r>
        <w:rPr>
          <w:rFonts w:ascii="Times New Roman" w:hAnsi="Times New Roman" w:cs="Times New Roman"/>
        </w:rPr>
        <w:t>)</w:t>
      </w:r>
    </w:p>
    <w:p w:rsidR="008E0294" w:rsidRDefault="008E0294" w:rsidP="008E0294">
      <w:pPr>
        <w:tabs>
          <w:tab w:val="left" w:pos="3200"/>
        </w:tabs>
        <w:spacing w:line="480" w:lineRule="auto"/>
        <w:rPr>
          <w:rFonts w:ascii="Times New Roman" w:hAnsi="Times New Roman" w:cs="Times New Roman"/>
        </w:rPr>
      </w:pPr>
      <w:r>
        <w:rPr>
          <w:rFonts w:ascii="Times New Roman" w:hAnsi="Times New Roman" w:cs="Times New Roman"/>
        </w:rPr>
        <w:t>INFLUENCER (</w:t>
      </w:r>
      <w:proofErr w:type="spellStart"/>
      <w:r w:rsidRPr="00BE6B52">
        <w:rPr>
          <w:rFonts w:ascii="Times New Roman" w:hAnsi="Times New Roman" w:cs="Times New Roman"/>
        </w:rPr>
        <w:t>index_annee</w:t>
      </w:r>
      <w:proofErr w:type="spellEnd"/>
      <w:r>
        <w:rPr>
          <w:rFonts w:ascii="Times New Roman" w:hAnsi="Times New Roman" w:cs="Times New Roman"/>
        </w:rPr>
        <w:t xml:space="preserve">, </w:t>
      </w:r>
      <w:proofErr w:type="spellStart"/>
      <w:r w:rsidRPr="00BE6B52">
        <w:rPr>
          <w:rFonts w:ascii="Times New Roman" w:hAnsi="Times New Roman" w:cs="Times New Roman"/>
        </w:rPr>
        <w:t>valeur_facteur_projetee</w:t>
      </w:r>
      <w:proofErr w:type="spellEnd"/>
      <w:r>
        <w:rPr>
          <w:rFonts w:ascii="Times New Roman" w:hAnsi="Times New Roman" w:cs="Times New Roman"/>
        </w:rPr>
        <w:t xml:space="preserve">, </w:t>
      </w:r>
      <w:proofErr w:type="spellStart"/>
      <w:r w:rsidRPr="00BE6B52">
        <w:rPr>
          <w:rFonts w:ascii="Times New Roman" w:hAnsi="Times New Roman" w:cs="Times New Roman"/>
        </w:rPr>
        <w:t>valeur_facteur_realisee</w:t>
      </w:r>
      <w:proofErr w:type="spellEnd"/>
      <w:r>
        <w:rPr>
          <w:rFonts w:ascii="Times New Roman" w:hAnsi="Times New Roman" w:cs="Times New Roman"/>
        </w:rPr>
        <w:t xml:space="preserve">, </w:t>
      </w:r>
      <w:proofErr w:type="spellStart"/>
      <w:r w:rsidRPr="00BE6B52">
        <w:rPr>
          <w:rFonts w:ascii="Times New Roman" w:hAnsi="Times New Roman" w:cs="Times New Roman"/>
        </w:rPr>
        <w:t>ecart</w:t>
      </w:r>
      <w:proofErr w:type="spellEnd"/>
      <w:r>
        <w:rPr>
          <w:rFonts w:ascii="Times New Roman" w:hAnsi="Times New Roman" w:cs="Times New Roman"/>
        </w:rPr>
        <w:t>)</w:t>
      </w:r>
    </w:p>
    <w:p w:rsidR="004245C0" w:rsidRDefault="004245C0">
      <w:pPr>
        <w:spacing w:after="160" w:line="259" w:lineRule="auto"/>
        <w:ind w:left="0" w:firstLine="0"/>
        <w:jc w:val="left"/>
        <w:rPr>
          <w:rFonts w:ascii="Times New Roman" w:hAnsi="Times New Roman" w:cs="Times New Roman"/>
        </w:rPr>
      </w:pPr>
      <w:r>
        <w:rPr>
          <w:rFonts w:ascii="Times New Roman" w:hAnsi="Times New Roman" w:cs="Times New Roman"/>
        </w:rPr>
        <w:br w:type="page"/>
      </w:r>
    </w:p>
    <w:p w:rsidR="00D32128" w:rsidRPr="008E0294" w:rsidRDefault="00D32128" w:rsidP="007B3B68">
      <w:pPr>
        <w:tabs>
          <w:tab w:val="left" w:pos="3200"/>
        </w:tabs>
        <w:spacing w:line="480" w:lineRule="auto"/>
        <w:rPr>
          <w:rFonts w:ascii="Times New Roman" w:hAnsi="Times New Roman" w:cs="Times New Roman"/>
        </w:rPr>
      </w:pPr>
    </w:p>
    <w:p w:rsidR="00D32128" w:rsidRPr="00D32128" w:rsidRDefault="004465EC" w:rsidP="00C90488">
      <w:pPr>
        <w:tabs>
          <w:tab w:val="left" w:pos="3200"/>
        </w:tabs>
        <w:spacing w:line="480" w:lineRule="auto"/>
        <w:ind w:left="11" w:hanging="11"/>
        <w:outlineLvl w:val="1"/>
        <w:rPr>
          <w:rFonts w:ascii="Times New Roman" w:hAnsi="Times New Roman" w:cs="Times New Roman"/>
          <w:b/>
          <w:bCs/>
          <w:u w:val="single"/>
        </w:rPr>
      </w:pPr>
      <w:bookmarkStart w:id="50" w:name="_Toc219217028"/>
      <w:r w:rsidRPr="00D32128">
        <w:rPr>
          <w:rFonts w:ascii="Times New Roman" w:hAnsi="Times New Roman" w:cs="Times New Roman"/>
          <w:b/>
          <w:bCs/>
          <w:u w:val="single"/>
        </w:rPr>
        <w:t>Physical Data Model (PDM)</w:t>
      </w:r>
      <w:bookmarkEnd w:id="50"/>
    </w:p>
    <w:p w:rsidR="00D32128" w:rsidRDefault="00D32128" w:rsidP="007B3B68">
      <w:pPr>
        <w:tabs>
          <w:tab w:val="left" w:pos="3200"/>
        </w:tabs>
        <w:spacing w:line="480" w:lineRule="auto"/>
        <w:rPr>
          <w:rFonts w:ascii="Times New Roman" w:hAnsi="Times New Roman" w:cs="Times New Roman"/>
        </w:rPr>
      </w:pPr>
    </w:p>
    <w:tbl>
      <w:tblPr>
        <w:tblW w:w="9219" w:type="dxa"/>
        <w:tblCellMar>
          <w:left w:w="70" w:type="dxa"/>
          <w:right w:w="70" w:type="dxa"/>
        </w:tblCellMar>
        <w:tblLook w:val="04A0" w:firstRow="1" w:lastRow="0" w:firstColumn="1" w:lastColumn="0" w:noHBand="0" w:noVBand="1"/>
      </w:tblPr>
      <w:tblGrid>
        <w:gridCol w:w="3261"/>
        <w:gridCol w:w="2646"/>
        <w:gridCol w:w="1816"/>
        <w:gridCol w:w="1496"/>
      </w:tblGrid>
      <w:tr w:rsidR="00D32128" w:rsidRPr="00D32128" w:rsidTr="0029420B">
        <w:trPr>
          <w:trHeight w:val="413"/>
        </w:trPr>
        <w:tc>
          <w:tcPr>
            <w:tcW w:w="5907" w:type="dxa"/>
            <w:gridSpan w:val="2"/>
            <w:tcBorders>
              <w:top w:val="single" w:sz="4" w:space="0" w:color="auto"/>
              <w:left w:val="single" w:sz="4" w:space="0" w:color="auto"/>
              <w:bottom w:val="nil"/>
              <w:right w:val="nil"/>
            </w:tcBorders>
            <w:noWrap/>
            <w:vAlign w:val="center"/>
            <w:hideMark/>
          </w:tcPr>
          <w:p w:rsidR="00D32128" w:rsidRPr="00D32128" w:rsidRDefault="00D32128" w:rsidP="00D32128">
            <w:pPr>
              <w:spacing w:after="0" w:line="240" w:lineRule="auto"/>
              <w:ind w:left="0" w:firstLine="0"/>
              <w:jc w:val="left"/>
              <w:rPr>
                <w:rFonts w:ascii="Calibri" w:eastAsia="Times New Roman" w:hAnsi="Calibri" w:cs="Calibri"/>
                <w:b/>
                <w:bCs/>
                <w:kern w:val="0"/>
                <w:sz w:val="32"/>
                <w:szCs w:val="32"/>
                <w14:ligatures w14:val="none"/>
              </w:rPr>
            </w:pPr>
            <w:r w:rsidRPr="00D32128">
              <w:rPr>
                <w:rFonts w:ascii="Calibri" w:eastAsia="Times New Roman" w:hAnsi="Calibri" w:cs="Calibri"/>
                <w:b/>
                <w:bCs/>
                <w:kern w:val="0"/>
                <w:sz w:val="32"/>
                <w:szCs w:val="32"/>
                <w14:ligatures w14:val="none"/>
              </w:rPr>
              <w:t>Table name: SECTION</w:t>
            </w:r>
          </w:p>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p>
        </w:tc>
        <w:tc>
          <w:tcPr>
            <w:tcW w:w="1816" w:type="dxa"/>
            <w:tcBorders>
              <w:top w:val="single" w:sz="4" w:space="0" w:color="auto"/>
              <w:left w:val="nil"/>
              <w:bottom w:val="nil"/>
              <w:right w:val="nil"/>
            </w:tcBorders>
            <w:noWrap/>
            <w:vAlign w:val="center"/>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Size :</w:t>
            </w:r>
          </w:p>
        </w:tc>
        <w:tc>
          <w:tcPr>
            <w:tcW w:w="1496" w:type="dxa"/>
            <w:tcBorders>
              <w:top w:val="single" w:sz="4" w:space="0" w:color="auto"/>
              <w:left w:val="nil"/>
              <w:bottom w:val="nil"/>
              <w:right w:val="single" w:sz="4" w:space="0" w:color="auto"/>
            </w:tcBorders>
            <w:noWrap/>
            <w:vAlign w:val="center"/>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445</w:t>
            </w:r>
          </w:p>
        </w:tc>
      </w:tr>
      <w:tr w:rsidR="00411B73" w:rsidRPr="00D32128" w:rsidTr="00D00EB1">
        <w:trPr>
          <w:trHeight w:val="330"/>
        </w:trPr>
        <w:tc>
          <w:tcPr>
            <w:tcW w:w="3261" w:type="dxa"/>
            <w:tcBorders>
              <w:top w:val="nil"/>
              <w:left w:val="single" w:sz="4" w:space="0" w:color="auto"/>
              <w:bottom w:val="nil"/>
              <w:right w:val="nil"/>
            </w:tcBorders>
            <w:noWrap/>
            <w:vAlign w:val="bottom"/>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p>
        </w:tc>
        <w:tc>
          <w:tcPr>
            <w:tcW w:w="2646" w:type="dxa"/>
            <w:tcBorders>
              <w:top w:val="nil"/>
              <w:left w:val="nil"/>
              <w:bottom w:val="nil"/>
              <w:right w:val="nil"/>
            </w:tcBorders>
            <w:noWrap/>
            <w:vAlign w:val="bottom"/>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p>
        </w:tc>
        <w:tc>
          <w:tcPr>
            <w:tcW w:w="1816" w:type="dxa"/>
            <w:tcBorders>
              <w:top w:val="nil"/>
              <w:left w:val="nil"/>
              <w:bottom w:val="nil"/>
              <w:right w:val="nil"/>
            </w:tcBorders>
            <w:noWrap/>
            <w:vAlign w:val="center"/>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Number of records:</w:t>
            </w:r>
          </w:p>
        </w:tc>
        <w:tc>
          <w:tcPr>
            <w:tcW w:w="1496" w:type="dxa"/>
            <w:tcBorders>
              <w:top w:val="nil"/>
              <w:left w:val="nil"/>
              <w:bottom w:val="nil"/>
              <w:right w:val="single" w:sz="4" w:space="0" w:color="auto"/>
            </w:tcBorders>
            <w:noWrap/>
            <w:vAlign w:val="center"/>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1,000,000</w:t>
            </w:r>
          </w:p>
        </w:tc>
      </w:tr>
      <w:tr w:rsidR="00D32128" w:rsidRPr="00D32128" w:rsidTr="00D00EB1">
        <w:trPr>
          <w:trHeight w:val="330"/>
        </w:trPr>
        <w:tc>
          <w:tcPr>
            <w:tcW w:w="3261" w:type="dxa"/>
            <w:tcBorders>
              <w:top w:val="nil"/>
              <w:left w:val="single" w:sz="4" w:space="0" w:color="auto"/>
              <w:bottom w:val="single" w:sz="4" w:space="0" w:color="auto"/>
              <w:right w:val="nil"/>
            </w:tcBorders>
            <w:noWrap/>
            <w:vAlign w:val="bottom"/>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proofErr w:type="spellStart"/>
            <w:r w:rsidRPr="00D32128">
              <w:rPr>
                <w:rFonts w:ascii="Calibri" w:eastAsia="Times New Roman" w:hAnsi="Calibri" w:cs="Calibri"/>
                <w:b/>
                <w:bCs/>
                <w:kern w:val="0"/>
                <w:sz w:val="22"/>
                <w:szCs w:val="22"/>
                <w14:ligatures w14:val="none"/>
              </w:rPr>
              <w:t>Primary</w:t>
            </w:r>
            <w:proofErr w:type="spellEnd"/>
            <w:r w:rsidRPr="00D32128">
              <w:rPr>
                <w:rFonts w:ascii="Calibri" w:eastAsia="Times New Roman" w:hAnsi="Calibri" w:cs="Calibri"/>
                <w:b/>
                <w:bCs/>
                <w:kern w:val="0"/>
                <w:sz w:val="22"/>
                <w:szCs w:val="22"/>
                <w14:ligatures w14:val="none"/>
              </w:rPr>
              <w:t xml:space="preserve"> key: </w:t>
            </w:r>
            <w:proofErr w:type="spellStart"/>
            <w:r w:rsidRPr="00D32128">
              <w:rPr>
                <w:rFonts w:ascii="Calibri" w:eastAsia="Times New Roman" w:hAnsi="Calibri" w:cs="Calibri"/>
                <w:b/>
                <w:bCs/>
                <w:kern w:val="0"/>
                <w:sz w:val="22"/>
                <w:szCs w:val="22"/>
                <w14:ligatures w14:val="none"/>
              </w:rPr>
              <w:t>id_rubrique</w:t>
            </w:r>
            <w:proofErr w:type="spellEnd"/>
            <w:r w:rsidRPr="00D32128">
              <w:rPr>
                <w:rFonts w:ascii="Calibri" w:eastAsia="Times New Roman" w:hAnsi="Calibri" w:cs="Calibri"/>
                <w:b/>
                <w:bCs/>
                <w:kern w:val="0"/>
                <w:sz w:val="22"/>
                <w:szCs w:val="22"/>
                <w14:ligatures w14:val="none"/>
              </w:rPr>
              <w:t>       </w:t>
            </w:r>
          </w:p>
        </w:tc>
        <w:tc>
          <w:tcPr>
            <w:tcW w:w="2646" w:type="dxa"/>
            <w:tcBorders>
              <w:top w:val="nil"/>
              <w:left w:val="nil"/>
              <w:bottom w:val="single" w:sz="4" w:space="0" w:color="auto"/>
              <w:right w:val="nil"/>
            </w:tcBorders>
            <w:noWrap/>
            <w:vAlign w:val="bottom"/>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p>
        </w:tc>
        <w:tc>
          <w:tcPr>
            <w:tcW w:w="1816" w:type="dxa"/>
            <w:tcBorders>
              <w:top w:val="nil"/>
              <w:left w:val="nil"/>
              <w:bottom w:val="single" w:sz="4" w:space="0" w:color="auto"/>
              <w:right w:val="nil"/>
            </w:tcBorders>
            <w:noWrap/>
            <w:vAlign w:val="center"/>
            <w:hideMark/>
          </w:tcPr>
          <w:p w:rsidR="00D32128" w:rsidRPr="00D32128" w:rsidRDefault="00C77CBE" w:rsidP="00D32128">
            <w:pPr>
              <w:spacing w:after="0" w:line="240" w:lineRule="auto"/>
              <w:ind w:left="0" w:firstLine="0"/>
              <w:jc w:val="left"/>
              <w:rPr>
                <w:rFonts w:ascii="Calibri" w:eastAsia="Times New Roman" w:hAnsi="Calibri" w:cs="Calibri"/>
                <w:b/>
                <w:bCs/>
                <w:kern w:val="0"/>
                <w:sz w:val="22"/>
                <w:szCs w:val="22"/>
                <w14:ligatures w14:val="none"/>
              </w:rPr>
            </w:pPr>
            <w:proofErr w:type="gramStart"/>
            <w:r w:rsidRPr="00D32128">
              <w:rPr>
                <w:rFonts w:ascii="Calibri" w:eastAsia="Times New Roman" w:hAnsi="Calibri" w:cs="Calibri"/>
                <w:b/>
                <w:bCs/>
                <w:kern w:val="0"/>
                <w:sz w:val="22"/>
                <w:szCs w:val="22"/>
                <w14:ligatures w14:val="none"/>
              </w:rPr>
              <w:t>volume</w:t>
            </w:r>
            <w:proofErr w:type="gramEnd"/>
            <w:r w:rsidRPr="00D32128">
              <w:rPr>
                <w:rFonts w:ascii="Calibri" w:eastAsia="Times New Roman" w:hAnsi="Calibri" w:cs="Calibri"/>
                <w:b/>
                <w:bCs/>
                <w:kern w:val="0"/>
                <w:sz w:val="22"/>
                <w:szCs w:val="22"/>
                <w14:ligatures w14:val="none"/>
              </w:rPr>
              <w:t xml:space="preserve"> :</w:t>
            </w:r>
          </w:p>
        </w:tc>
        <w:tc>
          <w:tcPr>
            <w:tcW w:w="1496" w:type="dxa"/>
            <w:tcBorders>
              <w:top w:val="nil"/>
              <w:left w:val="nil"/>
              <w:bottom w:val="single" w:sz="4" w:space="0" w:color="auto"/>
              <w:right w:val="single" w:sz="4" w:space="0" w:color="auto"/>
            </w:tcBorders>
            <w:noWrap/>
            <w:vAlign w:val="center"/>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424.38 MB</w:t>
            </w:r>
          </w:p>
        </w:tc>
      </w:tr>
      <w:tr w:rsidR="00411B73" w:rsidRPr="00D32128" w:rsidTr="00D00EB1">
        <w:trPr>
          <w:trHeight w:val="330"/>
        </w:trPr>
        <w:tc>
          <w:tcPr>
            <w:tcW w:w="3261" w:type="dxa"/>
            <w:tcBorders>
              <w:top w:val="single" w:sz="4" w:space="0" w:color="auto"/>
              <w:left w:val="single" w:sz="4" w:space="0" w:color="auto"/>
              <w:bottom w:val="single" w:sz="4" w:space="0" w:color="auto"/>
              <w:right w:val="single" w:sz="4" w:space="0" w:color="auto"/>
            </w:tcBorders>
            <w:noWrap/>
            <w:vAlign w:val="bottom"/>
            <w:hideMark/>
          </w:tcPr>
          <w:p w:rsidR="00D32128" w:rsidRPr="00D32128" w:rsidRDefault="00D32128" w:rsidP="00D3212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Code</w:t>
            </w:r>
          </w:p>
        </w:tc>
        <w:tc>
          <w:tcPr>
            <w:tcW w:w="2646" w:type="dxa"/>
            <w:tcBorders>
              <w:top w:val="single" w:sz="4" w:space="0" w:color="auto"/>
              <w:left w:val="nil"/>
              <w:bottom w:val="single" w:sz="4" w:space="0" w:color="auto"/>
              <w:right w:val="single" w:sz="4" w:space="0" w:color="auto"/>
            </w:tcBorders>
            <w:noWrap/>
            <w:vAlign w:val="bottom"/>
            <w:hideMark/>
          </w:tcPr>
          <w:p w:rsidR="00D32128" w:rsidRPr="00D32128" w:rsidRDefault="00C77CBE" w:rsidP="00D3212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Libelle</w:t>
            </w:r>
          </w:p>
        </w:tc>
        <w:tc>
          <w:tcPr>
            <w:tcW w:w="1816" w:type="dxa"/>
            <w:tcBorders>
              <w:top w:val="single" w:sz="4" w:space="0" w:color="auto"/>
              <w:left w:val="nil"/>
              <w:bottom w:val="single" w:sz="4" w:space="0" w:color="auto"/>
              <w:right w:val="single" w:sz="4" w:space="0" w:color="auto"/>
            </w:tcBorders>
            <w:noWrap/>
            <w:vAlign w:val="center"/>
            <w:hideMark/>
          </w:tcPr>
          <w:p w:rsidR="00D32128" w:rsidRPr="00D32128" w:rsidRDefault="00C77CBE" w:rsidP="00D3212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Kind</w:t>
            </w:r>
          </w:p>
        </w:tc>
        <w:tc>
          <w:tcPr>
            <w:tcW w:w="1496" w:type="dxa"/>
            <w:tcBorders>
              <w:top w:val="single" w:sz="4" w:space="0" w:color="auto"/>
              <w:left w:val="nil"/>
              <w:bottom w:val="single" w:sz="4" w:space="0" w:color="auto"/>
              <w:right w:val="single" w:sz="4" w:space="0" w:color="auto"/>
            </w:tcBorders>
            <w:noWrap/>
            <w:vAlign w:val="center"/>
            <w:hideMark/>
          </w:tcPr>
          <w:p w:rsidR="00D32128" w:rsidRPr="00D32128" w:rsidRDefault="00C77CBE" w:rsidP="00D3212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Length</w:t>
            </w:r>
          </w:p>
        </w:tc>
      </w:tr>
      <w:tr w:rsidR="00D00EB1" w:rsidRPr="00D32128" w:rsidTr="00D00EB1">
        <w:trPr>
          <w:trHeight w:val="330"/>
        </w:trPr>
        <w:tc>
          <w:tcPr>
            <w:tcW w:w="3261" w:type="dxa"/>
            <w:tcBorders>
              <w:top w:val="single" w:sz="4" w:space="0" w:color="auto"/>
              <w:left w:val="single" w:sz="4" w:space="0" w:color="auto"/>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_rubrique</w:t>
            </w:r>
            <w:proofErr w:type="spellEnd"/>
          </w:p>
        </w:tc>
        <w:tc>
          <w:tcPr>
            <w:tcW w:w="2646" w:type="dxa"/>
            <w:tcBorders>
              <w:top w:val="single" w:sz="4" w:space="0" w:color="auto"/>
              <w:left w:val="nil"/>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Section ID</w:t>
            </w:r>
          </w:p>
        </w:tc>
        <w:tc>
          <w:tcPr>
            <w:tcW w:w="1816" w:type="dxa"/>
            <w:tcBorders>
              <w:top w:val="single" w:sz="4" w:space="0" w:color="auto"/>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single" w:sz="4" w:space="0" w:color="auto"/>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D00EB1" w:rsidRPr="00D32128" w:rsidTr="00D00EB1">
        <w:trPr>
          <w:trHeight w:val="330"/>
        </w:trPr>
        <w:tc>
          <w:tcPr>
            <w:tcW w:w="3261" w:type="dxa"/>
            <w:tcBorders>
              <w:top w:val="nil"/>
              <w:left w:val="single" w:sz="4" w:space="0" w:color="auto"/>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code</w:t>
            </w:r>
            <w:proofErr w:type="gramEnd"/>
            <w:r w:rsidRPr="00D32128">
              <w:rPr>
                <w:rFonts w:ascii="Calibri" w:eastAsia="Times New Roman" w:hAnsi="Calibri" w:cs="Calibri"/>
                <w:kern w:val="0"/>
                <w:sz w:val="22"/>
                <w:szCs w:val="22"/>
                <w14:ligatures w14:val="none"/>
              </w:rPr>
              <w:t>_rubrique</w:t>
            </w:r>
            <w:proofErr w:type="spellEnd"/>
          </w:p>
        </w:tc>
        <w:tc>
          <w:tcPr>
            <w:tcW w:w="264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Section code</w:t>
            </w:r>
          </w:p>
        </w:tc>
        <w:tc>
          <w:tcPr>
            <w:tcW w:w="181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10</w:t>
            </w:r>
          </w:p>
        </w:tc>
      </w:tr>
      <w:tr w:rsidR="00D00EB1" w:rsidRPr="00D32128" w:rsidTr="00D00EB1">
        <w:trPr>
          <w:trHeight w:val="330"/>
        </w:trPr>
        <w:tc>
          <w:tcPr>
            <w:tcW w:w="3261" w:type="dxa"/>
            <w:tcBorders>
              <w:top w:val="nil"/>
              <w:left w:val="single" w:sz="4" w:space="0" w:color="auto"/>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libelle</w:t>
            </w:r>
            <w:proofErr w:type="gramEnd"/>
            <w:r w:rsidRPr="00D32128">
              <w:rPr>
                <w:rFonts w:ascii="Calibri" w:eastAsia="Times New Roman" w:hAnsi="Calibri" w:cs="Calibri"/>
                <w:kern w:val="0"/>
                <w:sz w:val="22"/>
                <w:szCs w:val="22"/>
                <w14:ligatures w14:val="none"/>
              </w:rPr>
              <w:t>_rubrique</w:t>
            </w:r>
            <w:proofErr w:type="spellEnd"/>
          </w:p>
        </w:tc>
        <w:tc>
          <w:tcPr>
            <w:tcW w:w="264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 xml:space="preserve">Section </w:t>
            </w:r>
            <w:proofErr w:type="spellStart"/>
            <w:r w:rsidRPr="00D32128">
              <w:rPr>
                <w:rFonts w:ascii="Calibri" w:eastAsia="Times New Roman" w:hAnsi="Calibri" w:cs="Calibri"/>
                <w:kern w:val="0"/>
                <w:sz w:val="22"/>
                <w:szCs w:val="22"/>
                <w14:ligatures w14:val="none"/>
              </w:rPr>
              <w:t>title</w:t>
            </w:r>
            <w:proofErr w:type="spellEnd"/>
          </w:p>
        </w:tc>
        <w:tc>
          <w:tcPr>
            <w:tcW w:w="181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w:t>
            </w:r>
          </w:p>
        </w:tc>
        <w:tc>
          <w:tcPr>
            <w:tcW w:w="149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255</w:t>
            </w:r>
          </w:p>
        </w:tc>
      </w:tr>
      <w:tr w:rsidR="00D00EB1" w:rsidRPr="00D32128" w:rsidTr="00D00EB1">
        <w:trPr>
          <w:trHeight w:val="330"/>
        </w:trPr>
        <w:tc>
          <w:tcPr>
            <w:tcW w:w="3261" w:type="dxa"/>
            <w:tcBorders>
              <w:top w:val="nil"/>
              <w:left w:val="single" w:sz="4" w:space="0" w:color="auto"/>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gramStart"/>
            <w:r w:rsidRPr="00D32128">
              <w:rPr>
                <w:rFonts w:ascii="Calibri" w:eastAsia="Times New Roman" w:hAnsi="Calibri" w:cs="Calibri"/>
                <w:kern w:val="0"/>
                <w:sz w:val="22"/>
                <w:szCs w:val="22"/>
                <w14:ligatures w14:val="none"/>
              </w:rPr>
              <w:t>parent</w:t>
            </w:r>
            <w:proofErr w:type="gramEnd"/>
          </w:p>
        </w:tc>
        <w:tc>
          <w:tcPr>
            <w:tcW w:w="264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Parent of the section</w:t>
            </w:r>
          </w:p>
        </w:tc>
        <w:tc>
          <w:tcPr>
            <w:tcW w:w="181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D00EB1" w:rsidRPr="00D32128" w:rsidTr="00D00EB1">
        <w:trPr>
          <w:trHeight w:val="330"/>
        </w:trPr>
        <w:tc>
          <w:tcPr>
            <w:tcW w:w="3261" w:type="dxa"/>
            <w:tcBorders>
              <w:top w:val="nil"/>
              <w:left w:val="single" w:sz="4" w:space="0" w:color="auto"/>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_cadrage</w:t>
            </w:r>
            <w:proofErr w:type="spellEnd"/>
          </w:p>
        </w:tc>
        <w:tc>
          <w:tcPr>
            <w:tcW w:w="264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Framing identifier</w:t>
            </w:r>
          </w:p>
        </w:tc>
        <w:tc>
          <w:tcPr>
            <w:tcW w:w="181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D00EB1" w:rsidRPr="00D32128" w:rsidTr="00D00EB1">
        <w:trPr>
          <w:trHeight w:val="330"/>
        </w:trPr>
        <w:tc>
          <w:tcPr>
            <w:tcW w:w="3261" w:type="dxa"/>
            <w:tcBorders>
              <w:top w:val="nil"/>
              <w:left w:val="single" w:sz="4" w:space="0" w:color="auto"/>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_type_rubrique</w:t>
            </w:r>
            <w:proofErr w:type="spellEnd"/>
          </w:p>
        </w:tc>
        <w:tc>
          <w:tcPr>
            <w:tcW w:w="264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Section type identifier</w:t>
            </w:r>
          </w:p>
        </w:tc>
        <w:tc>
          <w:tcPr>
            <w:tcW w:w="181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D00EB1" w:rsidRPr="00D32128" w:rsidTr="00D00EB1">
        <w:trPr>
          <w:trHeight w:val="330"/>
        </w:trPr>
        <w:tc>
          <w:tcPr>
            <w:tcW w:w="3261" w:type="dxa"/>
            <w:tcBorders>
              <w:top w:val="nil"/>
              <w:left w:val="single" w:sz="4" w:space="0" w:color="auto"/>
              <w:bottom w:val="single" w:sz="4" w:space="0" w:color="auto"/>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_regie</w:t>
            </w:r>
            <w:proofErr w:type="spellEnd"/>
          </w:p>
        </w:tc>
        <w:tc>
          <w:tcPr>
            <w:tcW w:w="2646" w:type="dxa"/>
            <w:tcBorders>
              <w:top w:val="nil"/>
              <w:left w:val="nil"/>
              <w:bottom w:val="single" w:sz="4" w:space="0" w:color="auto"/>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spellStart"/>
            <w:r w:rsidRPr="00D32128">
              <w:rPr>
                <w:rFonts w:ascii="Calibri" w:eastAsia="Times New Roman" w:hAnsi="Calibri" w:cs="Calibri"/>
                <w:kern w:val="0"/>
                <w:sz w:val="22"/>
                <w:szCs w:val="22"/>
                <w14:ligatures w14:val="none"/>
              </w:rPr>
              <w:t>Authority</w:t>
            </w:r>
            <w:proofErr w:type="spellEnd"/>
            <w:r w:rsidRPr="00D32128">
              <w:rPr>
                <w:rFonts w:ascii="Calibri" w:eastAsia="Times New Roman" w:hAnsi="Calibri" w:cs="Calibri"/>
                <w:kern w:val="0"/>
                <w:sz w:val="22"/>
                <w:szCs w:val="22"/>
                <w14:ligatures w14:val="none"/>
              </w:rPr>
              <w:t xml:space="preserve"> ID</w:t>
            </w:r>
          </w:p>
        </w:tc>
        <w:tc>
          <w:tcPr>
            <w:tcW w:w="1816" w:type="dxa"/>
            <w:tcBorders>
              <w:top w:val="nil"/>
              <w:left w:val="nil"/>
              <w:bottom w:val="single" w:sz="4" w:space="0" w:color="auto"/>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single" w:sz="4" w:space="0" w:color="auto"/>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bl>
    <w:p w:rsidR="00D32128" w:rsidRDefault="00D32128" w:rsidP="007B3B68">
      <w:pPr>
        <w:tabs>
          <w:tab w:val="left" w:pos="3200"/>
        </w:tabs>
        <w:spacing w:line="480" w:lineRule="auto"/>
        <w:rPr>
          <w:rFonts w:ascii="Times New Roman" w:hAnsi="Times New Roman" w:cs="Times New Roman"/>
        </w:rPr>
      </w:pPr>
    </w:p>
    <w:tbl>
      <w:tblPr>
        <w:tblW w:w="9330" w:type="dxa"/>
        <w:tblCellMar>
          <w:left w:w="70" w:type="dxa"/>
          <w:right w:w="70" w:type="dxa"/>
        </w:tblCellMar>
        <w:tblLook w:val="04A0" w:firstRow="1" w:lastRow="0" w:firstColumn="1" w:lastColumn="0" w:noHBand="0" w:noVBand="1"/>
      </w:tblPr>
      <w:tblGrid>
        <w:gridCol w:w="3261"/>
        <w:gridCol w:w="2646"/>
        <w:gridCol w:w="1927"/>
        <w:gridCol w:w="1496"/>
      </w:tblGrid>
      <w:tr w:rsidR="00C77CBE" w:rsidRPr="00D32128" w:rsidTr="00C77CBE">
        <w:trPr>
          <w:trHeight w:val="413"/>
        </w:trPr>
        <w:tc>
          <w:tcPr>
            <w:tcW w:w="5907" w:type="dxa"/>
            <w:gridSpan w:val="2"/>
            <w:tcBorders>
              <w:top w:val="single" w:sz="4" w:space="0" w:color="auto"/>
              <w:left w:val="single" w:sz="4" w:space="0" w:color="auto"/>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32"/>
                <w:szCs w:val="32"/>
                <w14:ligatures w14:val="none"/>
              </w:rPr>
            </w:pPr>
            <w:r w:rsidRPr="00D32128">
              <w:rPr>
                <w:rFonts w:ascii="Calibri" w:eastAsia="Times New Roman" w:hAnsi="Calibri" w:cs="Calibri"/>
                <w:b/>
                <w:bCs/>
                <w:kern w:val="0"/>
                <w:sz w:val="32"/>
                <w:szCs w:val="32"/>
                <w14:ligatures w14:val="none"/>
              </w:rPr>
              <w:t>Table name: FRAMING</w:t>
            </w:r>
          </w:p>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single" w:sz="4" w:space="0" w:color="auto"/>
              <w:left w:val="nil"/>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Size :</w:t>
            </w:r>
          </w:p>
        </w:tc>
        <w:tc>
          <w:tcPr>
            <w:tcW w:w="1496" w:type="dxa"/>
            <w:tcBorders>
              <w:top w:val="single" w:sz="4" w:space="0" w:color="auto"/>
              <w:left w:val="nil"/>
              <w:bottom w:val="nil"/>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337</w:t>
            </w:r>
          </w:p>
        </w:tc>
      </w:tr>
      <w:tr w:rsidR="00C77CBE" w:rsidRPr="00D32128" w:rsidTr="00C77CBE">
        <w:trPr>
          <w:trHeight w:val="330"/>
        </w:trPr>
        <w:tc>
          <w:tcPr>
            <w:tcW w:w="3261" w:type="dxa"/>
            <w:tcBorders>
              <w:top w:val="nil"/>
              <w:left w:val="single" w:sz="4" w:space="0" w:color="auto"/>
              <w:bottom w:val="nil"/>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2646" w:type="dxa"/>
            <w:tcBorders>
              <w:top w:val="nil"/>
              <w:left w:val="nil"/>
              <w:bottom w:val="nil"/>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Number of records:</w:t>
            </w:r>
          </w:p>
        </w:tc>
        <w:tc>
          <w:tcPr>
            <w:tcW w:w="1496" w:type="dxa"/>
            <w:tcBorders>
              <w:top w:val="nil"/>
              <w:left w:val="nil"/>
              <w:bottom w:val="nil"/>
              <w:right w:val="single" w:sz="4" w:space="0" w:color="auto"/>
            </w:tcBorders>
            <w:noWrap/>
            <w:vAlign w:val="center"/>
            <w:hideMark/>
          </w:tcPr>
          <w:p w:rsidR="00C77CBE"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20</w:t>
            </w:r>
          </w:p>
        </w:tc>
      </w:tr>
      <w:tr w:rsidR="00C77CBE" w:rsidRPr="00D32128" w:rsidTr="00C77CBE">
        <w:trPr>
          <w:trHeight w:val="330"/>
        </w:trPr>
        <w:tc>
          <w:tcPr>
            <w:tcW w:w="3261" w:type="dxa"/>
            <w:tcBorders>
              <w:top w:val="nil"/>
              <w:left w:val="single" w:sz="4" w:space="0" w:color="auto"/>
              <w:bottom w:val="single" w:sz="4" w:space="0" w:color="auto"/>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roofErr w:type="spellStart"/>
            <w:r w:rsidRPr="00D32128">
              <w:rPr>
                <w:rFonts w:ascii="Calibri" w:eastAsia="Times New Roman" w:hAnsi="Calibri" w:cs="Calibri"/>
                <w:b/>
                <w:bCs/>
                <w:kern w:val="0"/>
                <w:sz w:val="22"/>
                <w:szCs w:val="22"/>
                <w14:ligatures w14:val="none"/>
              </w:rPr>
              <w:t>Primary</w:t>
            </w:r>
            <w:proofErr w:type="spellEnd"/>
            <w:r w:rsidRPr="00D32128">
              <w:rPr>
                <w:rFonts w:ascii="Calibri" w:eastAsia="Times New Roman" w:hAnsi="Calibri" w:cs="Calibri"/>
                <w:b/>
                <w:bCs/>
                <w:kern w:val="0"/>
                <w:sz w:val="22"/>
                <w:szCs w:val="22"/>
                <w14:ligatures w14:val="none"/>
              </w:rPr>
              <w:t xml:space="preserve"> key: </w:t>
            </w:r>
            <w:proofErr w:type="spellStart"/>
            <w:r w:rsidRPr="00D32128">
              <w:rPr>
                <w:rFonts w:ascii="Calibri" w:eastAsia="Times New Roman" w:hAnsi="Calibri" w:cs="Calibri"/>
                <w:b/>
                <w:bCs/>
                <w:kern w:val="0"/>
                <w:sz w:val="22"/>
                <w:szCs w:val="22"/>
                <w14:ligatures w14:val="none"/>
              </w:rPr>
              <w:t>id_cadrage</w:t>
            </w:r>
            <w:proofErr w:type="spellEnd"/>
            <w:r w:rsidRPr="00D32128">
              <w:rPr>
                <w:rFonts w:ascii="Calibri" w:eastAsia="Times New Roman" w:hAnsi="Calibri" w:cs="Calibri"/>
                <w:b/>
                <w:bCs/>
                <w:kern w:val="0"/>
                <w:sz w:val="22"/>
                <w:szCs w:val="22"/>
                <w14:ligatures w14:val="none"/>
              </w:rPr>
              <w:t>       </w:t>
            </w:r>
          </w:p>
        </w:tc>
        <w:tc>
          <w:tcPr>
            <w:tcW w:w="2646" w:type="dxa"/>
            <w:tcBorders>
              <w:top w:val="nil"/>
              <w:left w:val="nil"/>
              <w:bottom w:val="single" w:sz="4" w:space="0" w:color="auto"/>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single" w:sz="4" w:space="0" w:color="auto"/>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roofErr w:type="gramStart"/>
            <w:r w:rsidRPr="00D32128">
              <w:rPr>
                <w:rFonts w:ascii="Calibri" w:eastAsia="Times New Roman" w:hAnsi="Calibri" w:cs="Calibri"/>
                <w:b/>
                <w:bCs/>
                <w:kern w:val="0"/>
                <w:sz w:val="22"/>
                <w:szCs w:val="22"/>
                <w14:ligatures w14:val="none"/>
              </w:rPr>
              <w:t>volume</w:t>
            </w:r>
            <w:proofErr w:type="gramEnd"/>
            <w:r w:rsidRPr="00D32128">
              <w:rPr>
                <w:rFonts w:ascii="Calibri" w:eastAsia="Times New Roman" w:hAnsi="Calibri" w:cs="Calibri"/>
                <w:b/>
                <w:bCs/>
                <w:kern w:val="0"/>
                <w:sz w:val="22"/>
                <w:szCs w:val="22"/>
                <w14:ligatures w14:val="none"/>
              </w:rPr>
              <w:t xml:space="preserve"> :</w:t>
            </w:r>
          </w:p>
        </w:tc>
        <w:tc>
          <w:tcPr>
            <w:tcW w:w="1496" w:type="dxa"/>
            <w:tcBorders>
              <w:top w:val="nil"/>
              <w:left w:val="nil"/>
              <w:bottom w:val="single" w:sz="4" w:space="0" w:color="auto"/>
              <w:right w:val="single" w:sz="4" w:space="0" w:color="auto"/>
            </w:tcBorders>
            <w:noWrap/>
            <w:vAlign w:val="center"/>
            <w:hideMark/>
          </w:tcPr>
          <w:p w:rsidR="00C77CBE"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6.58 KB</w:t>
            </w:r>
          </w:p>
        </w:tc>
      </w:tr>
      <w:tr w:rsidR="00C77CBE" w:rsidRPr="00D32128" w:rsidTr="00C77CBE">
        <w:trPr>
          <w:trHeight w:val="330"/>
        </w:trPr>
        <w:tc>
          <w:tcPr>
            <w:tcW w:w="3261" w:type="dxa"/>
            <w:tcBorders>
              <w:top w:val="single" w:sz="4" w:space="0" w:color="auto"/>
              <w:left w:val="single" w:sz="4" w:space="0" w:color="auto"/>
              <w:bottom w:val="single" w:sz="4" w:space="0" w:color="auto"/>
              <w:right w:val="single" w:sz="4" w:space="0" w:color="auto"/>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Code</w:t>
            </w:r>
          </w:p>
        </w:tc>
        <w:tc>
          <w:tcPr>
            <w:tcW w:w="2646" w:type="dxa"/>
            <w:tcBorders>
              <w:top w:val="single" w:sz="4" w:space="0" w:color="auto"/>
              <w:left w:val="nil"/>
              <w:bottom w:val="single" w:sz="4" w:space="0" w:color="auto"/>
              <w:right w:val="single" w:sz="4" w:space="0" w:color="auto"/>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Libelle</w:t>
            </w:r>
          </w:p>
        </w:tc>
        <w:tc>
          <w:tcPr>
            <w:tcW w:w="1927" w:type="dxa"/>
            <w:tcBorders>
              <w:top w:val="single" w:sz="4" w:space="0" w:color="auto"/>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Kind</w:t>
            </w:r>
          </w:p>
        </w:tc>
        <w:tc>
          <w:tcPr>
            <w:tcW w:w="1496" w:type="dxa"/>
            <w:tcBorders>
              <w:top w:val="single" w:sz="4" w:space="0" w:color="auto"/>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Length</w:t>
            </w:r>
          </w:p>
        </w:tc>
      </w:tr>
      <w:tr w:rsidR="002A6319" w:rsidRPr="00D32128" w:rsidTr="00C77CBE">
        <w:trPr>
          <w:trHeight w:val="330"/>
        </w:trPr>
        <w:tc>
          <w:tcPr>
            <w:tcW w:w="3261" w:type="dxa"/>
            <w:tcBorders>
              <w:top w:val="single" w:sz="4" w:space="0" w:color="auto"/>
              <w:left w:val="single" w:sz="4" w:space="0" w:color="auto"/>
              <w:bottom w:val="nil"/>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cadrage</w:t>
            </w:r>
            <w:proofErr w:type="spellEnd"/>
          </w:p>
        </w:tc>
        <w:tc>
          <w:tcPr>
            <w:tcW w:w="2646" w:type="dxa"/>
            <w:tcBorders>
              <w:top w:val="single" w:sz="4" w:space="0" w:color="auto"/>
              <w:left w:val="nil"/>
              <w:bottom w:val="nil"/>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Framing identifier</w:t>
            </w:r>
          </w:p>
        </w:tc>
        <w:tc>
          <w:tcPr>
            <w:tcW w:w="1927" w:type="dxa"/>
            <w:tcBorders>
              <w:top w:val="single" w:sz="4" w:space="0" w:color="auto"/>
              <w:left w:val="nil"/>
              <w:bottom w:val="nil"/>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single" w:sz="4" w:space="0" w:color="auto"/>
              <w:left w:val="nil"/>
              <w:bottom w:val="nil"/>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2A6319" w:rsidRPr="00D32128" w:rsidTr="00C77CBE">
        <w:trPr>
          <w:trHeight w:val="330"/>
        </w:trPr>
        <w:tc>
          <w:tcPr>
            <w:tcW w:w="3261" w:type="dxa"/>
            <w:tcBorders>
              <w:top w:val="nil"/>
              <w:left w:val="single" w:sz="4" w:space="0" w:color="auto"/>
              <w:bottom w:val="nil"/>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code</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cadrage</w:t>
            </w:r>
            <w:proofErr w:type="spellEnd"/>
          </w:p>
        </w:tc>
        <w:tc>
          <w:tcPr>
            <w:tcW w:w="2646" w:type="dxa"/>
            <w:tcBorders>
              <w:top w:val="nil"/>
              <w:left w:val="nil"/>
              <w:bottom w:val="nil"/>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Framing Code</w:t>
            </w:r>
          </w:p>
        </w:tc>
        <w:tc>
          <w:tcPr>
            <w:tcW w:w="1927" w:type="dxa"/>
            <w:tcBorders>
              <w:top w:val="nil"/>
              <w:left w:val="nil"/>
              <w:bottom w:val="nil"/>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nil"/>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10</w:t>
            </w:r>
          </w:p>
        </w:tc>
      </w:tr>
      <w:tr w:rsidR="002A6319" w:rsidRPr="00D32128" w:rsidTr="00C77CBE">
        <w:trPr>
          <w:trHeight w:val="330"/>
        </w:trPr>
        <w:tc>
          <w:tcPr>
            <w:tcW w:w="3261" w:type="dxa"/>
            <w:tcBorders>
              <w:top w:val="nil"/>
              <w:left w:val="single" w:sz="4" w:space="0" w:color="auto"/>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libelle</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cadrage</w:t>
            </w:r>
            <w:proofErr w:type="spellEnd"/>
          </w:p>
        </w:tc>
        <w:tc>
          <w:tcPr>
            <w:tcW w:w="2646" w:type="dxa"/>
            <w:tcBorders>
              <w:top w:val="nil"/>
              <w:left w:val="nil"/>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Framing label</w:t>
            </w:r>
          </w:p>
        </w:tc>
        <w:tc>
          <w:tcPr>
            <w:tcW w:w="1927" w:type="dxa"/>
            <w:tcBorders>
              <w:top w:val="nil"/>
              <w:left w:val="nil"/>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w:t>
            </w:r>
          </w:p>
        </w:tc>
        <w:tc>
          <w:tcPr>
            <w:tcW w:w="1496" w:type="dxa"/>
            <w:tcBorders>
              <w:top w:val="nil"/>
              <w:left w:val="nil"/>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255</w:t>
            </w:r>
          </w:p>
        </w:tc>
      </w:tr>
      <w:tr w:rsidR="002A6319" w:rsidRPr="00D32128" w:rsidTr="00C77CBE">
        <w:trPr>
          <w:trHeight w:val="330"/>
        </w:trPr>
        <w:tc>
          <w:tcPr>
            <w:tcW w:w="3261" w:type="dxa"/>
            <w:tcBorders>
              <w:top w:val="nil"/>
              <w:left w:val="single" w:sz="4" w:space="0" w:color="auto"/>
              <w:bottom w:val="single" w:sz="4" w:space="0" w:color="auto"/>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exercice</w:t>
            </w:r>
            <w:proofErr w:type="spellEnd"/>
          </w:p>
        </w:tc>
        <w:tc>
          <w:tcPr>
            <w:tcW w:w="2646" w:type="dxa"/>
            <w:tcBorders>
              <w:top w:val="nil"/>
              <w:left w:val="nil"/>
              <w:bottom w:val="single" w:sz="4" w:space="0" w:color="auto"/>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 xml:space="preserve">Fiscal </w:t>
            </w:r>
            <w:proofErr w:type="spellStart"/>
            <w:r w:rsidRPr="00D32128">
              <w:rPr>
                <w:rFonts w:ascii="Calibri" w:eastAsia="Times New Roman" w:hAnsi="Calibri" w:cs="Calibri"/>
                <w:kern w:val="0"/>
                <w:sz w:val="22"/>
                <w:szCs w:val="22"/>
                <w14:ligatures w14:val="none"/>
              </w:rPr>
              <w:t>year</w:t>
            </w:r>
            <w:proofErr w:type="spellEnd"/>
            <w:r w:rsidRPr="00D32128">
              <w:rPr>
                <w:rFonts w:ascii="Calibri" w:eastAsia="Times New Roman" w:hAnsi="Calibri" w:cs="Calibri"/>
                <w:kern w:val="0"/>
                <w:sz w:val="22"/>
                <w:szCs w:val="22"/>
                <w14:ligatures w14:val="none"/>
              </w:rPr>
              <w:t xml:space="preserve"> identifier</w:t>
            </w:r>
          </w:p>
        </w:tc>
        <w:tc>
          <w:tcPr>
            <w:tcW w:w="1927" w:type="dxa"/>
            <w:tcBorders>
              <w:top w:val="nil"/>
              <w:left w:val="nil"/>
              <w:bottom w:val="single" w:sz="4" w:space="0" w:color="auto"/>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single" w:sz="4" w:space="0" w:color="auto"/>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bl>
    <w:p w:rsidR="00C77CBE" w:rsidRDefault="00C77CBE">
      <w:pPr>
        <w:spacing w:after="160" w:line="259" w:lineRule="auto"/>
        <w:ind w:left="0" w:firstLine="0"/>
        <w:jc w:val="left"/>
        <w:rPr>
          <w:rFonts w:ascii="Times New Roman" w:hAnsi="Times New Roman" w:cs="Times New Roman"/>
        </w:rPr>
      </w:pPr>
    </w:p>
    <w:tbl>
      <w:tblPr>
        <w:tblW w:w="9330" w:type="dxa"/>
        <w:tblCellMar>
          <w:left w:w="70" w:type="dxa"/>
          <w:right w:w="70" w:type="dxa"/>
        </w:tblCellMar>
        <w:tblLook w:val="04A0" w:firstRow="1" w:lastRow="0" w:firstColumn="1" w:lastColumn="0" w:noHBand="0" w:noVBand="1"/>
      </w:tblPr>
      <w:tblGrid>
        <w:gridCol w:w="3261"/>
        <w:gridCol w:w="2646"/>
        <w:gridCol w:w="1927"/>
        <w:gridCol w:w="1496"/>
      </w:tblGrid>
      <w:tr w:rsidR="00C77CBE" w:rsidRPr="00D32128" w:rsidTr="00927D33">
        <w:trPr>
          <w:trHeight w:val="413"/>
        </w:trPr>
        <w:tc>
          <w:tcPr>
            <w:tcW w:w="5907" w:type="dxa"/>
            <w:gridSpan w:val="2"/>
            <w:tcBorders>
              <w:top w:val="single" w:sz="4" w:space="0" w:color="auto"/>
              <w:left w:val="single" w:sz="4" w:space="0" w:color="auto"/>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32"/>
                <w:szCs w:val="32"/>
                <w14:ligatures w14:val="none"/>
              </w:rPr>
            </w:pPr>
            <w:r w:rsidRPr="00D32128">
              <w:rPr>
                <w:rFonts w:ascii="Calibri" w:eastAsia="Times New Roman" w:hAnsi="Calibri" w:cs="Calibri"/>
                <w:b/>
                <w:bCs/>
                <w:kern w:val="0"/>
                <w:sz w:val="32"/>
                <w:szCs w:val="32"/>
                <w14:ligatures w14:val="none"/>
              </w:rPr>
              <w:t>Table name: BUDGETARY_EXERCISE</w:t>
            </w:r>
          </w:p>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single" w:sz="4" w:space="0" w:color="auto"/>
              <w:left w:val="nil"/>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Size :</w:t>
            </w:r>
          </w:p>
        </w:tc>
        <w:tc>
          <w:tcPr>
            <w:tcW w:w="1496" w:type="dxa"/>
            <w:tcBorders>
              <w:top w:val="single" w:sz="4" w:space="0" w:color="auto"/>
              <w:left w:val="nil"/>
              <w:bottom w:val="nil"/>
              <w:right w:val="single" w:sz="4" w:space="0" w:color="auto"/>
            </w:tcBorders>
            <w:noWrap/>
            <w:vAlign w:val="center"/>
            <w:hideMark/>
          </w:tcPr>
          <w:p w:rsidR="00C77CBE"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301</w:t>
            </w:r>
          </w:p>
        </w:tc>
      </w:tr>
      <w:tr w:rsidR="00C77CBE" w:rsidRPr="00D32128" w:rsidTr="00927D33">
        <w:trPr>
          <w:trHeight w:val="330"/>
        </w:trPr>
        <w:tc>
          <w:tcPr>
            <w:tcW w:w="3261" w:type="dxa"/>
            <w:tcBorders>
              <w:top w:val="nil"/>
              <w:left w:val="single" w:sz="4" w:space="0" w:color="auto"/>
              <w:bottom w:val="nil"/>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2646" w:type="dxa"/>
            <w:tcBorders>
              <w:top w:val="nil"/>
              <w:left w:val="nil"/>
              <w:bottom w:val="nil"/>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Number of records:</w:t>
            </w:r>
          </w:p>
        </w:tc>
        <w:tc>
          <w:tcPr>
            <w:tcW w:w="1496" w:type="dxa"/>
            <w:tcBorders>
              <w:top w:val="nil"/>
              <w:left w:val="nil"/>
              <w:bottom w:val="nil"/>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10</w:t>
            </w:r>
          </w:p>
        </w:tc>
      </w:tr>
      <w:tr w:rsidR="00C77CBE" w:rsidRPr="00D32128" w:rsidTr="00927D33">
        <w:trPr>
          <w:trHeight w:val="330"/>
        </w:trPr>
        <w:tc>
          <w:tcPr>
            <w:tcW w:w="3261" w:type="dxa"/>
            <w:tcBorders>
              <w:top w:val="nil"/>
              <w:left w:val="single" w:sz="4" w:space="0" w:color="auto"/>
              <w:bottom w:val="single" w:sz="4" w:space="0" w:color="auto"/>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roofErr w:type="spellStart"/>
            <w:r w:rsidRPr="00D32128">
              <w:rPr>
                <w:rFonts w:ascii="Calibri" w:eastAsia="Times New Roman" w:hAnsi="Calibri" w:cs="Calibri"/>
                <w:b/>
                <w:bCs/>
                <w:kern w:val="0"/>
                <w:sz w:val="22"/>
                <w:szCs w:val="22"/>
                <w14:ligatures w14:val="none"/>
              </w:rPr>
              <w:t>Primary</w:t>
            </w:r>
            <w:proofErr w:type="spellEnd"/>
            <w:r w:rsidRPr="00D32128">
              <w:rPr>
                <w:rFonts w:ascii="Calibri" w:eastAsia="Times New Roman" w:hAnsi="Calibri" w:cs="Calibri"/>
                <w:b/>
                <w:bCs/>
                <w:kern w:val="0"/>
                <w:sz w:val="22"/>
                <w:szCs w:val="22"/>
                <w14:ligatures w14:val="none"/>
              </w:rPr>
              <w:t xml:space="preserve"> key: </w:t>
            </w:r>
            <w:proofErr w:type="spellStart"/>
            <w:r w:rsidRPr="00D32128">
              <w:rPr>
                <w:rFonts w:ascii="Calibri" w:eastAsia="Times New Roman" w:hAnsi="Calibri" w:cs="Calibri"/>
                <w:b/>
                <w:bCs/>
                <w:kern w:val="0"/>
                <w:sz w:val="22"/>
                <w:szCs w:val="22"/>
                <w14:ligatures w14:val="none"/>
              </w:rPr>
              <w:t>id_exercise</w:t>
            </w:r>
            <w:proofErr w:type="spellEnd"/>
            <w:r w:rsidRPr="00D32128">
              <w:rPr>
                <w:rFonts w:ascii="Calibri" w:eastAsia="Times New Roman" w:hAnsi="Calibri" w:cs="Calibri"/>
                <w:b/>
                <w:bCs/>
                <w:kern w:val="0"/>
                <w:sz w:val="22"/>
                <w:szCs w:val="22"/>
                <w14:ligatures w14:val="none"/>
              </w:rPr>
              <w:t>       </w:t>
            </w:r>
          </w:p>
        </w:tc>
        <w:tc>
          <w:tcPr>
            <w:tcW w:w="2646" w:type="dxa"/>
            <w:tcBorders>
              <w:top w:val="nil"/>
              <w:left w:val="nil"/>
              <w:bottom w:val="single" w:sz="4" w:space="0" w:color="auto"/>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single" w:sz="4" w:space="0" w:color="auto"/>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roofErr w:type="gramStart"/>
            <w:r w:rsidRPr="00D32128">
              <w:rPr>
                <w:rFonts w:ascii="Calibri" w:eastAsia="Times New Roman" w:hAnsi="Calibri" w:cs="Calibri"/>
                <w:b/>
                <w:bCs/>
                <w:kern w:val="0"/>
                <w:sz w:val="22"/>
                <w:szCs w:val="22"/>
                <w14:ligatures w14:val="none"/>
              </w:rPr>
              <w:t>volume</w:t>
            </w:r>
            <w:proofErr w:type="gramEnd"/>
            <w:r w:rsidRPr="00D32128">
              <w:rPr>
                <w:rFonts w:ascii="Calibri" w:eastAsia="Times New Roman" w:hAnsi="Calibri" w:cs="Calibri"/>
                <w:b/>
                <w:bCs/>
                <w:kern w:val="0"/>
                <w:sz w:val="22"/>
                <w:szCs w:val="22"/>
                <w14:ligatures w14:val="none"/>
              </w:rPr>
              <w:t xml:space="preserve"> :</w:t>
            </w:r>
          </w:p>
        </w:tc>
        <w:tc>
          <w:tcPr>
            <w:tcW w:w="1496" w:type="dxa"/>
            <w:tcBorders>
              <w:top w:val="nil"/>
              <w:left w:val="nil"/>
              <w:bottom w:val="single" w:sz="4" w:space="0" w:color="auto"/>
              <w:right w:val="single" w:sz="4" w:space="0" w:color="auto"/>
            </w:tcBorders>
            <w:noWrap/>
            <w:vAlign w:val="center"/>
            <w:hideMark/>
          </w:tcPr>
          <w:p w:rsidR="00C77CBE"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2.9 KB</w:t>
            </w:r>
          </w:p>
        </w:tc>
      </w:tr>
      <w:tr w:rsidR="00C77CBE" w:rsidRPr="00D32128" w:rsidTr="00927D33">
        <w:trPr>
          <w:trHeight w:val="330"/>
        </w:trPr>
        <w:tc>
          <w:tcPr>
            <w:tcW w:w="3261" w:type="dxa"/>
            <w:tcBorders>
              <w:top w:val="single" w:sz="4" w:space="0" w:color="auto"/>
              <w:left w:val="single" w:sz="4" w:space="0" w:color="auto"/>
              <w:bottom w:val="single" w:sz="4" w:space="0" w:color="auto"/>
              <w:right w:val="single" w:sz="4" w:space="0" w:color="auto"/>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Code</w:t>
            </w:r>
          </w:p>
        </w:tc>
        <w:tc>
          <w:tcPr>
            <w:tcW w:w="2646" w:type="dxa"/>
            <w:tcBorders>
              <w:top w:val="single" w:sz="4" w:space="0" w:color="auto"/>
              <w:left w:val="nil"/>
              <w:bottom w:val="single" w:sz="4" w:space="0" w:color="auto"/>
              <w:right w:val="single" w:sz="4" w:space="0" w:color="auto"/>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Libelle</w:t>
            </w:r>
          </w:p>
        </w:tc>
        <w:tc>
          <w:tcPr>
            <w:tcW w:w="1927" w:type="dxa"/>
            <w:tcBorders>
              <w:top w:val="single" w:sz="4" w:space="0" w:color="auto"/>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Kind</w:t>
            </w:r>
          </w:p>
        </w:tc>
        <w:tc>
          <w:tcPr>
            <w:tcW w:w="1496" w:type="dxa"/>
            <w:tcBorders>
              <w:top w:val="single" w:sz="4" w:space="0" w:color="auto"/>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Length</w:t>
            </w:r>
          </w:p>
        </w:tc>
      </w:tr>
      <w:tr w:rsidR="006746F6" w:rsidRPr="00D32128" w:rsidTr="00927D33">
        <w:trPr>
          <w:trHeight w:val="330"/>
        </w:trPr>
        <w:tc>
          <w:tcPr>
            <w:tcW w:w="3261" w:type="dxa"/>
            <w:tcBorders>
              <w:top w:val="single" w:sz="4" w:space="0" w:color="auto"/>
              <w:left w:val="single" w:sz="4" w:space="0" w:color="auto"/>
              <w:bottom w:val="nil"/>
              <w:right w:val="single" w:sz="4" w:space="0" w:color="auto"/>
            </w:tcBorders>
            <w:noWrap/>
            <w:vAlign w:val="center"/>
            <w:hideMark/>
          </w:tcPr>
          <w:p w:rsidR="006746F6" w:rsidRPr="00D32128" w:rsidRDefault="006746F6" w:rsidP="006746F6">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exercice</w:t>
            </w:r>
            <w:proofErr w:type="spellEnd"/>
          </w:p>
        </w:tc>
        <w:tc>
          <w:tcPr>
            <w:tcW w:w="2646" w:type="dxa"/>
            <w:tcBorders>
              <w:top w:val="single" w:sz="4" w:space="0" w:color="auto"/>
              <w:left w:val="nil"/>
              <w:bottom w:val="nil"/>
              <w:right w:val="single" w:sz="4" w:space="0" w:color="auto"/>
            </w:tcBorders>
            <w:noWrap/>
            <w:vAlign w:val="center"/>
            <w:hideMark/>
          </w:tcPr>
          <w:p w:rsidR="006746F6" w:rsidRPr="00D32128" w:rsidRDefault="006746F6" w:rsidP="006746F6">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 xml:space="preserve">Fiscal </w:t>
            </w:r>
            <w:proofErr w:type="spellStart"/>
            <w:r w:rsidRPr="00D32128">
              <w:rPr>
                <w:rFonts w:ascii="Calibri" w:eastAsia="Times New Roman" w:hAnsi="Calibri" w:cs="Calibri"/>
                <w:kern w:val="0"/>
                <w:sz w:val="22"/>
                <w:szCs w:val="22"/>
                <w14:ligatures w14:val="none"/>
              </w:rPr>
              <w:t>year</w:t>
            </w:r>
            <w:proofErr w:type="spellEnd"/>
            <w:r w:rsidRPr="00D32128">
              <w:rPr>
                <w:rFonts w:ascii="Calibri" w:eastAsia="Times New Roman" w:hAnsi="Calibri" w:cs="Calibri"/>
                <w:kern w:val="0"/>
                <w:sz w:val="22"/>
                <w:szCs w:val="22"/>
                <w14:ligatures w14:val="none"/>
              </w:rPr>
              <w:t xml:space="preserve"> identifier</w:t>
            </w:r>
          </w:p>
        </w:tc>
        <w:tc>
          <w:tcPr>
            <w:tcW w:w="1927" w:type="dxa"/>
            <w:tcBorders>
              <w:top w:val="single" w:sz="4" w:space="0" w:color="auto"/>
              <w:left w:val="nil"/>
              <w:bottom w:val="nil"/>
              <w:right w:val="single" w:sz="4" w:space="0" w:color="auto"/>
            </w:tcBorders>
            <w:noWrap/>
            <w:vAlign w:val="center"/>
            <w:hideMark/>
          </w:tcPr>
          <w:p w:rsidR="006746F6" w:rsidRPr="00D32128" w:rsidRDefault="006746F6" w:rsidP="006746F6">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AN</w:t>
            </w:r>
          </w:p>
        </w:tc>
        <w:tc>
          <w:tcPr>
            <w:tcW w:w="1496" w:type="dxa"/>
            <w:tcBorders>
              <w:top w:val="single" w:sz="4" w:space="0" w:color="auto"/>
              <w:left w:val="nil"/>
              <w:bottom w:val="nil"/>
              <w:right w:val="single" w:sz="4" w:space="0" w:color="auto"/>
            </w:tcBorders>
            <w:noWrap/>
            <w:vAlign w:val="center"/>
            <w:hideMark/>
          </w:tcPr>
          <w:p w:rsidR="006746F6" w:rsidRPr="00D32128" w:rsidRDefault="006746F6" w:rsidP="006746F6">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6746F6" w:rsidRPr="00D32128" w:rsidTr="00927D33">
        <w:trPr>
          <w:trHeight w:val="330"/>
        </w:trPr>
        <w:tc>
          <w:tcPr>
            <w:tcW w:w="3261" w:type="dxa"/>
            <w:tcBorders>
              <w:top w:val="nil"/>
              <w:left w:val="single" w:sz="4" w:space="0" w:color="auto"/>
              <w:right w:val="single" w:sz="4" w:space="0" w:color="auto"/>
            </w:tcBorders>
            <w:noWrap/>
            <w:vAlign w:val="center"/>
            <w:hideMark/>
          </w:tcPr>
          <w:p w:rsidR="006746F6" w:rsidRPr="00D32128" w:rsidRDefault="006746F6" w:rsidP="006746F6">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code</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exercice</w:t>
            </w:r>
            <w:proofErr w:type="spellEnd"/>
          </w:p>
        </w:tc>
        <w:tc>
          <w:tcPr>
            <w:tcW w:w="2646" w:type="dxa"/>
            <w:tcBorders>
              <w:top w:val="nil"/>
              <w:left w:val="nil"/>
              <w:right w:val="single" w:sz="4" w:space="0" w:color="auto"/>
            </w:tcBorders>
            <w:noWrap/>
            <w:vAlign w:val="center"/>
            <w:hideMark/>
          </w:tcPr>
          <w:p w:rsidR="006746F6" w:rsidRPr="00D32128" w:rsidRDefault="006746F6" w:rsidP="006746F6">
            <w:pPr>
              <w:spacing w:after="0" w:line="240" w:lineRule="auto"/>
              <w:ind w:left="0" w:firstLine="0"/>
              <w:jc w:val="left"/>
              <w:rPr>
                <w:rFonts w:ascii="Calibri" w:eastAsia="Times New Roman" w:hAnsi="Calibri" w:cs="Calibri"/>
                <w:kern w:val="0"/>
                <w:sz w:val="22"/>
                <w:szCs w:val="22"/>
                <w14:ligatures w14:val="none"/>
              </w:rPr>
            </w:pPr>
            <w:proofErr w:type="spellStart"/>
            <w:r w:rsidRPr="00D32128">
              <w:rPr>
                <w:rFonts w:ascii="Calibri" w:eastAsia="Times New Roman" w:hAnsi="Calibri" w:cs="Calibri"/>
                <w:kern w:val="0"/>
                <w:sz w:val="22"/>
                <w:szCs w:val="22"/>
                <w14:ligatures w14:val="none"/>
              </w:rPr>
              <w:t>Budgetary</w:t>
            </w:r>
            <w:proofErr w:type="spellEnd"/>
            <w:r w:rsidRPr="00D32128">
              <w:rPr>
                <w:rFonts w:ascii="Calibri" w:eastAsia="Times New Roman" w:hAnsi="Calibri" w:cs="Calibri"/>
                <w:kern w:val="0"/>
                <w:sz w:val="22"/>
                <w:szCs w:val="22"/>
                <w14:ligatures w14:val="none"/>
              </w:rPr>
              <w:t xml:space="preserve"> </w:t>
            </w:r>
            <w:proofErr w:type="spellStart"/>
            <w:r w:rsidRPr="00D32128">
              <w:rPr>
                <w:rFonts w:ascii="Calibri" w:eastAsia="Times New Roman" w:hAnsi="Calibri" w:cs="Calibri"/>
                <w:kern w:val="0"/>
                <w:sz w:val="22"/>
                <w:szCs w:val="22"/>
                <w14:ligatures w14:val="none"/>
              </w:rPr>
              <w:t>exercise</w:t>
            </w:r>
            <w:proofErr w:type="spellEnd"/>
            <w:r w:rsidRPr="00D32128">
              <w:rPr>
                <w:rFonts w:ascii="Calibri" w:eastAsia="Times New Roman" w:hAnsi="Calibri" w:cs="Calibri"/>
                <w:kern w:val="0"/>
                <w:sz w:val="22"/>
                <w:szCs w:val="22"/>
                <w14:ligatures w14:val="none"/>
              </w:rPr>
              <w:t xml:space="preserve"> code</w:t>
            </w:r>
          </w:p>
        </w:tc>
        <w:tc>
          <w:tcPr>
            <w:tcW w:w="1927" w:type="dxa"/>
            <w:tcBorders>
              <w:top w:val="nil"/>
              <w:left w:val="nil"/>
              <w:right w:val="single" w:sz="4" w:space="0" w:color="auto"/>
            </w:tcBorders>
            <w:noWrap/>
            <w:vAlign w:val="center"/>
            <w:hideMark/>
          </w:tcPr>
          <w:p w:rsidR="006746F6" w:rsidRPr="00D32128" w:rsidRDefault="006746F6" w:rsidP="006746F6">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AN</w:t>
            </w:r>
          </w:p>
        </w:tc>
        <w:tc>
          <w:tcPr>
            <w:tcW w:w="1496" w:type="dxa"/>
            <w:tcBorders>
              <w:top w:val="nil"/>
              <w:left w:val="nil"/>
              <w:right w:val="single" w:sz="4" w:space="0" w:color="auto"/>
            </w:tcBorders>
            <w:noWrap/>
            <w:vAlign w:val="center"/>
            <w:hideMark/>
          </w:tcPr>
          <w:p w:rsidR="006746F6" w:rsidRPr="00D32128" w:rsidRDefault="006746F6" w:rsidP="006746F6">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10</w:t>
            </w:r>
          </w:p>
        </w:tc>
      </w:tr>
      <w:tr w:rsidR="006746F6" w:rsidRPr="00D32128" w:rsidTr="00927D33">
        <w:trPr>
          <w:trHeight w:val="330"/>
        </w:trPr>
        <w:tc>
          <w:tcPr>
            <w:tcW w:w="3261" w:type="dxa"/>
            <w:tcBorders>
              <w:top w:val="nil"/>
              <w:left w:val="single" w:sz="4" w:space="0" w:color="auto"/>
              <w:bottom w:val="single" w:sz="4" w:space="0" w:color="auto"/>
              <w:right w:val="single" w:sz="4" w:space="0" w:color="auto"/>
            </w:tcBorders>
            <w:noWrap/>
            <w:vAlign w:val="center"/>
            <w:hideMark/>
          </w:tcPr>
          <w:p w:rsidR="006746F6" w:rsidRPr="00D32128" w:rsidRDefault="006746F6" w:rsidP="006746F6">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libelle</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exercice</w:t>
            </w:r>
            <w:proofErr w:type="spellEnd"/>
          </w:p>
        </w:tc>
        <w:tc>
          <w:tcPr>
            <w:tcW w:w="2646" w:type="dxa"/>
            <w:tcBorders>
              <w:top w:val="nil"/>
              <w:left w:val="nil"/>
              <w:bottom w:val="single" w:sz="4" w:space="0" w:color="auto"/>
              <w:right w:val="single" w:sz="4" w:space="0" w:color="auto"/>
            </w:tcBorders>
            <w:noWrap/>
            <w:vAlign w:val="center"/>
            <w:hideMark/>
          </w:tcPr>
          <w:p w:rsidR="006746F6" w:rsidRPr="00D32128" w:rsidRDefault="006746F6" w:rsidP="006746F6">
            <w:pPr>
              <w:spacing w:after="0" w:line="240" w:lineRule="auto"/>
              <w:ind w:left="0" w:firstLine="0"/>
              <w:jc w:val="left"/>
              <w:rPr>
                <w:rFonts w:ascii="Calibri" w:eastAsia="Times New Roman" w:hAnsi="Calibri" w:cs="Calibri"/>
                <w:kern w:val="0"/>
                <w:sz w:val="22"/>
                <w:szCs w:val="22"/>
                <w14:ligatures w14:val="none"/>
              </w:rPr>
            </w:pPr>
            <w:proofErr w:type="spellStart"/>
            <w:r w:rsidRPr="00D32128">
              <w:rPr>
                <w:rFonts w:ascii="Calibri" w:eastAsia="Times New Roman" w:hAnsi="Calibri" w:cs="Calibri"/>
                <w:kern w:val="0"/>
                <w:sz w:val="22"/>
                <w:szCs w:val="22"/>
                <w14:ligatures w14:val="none"/>
              </w:rPr>
              <w:t>Budgetary</w:t>
            </w:r>
            <w:proofErr w:type="spellEnd"/>
            <w:r w:rsidRPr="00D32128">
              <w:rPr>
                <w:rFonts w:ascii="Calibri" w:eastAsia="Times New Roman" w:hAnsi="Calibri" w:cs="Calibri"/>
                <w:kern w:val="0"/>
                <w:sz w:val="22"/>
                <w:szCs w:val="22"/>
                <w14:ligatures w14:val="none"/>
              </w:rPr>
              <w:t xml:space="preserve"> </w:t>
            </w:r>
            <w:proofErr w:type="spellStart"/>
            <w:r w:rsidRPr="00D32128">
              <w:rPr>
                <w:rFonts w:ascii="Calibri" w:eastAsia="Times New Roman" w:hAnsi="Calibri" w:cs="Calibri"/>
                <w:kern w:val="0"/>
                <w:sz w:val="22"/>
                <w:szCs w:val="22"/>
                <w14:ligatures w14:val="none"/>
              </w:rPr>
              <w:t>exercise</w:t>
            </w:r>
            <w:proofErr w:type="spellEnd"/>
            <w:r w:rsidRPr="00D32128">
              <w:rPr>
                <w:rFonts w:ascii="Calibri" w:eastAsia="Times New Roman" w:hAnsi="Calibri" w:cs="Calibri"/>
                <w:kern w:val="0"/>
                <w:sz w:val="22"/>
                <w:szCs w:val="22"/>
                <w14:ligatures w14:val="none"/>
              </w:rPr>
              <w:t xml:space="preserve"> </w:t>
            </w:r>
            <w:proofErr w:type="spellStart"/>
            <w:r w:rsidRPr="00D32128">
              <w:rPr>
                <w:rFonts w:ascii="Calibri" w:eastAsia="Times New Roman" w:hAnsi="Calibri" w:cs="Calibri"/>
                <w:kern w:val="0"/>
                <w:sz w:val="22"/>
                <w:szCs w:val="22"/>
                <w14:ligatures w14:val="none"/>
              </w:rPr>
              <w:t>title</w:t>
            </w:r>
            <w:proofErr w:type="spellEnd"/>
          </w:p>
        </w:tc>
        <w:tc>
          <w:tcPr>
            <w:tcW w:w="1927" w:type="dxa"/>
            <w:tcBorders>
              <w:top w:val="nil"/>
              <w:left w:val="nil"/>
              <w:bottom w:val="single" w:sz="4" w:space="0" w:color="auto"/>
              <w:right w:val="single" w:sz="4" w:space="0" w:color="auto"/>
            </w:tcBorders>
            <w:noWrap/>
            <w:vAlign w:val="center"/>
            <w:hideMark/>
          </w:tcPr>
          <w:p w:rsidR="006746F6" w:rsidRPr="00D32128" w:rsidRDefault="006746F6" w:rsidP="006746F6">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w:t>
            </w:r>
          </w:p>
        </w:tc>
        <w:tc>
          <w:tcPr>
            <w:tcW w:w="1496" w:type="dxa"/>
            <w:tcBorders>
              <w:top w:val="nil"/>
              <w:left w:val="nil"/>
              <w:bottom w:val="single" w:sz="4" w:space="0" w:color="auto"/>
              <w:right w:val="single" w:sz="4" w:space="0" w:color="auto"/>
            </w:tcBorders>
            <w:noWrap/>
            <w:vAlign w:val="center"/>
            <w:hideMark/>
          </w:tcPr>
          <w:p w:rsidR="006746F6" w:rsidRPr="00D32128" w:rsidRDefault="006746F6" w:rsidP="006746F6">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255</w:t>
            </w:r>
          </w:p>
        </w:tc>
      </w:tr>
    </w:tbl>
    <w:p w:rsidR="00CF0F46" w:rsidRDefault="00CF0F46">
      <w:pPr>
        <w:spacing w:after="160" w:line="259" w:lineRule="auto"/>
        <w:ind w:left="0" w:firstLine="0"/>
        <w:jc w:val="left"/>
        <w:rPr>
          <w:rFonts w:ascii="Times New Roman" w:hAnsi="Times New Roman" w:cs="Times New Roman"/>
        </w:rPr>
      </w:pPr>
    </w:p>
    <w:p w:rsidR="004245C0" w:rsidRDefault="004245C0">
      <w:pPr>
        <w:spacing w:after="160" w:line="259" w:lineRule="auto"/>
        <w:ind w:left="0" w:firstLine="0"/>
        <w:jc w:val="left"/>
        <w:rPr>
          <w:rFonts w:ascii="Times New Roman" w:hAnsi="Times New Roman" w:cs="Times New Roman"/>
        </w:rPr>
      </w:pPr>
      <w:r>
        <w:rPr>
          <w:rFonts w:ascii="Times New Roman" w:hAnsi="Times New Roman" w:cs="Times New Roman"/>
        </w:rPr>
        <w:br w:type="page"/>
      </w:r>
    </w:p>
    <w:p w:rsidR="004245C0" w:rsidRDefault="004245C0">
      <w:pPr>
        <w:spacing w:after="160" w:line="259" w:lineRule="auto"/>
        <w:ind w:left="0" w:firstLine="0"/>
        <w:jc w:val="left"/>
        <w:rPr>
          <w:rFonts w:ascii="Times New Roman" w:hAnsi="Times New Roman" w:cs="Times New Roman"/>
        </w:rPr>
      </w:pPr>
    </w:p>
    <w:tbl>
      <w:tblPr>
        <w:tblW w:w="9330" w:type="dxa"/>
        <w:tblCellMar>
          <w:left w:w="70" w:type="dxa"/>
          <w:right w:w="70" w:type="dxa"/>
        </w:tblCellMar>
        <w:tblLook w:val="04A0" w:firstRow="1" w:lastRow="0" w:firstColumn="1" w:lastColumn="0" w:noHBand="0" w:noVBand="1"/>
      </w:tblPr>
      <w:tblGrid>
        <w:gridCol w:w="3261"/>
        <w:gridCol w:w="2646"/>
        <w:gridCol w:w="1927"/>
        <w:gridCol w:w="1496"/>
      </w:tblGrid>
      <w:tr w:rsidR="00C77CBE" w:rsidRPr="00D32128" w:rsidTr="00927D33">
        <w:trPr>
          <w:trHeight w:val="413"/>
        </w:trPr>
        <w:tc>
          <w:tcPr>
            <w:tcW w:w="5907" w:type="dxa"/>
            <w:gridSpan w:val="2"/>
            <w:tcBorders>
              <w:top w:val="single" w:sz="4" w:space="0" w:color="auto"/>
              <w:left w:val="single" w:sz="4" w:space="0" w:color="auto"/>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32"/>
                <w:szCs w:val="32"/>
                <w14:ligatures w14:val="none"/>
              </w:rPr>
            </w:pPr>
            <w:r w:rsidRPr="00D32128">
              <w:rPr>
                <w:rFonts w:ascii="Calibri" w:eastAsia="Times New Roman" w:hAnsi="Calibri" w:cs="Calibri"/>
                <w:b/>
                <w:bCs/>
                <w:kern w:val="0"/>
                <w:sz w:val="32"/>
                <w:szCs w:val="32"/>
                <w14:ligatures w14:val="none"/>
              </w:rPr>
              <w:t xml:space="preserve">Table </w:t>
            </w:r>
            <w:proofErr w:type="gramStart"/>
            <w:r w:rsidRPr="00D32128">
              <w:rPr>
                <w:rFonts w:ascii="Calibri" w:eastAsia="Times New Roman" w:hAnsi="Calibri" w:cs="Calibri"/>
                <w:b/>
                <w:bCs/>
                <w:kern w:val="0"/>
                <w:sz w:val="32"/>
                <w:szCs w:val="32"/>
                <w14:ligatures w14:val="none"/>
              </w:rPr>
              <w:t>name:</w:t>
            </w:r>
            <w:proofErr w:type="gramEnd"/>
            <w:r w:rsidRPr="00D32128">
              <w:rPr>
                <w:rFonts w:ascii="Calibri" w:eastAsia="Times New Roman" w:hAnsi="Calibri" w:cs="Calibri"/>
                <w:b/>
                <w:bCs/>
                <w:kern w:val="0"/>
                <w:sz w:val="32"/>
                <w:szCs w:val="32"/>
                <w14:ligatures w14:val="none"/>
              </w:rPr>
              <w:t xml:space="preserve"> TYPE_RUBRIQUE</w:t>
            </w:r>
          </w:p>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single" w:sz="4" w:space="0" w:color="auto"/>
              <w:left w:val="nil"/>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Size :</w:t>
            </w:r>
          </w:p>
        </w:tc>
        <w:tc>
          <w:tcPr>
            <w:tcW w:w="1496" w:type="dxa"/>
            <w:tcBorders>
              <w:top w:val="single" w:sz="4" w:space="0" w:color="auto"/>
              <w:left w:val="nil"/>
              <w:bottom w:val="nil"/>
              <w:right w:val="single" w:sz="4" w:space="0" w:color="auto"/>
            </w:tcBorders>
            <w:noWrap/>
            <w:vAlign w:val="center"/>
            <w:hideMark/>
          </w:tcPr>
          <w:p w:rsidR="00C77CBE"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301</w:t>
            </w:r>
          </w:p>
        </w:tc>
      </w:tr>
      <w:tr w:rsidR="00C77CBE" w:rsidRPr="00D32128" w:rsidTr="00927D33">
        <w:trPr>
          <w:trHeight w:val="330"/>
        </w:trPr>
        <w:tc>
          <w:tcPr>
            <w:tcW w:w="3261" w:type="dxa"/>
            <w:tcBorders>
              <w:top w:val="nil"/>
              <w:left w:val="single" w:sz="4" w:space="0" w:color="auto"/>
              <w:bottom w:val="nil"/>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2646" w:type="dxa"/>
            <w:tcBorders>
              <w:top w:val="nil"/>
              <w:left w:val="nil"/>
              <w:bottom w:val="nil"/>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Number of records:</w:t>
            </w:r>
          </w:p>
        </w:tc>
        <w:tc>
          <w:tcPr>
            <w:tcW w:w="1496" w:type="dxa"/>
            <w:tcBorders>
              <w:top w:val="nil"/>
              <w:left w:val="nil"/>
              <w:bottom w:val="nil"/>
              <w:right w:val="single" w:sz="4" w:space="0" w:color="auto"/>
            </w:tcBorders>
            <w:noWrap/>
            <w:vAlign w:val="center"/>
            <w:hideMark/>
          </w:tcPr>
          <w:p w:rsidR="00C77CBE"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2</w:t>
            </w:r>
          </w:p>
        </w:tc>
      </w:tr>
      <w:tr w:rsidR="00C77CBE" w:rsidRPr="00D32128" w:rsidTr="00927D33">
        <w:trPr>
          <w:trHeight w:val="330"/>
        </w:trPr>
        <w:tc>
          <w:tcPr>
            <w:tcW w:w="3261" w:type="dxa"/>
            <w:tcBorders>
              <w:top w:val="nil"/>
              <w:left w:val="single" w:sz="4" w:space="0" w:color="auto"/>
              <w:bottom w:val="single" w:sz="4" w:space="0" w:color="auto"/>
              <w:right w:val="nil"/>
            </w:tcBorders>
            <w:noWrap/>
            <w:vAlign w:val="bottom"/>
            <w:hideMark/>
          </w:tcPr>
          <w:p w:rsidR="00C77CBE" w:rsidRPr="00BF5397" w:rsidRDefault="00C77CBE" w:rsidP="00694908">
            <w:pPr>
              <w:spacing w:after="0" w:line="240" w:lineRule="auto"/>
              <w:ind w:left="0" w:firstLine="0"/>
              <w:jc w:val="left"/>
              <w:rPr>
                <w:rFonts w:ascii="Calibri" w:eastAsia="Times New Roman" w:hAnsi="Calibri" w:cs="Calibri"/>
                <w:b/>
                <w:bCs/>
                <w:kern w:val="0"/>
                <w:sz w:val="22"/>
                <w:szCs w:val="22"/>
                <w:lang w:val="en-US"/>
                <w14:ligatures w14:val="none"/>
              </w:rPr>
            </w:pPr>
            <w:r w:rsidRPr="00BF5397">
              <w:rPr>
                <w:rFonts w:ascii="Calibri" w:eastAsia="Times New Roman" w:hAnsi="Calibri" w:cs="Calibri"/>
                <w:b/>
                <w:bCs/>
                <w:kern w:val="0"/>
                <w:sz w:val="22"/>
                <w:szCs w:val="22"/>
                <w:lang w:val="en-US"/>
                <w14:ligatures w14:val="none"/>
              </w:rPr>
              <w:t xml:space="preserve">Primary key: </w:t>
            </w:r>
            <w:proofErr w:type="spellStart"/>
            <w:r w:rsidRPr="00BF5397">
              <w:rPr>
                <w:rFonts w:ascii="Calibri" w:eastAsia="Times New Roman" w:hAnsi="Calibri" w:cs="Calibri"/>
                <w:b/>
                <w:bCs/>
                <w:kern w:val="0"/>
                <w:sz w:val="22"/>
                <w:szCs w:val="22"/>
                <w:lang w:val="en-US"/>
                <w14:ligatures w14:val="none"/>
              </w:rPr>
              <w:t>id_type_rubrique</w:t>
            </w:r>
            <w:proofErr w:type="spellEnd"/>
            <w:r w:rsidRPr="00BF5397">
              <w:rPr>
                <w:rFonts w:ascii="Calibri" w:eastAsia="Times New Roman" w:hAnsi="Calibri" w:cs="Calibri"/>
                <w:b/>
                <w:bCs/>
                <w:kern w:val="0"/>
                <w:sz w:val="22"/>
                <w:szCs w:val="22"/>
                <w:lang w:val="en-US"/>
                <w14:ligatures w14:val="none"/>
              </w:rPr>
              <w:t>       </w:t>
            </w:r>
          </w:p>
        </w:tc>
        <w:tc>
          <w:tcPr>
            <w:tcW w:w="2646" w:type="dxa"/>
            <w:tcBorders>
              <w:top w:val="nil"/>
              <w:left w:val="nil"/>
              <w:bottom w:val="single" w:sz="4" w:space="0" w:color="auto"/>
              <w:right w:val="nil"/>
            </w:tcBorders>
            <w:noWrap/>
            <w:vAlign w:val="bottom"/>
            <w:hideMark/>
          </w:tcPr>
          <w:p w:rsidR="00C77CBE" w:rsidRPr="00BF5397" w:rsidRDefault="00C77CBE" w:rsidP="00694908">
            <w:pPr>
              <w:spacing w:after="0" w:line="240" w:lineRule="auto"/>
              <w:ind w:left="0" w:firstLine="0"/>
              <w:jc w:val="left"/>
              <w:rPr>
                <w:rFonts w:ascii="Calibri" w:eastAsia="Times New Roman" w:hAnsi="Calibri" w:cs="Calibri"/>
                <w:b/>
                <w:bCs/>
                <w:kern w:val="0"/>
                <w:sz w:val="22"/>
                <w:szCs w:val="22"/>
                <w:lang w:val="en-US"/>
                <w14:ligatures w14:val="none"/>
              </w:rPr>
            </w:pPr>
          </w:p>
        </w:tc>
        <w:tc>
          <w:tcPr>
            <w:tcW w:w="1927" w:type="dxa"/>
            <w:tcBorders>
              <w:top w:val="nil"/>
              <w:left w:val="nil"/>
              <w:bottom w:val="single" w:sz="4" w:space="0" w:color="auto"/>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roofErr w:type="gramStart"/>
            <w:r w:rsidRPr="00D32128">
              <w:rPr>
                <w:rFonts w:ascii="Calibri" w:eastAsia="Times New Roman" w:hAnsi="Calibri" w:cs="Calibri"/>
                <w:b/>
                <w:bCs/>
                <w:kern w:val="0"/>
                <w:sz w:val="22"/>
                <w:szCs w:val="22"/>
                <w14:ligatures w14:val="none"/>
              </w:rPr>
              <w:t>volume</w:t>
            </w:r>
            <w:proofErr w:type="gramEnd"/>
            <w:r w:rsidRPr="00D32128">
              <w:rPr>
                <w:rFonts w:ascii="Calibri" w:eastAsia="Times New Roman" w:hAnsi="Calibri" w:cs="Calibri"/>
                <w:b/>
                <w:bCs/>
                <w:kern w:val="0"/>
                <w:sz w:val="22"/>
                <w:szCs w:val="22"/>
                <w14:ligatures w14:val="none"/>
              </w:rPr>
              <w:t xml:space="preserve"> :</w:t>
            </w:r>
          </w:p>
        </w:tc>
        <w:tc>
          <w:tcPr>
            <w:tcW w:w="1496" w:type="dxa"/>
            <w:tcBorders>
              <w:top w:val="nil"/>
              <w:left w:val="nil"/>
              <w:bottom w:val="single" w:sz="4" w:space="0" w:color="auto"/>
              <w:right w:val="single" w:sz="4" w:space="0" w:color="auto"/>
            </w:tcBorders>
            <w:noWrap/>
            <w:vAlign w:val="center"/>
            <w:hideMark/>
          </w:tcPr>
          <w:p w:rsidR="00C77CBE"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602 o</w:t>
            </w:r>
          </w:p>
        </w:tc>
      </w:tr>
      <w:tr w:rsidR="00C77CBE" w:rsidRPr="00D32128" w:rsidTr="00927D33">
        <w:trPr>
          <w:trHeight w:val="330"/>
        </w:trPr>
        <w:tc>
          <w:tcPr>
            <w:tcW w:w="3261" w:type="dxa"/>
            <w:tcBorders>
              <w:top w:val="single" w:sz="4" w:space="0" w:color="auto"/>
              <w:left w:val="single" w:sz="4" w:space="0" w:color="auto"/>
              <w:bottom w:val="single" w:sz="4" w:space="0" w:color="auto"/>
              <w:right w:val="single" w:sz="4" w:space="0" w:color="auto"/>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Code</w:t>
            </w:r>
          </w:p>
        </w:tc>
        <w:tc>
          <w:tcPr>
            <w:tcW w:w="2646" w:type="dxa"/>
            <w:tcBorders>
              <w:top w:val="single" w:sz="4" w:space="0" w:color="auto"/>
              <w:left w:val="nil"/>
              <w:bottom w:val="single" w:sz="4" w:space="0" w:color="auto"/>
              <w:right w:val="single" w:sz="4" w:space="0" w:color="auto"/>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Libelle</w:t>
            </w:r>
          </w:p>
        </w:tc>
        <w:tc>
          <w:tcPr>
            <w:tcW w:w="1927" w:type="dxa"/>
            <w:tcBorders>
              <w:top w:val="single" w:sz="4" w:space="0" w:color="auto"/>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Kind</w:t>
            </w:r>
          </w:p>
        </w:tc>
        <w:tc>
          <w:tcPr>
            <w:tcW w:w="1496" w:type="dxa"/>
            <w:tcBorders>
              <w:top w:val="single" w:sz="4" w:space="0" w:color="auto"/>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Length</w:t>
            </w:r>
          </w:p>
        </w:tc>
      </w:tr>
      <w:tr w:rsidR="00C77CBE" w:rsidRPr="00D32128" w:rsidTr="00927D33">
        <w:trPr>
          <w:trHeight w:val="330"/>
        </w:trPr>
        <w:tc>
          <w:tcPr>
            <w:tcW w:w="3261" w:type="dxa"/>
            <w:tcBorders>
              <w:top w:val="single" w:sz="4" w:space="0" w:color="auto"/>
              <w:left w:val="single" w:sz="4" w:space="0" w:color="auto"/>
              <w:bottom w:val="nil"/>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_type_rubrique</w:t>
            </w:r>
            <w:proofErr w:type="spellEnd"/>
          </w:p>
        </w:tc>
        <w:tc>
          <w:tcPr>
            <w:tcW w:w="2646" w:type="dxa"/>
            <w:tcBorders>
              <w:top w:val="single" w:sz="4" w:space="0" w:color="auto"/>
              <w:left w:val="nil"/>
              <w:bottom w:val="nil"/>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Section type identifier</w:t>
            </w:r>
          </w:p>
        </w:tc>
        <w:tc>
          <w:tcPr>
            <w:tcW w:w="1927" w:type="dxa"/>
            <w:tcBorders>
              <w:top w:val="single" w:sz="4" w:space="0" w:color="auto"/>
              <w:left w:val="nil"/>
              <w:bottom w:val="nil"/>
              <w:right w:val="single" w:sz="4" w:space="0" w:color="auto"/>
            </w:tcBorders>
            <w:noWrap/>
            <w:vAlign w:val="center"/>
            <w:hideMark/>
          </w:tcPr>
          <w:p w:rsidR="00C77CBE" w:rsidRPr="00D32128" w:rsidRDefault="00223687" w:rsidP="00694908">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AN</w:t>
            </w:r>
          </w:p>
        </w:tc>
        <w:tc>
          <w:tcPr>
            <w:tcW w:w="1496" w:type="dxa"/>
            <w:tcBorders>
              <w:top w:val="single" w:sz="4" w:space="0" w:color="auto"/>
              <w:left w:val="nil"/>
              <w:bottom w:val="nil"/>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C77CBE" w:rsidRPr="00D32128" w:rsidTr="00927D33">
        <w:trPr>
          <w:trHeight w:val="330"/>
        </w:trPr>
        <w:tc>
          <w:tcPr>
            <w:tcW w:w="3261" w:type="dxa"/>
            <w:tcBorders>
              <w:top w:val="nil"/>
              <w:left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code</w:t>
            </w:r>
            <w:proofErr w:type="gramEnd"/>
            <w:r w:rsidRPr="00D32128">
              <w:rPr>
                <w:rFonts w:ascii="Calibri" w:eastAsia="Times New Roman" w:hAnsi="Calibri" w:cs="Calibri"/>
                <w:kern w:val="0"/>
                <w:sz w:val="22"/>
                <w:szCs w:val="22"/>
                <w14:ligatures w14:val="none"/>
              </w:rPr>
              <w:t>_type_rubrique</w:t>
            </w:r>
            <w:proofErr w:type="spellEnd"/>
          </w:p>
        </w:tc>
        <w:tc>
          <w:tcPr>
            <w:tcW w:w="2646" w:type="dxa"/>
            <w:tcBorders>
              <w:top w:val="nil"/>
              <w:left w:val="nil"/>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Section type code</w:t>
            </w:r>
          </w:p>
        </w:tc>
        <w:tc>
          <w:tcPr>
            <w:tcW w:w="1927" w:type="dxa"/>
            <w:tcBorders>
              <w:top w:val="nil"/>
              <w:left w:val="nil"/>
              <w:right w:val="single" w:sz="4" w:space="0" w:color="auto"/>
            </w:tcBorders>
            <w:noWrap/>
            <w:vAlign w:val="center"/>
            <w:hideMark/>
          </w:tcPr>
          <w:p w:rsidR="00C77CBE" w:rsidRPr="00D32128" w:rsidRDefault="00223687" w:rsidP="00694908">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AN</w:t>
            </w:r>
          </w:p>
        </w:tc>
        <w:tc>
          <w:tcPr>
            <w:tcW w:w="1496" w:type="dxa"/>
            <w:tcBorders>
              <w:top w:val="nil"/>
              <w:left w:val="nil"/>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10</w:t>
            </w:r>
          </w:p>
        </w:tc>
      </w:tr>
      <w:tr w:rsidR="00C77CBE" w:rsidRPr="00D32128" w:rsidTr="00927D33">
        <w:trPr>
          <w:trHeight w:val="330"/>
        </w:trPr>
        <w:tc>
          <w:tcPr>
            <w:tcW w:w="3261" w:type="dxa"/>
            <w:tcBorders>
              <w:top w:val="nil"/>
              <w:left w:val="single" w:sz="4" w:space="0" w:color="auto"/>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l</w:t>
            </w:r>
            <w:r w:rsidR="00223687">
              <w:rPr>
                <w:rFonts w:ascii="Calibri" w:eastAsia="Times New Roman" w:hAnsi="Calibri" w:cs="Calibri"/>
                <w:kern w:val="0"/>
                <w:sz w:val="22"/>
                <w:szCs w:val="22"/>
                <w14:ligatures w14:val="none"/>
              </w:rPr>
              <w:t>ibe</w:t>
            </w:r>
            <w:r w:rsidRPr="00D32128">
              <w:rPr>
                <w:rFonts w:ascii="Calibri" w:eastAsia="Times New Roman" w:hAnsi="Calibri" w:cs="Calibri"/>
                <w:kern w:val="0"/>
                <w:sz w:val="22"/>
                <w:szCs w:val="22"/>
                <w14:ligatures w14:val="none"/>
              </w:rPr>
              <w:t>l</w:t>
            </w:r>
            <w:r w:rsidR="00223687">
              <w:rPr>
                <w:rFonts w:ascii="Calibri" w:eastAsia="Times New Roman" w:hAnsi="Calibri" w:cs="Calibri"/>
                <w:kern w:val="0"/>
                <w:sz w:val="22"/>
                <w:szCs w:val="22"/>
                <w14:ligatures w14:val="none"/>
              </w:rPr>
              <w:t>le</w:t>
            </w:r>
            <w:proofErr w:type="gramEnd"/>
            <w:r w:rsidRPr="00D32128">
              <w:rPr>
                <w:rFonts w:ascii="Calibri" w:eastAsia="Times New Roman" w:hAnsi="Calibri" w:cs="Calibri"/>
                <w:kern w:val="0"/>
                <w:sz w:val="22"/>
                <w:szCs w:val="22"/>
                <w14:ligatures w14:val="none"/>
              </w:rPr>
              <w:t>_type_</w:t>
            </w:r>
            <w:r w:rsidR="00223687">
              <w:rPr>
                <w:rFonts w:ascii="Calibri" w:eastAsia="Times New Roman" w:hAnsi="Calibri" w:cs="Calibri"/>
                <w:kern w:val="0"/>
                <w:sz w:val="22"/>
                <w:szCs w:val="22"/>
                <w14:ligatures w14:val="none"/>
              </w:rPr>
              <w:t>rubrique</w:t>
            </w:r>
            <w:proofErr w:type="spellEnd"/>
          </w:p>
        </w:tc>
        <w:tc>
          <w:tcPr>
            <w:tcW w:w="2646" w:type="dxa"/>
            <w:tcBorders>
              <w:top w:val="nil"/>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Category type label</w:t>
            </w:r>
          </w:p>
        </w:tc>
        <w:tc>
          <w:tcPr>
            <w:tcW w:w="1927" w:type="dxa"/>
            <w:tcBorders>
              <w:top w:val="nil"/>
              <w:left w:val="nil"/>
              <w:bottom w:val="single" w:sz="4" w:space="0" w:color="auto"/>
              <w:right w:val="single" w:sz="4" w:space="0" w:color="auto"/>
            </w:tcBorders>
            <w:noWrap/>
            <w:vAlign w:val="center"/>
            <w:hideMark/>
          </w:tcPr>
          <w:p w:rsidR="00C77CBE" w:rsidRPr="00D32128" w:rsidRDefault="00223687" w:rsidP="00694908">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w:t>
            </w:r>
          </w:p>
        </w:tc>
        <w:tc>
          <w:tcPr>
            <w:tcW w:w="1496" w:type="dxa"/>
            <w:tcBorders>
              <w:top w:val="nil"/>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255</w:t>
            </w:r>
          </w:p>
        </w:tc>
      </w:tr>
    </w:tbl>
    <w:p w:rsidR="00C77CBE" w:rsidRDefault="00C77CBE">
      <w:pPr>
        <w:spacing w:after="160" w:line="259" w:lineRule="auto"/>
        <w:ind w:left="0" w:firstLine="0"/>
        <w:jc w:val="left"/>
        <w:rPr>
          <w:rFonts w:ascii="Times New Roman" w:hAnsi="Times New Roman" w:cs="Times New Roman"/>
        </w:rPr>
      </w:pPr>
    </w:p>
    <w:p w:rsidR="004245C0" w:rsidRDefault="004245C0">
      <w:pPr>
        <w:spacing w:after="160" w:line="259" w:lineRule="auto"/>
        <w:ind w:left="0" w:firstLine="0"/>
        <w:jc w:val="left"/>
        <w:rPr>
          <w:rFonts w:ascii="Times New Roman" w:hAnsi="Times New Roman" w:cs="Times New Roman"/>
        </w:rPr>
      </w:pPr>
    </w:p>
    <w:p w:rsidR="004245C0" w:rsidRDefault="004245C0">
      <w:pPr>
        <w:spacing w:after="160" w:line="259" w:lineRule="auto"/>
        <w:ind w:left="0" w:firstLine="0"/>
        <w:jc w:val="left"/>
        <w:rPr>
          <w:rFonts w:ascii="Times New Roman" w:hAnsi="Times New Roman" w:cs="Times New Roman"/>
        </w:rPr>
      </w:pPr>
    </w:p>
    <w:p w:rsidR="00CF0F46" w:rsidRDefault="00CF0F46">
      <w:pPr>
        <w:spacing w:after="160" w:line="259" w:lineRule="auto"/>
        <w:ind w:left="0" w:firstLine="0"/>
        <w:jc w:val="left"/>
        <w:rPr>
          <w:rFonts w:ascii="Times New Roman" w:hAnsi="Times New Roman" w:cs="Times New Roman"/>
        </w:rPr>
      </w:pPr>
    </w:p>
    <w:tbl>
      <w:tblPr>
        <w:tblW w:w="9330" w:type="dxa"/>
        <w:tblCellMar>
          <w:left w:w="70" w:type="dxa"/>
          <w:right w:w="70" w:type="dxa"/>
        </w:tblCellMar>
        <w:tblLook w:val="04A0" w:firstRow="1" w:lastRow="0" w:firstColumn="1" w:lastColumn="0" w:noHBand="0" w:noVBand="1"/>
      </w:tblPr>
      <w:tblGrid>
        <w:gridCol w:w="3261"/>
        <w:gridCol w:w="2646"/>
        <w:gridCol w:w="1927"/>
        <w:gridCol w:w="1496"/>
      </w:tblGrid>
      <w:tr w:rsidR="00927D33" w:rsidRPr="00D32128" w:rsidTr="00A3701D">
        <w:trPr>
          <w:trHeight w:val="413"/>
        </w:trPr>
        <w:tc>
          <w:tcPr>
            <w:tcW w:w="5907" w:type="dxa"/>
            <w:gridSpan w:val="2"/>
            <w:tcBorders>
              <w:top w:val="single" w:sz="4" w:space="0" w:color="auto"/>
              <w:left w:val="single" w:sz="4" w:space="0" w:color="auto"/>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32"/>
                <w:szCs w:val="32"/>
                <w14:ligatures w14:val="none"/>
              </w:rPr>
            </w:pPr>
            <w:r w:rsidRPr="00D32128">
              <w:rPr>
                <w:rFonts w:ascii="Calibri" w:eastAsia="Times New Roman" w:hAnsi="Calibri" w:cs="Calibri"/>
                <w:b/>
                <w:bCs/>
                <w:kern w:val="0"/>
                <w:sz w:val="32"/>
                <w:szCs w:val="32"/>
                <w14:ligatures w14:val="none"/>
              </w:rPr>
              <w:t>Table name: REGIE</w:t>
            </w:r>
          </w:p>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single" w:sz="4" w:space="0" w:color="auto"/>
              <w:left w:val="nil"/>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Size :</w:t>
            </w:r>
          </w:p>
        </w:tc>
        <w:tc>
          <w:tcPr>
            <w:tcW w:w="1496" w:type="dxa"/>
            <w:tcBorders>
              <w:top w:val="single" w:sz="4" w:space="0" w:color="auto"/>
              <w:left w:val="nil"/>
              <w:bottom w:val="nil"/>
              <w:right w:val="single" w:sz="4" w:space="0" w:color="auto"/>
            </w:tcBorders>
            <w:noWrap/>
            <w:vAlign w:val="center"/>
            <w:hideMark/>
          </w:tcPr>
          <w:p w:rsidR="00927D33" w:rsidRPr="00D32128" w:rsidRDefault="00A3701D"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301</w:t>
            </w:r>
          </w:p>
        </w:tc>
      </w:tr>
      <w:tr w:rsidR="00927D33" w:rsidRPr="00D32128" w:rsidTr="00A3701D">
        <w:trPr>
          <w:trHeight w:val="330"/>
        </w:trPr>
        <w:tc>
          <w:tcPr>
            <w:tcW w:w="3261" w:type="dxa"/>
            <w:tcBorders>
              <w:top w:val="nil"/>
              <w:left w:val="single" w:sz="4" w:space="0" w:color="auto"/>
              <w:bottom w:val="nil"/>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2646" w:type="dxa"/>
            <w:tcBorders>
              <w:top w:val="nil"/>
              <w:left w:val="nil"/>
              <w:bottom w:val="nil"/>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Number of records:</w:t>
            </w:r>
          </w:p>
        </w:tc>
        <w:tc>
          <w:tcPr>
            <w:tcW w:w="1496" w:type="dxa"/>
            <w:tcBorders>
              <w:top w:val="nil"/>
              <w:left w:val="nil"/>
              <w:bottom w:val="nil"/>
              <w:right w:val="single" w:sz="4" w:space="0" w:color="auto"/>
            </w:tcBorders>
            <w:noWrap/>
            <w:vAlign w:val="center"/>
            <w:hideMark/>
          </w:tcPr>
          <w:p w:rsidR="00927D33" w:rsidRPr="00D32128" w:rsidRDefault="00A3701D"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100</w:t>
            </w:r>
          </w:p>
        </w:tc>
      </w:tr>
      <w:tr w:rsidR="00927D33" w:rsidRPr="00D32128" w:rsidTr="00A3701D">
        <w:trPr>
          <w:trHeight w:val="330"/>
        </w:trPr>
        <w:tc>
          <w:tcPr>
            <w:tcW w:w="3261" w:type="dxa"/>
            <w:tcBorders>
              <w:top w:val="nil"/>
              <w:left w:val="single" w:sz="4" w:space="0" w:color="auto"/>
              <w:bottom w:val="single" w:sz="4" w:space="0" w:color="auto"/>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roofErr w:type="spellStart"/>
            <w:r w:rsidRPr="00D32128">
              <w:rPr>
                <w:rFonts w:ascii="Calibri" w:eastAsia="Times New Roman" w:hAnsi="Calibri" w:cs="Calibri"/>
                <w:b/>
                <w:bCs/>
                <w:kern w:val="0"/>
                <w:sz w:val="22"/>
                <w:szCs w:val="22"/>
                <w14:ligatures w14:val="none"/>
              </w:rPr>
              <w:t>Primary</w:t>
            </w:r>
            <w:proofErr w:type="spellEnd"/>
            <w:r w:rsidRPr="00D32128">
              <w:rPr>
                <w:rFonts w:ascii="Calibri" w:eastAsia="Times New Roman" w:hAnsi="Calibri" w:cs="Calibri"/>
                <w:b/>
                <w:bCs/>
                <w:kern w:val="0"/>
                <w:sz w:val="22"/>
                <w:szCs w:val="22"/>
                <w14:ligatures w14:val="none"/>
              </w:rPr>
              <w:t xml:space="preserve"> key: </w:t>
            </w:r>
            <w:proofErr w:type="spellStart"/>
            <w:r w:rsidRPr="00D32128">
              <w:rPr>
                <w:rFonts w:ascii="Calibri" w:eastAsia="Times New Roman" w:hAnsi="Calibri" w:cs="Calibri"/>
                <w:b/>
                <w:bCs/>
                <w:kern w:val="0"/>
                <w:sz w:val="22"/>
                <w:szCs w:val="22"/>
                <w14:ligatures w14:val="none"/>
              </w:rPr>
              <w:t>id_rubrique</w:t>
            </w:r>
            <w:proofErr w:type="spellEnd"/>
            <w:r w:rsidRPr="00D32128">
              <w:rPr>
                <w:rFonts w:ascii="Calibri" w:eastAsia="Times New Roman" w:hAnsi="Calibri" w:cs="Calibri"/>
                <w:b/>
                <w:bCs/>
                <w:kern w:val="0"/>
                <w:sz w:val="22"/>
                <w:szCs w:val="22"/>
                <w14:ligatures w14:val="none"/>
              </w:rPr>
              <w:t>       </w:t>
            </w:r>
          </w:p>
        </w:tc>
        <w:tc>
          <w:tcPr>
            <w:tcW w:w="2646" w:type="dxa"/>
            <w:tcBorders>
              <w:top w:val="nil"/>
              <w:left w:val="nil"/>
              <w:bottom w:val="single" w:sz="4" w:space="0" w:color="auto"/>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single" w:sz="4" w:space="0" w:color="auto"/>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roofErr w:type="gramStart"/>
            <w:r w:rsidRPr="00D32128">
              <w:rPr>
                <w:rFonts w:ascii="Calibri" w:eastAsia="Times New Roman" w:hAnsi="Calibri" w:cs="Calibri"/>
                <w:b/>
                <w:bCs/>
                <w:kern w:val="0"/>
                <w:sz w:val="22"/>
                <w:szCs w:val="22"/>
                <w14:ligatures w14:val="none"/>
              </w:rPr>
              <w:t>volume</w:t>
            </w:r>
            <w:proofErr w:type="gramEnd"/>
            <w:r w:rsidRPr="00D32128">
              <w:rPr>
                <w:rFonts w:ascii="Calibri" w:eastAsia="Times New Roman" w:hAnsi="Calibri" w:cs="Calibri"/>
                <w:b/>
                <w:bCs/>
                <w:kern w:val="0"/>
                <w:sz w:val="22"/>
                <w:szCs w:val="22"/>
                <w14:ligatures w14:val="none"/>
              </w:rPr>
              <w:t xml:space="preserve"> :</w:t>
            </w:r>
          </w:p>
        </w:tc>
        <w:tc>
          <w:tcPr>
            <w:tcW w:w="1496" w:type="dxa"/>
            <w:tcBorders>
              <w:top w:val="nil"/>
              <w:left w:val="nil"/>
              <w:bottom w:val="single" w:sz="4" w:space="0" w:color="auto"/>
              <w:right w:val="single" w:sz="4" w:space="0" w:color="auto"/>
            </w:tcBorders>
            <w:noWrap/>
            <w:vAlign w:val="center"/>
            <w:hideMark/>
          </w:tcPr>
          <w:p w:rsidR="00927D33" w:rsidRPr="00D32128" w:rsidRDefault="00A3701D"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29.4 MB</w:t>
            </w:r>
          </w:p>
        </w:tc>
      </w:tr>
      <w:tr w:rsidR="00927D33" w:rsidRPr="00D32128" w:rsidTr="00A3701D">
        <w:trPr>
          <w:trHeight w:val="330"/>
        </w:trPr>
        <w:tc>
          <w:tcPr>
            <w:tcW w:w="3261" w:type="dxa"/>
            <w:tcBorders>
              <w:top w:val="single" w:sz="4" w:space="0" w:color="auto"/>
              <w:left w:val="single" w:sz="4" w:space="0" w:color="auto"/>
              <w:bottom w:val="single" w:sz="4" w:space="0" w:color="auto"/>
              <w:right w:val="single" w:sz="4" w:space="0" w:color="auto"/>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Code</w:t>
            </w:r>
          </w:p>
        </w:tc>
        <w:tc>
          <w:tcPr>
            <w:tcW w:w="2646" w:type="dxa"/>
            <w:tcBorders>
              <w:top w:val="single" w:sz="4" w:space="0" w:color="auto"/>
              <w:left w:val="nil"/>
              <w:bottom w:val="single" w:sz="4" w:space="0" w:color="auto"/>
              <w:right w:val="single" w:sz="4" w:space="0" w:color="auto"/>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Libelle</w:t>
            </w:r>
          </w:p>
        </w:tc>
        <w:tc>
          <w:tcPr>
            <w:tcW w:w="1927" w:type="dxa"/>
            <w:tcBorders>
              <w:top w:val="single" w:sz="4" w:space="0" w:color="auto"/>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Kind</w:t>
            </w:r>
          </w:p>
        </w:tc>
        <w:tc>
          <w:tcPr>
            <w:tcW w:w="1496" w:type="dxa"/>
            <w:tcBorders>
              <w:top w:val="single" w:sz="4" w:space="0" w:color="auto"/>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Length</w:t>
            </w:r>
          </w:p>
        </w:tc>
      </w:tr>
      <w:tr w:rsidR="00927D33" w:rsidRPr="00D32128" w:rsidTr="00A3701D">
        <w:trPr>
          <w:trHeight w:val="330"/>
        </w:trPr>
        <w:tc>
          <w:tcPr>
            <w:tcW w:w="3261" w:type="dxa"/>
            <w:tcBorders>
              <w:top w:val="single" w:sz="4" w:space="0" w:color="auto"/>
              <w:left w:val="single" w:sz="4" w:space="0" w:color="auto"/>
              <w:bottom w:val="nil"/>
              <w:right w:val="single" w:sz="4" w:space="0" w:color="auto"/>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_regie</w:t>
            </w:r>
            <w:proofErr w:type="spellEnd"/>
          </w:p>
        </w:tc>
        <w:tc>
          <w:tcPr>
            <w:tcW w:w="2646" w:type="dxa"/>
            <w:tcBorders>
              <w:top w:val="single" w:sz="4" w:space="0" w:color="auto"/>
              <w:left w:val="nil"/>
              <w:bottom w:val="nil"/>
              <w:right w:val="single" w:sz="4" w:space="0" w:color="auto"/>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proofErr w:type="spellStart"/>
            <w:r w:rsidRPr="00D32128">
              <w:rPr>
                <w:rFonts w:ascii="Calibri" w:eastAsia="Times New Roman" w:hAnsi="Calibri" w:cs="Calibri"/>
                <w:kern w:val="0"/>
                <w:sz w:val="22"/>
                <w:szCs w:val="22"/>
                <w14:ligatures w14:val="none"/>
              </w:rPr>
              <w:t>Authority</w:t>
            </w:r>
            <w:proofErr w:type="spellEnd"/>
            <w:r w:rsidRPr="00D32128">
              <w:rPr>
                <w:rFonts w:ascii="Calibri" w:eastAsia="Times New Roman" w:hAnsi="Calibri" w:cs="Calibri"/>
                <w:kern w:val="0"/>
                <w:sz w:val="22"/>
                <w:szCs w:val="22"/>
                <w14:ligatures w14:val="none"/>
              </w:rPr>
              <w:t xml:space="preserve"> ID</w:t>
            </w:r>
          </w:p>
        </w:tc>
        <w:tc>
          <w:tcPr>
            <w:tcW w:w="1927" w:type="dxa"/>
            <w:tcBorders>
              <w:top w:val="single" w:sz="4" w:space="0" w:color="auto"/>
              <w:left w:val="nil"/>
              <w:bottom w:val="nil"/>
              <w:right w:val="single" w:sz="4" w:space="0" w:color="auto"/>
            </w:tcBorders>
            <w:noWrap/>
            <w:vAlign w:val="center"/>
            <w:hideMark/>
          </w:tcPr>
          <w:p w:rsidR="00927D33" w:rsidRPr="00D32128" w:rsidRDefault="00223687" w:rsidP="00694908">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AN</w:t>
            </w:r>
          </w:p>
        </w:tc>
        <w:tc>
          <w:tcPr>
            <w:tcW w:w="1496" w:type="dxa"/>
            <w:tcBorders>
              <w:top w:val="single" w:sz="4" w:space="0" w:color="auto"/>
              <w:left w:val="nil"/>
              <w:bottom w:val="nil"/>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927D33" w:rsidRPr="00D32128" w:rsidTr="00A3701D">
        <w:trPr>
          <w:trHeight w:val="330"/>
        </w:trPr>
        <w:tc>
          <w:tcPr>
            <w:tcW w:w="3261" w:type="dxa"/>
            <w:tcBorders>
              <w:top w:val="nil"/>
              <w:left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code</w:t>
            </w:r>
            <w:proofErr w:type="gramEnd"/>
            <w:r w:rsidRPr="00D32128">
              <w:rPr>
                <w:rFonts w:ascii="Calibri" w:eastAsia="Times New Roman" w:hAnsi="Calibri" w:cs="Calibri"/>
                <w:kern w:val="0"/>
                <w:sz w:val="22"/>
                <w:szCs w:val="22"/>
                <w14:ligatures w14:val="none"/>
              </w:rPr>
              <w:t>_regie</w:t>
            </w:r>
            <w:proofErr w:type="spellEnd"/>
          </w:p>
        </w:tc>
        <w:tc>
          <w:tcPr>
            <w:tcW w:w="2646" w:type="dxa"/>
            <w:tcBorders>
              <w:top w:val="nil"/>
              <w:left w:val="nil"/>
              <w:right w:val="single" w:sz="4" w:space="0" w:color="auto"/>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 xml:space="preserve">Code of the </w:t>
            </w:r>
            <w:proofErr w:type="spellStart"/>
            <w:r w:rsidRPr="00D32128">
              <w:rPr>
                <w:rFonts w:ascii="Calibri" w:eastAsia="Times New Roman" w:hAnsi="Calibri" w:cs="Calibri"/>
                <w:kern w:val="0"/>
                <w:sz w:val="22"/>
                <w:szCs w:val="22"/>
                <w14:ligatures w14:val="none"/>
              </w:rPr>
              <w:t>Regulation</w:t>
            </w:r>
            <w:proofErr w:type="spellEnd"/>
          </w:p>
        </w:tc>
        <w:tc>
          <w:tcPr>
            <w:tcW w:w="1927" w:type="dxa"/>
            <w:tcBorders>
              <w:top w:val="nil"/>
              <w:left w:val="nil"/>
              <w:right w:val="single" w:sz="4" w:space="0" w:color="auto"/>
            </w:tcBorders>
            <w:noWrap/>
            <w:vAlign w:val="center"/>
            <w:hideMark/>
          </w:tcPr>
          <w:p w:rsidR="00927D33" w:rsidRPr="00D32128" w:rsidRDefault="00223687" w:rsidP="00694908">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AN</w:t>
            </w:r>
          </w:p>
        </w:tc>
        <w:tc>
          <w:tcPr>
            <w:tcW w:w="1496" w:type="dxa"/>
            <w:tcBorders>
              <w:top w:val="nil"/>
              <w:left w:val="nil"/>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10</w:t>
            </w:r>
          </w:p>
        </w:tc>
      </w:tr>
      <w:tr w:rsidR="00927D33" w:rsidRPr="00D32128" w:rsidTr="00A3701D">
        <w:trPr>
          <w:trHeight w:val="330"/>
        </w:trPr>
        <w:tc>
          <w:tcPr>
            <w:tcW w:w="3261" w:type="dxa"/>
            <w:tcBorders>
              <w:top w:val="nil"/>
              <w:left w:val="single" w:sz="4" w:space="0" w:color="auto"/>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l</w:t>
            </w:r>
            <w:r w:rsidR="00223687">
              <w:rPr>
                <w:rFonts w:ascii="Calibri" w:eastAsia="Times New Roman" w:hAnsi="Calibri" w:cs="Calibri"/>
                <w:kern w:val="0"/>
                <w:sz w:val="22"/>
                <w:szCs w:val="22"/>
                <w14:ligatures w14:val="none"/>
              </w:rPr>
              <w:t>ibel</w:t>
            </w:r>
            <w:r w:rsidRPr="00D32128">
              <w:rPr>
                <w:rFonts w:ascii="Calibri" w:eastAsia="Times New Roman" w:hAnsi="Calibri" w:cs="Calibri"/>
                <w:kern w:val="0"/>
                <w:sz w:val="22"/>
                <w:szCs w:val="22"/>
                <w14:ligatures w14:val="none"/>
              </w:rPr>
              <w:t>l</w:t>
            </w:r>
            <w:r w:rsidR="00223687">
              <w:rPr>
                <w:rFonts w:ascii="Calibri" w:eastAsia="Times New Roman" w:hAnsi="Calibri" w:cs="Calibri"/>
                <w:kern w:val="0"/>
                <w:sz w:val="22"/>
                <w:szCs w:val="22"/>
                <w14:ligatures w14:val="none"/>
              </w:rPr>
              <w:t>e</w:t>
            </w:r>
            <w:proofErr w:type="gramEnd"/>
            <w:r w:rsidRPr="00D32128">
              <w:rPr>
                <w:rFonts w:ascii="Calibri" w:eastAsia="Times New Roman" w:hAnsi="Calibri" w:cs="Calibri"/>
                <w:kern w:val="0"/>
                <w:sz w:val="22"/>
                <w:szCs w:val="22"/>
                <w14:ligatures w14:val="none"/>
              </w:rPr>
              <w:t>_regi</w:t>
            </w:r>
            <w:r w:rsidR="00223687">
              <w:rPr>
                <w:rFonts w:ascii="Calibri" w:eastAsia="Times New Roman" w:hAnsi="Calibri" w:cs="Calibri"/>
                <w:kern w:val="0"/>
                <w:sz w:val="22"/>
                <w:szCs w:val="22"/>
                <w14:ligatures w14:val="none"/>
              </w:rPr>
              <w:t>e</w:t>
            </w:r>
            <w:proofErr w:type="spellEnd"/>
          </w:p>
        </w:tc>
        <w:tc>
          <w:tcPr>
            <w:tcW w:w="2646" w:type="dxa"/>
            <w:tcBorders>
              <w:top w:val="nil"/>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 xml:space="preserve">Label of the </w:t>
            </w:r>
            <w:proofErr w:type="spellStart"/>
            <w:r w:rsidRPr="00D32128">
              <w:rPr>
                <w:rFonts w:ascii="Calibri" w:eastAsia="Times New Roman" w:hAnsi="Calibri" w:cs="Calibri"/>
                <w:kern w:val="0"/>
                <w:sz w:val="22"/>
                <w:szCs w:val="22"/>
                <w14:ligatures w14:val="none"/>
              </w:rPr>
              <w:t>agency</w:t>
            </w:r>
            <w:proofErr w:type="spellEnd"/>
          </w:p>
        </w:tc>
        <w:tc>
          <w:tcPr>
            <w:tcW w:w="1927" w:type="dxa"/>
            <w:tcBorders>
              <w:top w:val="nil"/>
              <w:left w:val="nil"/>
              <w:bottom w:val="single" w:sz="4" w:space="0" w:color="auto"/>
              <w:right w:val="single" w:sz="4" w:space="0" w:color="auto"/>
            </w:tcBorders>
            <w:noWrap/>
            <w:vAlign w:val="center"/>
            <w:hideMark/>
          </w:tcPr>
          <w:p w:rsidR="00927D33" w:rsidRPr="00D32128" w:rsidRDefault="00223687" w:rsidP="00694908">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w:t>
            </w:r>
          </w:p>
        </w:tc>
        <w:tc>
          <w:tcPr>
            <w:tcW w:w="1496" w:type="dxa"/>
            <w:tcBorders>
              <w:top w:val="nil"/>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255</w:t>
            </w:r>
          </w:p>
        </w:tc>
      </w:tr>
    </w:tbl>
    <w:p w:rsidR="00927D33" w:rsidRDefault="00927D33">
      <w:pPr>
        <w:spacing w:after="160" w:line="259" w:lineRule="auto"/>
        <w:ind w:left="0" w:firstLine="0"/>
        <w:jc w:val="left"/>
        <w:rPr>
          <w:rFonts w:ascii="Times New Roman" w:hAnsi="Times New Roman" w:cs="Times New Roman"/>
        </w:rPr>
      </w:pPr>
    </w:p>
    <w:p w:rsidR="004245C0" w:rsidRDefault="004245C0">
      <w:pPr>
        <w:spacing w:after="160" w:line="259" w:lineRule="auto"/>
        <w:ind w:left="0" w:firstLine="0"/>
        <w:jc w:val="left"/>
        <w:rPr>
          <w:rFonts w:ascii="Times New Roman" w:hAnsi="Times New Roman" w:cs="Times New Roman"/>
        </w:rPr>
      </w:pPr>
    </w:p>
    <w:p w:rsidR="00CF0F46" w:rsidRDefault="00CF0F46">
      <w:pPr>
        <w:spacing w:after="160" w:line="259" w:lineRule="auto"/>
        <w:ind w:left="0" w:firstLine="0"/>
        <w:jc w:val="left"/>
        <w:rPr>
          <w:rFonts w:ascii="Times New Roman" w:hAnsi="Times New Roman" w:cs="Times New Roman"/>
        </w:rPr>
      </w:pPr>
    </w:p>
    <w:p w:rsidR="00CF0F46" w:rsidRDefault="00CF0F46">
      <w:pPr>
        <w:spacing w:after="160" w:line="259" w:lineRule="auto"/>
        <w:ind w:left="0" w:firstLine="0"/>
        <w:jc w:val="left"/>
        <w:rPr>
          <w:rFonts w:ascii="Times New Roman" w:hAnsi="Times New Roman" w:cs="Times New Roman"/>
        </w:rPr>
      </w:pPr>
    </w:p>
    <w:tbl>
      <w:tblPr>
        <w:tblW w:w="9330" w:type="dxa"/>
        <w:tblCellMar>
          <w:left w:w="70" w:type="dxa"/>
          <w:right w:w="70" w:type="dxa"/>
        </w:tblCellMar>
        <w:tblLook w:val="04A0" w:firstRow="1" w:lastRow="0" w:firstColumn="1" w:lastColumn="0" w:noHBand="0" w:noVBand="1"/>
      </w:tblPr>
      <w:tblGrid>
        <w:gridCol w:w="3261"/>
        <w:gridCol w:w="2646"/>
        <w:gridCol w:w="1927"/>
        <w:gridCol w:w="1496"/>
      </w:tblGrid>
      <w:tr w:rsidR="00927D33" w:rsidRPr="00D32128" w:rsidTr="0075399C">
        <w:trPr>
          <w:trHeight w:val="413"/>
        </w:trPr>
        <w:tc>
          <w:tcPr>
            <w:tcW w:w="5907" w:type="dxa"/>
            <w:gridSpan w:val="2"/>
            <w:tcBorders>
              <w:top w:val="single" w:sz="4" w:space="0" w:color="auto"/>
              <w:left w:val="single" w:sz="4" w:space="0" w:color="auto"/>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32"/>
                <w:szCs w:val="32"/>
                <w14:ligatures w14:val="none"/>
              </w:rPr>
            </w:pPr>
            <w:r w:rsidRPr="00D32128">
              <w:rPr>
                <w:rFonts w:ascii="Calibri" w:eastAsia="Times New Roman" w:hAnsi="Calibri" w:cs="Calibri"/>
                <w:b/>
                <w:bCs/>
                <w:kern w:val="0"/>
                <w:sz w:val="32"/>
                <w:szCs w:val="32"/>
                <w14:ligatures w14:val="none"/>
              </w:rPr>
              <w:t xml:space="preserve">Table </w:t>
            </w:r>
            <w:proofErr w:type="gramStart"/>
            <w:r w:rsidRPr="00D32128">
              <w:rPr>
                <w:rFonts w:ascii="Calibri" w:eastAsia="Times New Roman" w:hAnsi="Calibri" w:cs="Calibri"/>
                <w:b/>
                <w:bCs/>
                <w:kern w:val="0"/>
                <w:sz w:val="32"/>
                <w:szCs w:val="32"/>
                <w14:ligatures w14:val="none"/>
              </w:rPr>
              <w:t>name:</w:t>
            </w:r>
            <w:proofErr w:type="gramEnd"/>
            <w:r w:rsidRPr="00D32128">
              <w:rPr>
                <w:rFonts w:ascii="Calibri" w:eastAsia="Times New Roman" w:hAnsi="Calibri" w:cs="Calibri"/>
                <w:b/>
                <w:bCs/>
                <w:kern w:val="0"/>
                <w:sz w:val="32"/>
                <w:szCs w:val="32"/>
                <w14:ligatures w14:val="none"/>
              </w:rPr>
              <w:t xml:space="preserve"> FACTOR</w:t>
            </w:r>
          </w:p>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single" w:sz="4" w:space="0" w:color="auto"/>
              <w:left w:val="nil"/>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Size :</w:t>
            </w:r>
          </w:p>
        </w:tc>
        <w:tc>
          <w:tcPr>
            <w:tcW w:w="1496" w:type="dxa"/>
            <w:tcBorders>
              <w:top w:val="single" w:sz="4" w:space="0" w:color="auto"/>
              <w:left w:val="nil"/>
              <w:bottom w:val="nil"/>
              <w:right w:val="single" w:sz="4" w:space="0" w:color="auto"/>
            </w:tcBorders>
            <w:noWrap/>
            <w:vAlign w:val="center"/>
            <w:hideMark/>
          </w:tcPr>
          <w:p w:rsidR="00927D33" w:rsidRPr="00D32128" w:rsidRDefault="0075399C"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337</w:t>
            </w:r>
          </w:p>
        </w:tc>
      </w:tr>
      <w:tr w:rsidR="00927D33" w:rsidRPr="00D32128" w:rsidTr="0075399C">
        <w:trPr>
          <w:trHeight w:val="330"/>
        </w:trPr>
        <w:tc>
          <w:tcPr>
            <w:tcW w:w="3261" w:type="dxa"/>
            <w:tcBorders>
              <w:top w:val="nil"/>
              <w:left w:val="single" w:sz="4" w:space="0" w:color="auto"/>
              <w:bottom w:val="nil"/>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2646" w:type="dxa"/>
            <w:tcBorders>
              <w:top w:val="nil"/>
              <w:left w:val="nil"/>
              <w:bottom w:val="nil"/>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Number of records:</w:t>
            </w:r>
          </w:p>
        </w:tc>
        <w:tc>
          <w:tcPr>
            <w:tcW w:w="1496" w:type="dxa"/>
            <w:tcBorders>
              <w:top w:val="nil"/>
              <w:left w:val="nil"/>
              <w:bottom w:val="nil"/>
              <w:right w:val="single" w:sz="4" w:space="0" w:color="auto"/>
            </w:tcBorders>
            <w:noWrap/>
            <w:vAlign w:val="center"/>
            <w:hideMark/>
          </w:tcPr>
          <w:p w:rsidR="00927D33" w:rsidRPr="00D32128" w:rsidRDefault="0075399C"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10</w:t>
            </w:r>
          </w:p>
        </w:tc>
      </w:tr>
      <w:tr w:rsidR="00927D33" w:rsidRPr="00D32128" w:rsidTr="0075399C">
        <w:trPr>
          <w:trHeight w:val="330"/>
        </w:trPr>
        <w:tc>
          <w:tcPr>
            <w:tcW w:w="3261" w:type="dxa"/>
            <w:tcBorders>
              <w:top w:val="nil"/>
              <w:left w:val="single" w:sz="4" w:space="0" w:color="auto"/>
              <w:bottom w:val="single" w:sz="4" w:space="0" w:color="auto"/>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roofErr w:type="spellStart"/>
            <w:r w:rsidRPr="00D32128">
              <w:rPr>
                <w:rFonts w:ascii="Calibri" w:eastAsia="Times New Roman" w:hAnsi="Calibri" w:cs="Calibri"/>
                <w:b/>
                <w:bCs/>
                <w:kern w:val="0"/>
                <w:sz w:val="22"/>
                <w:szCs w:val="22"/>
                <w14:ligatures w14:val="none"/>
              </w:rPr>
              <w:t>Primary</w:t>
            </w:r>
            <w:proofErr w:type="spellEnd"/>
            <w:r w:rsidRPr="00D32128">
              <w:rPr>
                <w:rFonts w:ascii="Calibri" w:eastAsia="Times New Roman" w:hAnsi="Calibri" w:cs="Calibri"/>
                <w:b/>
                <w:bCs/>
                <w:kern w:val="0"/>
                <w:sz w:val="22"/>
                <w:szCs w:val="22"/>
                <w14:ligatures w14:val="none"/>
              </w:rPr>
              <w:t xml:space="preserve"> key: </w:t>
            </w:r>
            <w:proofErr w:type="spellStart"/>
            <w:r w:rsidRPr="00D32128">
              <w:rPr>
                <w:rFonts w:ascii="Calibri" w:eastAsia="Times New Roman" w:hAnsi="Calibri" w:cs="Calibri"/>
                <w:b/>
                <w:bCs/>
                <w:kern w:val="0"/>
                <w:sz w:val="22"/>
                <w:szCs w:val="22"/>
                <w14:ligatures w14:val="none"/>
              </w:rPr>
              <w:t>id_factor</w:t>
            </w:r>
            <w:proofErr w:type="spellEnd"/>
            <w:r w:rsidRPr="00D32128">
              <w:rPr>
                <w:rFonts w:ascii="Calibri" w:eastAsia="Times New Roman" w:hAnsi="Calibri" w:cs="Calibri"/>
                <w:b/>
                <w:bCs/>
                <w:kern w:val="0"/>
                <w:sz w:val="22"/>
                <w:szCs w:val="22"/>
                <w14:ligatures w14:val="none"/>
              </w:rPr>
              <w:t>       </w:t>
            </w:r>
          </w:p>
        </w:tc>
        <w:tc>
          <w:tcPr>
            <w:tcW w:w="2646" w:type="dxa"/>
            <w:tcBorders>
              <w:top w:val="nil"/>
              <w:left w:val="nil"/>
              <w:bottom w:val="single" w:sz="4" w:space="0" w:color="auto"/>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single" w:sz="4" w:space="0" w:color="auto"/>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roofErr w:type="gramStart"/>
            <w:r w:rsidRPr="00D32128">
              <w:rPr>
                <w:rFonts w:ascii="Calibri" w:eastAsia="Times New Roman" w:hAnsi="Calibri" w:cs="Calibri"/>
                <w:b/>
                <w:bCs/>
                <w:kern w:val="0"/>
                <w:sz w:val="22"/>
                <w:szCs w:val="22"/>
                <w14:ligatures w14:val="none"/>
              </w:rPr>
              <w:t>volume</w:t>
            </w:r>
            <w:proofErr w:type="gramEnd"/>
            <w:r w:rsidRPr="00D32128">
              <w:rPr>
                <w:rFonts w:ascii="Calibri" w:eastAsia="Times New Roman" w:hAnsi="Calibri" w:cs="Calibri"/>
                <w:b/>
                <w:bCs/>
                <w:kern w:val="0"/>
                <w:sz w:val="22"/>
                <w:szCs w:val="22"/>
                <w14:ligatures w14:val="none"/>
              </w:rPr>
              <w:t xml:space="preserve"> :</w:t>
            </w:r>
          </w:p>
        </w:tc>
        <w:tc>
          <w:tcPr>
            <w:tcW w:w="1496" w:type="dxa"/>
            <w:tcBorders>
              <w:top w:val="nil"/>
              <w:left w:val="nil"/>
              <w:bottom w:val="single" w:sz="4" w:space="0" w:color="auto"/>
              <w:right w:val="single" w:sz="4" w:space="0" w:color="auto"/>
            </w:tcBorders>
            <w:noWrap/>
            <w:vAlign w:val="center"/>
            <w:hideMark/>
          </w:tcPr>
          <w:p w:rsidR="00927D33" w:rsidRPr="00D32128" w:rsidRDefault="0078138E"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3.3 KB</w:t>
            </w:r>
          </w:p>
        </w:tc>
      </w:tr>
      <w:tr w:rsidR="00927D33" w:rsidRPr="00D32128" w:rsidTr="0075399C">
        <w:trPr>
          <w:trHeight w:val="330"/>
        </w:trPr>
        <w:tc>
          <w:tcPr>
            <w:tcW w:w="3261" w:type="dxa"/>
            <w:tcBorders>
              <w:top w:val="single" w:sz="4" w:space="0" w:color="auto"/>
              <w:left w:val="single" w:sz="4" w:space="0" w:color="auto"/>
              <w:bottom w:val="single" w:sz="4" w:space="0" w:color="auto"/>
              <w:right w:val="single" w:sz="4" w:space="0" w:color="auto"/>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Code</w:t>
            </w:r>
          </w:p>
        </w:tc>
        <w:tc>
          <w:tcPr>
            <w:tcW w:w="2646" w:type="dxa"/>
            <w:tcBorders>
              <w:top w:val="single" w:sz="4" w:space="0" w:color="auto"/>
              <w:left w:val="nil"/>
              <w:bottom w:val="single" w:sz="4" w:space="0" w:color="auto"/>
              <w:right w:val="single" w:sz="4" w:space="0" w:color="auto"/>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Libelle</w:t>
            </w:r>
          </w:p>
        </w:tc>
        <w:tc>
          <w:tcPr>
            <w:tcW w:w="1927" w:type="dxa"/>
            <w:tcBorders>
              <w:top w:val="single" w:sz="4" w:space="0" w:color="auto"/>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Kind</w:t>
            </w:r>
          </w:p>
        </w:tc>
        <w:tc>
          <w:tcPr>
            <w:tcW w:w="1496" w:type="dxa"/>
            <w:tcBorders>
              <w:top w:val="single" w:sz="4" w:space="0" w:color="auto"/>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Length</w:t>
            </w:r>
          </w:p>
        </w:tc>
      </w:tr>
      <w:tr w:rsidR="00A86FA5" w:rsidRPr="00D32128" w:rsidTr="0075399C">
        <w:trPr>
          <w:trHeight w:val="330"/>
        </w:trPr>
        <w:tc>
          <w:tcPr>
            <w:tcW w:w="3261" w:type="dxa"/>
            <w:tcBorders>
              <w:top w:val="single" w:sz="4" w:space="0" w:color="auto"/>
              <w:left w:val="single" w:sz="4" w:space="0" w:color="auto"/>
              <w:bottom w:val="nil"/>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facteur</w:t>
            </w:r>
            <w:proofErr w:type="spellEnd"/>
          </w:p>
        </w:tc>
        <w:tc>
          <w:tcPr>
            <w:tcW w:w="2646" w:type="dxa"/>
            <w:tcBorders>
              <w:top w:val="single" w:sz="4" w:space="0" w:color="auto"/>
              <w:left w:val="nil"/>
              <w:bottom w:val="nil"/>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Factor ID</w:t>
            </w:r>
          </w:p>
        </w:tc>
        <w:tc>
          <w:tcPr>
            <w:tcW w:w="1927" w:type="dxa"/>
            <w:tcBorders>
              <w:top w:val="single" w:sz="4" w:space="0" w:color="auto"/>
              <w:left w:val="nil"/>
              <w:bottom w:val="nil"/>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single" w:sz="4" w:space="0" w:color="auto"/>
              <w:left w:val="nil"/>
              <w:bottom w:val="nil"/>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A86FA5" w:rsidRPr="00D32128" w:rsidTr="0075399C">
        <w:trPr>
          <w:trHeight w:val="330"/>
        </w:trPr>
        <w:tc>
          <w:tcPr>
            <w:tcW w:w="3261" w:type="dxa"/>
            <w:tcBorders>
              <w:top w:val="nil"/>
              <w:left w:val="single" w:sz="4" w:space="0" w:color="auto"/>
              <w:bottom w:val="nil"/>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code</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facteur</w:t>
            </w:r>
            <w:proofErr w:type="spellEnd"/>
          </w:p>
        </w:tc>
        <w:tc>
          <w:tcPr>
            <w:tcW w:w="2646" w:type="dxa"/>
            <w:tcBorders>
              <w:top w:val="nil"/>
              <w:left w:val="nil"/>
              <w:bottom w:val="nil"/>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proofErr w:type="spellStart"/>
            <w:r w:rsidRPr="00D32128">
              <w:rPr>
                <w:rFonts w:ascii="Calibri" w:eastAsia="Times New Roman" w:hAnsi="Calibri" w:cs="Calibri"/>
                <w:kern w:val="0"/>
                <w:sz w:val="22"/>
                <w:szCs w:val="22"/>
                <w14:ligatures w14:val="none"/>
              </w:rPr>
              <w:t>Postman's</w:t>
            </w:r>
            <w:proofErr w:type="spellEnd"/>
            <w:r w:rsidRPr="00D32128">
              <w:rPr>
                <w:rFonts w:ascii="Calibri" w:eastAsia="Times New Roman" w:hAnsi="Calibri" w:cs="Calibri"/>
                <w:kern w:val="0"/>
                <w:sz w:val="22"/>
                <w:szCs w:val="22"/>
                <w14:ligatures w14:val="none"/>
              </w:rPr>
              <w:t xml:space="preserve"> code</w:t>
            </w:r>
          </w:p>
        </w:tc>
        <w:tc>
          <w:tcPr>
            <w:tcW w:w="1927" w:type="dxa"/>
            <w:tcBorders>
              <w:top w:val="nil"/>
              <w:left w:val="nil"/>
              <w:bottom w:val="nil"/>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nil"/>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10</w:t>
            </w:r>
          </w:p>
        </w:tc>
      </w:tr>
      <w:tr w:rsidR="00A86FA5" w:rsidRPr="00D32128" w:rsidTr="0075399C">
        <w:trPr>
          <w:trHeight w:val="330"/>
        </w:trPr>
        <w:tc>
          <w:tcPr>
            <w:tcW w:w="3261" w:type="dxa"/>
            <w:tcBorders>
              <w:top w:val="nil"/>
              <w:left w:val="single" w:sz="4" w:space="0" w:color="auto"/>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libelle</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facteur</w:t>
            </w:r>
            <w:proofErr w:type="spellEnd"/>
          </w:p>
        </w:tc>
        <w:tc>
          <w:tcPr>
            <w:tcW w:w="2646" w:type="dxa"/>
            <w:tcBorders>
              <w:top w:val="nil"/>
              <w:left w:val="nil"/>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proofErr w:type="spellStart"/>
            <w:r w:rsidRPr="00D32128">
              <w:rPr>
                <w:rFonts w:ascii="Calibri" w:eastAsia="Times New Roman" w:hAnsi="Calibri" w:cs="Calibri"/>
                <w:kern w:val="0"/>
                <w:sz w:val="22"/>
                <w:szCs w:val="22"/>
                <w14:ligatures w14:val="none"/>
              </w:rPr>
              <w:t>Postman's</w:t>
            </w:r>
            <w:proofErr w:type="spellEnd"/>
            <w:r w:rsidRPr="00D32128">
              <w:rPr>
                <w:rFonts w:ascii="Calibri" w:eastAsia="Times New Roman" w:hAnsi="Calibri" w:cs="Calibri"/>
                <w:kern w:val="0"/>
                <w:sz w:val="22"/>
                <w:szCs w:val="22"/>
                <w14:ligatures w14:val="none"/>
              </w:rPr>
              <w:t xml:space="preserve"> label</w:t>
            </w:r>
          </w:p>
        </w:tc>
        <w:tc>
          <w:tcPr>
            <w:tcW w:w="1927" w:type="dxa"/>
            <w:tcBorders>
              <w:top w:val="nil"/>
              <w:left w:val="nil"/>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w:t>
            </w:r>
          </w:p>
        </w:tc>
        <w:tc>
          <w:tcPr>
            <w:tcW w:w="1496" w:type="dxa"/>
            <w:tcBorders>
              <w:top w:val="nil"/>
              <w:left w:val="nil"/>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255</w:t>
            </w:r>
          </w:p>
        </w:tc>
      </w:tr>
      <w:tr w:rsidR="00A86FA5" w:rsidRPr="00D32128" w:rsidTr="0075399C">
        <w:trPr>
          <w:trHeight w:val="330"/>
        </w:trPr>
        <w:tc>
          <w:tcPr>
            <w:tcW w:w="3261" w:type="dxa"/>
            <w:tcBorders>
              <w:top w:val="nil"/>
              <w:left w:val="single" w:sz="4" w:space="0" w:color="auto"/>
              <w:bottom w:val="single" w:sz="4" w:space="0" w:color="auto"/>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Pr>
                <w:rFonts w:ascii="Calibri" w:eastAsia="Times New Roman" w:hAnsi="Calibri" w:cs="Calibri"/>
                <w:kern w:val="0"/>
                <w:sz w:val="22"/>
                <w:szCs w:val="22"/>
                <w14:ligatures w14:val="none"/>
              </w:rPr>
              <w:t>unite</w:t>
            </w:r>
            <w:proofErr w:type="gramEnd"/>
            <w:r>
              <w:rPr>
                <w:rFonts w:ascii="Calibri" w:eastAsia="Times New Roman" w:hAnsi="Calibri" w:cs="Calibri"/>
                <w:kern w:val="0"/>
                <w:sz w:val="22"/>
                <w:szCs w:val="22"/>
                <w14:ligatures w14:val="none"/>
              </w:rPr>
              <w:t>_de_mesure</w:t>
            </w:r>
            <w:proofErr w:type="spellEnd"/>
          </w:p>
        </w:tc>
        <w:tc>
          <w:tcPr>
            <w:tcW w:w="2646" w:type="dxa"/>
            <w:tcBorders>
              <w:top w:val="nil"/>
              <w:left w:val="nil"/>
              <w:bottom w:val="single" w:sz="4" w:space="0" w:color="auto"/>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The unit of </w:t>
            </w:r>
            <w:proofErr w:type="spellStart"/>
            <w:r>
              <w:rPr>
                <w:rFonts w:ascii="Calibri" w:eastAsia="Times New Roman" w:hAnsi="Calibri" w:cs="Calibri"/>
                <w:kern w:val="0"/>
                <w:sz w:val="22"/>
                <w:szCs w:val="22"/>
                <w14:ligatures w14:val="none"/>
              </w:rPr>
              <w:t>measurement</w:t>
            </w:r>
            <w:proofErr w:type="spellEnd"/>
          </w:p>
        </w:tc>
        <w:tc>
          <w:tcPr>
            <w:tcW w:w="1927" w:type="dxa"/>
            <w:tcBorders>
              <w:top w:val="nil"/>
              <w:left w:val="nil"/>
              <w:bottom w:val="single" w:sz="4" w:space="0" w:color="auto"/>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w:t>
            </w:r>
          </w:p>
        </w:tc>
        <w:tc>
          <w:tcPr>
            <w:tcW w:w="1496" w:type="dxa"/>
            <w:tcBorders>
              <w:top w:val="nil"/>
              <w:left w:val="nil"/>
              <w:bottom w:val="single" w:sz="4" w:space="0" w:color="auto"/>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bl>
    <w:p w:rsidR="0032646B" w:rsidRDefault="0032646B">
      <w:pPr>
        <w:spacing w:after="160" w:line="259" w:lineRule="auto"/>
        <w:ind w:left="0" w:firstLine="0"/>
        <w:jc w:val="left"/>
        <w:rPr>
          <w:rFonts w:ascii="Times New Roman" w:hAnsi="Times New Roman" w:cs="Times New Roman"/>
        </w:rPr>
      </w:pPr>
    </w:p>
    <w:p w:rsidR="0032646B" w:rsidRDefault="0032646B">
      <w:pPr>
        <w:spacing w:after="160" w:line="259" w:lineRule="auto"/>
        <w:ind w:left="0" w:firstLine="0"/>
        <w:jc w:val="left"/>
        <w:rPr>
          <w:rFonts w:ascii="Times New Roman" w:hAnsi="Times New Roman" w:cs="Times New Roman"/>
        </w:rPr>
      </w:pPr>
      <w:r>
        <w:rPr>
          <w:rFonts w:ascii="Times New Roman" w:hAnsi="Times New Roman" w:cs="Times New Roman"/>
        </w:rPr>
        <w:br w:type="page"/>
      </w:r>
    </w:p>
    <w:p w:rsidR="0032646B" w:rsidRDefault="0032646B">
      <w:pPr>
        <w:spacing w:after="160" w:line="259" w:lineRule="auto"/>
        <w:ind w:left="0" w:firstLine="0"/>
        <w:jc w:val="left"/>
        <w:rPr>
          <w:rFonts w:ascii="Times New Roman" w:hAnsi="Times New Roman" w:cs="Times New Roman"/>
        </w:rPr>
      </w:pPr>
    </w:p>
    <w:tbl>
      <w:tblPr>
        <w:tblW w:w="9219" w:type="dxa"/>
        <w:tblCellMar>
          <w:left w:w="70" w:type="dxa"/>
          <w:right w:w="70" w:type="dxa"/>
        </w:tblCellMar>
        <w:tblLook w:val="04A0" w:firstRow="1" w:lastRow="0" w:firstColumn="1" w:lastColumn="0" w:noHBand="0" w:noVBand="1"/>
      </w:tblPr>
      <w:tblGrid>
        <w:gridCol w:w="3261"/>
        <w:gridCol w:w="2646"/>
        <w:gridCol w:w="1816"/>
        <w:gridCol w:w="1496"/>
      </w:tblGrid>
      <w:tr w:rsidR="00927D33" w:rsidRPr="00D32128" w:rsidTr="00694908">
        <w:trPr>
          <w:trHeight w:val="413"/>
        </w:trPr>
        <w:tc>
          <w:tcPr>
            <w:tcW w:w="5907" w:type="dxa"/>
            <w:gridSpan w:val="2"/>
            <w:tcBorders>
              <w:top w:val="single" w:sz="4" w:space="0" w:color="auto"/>
              <w:left w:val="single" w:sz="4" w:space="0" w:color="auto"/>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32"/>
                <w:szCs w:val="32"/>
                <w14:ligatures w14:val="none"/>
              </w:rPr>
            </w:pPr>
            <w:r w:rsidRPr="00D32128">
              <w:rPr>
                <w:rFonts w:ascii="Calibri" w:eastAsia="Times New Roman" w:hAnsi="Calibri" w:cs="Calibri"/>
                <w:b/>
                <w:bCs/>
                <w:kern w:val="0"/>
                <w:sz w:val="32"/>
                <w:szCs w:val="32"/>
                <w14:ligatures w14:val="none"/>
              </w:rPr>
              <w:t>Table name: HYPOTHESIS</w:t>
            </w:r>
          </w:p>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816" w:type="dxa"/>
            <w:tcBorders>
              <w:top w:val="single" w:sz="4" w:space="0" w:color="auto"/>
              <w:left w:val="nil"/>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Size :</w:t>
            </w:r>
          </w:p>
        </w:tc>
        <w:tc>
          <w:tcPr>
            <w:tcW w:w="1496" w:type="dxa"/>
            <w:tcBorders>
              <w:top w:val="single" w:sz="4" w:space="0" w:color="auto"/>
              <w:left w:val="nil"/>
              <w:bottom w:val="nil"/>
              <w:right w:val="single" w:sz="4" w:space="0" w:color="auto"/>
            </w:tcBorders>
            <w:noWrap/>
            <w:vAlign w:val="center"/>
            <w:hideMark/>
          </w:tcPr>
          <w:p w:rsidR="00927D33" w:rsidRPr="00D32128" w:rsidRDefault="000C395C"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287</w:t>
            </w:r>
          </w:p>
        </w:tc>
      </w:tr>
      <w:tr w:rsidR="00927D33" w:rsidRPr="00D32128" w:rsidTr="00FB1749">
        <w:trPr>
          <w:trHeight w:val="330"/>
        </w:trPr>
        <w:tc>
          <w:tcPr>
            <w:tcW w:w="3261" w:type="dxa"/>
            <w:tcBorders>
              <w:top w:val="nil"/>
              <w:left w:val="single" w:sz="4" w:space="0" w:color="auto"/>
              <w:bottom w:val="nil"/>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2646" w:type="dxa"/>
            <w:tcBorders>
              <w:top w:val="nil"/>
              <w:left w:val="nil"/>
              <w:bottom w:val="nil"/>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816" w:type="dxa"/>
            <w:tcBorders>
              <w:top w:val="nil"/>
              <w:left w:val="nil"/>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Number of records:</w:t>
            </w:r>
          </w:p>
        </w:tc>
        <w:tc>
          <w:tcPr>
            <w:tcW w:w="1496" w:type="dxa"/>
            <w:tcBorders>
              <w:top w:val="nil"/>
              <w:left w:val="nil"/>
              <w:bottom w:val="nil"/>
              <w:right w:val="single" w:sz="4" w:space="0" w:color="auto"/>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1,000,000</w:t>
            </w:r>
          </w:p>
        </w:tc>
      </w:tr>
      <w:tr w:rsidR="00927D33" w:rsidRPr="00D32128" w:rsidTr="00FB1749">
        <w:trPr>
          <w:trHeight w:val="330"/>
        </w:trPr>
        <w:tc>
          <w:tcPr>
            <w:tcW w:w="3261" w:type="dxa"/>
            <w:tcBorders>
              <w:top w:val="nil"/>
              <w:left w:val="single" w:sz="4" w:space="0" w:color="auto"/>
              <w:bottom w:val="single" w:sz="4" w:space="0" w:color="auto"/>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roofErr w:type="spellStart"/>
            <w:r w:rsidRPr="00D32128">
              <w:rPr>
                <w:rFonts w:ascii="Calibri" w:eastAsia="Times New Roman" w:hAnsi="Calibri" w:cs="Calibri"/>
                <w:b/>
                <w:bCs/>
                <w:kern w:val="0"/>
                <w:sz w:val="22"/>
                <w:szCs w:val="22"/>
                <w14:ligatures w14:val="none"/>
              </w:rPr>
              <w:t>Primary</w:t>
            </w:r>
            <w:proofErr w:type="spellEnd"/>
            <w:r w:rsidRPr="00D32128">
              <w:rPr>
                <w:rFonts w:ascii="Calibri" w:eastAsia="Times New Roman" w:hAnsi="Calibri" w:cs="Calibri"/>
                <w:b/>
                <w:bCs/>
                <w:kern w:val="0"/>
                <w:sz w:val="22"/>
                <w:szCs w:val="22"/>
                <w14:ligatures w14:val="none"/>
              </w:rPr>
              <w:t xml:space="preserve"> key: </w:t>
            </w:r>
            <w:proofErr w:type="spellStart"/>
            <w:r w:rsidRPr="00D32128">
              <w:rPr>
                <w:rFonts w:ascii="Calibri" w:eastAsia="Times New Roman" w:hAnsi="Calibri" w:cs="Calibri"/>
                <w:b/>
                <w:bCs/>
                <w:kern w:val="0"/>
                <w:sz w:val="22"/>
                <w:szCs w:val="22"/>
                <w14:ligatures w14:val="none"/>
              </w:rPr>
              <w:t>id_hypothesis</w:t>
            </w:r>
            <w:proofErr w:type="spellEnd"/>
            <w:r w:rsidRPr="00D32128">
              <w:rPr>
                <w:rFonts w:ascii="Calibri" w:eastAsia="Times New Roman" w:hAnsi="Calibri" w:cs="Calibri"/>
                <w:b/>
                <w:bCs/>
                <w:kern w:val="0"/>
                <w:sz w:val="22"/>
                <w:szCs w:val="22"/>
                <w14:ligatures w14:val="none"/>
              </w:rPr>
              <w:t>       </w:t>
            </w:r>
          </w:p>
        </w:tc>
        <w:tc>
          <w:tcPr>
            <w:tcW w:w="2646" w:type="dxa"/>
            <w:tcBorders>
              <w:top w:val="nil"/>
              <w:left w:val="nil"/>
              <w:bottom w:val="single" w:sz="4" w:space="0" w:color="auto"/>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816" w:type="dxa"/>
            <w:tcBorders>
              <w:top w:val="nil"/>
              <w:left w:val="nil"/>
              <w:bottom w:val="single" w:sz="4" w:space="0" w:color="auto"/>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roofErr w:type="gramStart"/>
            <w:r w:rsidRPr="00D32128">
              <w:rPr>
                <w:rFonts w:ascii="Calibri" w:eastAsia="Times New Roman" w:hAnsi="Calibri" w:cs="Calibri"/>
                <w:b/>
                <w:bCs/>
                <w:kern w:val="0"/>
                <w:sz w:val="22"/>
                <w:szCs w:val="22"/>
                <w14:ligatures w14:val="none"/>
              </w:rPr>
              <w:t>volume</w:t>
            </w:r>
            <w:proofErr w:type="gramEnd"/>
            <w:r w:rsidRPr="00D32128">
              <w:rPr>
                <w:rFonts w:ascii="Calibri" w:eastAsia="Times New Roman" w:hAnsi="Calibri" w:cs="Calibri"/>
                <w:b/>
                <w:bCs/>
                <w:kern w:val="0"/>
                <w:sz w:val="22"/>
                <w:szCs w:val="22"/>
                <w14:ligatures w14:val="none"/>
              </w:rPr>
              <w:t xml:space="preserve"> :</w:t>
            </w:r>
          </w:p>
        </w:tc>
        <w:tc>
          <w:tcPr>
            <w:tcW w:w="1496" w:type="dxa"/>
            <w:tcBorders>
              <w:top w:val="nil"/>
              <w:left w:val="nil"/>
              <w:bottom w:val="single" w:sz="4" w:space="0" w:color="auto"/>
              <w:right w:val="single" w:sz="4" w:space="0" w:color="auto"/>
            </w:tcBorders>
            <w:noWrap/>
            <w:vAlign w:val="center"/>
            <w:hideMark/>
          </w:tcPr>
          <w:p w:rsidR="00927D33" w:rsidRPr="00D32128" w:rsidRDefault="00DC4AFC"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273.7 MB</w:t>
            </w:r>
          </w:p>
        </w:tc>
      </w:tr>
      <w:tr w:rsidR="00927D33" w:rsidRPr="00D32128" w:rsidTr="00FB1749">
        <w:trPr>
          <w:trHeight w:val="330"/>
        </w:trPr>
        <w:tc>
          <w:tcPr>
            <w:tcW w:w="3261" w:type="dxa"/>
            <w:tcBorders>
              <w:top w:val="single" w:sz="4" w:space="0" w:color="auto"/>
              <w:left w:val="single" w:sz="4" w:space="0" w:color="auto"/>
              <w:bottom w:val="single" w:sz="4" w:space="0" w:color="auto"/>
              <w:right w:val="single" w:sz="4" w:space="0" w:color="auto"/>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Code</w:t>
            </w:r>
          </w:p>
        </w:tc>
        <w:tc>
          <w:tcPr>
            <w:tcW w:w="2646" w:type="dxa"/>
            <w:tcBorders>
              <w:top w:val="single" w:sz="4" w:space="0" w:color="auto"/>
              <w:left w:val="nil"/>
              <w:bottom w:val="single" w:sz="4" w:space="0" w:color="auto"/>
              <w:right w:val="single" w:sz="4" w:space="0" w:color="auto"/>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Libelle</w:t>
            </w:r>
          </w:p>
        </w:tc>
        <w:tc>
          <w:tcPr>
            <w:tcW w:w="1816" w:type="dxa"/>
            <w:tcBorders>
              <w:top w:val="single" w:sz="4" w:space="0" w:color="auto"/>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Kind</w:t>
            </w:r>
          </w:p>
        </w:tc>
        <w:tc>
          <w:tcPr>
            <w:tcW w:w="1496" w:type="dxa"/>
            <w:tcBorders>
              <w:top w:val="single" w:sz="4" w:space="0" w:color="auto"/>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Length</w:t>
            </w:r>
          </w:p>
        </w:tc>
      </w:tr>
      <w:tr w:rsidR="00F17540" w:rsidRPr="00D32128" w:rsidTr="00FB1749">
        <w:trPr>
          <w:trHeight w:val="330"/>
        </w:trPr>
        <w:tc>
          <w:tcPr>
            <w:tcW w:w="3261" w:type="dxa"/>
            <w:tcBorders>
              <w:top w:val="single" w:sz="4" w:space="0" w:color="auto"/>
              <w:left w:val="single" w:sz="4" w:space="0" w:color="auto"/>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hypothese</w:t>
            </w:r>
            <w:proofErr w:type="spellEnd"/>
          </w:p>
        </w:tc>
        <w:tc>
          <w:tcPr>
            <w:tcW w:w="2646" w:type="dxa"/>
            <w:tcBorders>
              <w:top w:val="single" w:sz="4" w:space="0" w:color="auto"/>
              <w:left w:val="nil"/>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r w:rsidRPr="00D32128">
              <w:rPr>
                <w:rFonts w:ascii="Calibri" w:eastAsia="Times New Roman" w:hAnsi="Calibri" w:cs="Calibri"/>
                <w:kern w:val="0"/>
                <w:sz w:val="22"/>
                <w:szCs w:val="22"/>
                <w14:ligatures w14:val="none"/>
              </w:rPr>
              <w:t>Hypothesis</w:t>
            </w:r>
            <w:proofErr w:type="spellEnd"/>
            <w:r w:rsidRPr="00D32128">
              <w:rPr>
                <w:rFonts w:ascii="Calibri" w:eastAsia="Times New Roman" w:hAnsi="Calibri" w:cs="Calibri"/>
                <w:kern w:val="0"/>
                <w:sz w:val="22"/>
                <w:szCs w:val="22"/>
                <w14:ligatures w14:val="none"/>
              </w:rPr>
              <w:t xml:space="preserve"> identifier</w:t>
            </w:r>
          </w:p>
        </w:tc>
        <w:tc>
          <w:tcPr>
            <w:tcW w:w="1816" w:type="dxa"/>
            <w:tcBorders>
              <w:top w:val="single" w:sz="4" w:space="0" w:color="auto"/>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single" w:sz="4" w:space="0" w:color="auto"/>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F17540" w:rsidRPr="00D32128" w:rsidTr="00FB1749">
        <w:trPr>
          <w:trHeight w:val="330"/>
        </w:trPr>
        <w:tc>
          <w:tcPr>
            <w:tcW w:w="3261" w:type="dxa"/>
            <w:tcBorders>
              <w:top w:val="nil"/>
              <w:left w:val="single" w:sz="4" w:space="0" w:color="auto"/>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Pr>
                <w:rFonts w:ascii="Calibri" w:eastAsia="Times New Roman" w:hAnsi="Calibri" w:cs="Calibri"/>
                <w:kern w:val="0"/>
                <w:sz w:val="22"/>
                <w:szCs w:val="22"/>
                <w14:ligatures w14:val="none"/>
              </w:rPr>
              <w:t>valeur</w:t>
            </w:r>
            <w:proofErr w:type="gramEnd"/>
            <w:r>
              <w:rPr>
                <w:rFonts w:ascii="Calibri" w:eastAsia="Times New Roman" w:hAnsi="Calibri" w:cs="Calibri"/>
                <w:kern w:val="0"/>
                <w:sz w:val="22"/>
                <w:szCs w:val="22"/>
                <w14:ligatures w14:val="none"/>
              </w:rPr>
              <w:t>_projetee</w:t>
            </w:r>
            <w:proofErr w:type="spellEnd"/>
          </w:p>
        </w:tc>
        <w:tc>
          <w:tcPr>
            <w:tcW w:w="264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r>
              <w:rPr>
                <w:rFonts w:ascii="Calibri" w:eastAsia="Times New Roman" w:hAnsi="Calibri" w:cs="Calibri"/>
                <w:kern w:val="0"/>
                <w:sz w:val="22"/>
                <w:szCs w:val="22"/>
                <w14:ligatures w14:val="none"/>
              </w:rPr>
              <w:t>Projected</w:t>
            </w:r>
            <w:proofErr w:type="spellEnd"/>
            <w:r>
              <w:rPr>
                <w:rFonts w:ascii="Calibri" w:eastAsia="Times New Roman" w:hAnsi="Calibri" w:cs="Calibri"/>
                <w:kern w:val="0"/>
                <w:sz w:val="22"/>
                <w:szCs w:val="22"/>
                <w14:ligatures w14:val="none"/>
              </w:rPr>
              <w:t xml:space="preserve"> value</w:t>
            </w:r>
          </w:p>
        </w:tc>
        <w:tc>
          <w:tcPr>
            <w:tcW w:w="181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N</w:t>
            </w:r>
          </w:p>
        </w:tc>
        <w:tc>
          <w:tcPr>
            <w:tcW w:w="149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50</w:t>
            </w:r>
          </w:p>
        </w:tc>
      </w:tr>
      <w:tr w:rsidR="00F17540" w:rsidRPr="00D32128" w:rsidTr="00FB1749">
        <w:trPr>
          <w:trHeight w:val="330"/>
        </w:trPr>
        <w:tc>
          <w:tcPr>
            <w:tcW w:w="3261" w:type="dxa"/>
            <w:tcBorders>
              <w:top w:val="nil"/>
              <w:left w:val="single" w:sz="4" w:space="0" w:color="auto"/>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Pr>
                <w:rFonts w:ascii="Calibri" w:eastAsia="Times New Roman" w:hAnsi="Calibri" w:cs="Calibri"/>
                <w:kern w:val="0"/>
                <w:sz w:val="22"/>
                <w:szCs w:val="22"/>
                <w14:ligatures w14:val="none"/>
              </w:rPr>
              <w:t>valeur</w:t>
            </w:r>
            <w:proofErr w:type="gramEnd"/>
            <w:r>
              <w:rPr>
                <w:rFonts w:ascii="Calibri" w:eastAsia="Times New Roman" w:hAnsi="Calibri" w:cs="Calibri"/>
                <w:kern w:val="0"/>
                <w:sz w:val="22"/>
                <w:szCs w:val="22"/>
                <w14:ligatures w14:val="none"/>
              </w:rPr>
              <w:t>_projetee_saisie</w:t>
            </w:r>
            <w:proofErr w:type="spellEnd"/>
          </w:p>
        </w:tc>
        <w:tc>
          <w:tcPr>
            <w:tcW w:w="264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r>
              <w:rPr>
                <w:rFonts w:ascii="Calibri" w:eastAsia="Times New Roman" w:hAnsi="Calibri" w:cs="Calibri"/>
                <w:kern w:val="0"/>
                <w:sz w:val="22"/>
                <w:szCs w:val="22"/>
                <w14:ligatures w14:val="none"/>
              </w:rPr>
              <w:t>Projected</w:t>
            </w:r>
            <w:proofErr w:type="spellEnd"/>
            <w:r>
              <w:rPr>
                <w:rFonts w:ascii="Calibri" w:eastAsia="Times New Roman" w:hAnsi="Calibri" w:cs="Calibri"/>
                <w:kern w:val="0"/>
                <w:sz w:val="22"/>
                <w:szCs w:val="22"/>
                <w14:ligatures w14:val="none"/>
              </w:rPr>
              <w:t xml:space="preserve"> value </w:t>
            </w:r>
            <w:proofErr w:type="spellStart"/>
            <w:r>
              <w:rPr>
                <w:rFonts w:ascii="Calibri" w:eastAsia="Times New Roman" w:hAnsi="Calibri" w:cs="Calibri"/>
                <w:kern w:val="0"/>
                <w:sz w:val="22"/>
                <w:szCs w:val="22"/>
                <w14:ligatures w14:val="none"/>
              </w:rPr>
              <w:t>entered</w:t>
            </w:r>
            <w:proofErr w:type="spellEnd"/>
          </w:p>
        </w:tc>
        <w:tc>
          <w:tcPr>
            <w:tcW w:w="181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N</w:t>
            </w:r>
          </w:p>
        </w:tc>
        <w:tc>
          <w:tcPr>
            <w:tcW w:w="149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50</w:t>
            </w:r>
          </w:p>
        </w:tc>
      </w:tr>
      <w:tr w:rsidR="00F17540" w:rsidRPr="00D32128" w:rsidTr="00FB1749">
        <w:trPr>
          <w:trHeight w:val="330"/>
        </w:trPr>
        <w:tc>
          <w:tcPr>
            <w:tcW w:w="3261" w:type="dxa"/>
            <w:tcBorders>
              <w:top w:val="nil"/>
              <w:left w:val="single" w:sz="4" w:space="0" w:color="auto"/>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Pr>
                <w:rFonts w:ascii="Calibri" w:eastAsia="Times New Roman" w:hAnsi="Calibri" w:cs="Calibri"/>
                <w:kern w:val="0"/>
                <w:sz w:val="22"/>
                <w:szCs w:val="22"/>
                <w14:ligatures w14:val="none"/>
              </w:rPr>
              <w:t>valeur</w:t>
            </w:r>
            <w:proofErr w:type="gramEnd"/>
            <w:r>
              <w:rPr>
                <w:rFonts w:ascii="Calibri" w:eastAsia="Times New Roman" w:hAnsi="Calibri" w:cs="Calibri"/>
                <w:kern w:val="0"/>
                <w:sz w:val="22"/>
                <w:szCs w:val="22"/>
                <w14:ligatures w14:val="none"/>
              </w:rPr>
              <w:t>_realisee</w:t>
            </w:r>
            <w:proofErr w:type="spellEnd"/>
          </w:p>
        </w:tc>
        <w:tc>
          <w:tcPr>
            <w:tcW w:w="264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r>
              <w:rPr>
                <w:rFonts w:ascii="Calibri" w:eastAsia="Times New Roman" w:hAnsi="Calibri" w:cs="Calibri"/>
                <w:kern w:val="0"/>
                <w:sz w:val="22"/>
                <w:szCs w:val="22"/>
                <w14:ligatures w14:val="none"/>
              </w:rPr>
              <w:t>Realized</w:t>
            </w:r>
            <w:proofErr w:type="spellEnd"/>
            <w:r>
              <w:rPr>
                <w:rFonts w:ascii="Calibri" w:eastAsia="Times New Roman" w:hAnsi="Calibri" w:cs="Calibri"/>
                <w:kern w:val="0"/>
                <w:sz w:val="22"/>
                <w:szCs w:val="22"/>
                <w14:ligatures w14:val="none"/>
              </w:rPr>
              <w:t xml:space="preserve"> value</w:t>
            </w:r>
          </w:p>
        </w:tc>
        <w:tc>
          <w:tcPr>
            <w:tcW w:w="181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N</w:t>
            </w:r>
          </w:p>
        </w:tc>
        <w:tc>
          <w:tcPr>
            <w:tcW w:w="149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50</w:t>
            </w:r>
          </w:p>
        </w:tc>
      </w:tr>
      <w:tr w:rsidR="00F17540" w:rsidRPr="00D32128" w:rsidTr="00FB1749">
        <w:trPr>
          <w:trHeight w:val="330"/>
        </w:trPr>
        <w:tc>
          <w:tcPr>
            <w:tcW w:w="3261" w:type="dxa"/>
            <w:tcBorders>
              <w:top w:val="nil"/>
              <w:left w:val="single" w:sz="4" w:space="0" w:color="auto"/>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Pr>
                <w:rFonts w:ascii="Calibri" w:eastAsia="Times New Roman" w:hAnsi="Calibri" w:cs="Calibri"/>
                <w:kern w:val="0"/>
                <w:sz w:val="22"/>
                <w:szCs w:val="22"/>
                <w14:ligatures w14:val="none"/>
              </w:rPr>
              <w:t>ecart</w:t>
            </w:r>
            <w:proofErr w:type="spellEnd"/>
            <w:proofErr w:type="gramEnd"/>
          </w:p>
        </w:tc>
        <w:tc>
          <w:tcPr>
            <w:tcW w:w="264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Gap</w:t>
            </w:r>
          </w:p>
        </w:tc>
        <w:tc>
          <w:tcPr>
            <w:tcW w:w="181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N</w:t>
            </w:r>
          </w:p>
        </w:tc>
        <w:tc>
          <w:tcPr>
            <w:tcW w:w="149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50</w:t>
            </w:r>
          </w:p>
        </w:tc>
      </w:tr>
      <w:tr w:rsidR="00F17540" w:rsidRPr="00D32128" w:rsidTr="00FB1749">
        <w:trPr>
          <w:trHeight w:val="330"/>
        </w:trPr>
        <w:tc>
          <w:tcPr>
            <w:tcW w:w="3261" w:type="dxa"/>
            <w:tcBorders>
              <w:top w:val="nil"/>
              <w:left w:val="single" w:sz="4" w:space="0" w:color="auto"/>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Pr>
                <w:rFonts w:ascii="Calibri" w:eastAsia="Times New Roman" w:hAnsi="Calibri" w:cs="Calibri"/>
                <w:kern w:val="0"/>
                <w:sz w:val="22"/>
                <w:szCs w:val="22"/>
                <w14:ligatures w14:val="none"/>
              </w:rPr>
              <w:t>index</w:t>
            </w:r>
            <w:proofErr w:type="gramEnd"/>
            <w:r>
              <w:rPr>
                <w:rFonts w:ascii="Calibri" w:eastAsia="Times New Roman" w:hAnsi="Calibri" w:cs="Calibri"/>
                <w:kern w:val="0"/>
                <w:sz w:val="22"/>
                <w:szCs w:val="22"/>
                <w14:ligatures w14:val="none"/>
              </w:rPr>
              <w:t>_annee</w:t>
            </w:r>
            <w:proofErr w:type="spellEnd"/>
          </w:p>
        </w:tc>
        <w:tc>
          <w:tcPr>
            <w:tcW w:w="264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Index of the </w:t>
            </w:r>
            <w:proofErr w:type="spellStart"/>
            <w:r>
              <w:rPr>
                <w:rFonts w:ascii="Calibri" w:eastAsia="Times New Roman" w:hAnsi="Calibri" w:cs="Calibri"/>
                <w:kern w:val="0"/>
                <w:sz w:val="22"/>
                <w:szCs w:val="22"/>
                <w14:ligatures w14:val="none"/>
              </w:rPr>
              <w:t>year</w:t>
            </w:r>
            <w:proofErr w:type="spellEnd"/>
          </w:p>
        </w:tc>
        <w:tc>
          <w:tcPr>
            <w:tcW w:w="181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N</w:t>
            </w:r>
          </w:p>
        </w:tc>
        <w:tc>
          <w:tcPr>
            <w:tcW w:w="149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15</w:t>
            </w:r>
          </w:p>
        </w:tc>
      </w:tr>
      <w:tr w:rsidR="00F17540" w:rsidRPr="00D32128" w:rsidTr="00FB1749">
        <w:trPr>
          <w:trHeight w:val="330"/>
        </w:trPr>
        <w:tc>
          <w:tcPr>
            <w:tcW w:w="3261" w:type="dxa"/>
            <w:tcBorders>
              <w:top w:val="nil"/>
              <w:left w:val="single" w:sz="4" w:space="0" w:color="auto"/>
              <w:bottom w:val="single" w:sz="4" w:space="0" w:color="auto"/>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gramStart"/>
            <w:r>
              <w:rPr>
                <w:rFonts w:ascii="Calibri" w:eastAsia="Times New Roman" w:hAnsi="Calibri" w:cs="Calibri"/>
                <w:kern w:val="0"/>
                <w:sz w:val="22"/>
                <w:szCs w:val="22"/>
                <w14:ligatures w14:val="none"/>
              </w:rPr>
              <w:t>statut</w:t>
            </w:r>
            <w:proofErr w:type="gramEnd"/>
          </w:p>
        </w:tc>
        <w:tc>
          <w:tcPr>
            <w:tcW w:w="2646" w:type="dxa"/>
            <w:tcBorders>
              <w:top w:val="nil"/>
              <w:left w:val="nil"/>
              <w:bottom w:val="single" w:sz="4" w:space="0" w:color="auto"/>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r>
              <w:rPr>
                <w:rFonts w:ascii="Calibri" w:eastAsia="Times New Roman" w:hAnsi="Calibri" w:cs="Calibri"/>
                <w:kern w:val="0"/>
                <w:sz w:val="22"/>
                <w:szCs w:val="22"/>
                <w14:ligatures w14:val="none"/>
              </w:rPr>
              <w:t>Status</w:t>
            </w:r>
            <w:proofErr w:type="spellEnd"/>
            <w:r>
              <w:rPr>
                <w:rFonts w:ascii="Calibri" w:eastAsia="Times New Roman" w:hAnsi="Calibri" w:cs="Calibri"/>
                <w:kern w:val="0"/>
                <w:sz w:val="22"/>
                <w:szCs w:val="22"/>
                <w14:ligatures w14:val="none"/>
              </w:rPr>
              <w:t xml:space="preserve"> of the </w:t>
            </w:r>
            <w:proofErr w:type="spellStart"/>
            <w:r>
              <w:rPr>
                <w:rFonts w:ascii="Calibri" w:eastAsia="Times New Roman" w:hAnsi="Calibri" w:cs="Calibri"/>
                <w:kern w:val="0"/>
                <w:sz w:val="22"/>
                <w:szCs w:val="22"/>
                <w14:ligatures w14:val="none"/>
              </w:rPr>
              <w:t>hypothesis</w:t>
            </w:r>
            <w:proofErr w:type="spellEnd"/>
          </w:p>
        </w:tc>
        <w:tc>
          <w:tcPr>
            <w:tcW w:w="1816" w:type="dxa"/>
            <w:tcBorders>
              <w:top w:val="nil"/>
              <w:left w:val="nil"/>
              <w:bottom w:val="single" w:sz="4" w:space="0" w:color="auto"/>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w:t>
            </w:r>
          </w:p>
        </w:tc>
        <w:tc>
          <w:tcPr>
            <w:tcW w:w="1496" w:type="dxa"/>
            <w:tcBorders>
              <w:top w:val="nil"/>
              <w:left w:val="nil"/>
              <w:bottom w:val="single" w:sz="4" w:space="0" w:color="auto"/>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bl>
    <w:p w:rsidR="00927D33" w:rsidRDefault="00927D33">
      <w:pPr>
        <w:spacing w:after="160" w:line="259" w:lineRule="auto"/>
        <w:ind w:left="0" w:firstLine="0"/>
        <w:jc w:val="left"/>
        <w:rPr>
          <w:rFonts w:ascii="Times New Roman" w:hAnsi="Times New Roman" w:cs="Times New Roman"/>
        </w:rPr>
      </w:pPr>
    </w:p>
    <w:p w:rsidR="0029420B" w:rsidRDefault="001E0137" w:rsidP="00C90488">
      <w:pPr>
        <w:pStyle w:val="Paragraphedeliste"/>
        <w:numPr>
          <w:ilvl w:val="0"/>
          <w:numId w:val="105"/>
        </w:numPr>
        <w:tabs>
          <w:tab w:val="left" w:pos="3200"/>
        </w:tabs>
        <w:spacing w:line="480" w:lineRule="auto"/>
        <w:ind w:left="1077"/>
        <w:outlineLvl w:val="0"/>
        <w:rPr>
          <w:rFonts w:ascii="Times New Roman" w:hAnsi="Times New Roman" w:cs="Times New Roman"/>
          <w:b/>
          <w:bCs/>
          <w:u w:val="single"/>
        </w:rPr>
      </w:pPr>
      <w:bookmarkStart w:id="51" w:name="_Toc219217029"/>
      <w:r>
        <w:rPr>
          <w:rFonts w:ascii="Times New Roman" w:hAnsi="Times New Roman" w:cs="Times New Roman"/>
          <w:b/>
          <w:bCs/>
          <w:u w:val="single"/>
        </w:rPr>
        <w:t>Functional and dynamic models</w:t>
      </w:r>
      <w:bookmarkEnd w:id="51"/>
    </w:p>
    <w:p w:rsidR="00894C3B" w:rsidRDefault="001E0137" w:rsidP="00C90488">
      <w:pPr>
        <w:pStyle w:val="Paragraphedeliste"/>
        <w:tabs>
          <w:tab w:val="left" w:pos="3200"/>
        </w:tabs>
        <w:spacing w:line="480" w:lineRule="auto"/>
        <w:ind w:left="1077" w:firstLine="0"/>
        <w:outlineLvl w:val="1"/>
        <w:rPr>
          <w:rFonts w:ascii="Times New Roman" w:hAnsi="Times New Roman" w:cs="Times New Roman"/>
          <w:b/>
          <w:bCs/>
          <w:u w:val="single"/>
        </w:rPr>
      </w:pPr>
      <w:bookmarkStart w:id="52" w:name="_Toc219217030"/>
      <w:r>
        <w:rPr>
          <w:rFonts w:ascii="Times New Roman" w:hAnsi="Times New Roman" w:cs="Times New Roman"/>
          <w:b/>
          <w:bCs/>
          <w:u w:val="single"/>
        </w:rPr>
        <w:t>II-1 Use Case Diagram</w:t>
      </w:r>
      <w:bookmarkEnd w:id="52"/>
    </w:p>
    <w:p w:rsidR="0032646B" w:rsidRPr="00894C3B" w:rsidRDefault="0032646B" w:rsidP="00894C3B">
      <w:pPr>
        <w:pStyle w:val="Paragraphedeliste"/>
        <w:tabs>
          <w:tab w:val="left" w:pos="3200"/>
        </w:tabs>
        <w:spacing w:line="480" w:lineRule="auto"/>
        <w:ind w:left="1080" w:firstLine="0"/>
        <w:rPr>
          <w:rFonts w:ascii="Times New Roman" w:hAnsi="Times New Roman" w:cs="Times New Roman"/>
          <w:b/>
          <w:bCs/>
          <w:u w:val="single"/>
        </w:rPr>
      </w:pPr>
    </w:p>
    <w:p w:rsidR="00F70623" w:rsidRPr="00CF0F46" w:rsidRDefault="001E0137" w:rsidP="00CF0F46">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use case diagram describes the system's functionalities from the users' perspective. It highlights the actors, their interactions with the system, and the various services provided. This diagram offers a comprehensive view of functional requirements and facilitates understanding user expectations.</w:t>
      </w:r>
    </w:p>
    <w:p w:rsidR="00435D7E" w:rsidRPr="00CF0F46" w:rsidRDefault="00CF0F46" w:rsidP="00CF0F46">
      <w:pPr>
        <w:pStyle w:val="Paragraphedeliste"/>
        <w:numPr>
          <w:ilvl w:val="0"/>
          <w:numId w:val="106"/>
        </w:numPr>
        <w:tabs>
          <w:tab w:val="left" w:pos="3200"/>
        </w:tabs>
        <w:spacing w:line="480" w:lineRule="auto"/>
        <w:rPr>
          <w:rFonts w:ascii="Times New Roman" w:hAnsi="Times New Roman" w:cs="Times New Roman"/>
          <w:b/>
          <w:bCs/>
          <w:u w:val="single"/>
          <w:lang w:val="en-US"/>
        </w:rPr>
      </w:pPr>
      <w:r w:rsidRPr="00CF0F46">
        <w:rPr>
          <w:rFonts w:ascii="Times New Roman" w:hAnsi="Times New Roman" w:cs="Times New Roman"/>
          <w:noProof/>
          <w:u w:val="single"/>
          <w:lang w:val="en-US"/>
        </w:rPr>
        <w:lastRenderedPageBreak/>
        <w:drawing>
          <wp:anchor distT="0" distB="0" distL="114300" distR="114300" simplePos="0" relativeHeight="251765760" behindDoc="0" locked="0" layoutInCell="1" allowOverlap="1" wp14:anchorId="0815056C">
            <wp:simplePos x="0" y="0"/>
            <wp:positionH relativeFrom="margin">
              <wp:align>left</wp:align>
            </wp:positionH>
            <wp:positionV relativeFrom="paragraph">
              <wp:posOffset>213995</wp:posOffset>
            </wp:positionV>
            <wp:extent cx="5767070" cy="8598535"/>
            <wp:effectExtent l="0" t="0" r="5080" b="0"/>
            <wp:wrapTopAndBottom/>
            <wp:docPr id="74658335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7070" cy="8598535"/>
                    </a:xfrm>
                    <a:prstGeom prst="rect">
                      <a:avLst/>
                    </a:prstGeom>
                    <a:noFill/>
                    <a:ln>
                      <a:noFill/>
                    </a:ln>
                  </pic:spPr>
                </pic:pic>
              </a:graphicData>
            </a:graphic>
            <wp14:sizeRelH relativeFrom="margin">
              <wp14:pctWidth>0</wp14:pctWidth>
            </wp14:sizeRelH>
          </wp:anchor>
        </w:drawing>
      </w:r>
      <w:r w:rsidRPr="00CF0F46">
        <w:rPr>
          <w:rFonts w:ascii="Times New Roman" w:hAnsi="Times New Roman" w:cs="Times New Roman"/>
          <w:b/>
          <w:bCs/>
          <w:u w:val="single"/>
          <w:lang w:val="en-US"/>
        </w:rPr>
        <w:t>Representation</w:t>
      </w:r>
    </w:p>
    <w:p w:rsidR="00427382" w:rsidRDefault="00427382" w:rsidP="001E0137">
      <w:pPr>
        <w:tabs>
          <w:tab w:val="left" w:pos="3200"/>
        </w:tabs>
        <w:spacing w:line="480" w:lineRule="auto"/>
        <w:ind w:left="0" w:firstLine="0"/>
        <w:rPr>
          <w:rFonts w:ascii="Times New Roman" w:hAnsi="Times New Roman" w:cs="Times New Roman"/>
          <w:lang w:val="en-US"/>
        </w:rPr>
      </w:pPr>
    </w:p>
    <w:p w:rsidR="00F03EBC" w:rsidRPr="00CF0F46" w:rsidRDefault="00CF0F46" w:rsidP="00CF0F46">
      <w:pPr>
        <w:pStyle w:val="Paragraphedeliste"/>
        <w:numPr>
          <w:ilvl w:val="0"/>
          <w:numId w:val="106"/>
        </w:numPr>
        <w:tabs>
          <w:tab w:val="left" w:pos="3200"/>
        </w:tabs>
        <w:spacing w:line="480" w:lineRule="auto"/>
        <w:rPr>
          <w:rFonts w:ascii="Times New Roman" w:hAnsi="Times New Roman" w:cs="Times New Roman"/>
          <w:b/>
          <w:bCs/>
          <w:u w:val="single"/>
        </w:rPr>
      </w:pPr>
      <w:r>
        <w:rPr>
          <w:rFonts w:ascii="Times New Roman" w:hAnsi="Times New Roman" w:cs="Times New Roman"/>
          <w:b/>
          <w:bCs/>
          <w:u w:val="single"/>
        </w:rPr>
        <w:t xml:space="preserve">Description Use </w:t>
      </w:r>
      <w:proofErr w:type="gramStart"/>
      <w:r>
        <w:rPr>
          <w:rFonts w:ascii="Times New Roman" w:hAnsi="Times New Roman" w:cs="Times New Roman"/>
          <w:b/>
          <w:bCs/>
          <w:u w:val="single"/>
        </w:rPr>
        <w:t>case</w:t>
      </w:r>
      <w:r w:rsidR="00F03EBC" w:rsidRPr="00CF0F46">
        <w:rPr>
          <w:rFonts w:ascii="Times New Roman" w:hAnsi="Times New Roman" w:cs="Times New Roman"/>
          <w:b/>
          <w:bCs/>
          <w:u w:val="single"/>
        </w:rPr>
        <w:t>:</w:t>
      </w:r>
      <w:proofErr w:type="gramEnd"/>
    </w:p>
    <w:tbl>
      <w:tblPr>
        <w:tblW w:w="8840" w:type="dxa"/>
        <w:tblCellMar>
          <w:left w:w="70" w:type="dxa"/>
          <w:right w:w="70" w:type="dxa"/>
        </w:tblCellMar>
        <w:tblLook w:val="04A0" w:firstRow="1" w:lastRow="0" w:firstColumn="1" w:lastColumn="0" w:noHBand="0" w:noVBand="1"/>
      </w:tblPr>
      <w:tblGrid>
        <w:gridCol w:w="2220"/>
        <w:gridCol w:w="6620"/>
      </w:tblGrid>
      <w:tr w:rsidR="00F03EBC" w:rsidRPr="00F03EBC" w:rsidTr="00300587">
        <w:trPr>
          <w:trHeight w:val="312"/>
        </w:trPr>
        <w:tc>
          <w:tcPr>
            <w:tcW w:w="8840" w:type="dxa"/>
            <w:gridSpan w:val="2"/>
            <w:tcBorders>
              <w:top w:val="single" w:sz="4" w:space="0" w:color="auto"/>
              <w:left w:val="single" w:sz="4" w:space="0" w:color="auto"/>
              <w:bottom w:val="single" w:sz="4" w:space="0" w:color="auto"/>
              <w:right w:val="single" w:sz="4" w:space="0" w:color="auto"/>
            </w:tcBorders>
            <w:vAlign w:val="center"/>
            <w:hideMark/>
          </w:tcPr>
          <w:p w:rsidR="00F03EBC" w:rsidRPr="00F03EBC" w:rsidRDefault="00F03EBC" w:rsidP="00300587">
            <w:pPr>
              <w:spacing w:after="0" w:line="240" w:lineRule="auto"/>
              <w:ind w:left="0" w:firstLine="0"/>
              <w:jc w:val="center"/>
              <w:rPr>
                <w:rFonts w:ascii="Times New Roman" w:eastAsia="Times New Roman" w:hAnsi="Times New Roman" w:cs="Times New Roman"/>
                <w:b/>
                <w:bCs/>
                <w:kern w:val="0"/>
                <w14:ligatures w14:val="none"/>
              </w:rPr>
            </w:pPr>
            <w:r w:rsidRPr="00F03EBC">
              <w:rPr>
                <w:rFonts w:ascii="Times New Roman" w:eastAsia="Times New Roman" w:hAnsi="Times New Roman" w:cs="Times New Roman"/>
                <w:b/>
                <w:bCs/>
                <w:kern w:val="0"/>
                <w14:ligatures w14:val="none"/>
              </w:rPr>
              <w:t>UC1 – Administering budgetary exercises</w:t>
            </w:r>
          </w:p>
        </w:tc>
      </w:tr>
      <w:tr w:rsidR="00F03EBC" w:rsidRPr="00F03EBC" w:rsidTr="00F03EBC">
        <w:trPr>
          <w:trHeight w:val="288"/>
        </w:trPr>
        <w:tc>
          <w:tcPr>
            <w:tcW w:w="2220" w:type="dxa"/>
            <w:tcBorders>
              <w:top w:val="nil"/>
              <w:left w:val="single" w:sz="4" w:space="0" w:color="auto"/>
              <w:bottom w:val="single" w:sz="4" w:space="0" w:color="auto"/>
              <w:right w:val="single" w:sz="4" w:space="0" w:color="auto"/>
            </w:tcBorders>
            <w:vAlign w:val="center"/>
            <w:hideMark/>
          </w:tcPr>
          <w:p w:rsidR="00F03EBC" w:rsidRPr="00F03EBC" w:rsidRDefault="00F03EBC" w:rsidP="00F03EBC">
            <w:pPr>
              <w:spacing w:after="0" w:line="240" w:lineRule="auto"/>
              <w:ind w:left="0" w:firstLine="0"/>
              <w:jc w:val="center"/>
              <w:rPr>
                <w:rFonts w:ascii="Times New Roman" w:eastAsia="Times New Roman" w:hAnsi="Times New Roman" w:cs="Times New Roman"/>
                <w:b/>
                <w:bCs/>
                <w:kern w:val="0"/>
                <w14:ligatures w14:val="none"/>
              </w:rPr>
            </w:pPr>
            <w:r w:rsidRPr="00F03EBC">
              <w:rPr>
                <w:rFonts w:ascii="Times New Roman" w:eastAsia="Times New Roman" w:hAnsi="Times New Roman" w:cs="Times New Roman"/>
                <w:b/>
                <w:bCs/>
                <w:kern w:val="0"/>
                <w14:ligatures w14:val="none"/>
              </w:rPr>
              <w:t>Element</w:t>
            </w:r>
          </w:p>
        </w:tc>
        <w:tc>
          <w:tcPr>
            <w:tcW w:w="6620" w:type="dxa"/>
            <w:tcBorders>
              <w:top w:val="nil"/>
              <w:left w:val="nil"/>
              <w:bottom w:val="single" w:sz="4" w:space="0" w:color="auto"/>
              <w:right w:val="single" w:sz="4" w:space="0" w:color="auto"/>
            </w:tcBorders>
            <w:vAlign w:val="center"/>
            <w:hideMark/>
          </w:tcPr>
          <w:p w:rsidR="00F03EBC" w:rsidRPr="00F03EBC" w:rsidRDefault="00F03EBC" w:rsidP="00F03EBC">
            <w:pPr>
              <w:spacing w:after="0" w:line="240" w:lineRule="auto"/>
              <w:ind w:left="0" w:firstLine="0"/>
              <w:jc w:val="center"/>
              <w:rPr>
                <w:rFonts w:ascii="Times New Roman" w:eastAsia="Times New Roman" w:hAnsi="Times New Roman" w:cs="Times New Roman"/>
                <w:b/>
                <w:bCs/>
                <w:kern w:val="0"/>
                <w14:ligatures w14:val="none"/>
              </w:rPr>
            </w:pPr>
            <w:r w:rsidRPr="00F03EBC">
              <w:rPr>
                <w:rFonts w:ascii="Times New Roman" w:eastAsia="Times New Roman" w:hAnsi="Times New Roman" w:cs="Times New Roman"/>
                <w:b/>
                <w:bCs/>
                <w:kern w:val="0"/>
                <w14:ligatures w14:val="none"/>
              </w:rPr>
              <w:t>Description</w:t>
            </w:r>
          </w:p>
        </w:tc>
      </w:tr>
      <w:tr w:rsidR="00F03EBC" w:rsidRPr="00F03EBC" w:rsidTr="00F03EBC">
        <w:trPr>
          <w:trHeight w:val="288"/>
        </w:trPr>
        <w:tc>
          <w:tcPr>
            <w:tcW w:w="2220" w:type="dxa"/>
            <w:tcBorders>
              <w:top w:val="nil"/>
              <w:left w:val="single" w:sz="4" w:space="0" w:color="auto"/>
              <w:bottom w:val="single" w:sz="4" w:space="0" w:color="auto"/>
              <w:right w:val="single" w:sz="4" w:space="0" w:color="auto"/>
            </w:tcBorders>
            <w:vAlign w:val="center"/>
            <w:hideMark/>
          </w:tcPr>
          <w:p w:rsidR="00F03EBC" w:rsidRPr="00F03EBC" w:rsidRDefault="00F03EBC" w:rsidP="00F03EBC">
            <w:pPr>
              <w:spacing w:after="0" w:line="240" w:lineRule="auto"/>
              <w:ind w:left="0" w:firstLine="0"/>
              <w:jc w:val="left"/>
              <w:rPr>
                <w:rFonts w:ascii="Times New Roman" w:eastAsia="Times New Roman" w:hAnsi="Times New Roman" w:cs="Times New Roman"/>
                <w:b/>
                <w:bCs/>
                <w:kern w:val="0"/>
                <w14:ligatures w14:val="none"/>
              </w:rPr>
            </w:pPr>
            <w:r w:rsidRPr="00F03EBC">
              <w:rPr>
                <w:rFonts w:ascii="Times New Roman" w:eastAsia="Times New Roman" w:hAnsi="Times New Roman" w:cs="Times New Roman"/>
                <w:b/>
                <w:bCs/>
                <w:kern w:val="0"/>
                <w14:ligatures w14:val="none"/>
              </w:rPr>
              <w:t>Actor</w:t>
            </w:r>
          </w:p>
        </w:tc>
        <w:tc>
          <w:tcPr>
            <w:tcW w:w="6620" w:type="dxa"/>
            <w:tcBorders>
              <w:top w:val="nil"/>
              <w:left w:val="nil"/>
              <w:bottom w:val="single" w:sz="4" w:space="0" w:color="auto"/>
              <w:right w:val="single" w:sz="4" w:space="0" w:color="auto"/>
            </w:tcBorders>
            <w:vAlign w:val="center"/>
            <w:hideMark/>
          </w:tcPr>
          <w:p w:rsidR="00F03EBC" w:rsidRPr="00F03EBC" w:rsidRDefault="00F03EBC" w:rsidP="00F03EBC">
            <w:pPr>
              <w:spacing w:after="0" w:line="240" w:lineRule="auto"/>
              <w:ind w:left="0" w:firstLine="0"/>
              <w:jc w:val="left"/>
              <w:rPr>
                <w:rFonts w:ascii="Times New Roman" w:eastAsia="Times New Roman" w:hAnsi="Times New Roman" w:cs="Times New Roman"/>
                <w:kern w:val="0"/>
                <w14:ligatures w14:val="none"/>
              </w:rPr>
            </w:pPr>
            <w:r w:rsidRPr="00F03EBC">
              <w:rPr>
                <w:rFonts w:ascii="Times New Roman" w:eastAsia="Times New Roman" w:hAnsi="Times New Roman" w:cs="Times New Roman"/>
                <w:kern w:val="0"/>
                <w14:ligatures w14:val="none"/>
              </w:rPr>
              <w:t>Administrator</w:t>
            </w:r>
          </w:p>
        </w:tc>
      </w:tr>
      <w:tr w:rsidR="00F03EBC" w:rsidRPr="00BF5397" w:rsidTr="00E708DA">
        <w:trPr>
          <w:trHeight w:val="552"/>
        </w:trPr>
        <w:tc>
          <w:tcPr>
            <w:tcW w:w="2220" w:type="dxa"/>
            <w:tcBorders>
              <w:top w:val="nil"/>
              <w:left w:val="single" w:sz="4" w:space="0" w:color="auto"/>
              <w:bottom w:val="single" w:sz="4" w:space="0" w:color="auto"/>
              <w:right w:val="single" w:sz="4" w:space="0" w:color="auto"/>
            </w:tcBorders>
            <w:vAlign w:val="center"/>
            <w:hideMark/>
          </w:tcPr>
          <w:p w:rsidR="00F03EBC" w:rsidRPr="00F03EBC" w:rsidRDefault="00F03EBC" w:rsidP="00F03EBC">
            <w:pPr>
              <w:spacing w:after="0" w:line="240" w:lineRule="auto"/>
              <w:ind w:left="0" w:firstLine="0"/>
              <w:jc w:val="left"/>
              <w:rPr>
                <w:rFonts w:ascii="Times New Roman" w:eastAsia="Times New Roman" w:hAnsi="Times New Roman" w:cs="Times New Roman"/>
                <w:b/>
                <w:bCs/>
                <w:kern w:val="0"/>
                <w14:ligatures w14:val="none"/>
              </w:rPr>
            </w:pPr>
            <w:r w:rsidRPr="00F03EBC">
              <w:rPr>
                <w:rFonts w:ascii="Times New Roman" w:eastAsia="Times New Roman" w:hAnsi="Times New Roman" w:cs="Times New Roman"/>
                <w:b/>
                <w:bCs/>
                <w:kern w:val="0"/>
                <w14:ligatures w14:val="none"/>
              </w:rPr>
              <w:t>Description</w:t>
            </w:r>
          </w:p>
        </w:tc>
        <w:tc>
          <w:tcPr>
            <w:tcW w:w="6620" w:type="dxa"/>
            <w:tcBorders>
              <w:top w:val="nil"/>
              <w:left w:val="nil"/>
              <w:bottom w:val="single" w:sz="4" w:space="0" w:color="auto"/>
              <w:right w:val="single" w:sz="4" w:space="0" w:color="auto"/>
            </w:tcBorders>
            <w:vAlign w:val="center"/>
            <w:hideMark/>
          </w:tcPr>
          <w:p w:rsidR="00F03EBC" w:rsidRPr="00BF5397" w:rsidRDefault="00F03EBC" w:rsidP="00F03EBC">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you to create, modify and close the budget exercises that serve as the basis for projections.</w:t>
            </w:r>
          </w:p>
        </w:tc>
      </w:tr>
      <w:tr w:rsidR="00E708DA" w:rsidRPr="00BF5397" w:rsidTr="00E708DA">
        <w:trPr>
          <w:trHeight w:val="1172"/>
        </w:trPr>
        <w:tc>
          <w:tcPr>
            <w:tcW w:w="2220" w:type="dxa"/>
            <w:tcBorders>
              <w:top w:val="nil"/>
              <w:left w:val="single" w:sz="4" w:space="0" w:color="auto"/>
              <w:bottom w:val="single" w:sz="4" w:space="0" w:color="auto"/>
              <w:right w:val="single" w:sz="4" w:space="0" w:color="auto"/>
            </w:tcBorders>
            <w:vAlign w:val="center"/>
            <w:hideMark/>
          </w:tcPr>
          <w:p w:rsidR="00E708DA" w:rsidRPr="00F03EBC" w:rsidRDefault="00E708DA" w:rsidP="00F03EBC">
            <w:pPr>
              <w:spacing w:after="0" w:line="240" w:lineRule="auto"/>
              <w:ind w:left="0" w:firstLine="0"/>
              <w:jc w:val="left"/>
              <w:rPr>
                <w:rFonts w:ascii="Times New Roman" w:eastAsia="Times New Roman" w:hAnsi="Times New Roman" w:cs="Times New Roman"/>
                <w:b/>
                <w:bCs/>
                <w:kern w:val="0"/>
                <w14:ligatures w14:val="none"/>
              </w:rPr>
            </w:pPr>
            <w:r w:rsidRPr="00F03EBC">
              <w:rPr>
                <w:rFonts w:ascii="Times New Roman" w:eastAsia="Times New Roman" w:hAnsi="Times New Roman" w:cs="Times New Roman"/>
                <w:b/>
                <w:bCs/>
                <w:kern w:val="0"/>
                <w14:ligatures w14:val="none"/>
              </w:rPr>
              <w:t>Nominal scenario</w:t>
            </w:r>
          </w:p>
        </w:tc>
        <w:tc>
          <w:tcPr>
            <w:tcW w:w="6620" w:type="dxa"/>
            <w:tcBorders>
              <w:top w:val="single" w:sz="4" w:space="0" w:color="auto"/>
              <w:left w:val="nil"/>
              <w:bottom w:val="single" w:sz="4" w:space="0" w:color="auto"/>
              <w:right w:val="single" w:sz="4" w:space="0" w:color="auto"/>
            </w:tcBorders>
            <w:vAlign w:val="center"/>
            <w:hideMark/>
          </w:tcPr>
          <w:p w:rsidR="00E708DA" w:rsidRPr="00BF5397" w:rsidRDefault="00E708DA" w:rsidP="00F03EBC">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administrator selects an exercise.</w:t>
            </w:r>
          </w:p>
          <w:p w:rsidR="00E708DA" w:rsidRPr="00BF5397" w:rsidRDefault="00E708DA" w:rsidP="00F03EBC">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The system verifies the information.</w:t>
            </w:r>
          </w:p>
          <w:p w:rsidR="00E708DA" w:rsidRPr="00BF5397" w:rsidRDefault="00E708DA" w:rsidP="00F03EBC">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3. The exercise is recorded.</w:t>
            </w:r>
          </w:p>
          <w:p w:rsidR="00E708DA" w:rsidRPr="00BF5397" w:rsidRDefault="00E708DA" w:rsidP="00F03EBC">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4. The exercise becomes active.</w:t>
            </w:r>
          </w:p>
        </w:tc>
      </w:tr>
      <w:tr w:rsidR="00F03EBC" w:rsidRPr="00F03EBC" w:rsidTr="00E708DA">
        <w:trPr>
          <w:trHeight w:val="288"/>
        </w:trPr>
        <w:tc>
          <w:tcPr>
            <w:tcW w:w="2220" w:type="dxa"/>
            <w:tcBorders>
              <w:top w:val="nil"/>
              <w:left w:val="single" w:sz="4" w:space="0" w:color="auto"/>
              <w:bottom w:val="single" w:sz="4" w:space="0" w:color="auto"/>
              <w:right w:val="single" w:sz="4" w:space="0" w:color="auto"/>
            </w:tcBorders>
            <w:vAlign w:val="center"/>
            <w:hideMark/>
          </w:tcPr>
          <w:p w:rsidR="00F03EBC" w:rsidRPr="00F03EBC" w:rsidRDefault="00F03EBC" w:rsidP="00F03EBC">
            <w:pPr>
              <w:spacing w:after="0" w:line="240" w:lineRule="auto"/>
              <w:ind w:left="0" w:firstLine="0"/>
              <w:jc w:val="left"/>
              <w:rPr>
                <w:rFonts w:ascii="Times New Roman" w:eastAsia="Times New Roman" w:hAnsi="Times New Roman" w:cs="Times New Roman"/>
                <w:b/>
                <w:bCs/>
                <w:kern w:val="0"/>
                <w14:ligatures w14:val="none"/>
              </w:rPr>
            </w:pPr>
            <w:r w:rsidRPr="00F03EBC">
              <w:rPr>
                <w:rFonts w:ascii="Times New Roman" w:eastAsia="Times New Roman" w:hAnsi="Times New Roman" w:cs="Times New Roman"/>
                <w:b/>
                <w:bCs/>
                <w:kern w:val="0"/>
                <w14:ligatures w14:val="none"/>
              </w:rPr>
              <w:t>Alternative scenarios</w:t>
            </w:r>
          </w:p>
        </w:tc>
        <w:tc>
          <w:tcPr>
            <w:tcW w:w="6620" w:type="dxa"/>
            <w:tcBorders>
              <w:top w:val="single" w:sz="4" w:space="0" w:color="auto"/>
              <w:left w:val="nil"/>
              <w:bottom w:val="single" w:sz="4" w:space="0" w:color="auto"/>
              <w:right w:val="single" w:sz="4" w:space="0" w:color="auto"/>
            </w:tcBorders>
            <w:vAlign w:val="center"/>
            <w:hideMark/>
          </w:tcPr>
          <w:p w:rsidR="00F03EBC" w:rsidRPr="00F03EBC" w:rsidRDefault="00F03EBC" w:rsidP="00F03EBC">
            <w:pPr>
              <w:spacing w:after="0" w:line="240" w:lineRule="auto"/>
              <w:ind w:left="0" w:firstLine="0"/>
              <w:jc w:val="left"/>
              <w:rPr>
                <w:rFonts w:ascii="Times New Roman" w:eastAsia="Times New Roman" w:hAnsi="Times New Roman" w:cs="Times New Roman"/>
                <w:kern w:val="0"/>
                <w14:ligatures w14:val="none"/>
              </w:rPr>
            </w:pPr>
            <w:r w:rsidRPr="00F03EBC">
              <w:rPr>
                <w:rFonts w:ascii="Times New Roman" w:eastAsia="Times New Roman" w:hAnsi="Times New Roman" w:cs="Times New Roman"/>
                <w:kern w:val="0"/>
                <w14:ligatures w14:val="none"/>
              </w:rPr>
              <w:t>A1: Existing exercise → rejection message.</w:t>
            </w:r>
          </w:p>
        </w:tc>
      </w:tr>
    </w:tbl>
    <w:p w:rsidR="00F03EBC" w:rsidRDefault="00F03EBC" w:rsidP="001E0137">
      <w:pPr>
        <w:tabs>
          <w:tab w:val="left" w:pos="3200"/>
        </w:tabs>
        <w:spacing w:line="480" w:lineRule="auto"/>
        <w:ind w:left="0" w:firstLine="0"/>
        <w:rPr>
          <w:rFonts w:ascii="Times New Roman" w:hAnsi="Times New Roman" w:cs="Times New Roman"/>
        </w:rPr>
      </w:pPr>
    </w:p>
    <w:p w:rsidR="00026818" w:rsidRDefault="00026818" w:rsidP="001E0137">
      <w:pPr>
        <w:tabs>
          <w:tab w:val="left" w:pos="3200"/>
        </w:tabs>
        <w:spacing w:line="480" w:lineRule="auto"/>
        <w:ind w:left="0" w:firstLine="0"/>
        <w:rPr>
          <w:rFonts w:ascii="Times New Roman" w:hAnsi="Times New Roman" w:cs="Times New Roman"/>
        </w:rPr>
      </w:pPr>
    </w:p>
    <w:p w:rsidR="00026818" w:rsidRPr="00E708DA" w:rsidRDefault="00026818" w:rsidP="001E0137">
      <w:pPr>
        <w:tabs>
          <w:tab w:val="left" w:pos="3200"/>
        </w:tabs>
        <w:spacing w:line="480" w:lineRule="auto"/>
        <w:ind w:left="0" w:firstLine="0"/>
        <w:rPr>
          <w:rFonts w:ascii="Times New Roman" w:hAnsi="Times New Roman" w:cs="Times New Roman"/>
        </w:rPr>
      </w:pPr>
    </w:p>
    <w:tbl>
      <w:tblPr>
        <w:tblW w:w="8840" w:type="dxa"/>
        <w:tblCellMar>
          <w:left w:w="70" w:type="dxa"/>
          <w:right w:w="70" w:type="dxa"/>
        </w:tblCellMar>
        <w:tblLook w:val="04A0" w:firstRow="1" w:lastRow="0" w:firstColumn="1" w:lastColumn="0" w:noHBand="0" w:noVBand="1"/>
      </w:tblPr>
      <w:tblGrid>
        <w:gridCol w:w="2220"/>
        <w:gridCol w:w="6620"/>
      </w:tblGrid>
      <w:tr w:rsidR="00534E76" w:rsidRPr="00534E76" w:rsidTr="00300587">
        <w:trPr>
          <w:trHeight w:val="312"/>
        </w:trPr>
        <w:tc>
          <w:tcPr>
            <w:tcW w:w="8840" w:type="dxa"/>
            <w:gridSpan w:val="2"/>
            <w:tcBorders>
              <w:top w:val="single" w:sz="4" w:space="0" w:color="auto"/>
              <w:left w:val="single" w:sz="4" w:space="0" w:color="auto"/>
              <w:bottom w:val="single" w:sz="4" w:space="0" w:color="auto"/>
              <w:right w:val="single" w:sz="4" w:space="0" w:color="auto"/>
            </w:tcBorders>
            <w:vAlign w:val="center"/>
            <w:hideMark/>
          </w:tcPr>
          <w:p w:rsidR="00534E76" w:rsidRPr="00534E76" w:rsidRDefault="00534E76" w:rsidP="00300587">
            <w:pPr>
              <w:spacing w:after="0" w:line="240" w:lineRule="auto"/>
              <w:ind w:left="0" w:firstLine="0"/>
              <w:jc w:val="center"/>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UC2 – Defining budgetary frameworks</w:t>
            </w:r>
          </w:p>
        </w:tc>
      </w:tr>
      <w:tr w:rsidR="00534E76" w:rsidRPr="00534E76" w:rsidTr="00534E76">
        <w:trPr>
          <w:trHeight w:val="288"/>
        </w:trPr>
        <w:tc>
          <w:tcPr>
            <w:tcW w:w="2220" w:type="dxa"/>
            <w:tcBorders>
              <w:top w:val="nil"/>
              <w:left w:val="single" w:sz="4" w:space="0" w:color="auto"/>
              <w:bottom w:val="single" w:sz="4" w:space="0" w:color="auto"/>
              <w:right w:val="single" w:sz="4" w:space="0" w:color="auto"/>
            </w:tcBorders>
            <w:vAlign w:val="center"/>
            <w:hideMark/>
          </w:tcPr>
          <w:p w:rsidR="00534E76" w:rsidRPr="00534E76" w:rsidRDefault="00534E76" w:rsidP="00534E76">
            <w:pPr>
              <w:spacing w:after="0" w:line="240" w:lineRule="auto"/>
              <w:ind w:left="0" w:firstLine="0"/>
              <w:jc w:val="center"/>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Element</w:t>
            </w:r>
          </w:p>
        </w:tc>
        <w:tc>
          <w:tcPr>
            <w:tcW w:w="6620" w:type="dxa"/>
            <w:tcBorders>
              <w:top w:val="nil"/>
              <w:left w:val="nil"/>
              <w:bottom w:val="single" w:sz="4" w:space="0" w:color="auto"/>
              <w:right w:val="single" w:sz="4" w:space="0" w:color="auto"/>
            </w:tcBorders>
            <w:vAlign w:val="center"/>
            <w:hideMark/>
          </w:tcPr>
          <w:p w:rsidR="00534E76" w:rsidRPr="00534E76" w:rsidRDefault="00534E76" w:rsidP="00534E76">
            <w:pPr>
              <w:spacing w:after="0" w:line="240" w:lineRule="auto"/>
              <w:ind w:left="0" w:firstLine="0"/>
              <w:jc w:val="center"/>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Description</w:t>
            </w:r>
          </w:p>
        </w:tc>
      </w:tr>
      <w:tr w:rsidR="00534E76" w:rsidRPr="00534E76" w:rsidTr="00534E76">
        <w:trPr>
          <w:trHeight w:val="288"/>
        </w:trPr>
        <w:tc>
          <w:tcPr>
            <w:tcW w:w="2220" w:type="dxa"/>
            <w:tcBorders>
              <w:top w:val="nil"/>
              <w:left w:val="single" w:sz="4" w:space="0" w:color="auto"/>
              <w:bottom w:val="single" w:sz="4" w:space="0" w:color="auto"/>
              <w:right w:val="single" w:sz="4" w:space="0" w:color="auto"/>
            </w:tcBorders>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Actor</w:t>
            </w:r>
          </w:p>
        </w:tc>
        <w:tc>
          <w:tcPr>
            <w:tcW w:w="6620" w:type="dxa"/>
            <w:tcBorders>
              <w:top w:val="nil"/>
              <w:left w:val="nil"/>
              <w:bottom w:val="single" w:sz="4" w:space="0" w:color="auto"/>
              <w:right w:val="single" w:sz="4" w:space="0" w:color="auto"/>
            </w:tcBorders>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kern w:val="0"/>
                <w14:ligatures w14:val="none"/>
              </w:rPr>
            </w:pPr>
            <w:r w:rsidRPr="00534E76">
              <w:rPr>
                <w:rFonts w:ascii="Times New Roman" w:eastAsia="Times New Roman" w:hAnsi="Times New Roman" w:cs="Times New Roman"/>
                <w:kern w:val="0"/>
                <w14:ligatures w14:val="none"/>
              </w:rPr>
              <w:t>Administrator</w:t>
            </w:r>
          </w:p>
        </w:tc>
      </w:tr>
      <w:tr w:rsidR="00534E76" w:rsidRPr="00BF5397" w:rsidTr="00E708DA">
        <w:trPr>
          <w:trHeight w:val="288"/>
        </w:trPr>
        <w:tc>
          <w:tcPr>
            <w:tcW w:w="2220" w:type="dxa"/>
            <w:tcBorders>
              <w:top w:val="nil"/>
              <w:left w:val="single" w:sz="4" w:space="0" w:color="auto"/>
              <w:bottom w:val="single" w:sz="4" w:space="0" w:color="auto"/>
              <w:right w:val="single" w:sz="4" w:space="0" w:color="auto"/>
            </w:tcBorders>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Description</w:t>
            </w:r>
          </w:p>
        </w:tc>
        <w:tc>
          <w:tcPr>
            <w:tcW w:w="6620" w:type="dxa"/>
            <w:tcBorders>
              <w:top w:val="nil"/>
              <w:left w:val="nil"/>
              <w:bottom w:val="single" w:sz="4" w:space="0" w:color="auto"/>
              <w:right w:val="single" w:sz="4" w:space="0" w:color="auto"/>
            </w:tcBorders>
            <w:vAlign w:val="center"/>
            <w:hideMark/>
          </w:tcPr>
          <w:p w:rsidR="00534E76" w:rsidRPr="00BF5397" w:rsidRDefault="00534E76" w:rsidP="00534E76">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for the definition of budget guidelines and ceilings.</w:t>
            </w:r>
          </w:p>
        </w:tc>
      </w:tr>
      <w:tr w:rsidR="00E708DA" w:rsidRPr="00BF5397" w:rsidTr="00E708DA">
        <w:trPr>
          <w:trHeight w:val="874"/>
        </w:trPr>
        <w:tc>
          <w:tcPr>
            <w:tcW w:w="2220" w:type="dxa"/>
            <w:tcBorders>
              <w:top w:val="single" w:sz="4" w:space="0" w:color="auto"/>
              <w:left w:val="single" w:sz="4" w:space="0" w:color="auto"/>
              <w:bottom w:val="single" w:sz="4" w:space="0" w:color="auto"/>
              <w:right w:val="single" w:sz="4" w:space="0" w:color="auto"/>
            </w:tcBorders>
            <w:vAlign w:val="center"/>
            <w:hideMark/>
          </w:tcPr>
          <w:p w:rsidR="00E708DA" w:rsidRPr="00534E76" w:rsidRDefault="00E708DA"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Nominal scenario</w:t>
            </w:r>
          </w:p>
        </w:tc>
        <w:tc>
          <w:tcPr>
            <w:tcW w:w="6620" w:type="dxa"/>
            <w:tcBorders>
              <w:top w:val="single" w:sz="4" w:space="0" w:color="auto"/>
              <w:left w:val="nil"/>
              <w:bottom w:val="single" w:sz="4" w:space="0" w:color="auto"/>
              <w:right w:val="single" w:sz="4" w:space="0" w:color="auto"/>
            </w:tcBorders>
            <w:vAlign w:val="center"/>
            <w:hideMark/>
          </w:tcPr>
          <w:p w:rsidR="00E708DA" w:rsidRPr="00BF5397" w:rsidRDefault="00E708DA" w:rsidP="00534E76">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administrator creates a budget exercise.</w:t>
            </w:r>
          </w:p>
          <w:p w:rsidR="00E708DA" w:rsidRPr="00BF5397" w:rsidRDefault="00E708DA" w:rsidP="00534E76">
            <w:pPr>
              <w:spacing w:after="0" w:line="240" w:lineRule="auto"/>
              <w:ind w:left="0" w:firstLine="0"/>
              <w:jc w:val="left"/>
              <w:rPr>
                <w:rFonts w:ascii="Calibri" w:eastAsia="Times New Roman" w:hAnsi="Calibri" w:cs="Calibri"/>
                <w:kern w:val="0"/>
                <w:lang w:val="en-US"/>
                <w14:ligatures w14:val="none"/>
              </w:rPr>
            </w:pPr>
            <w:r w:rsidRPr="00BF5397">
              <w:rPr>
                <w:rFonts w:ascii="Calibri" w:eastAsia="Times New Roman" w:hAnsi="Calibri" w:cs="Calibri"/>
                <w:kern w:val="0"/>
                <w:lang w:val="en-US"/>
                <w14:ligatures w14:val="none"/>
              </w:rPr>
              <w:t>2. It defines the framing parameters.</w:t>
            </w:r>
          </w:p>
          <w:p w:rsidR="00E708DA" w:rsidRPr="00BF5397" w:rsidRDefault="00E708DA" w:rsidP="00534E76">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3. The system records the framing.</w:t>
            </w:r>
          </w:p>
        </w:tc>
      </w:tr>
      <w:tr w:rsidR="00534E76" w:rsidRPr="00BF5397" w:rsidTr="00E708DA">
        <w:trPr>
          <w:trHeight w:val="288"/>
        </w:trPr>
        <w:tc>
          <w:tcPr>
            <w:tcW w:w="2220" w:type="dxa"/>
            <w:tcBorders>
              <w:top w:val="single" w:sz="4" w:space="0" w:color="auto"/>
              <w:left w:val="single" w:sz="4" w:space="0" w:color="auto"/>
              <w:bottom w:val="single" w:sz="4" w:space="0" w:color="auto"/>
              <w:right w:val="single" w:sz="4" w:space="0" w:color="auto"/>
            </w:tcBorders>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Alternative scenarios</w:t>
            </w:r>
          </w:p>
        </w:tc>
        <w:tc>
          <w:tcPr>
            <w:tcW w:w="6620" w:type="dxa"/>
            <w:tcBorders>
              <w:top w:val="single" w:sz="4" w:space="0" w:color="auto"/>
              <w:left w:val="nil"/>
              <w:bottom w:val="single" w:sz="4" w:space="0" w:color="auto"/>
              <w:right w:val="single" w:sz="4" w:space="0" w:color="auto"/>
            </w:tcBorders>
            <w:vAlign w:val="center"/>
            <w:hideMark/>
          </w:tcPr>
          <w:p w:rsidR="00534E76" w:rsidRPr="00BF5397" w:rsidRDefault="00534E76" w:rsidP="00534E76">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No exercise selected → operation blocked.</w:t>
            </w:r>
          </w:p>
        </w:tc>
      </w:tr>
    </w:tbl>
    <w:p w:rsidR="00534E76" w:rsidRDefault="00534E76" w:rsidP="001E0137">
      <w:pPr>
        <w:tabs>
          <w:tab w:val="left" w:pos="3200"/>
        </w:tabs>
        <w:spacing w:line="480" w:lineRule="auto"/>
        <w:ind w:left="0" w:firstLine="0"/>
        <w:rPr>
          <w:rFonts w:ascii="Times New Roman" w:hAnsi="Times New Roman" w:cs="Times New Roman"/>
          <w:lang w:val="en-US"/>
        </w:rPr>
      </w:pPr>
    </w:p>
    <w:p w:rsidR="00026818" w:rsidRDefault="00026818" w:rsidP="001E0137">
      <w:pPr>
        <w:tabs>
          <w:tab w:val="left" w:pos="3200"/>
        </w:tabs>
        <w:spacing w:line="480" w:lineRule="auto"/>
        <w:ind w:left="0" w:firstLine="0"/>
        <w:rPr>
          <w:rFonts w:ascii="Times New Roman" w:hAnsi="Times New Roman" w:cs="Times New Roman"/>
          <w:lang w:val="en-US"/>
        </w:rPr>
      </w:pPr>
    </w:p>
    <w:p w:rsidR="00026818" w:rsidRPr="00BF5397" w:rsidRDefault="00026818" w:rsidP="001E0137">
      <w:pPr>
        <w:tabs>
          <w:tab w:val="left" w:pos="3200"/>
        </w:tabs>
        <w:spacing w:line="480" w:lineRule="auto"/>
        <w:ind w:left="0" w:firstLine="0"/>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534E76" w:rsidRPr="00534E76" w:rsidTr="00300587">
        <w:trPr>
          <w:trHeight w:val="312"/>
        </w:trPr>
        <w:tc>
          <w:tcPr>
            <w:tcW w:w="8840" w:type="dxa"/>
            <w:gridSpan w:val="2"/>
            <w:vAlign w:val="center"/>
            <w:hideMark/>
          </w:tcPr>
          <w:p w:rsidR="00534E76" w:rsidRPr="00534E76" w:rsidRDefault="00534E76" w:rsidP="00300587">
            <w:pPr>
              <w:spacing w:after="0" w:line="240" w:lineRule="auto"/>
              <w:ind w:left="0" w:firstLine="0"/>
              <w:jc w:val="center"/>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 xml:space="preserve">UC3 – </w:t>
            </w:r>
            <w:proofErr w:type="spellStart"/>
            <w:r w:rsidRPr="00534E76">
              <w:rPr>
                <w:rFonts w:ascii="Times New Roman" w:eastAsia="Times New Roman" w:hAnsi="Times New Roman" w:cs="Times New Roman"/>
                <w:b/>
                <w:bCs/>
                <w:kern w:val="0"/>
                <w14:ligatures w14:val="none"/>
              </w:rPr>
              <w:t>Managing</w:t>
            </w:r>
            <w:proofErr w:type="spellEnd"/>
            <w:r w:rsidRPr="00534E76">
              <w:rPr>
                <w:rFonts w:ascii="Times New Roman" w:eastAsia="Times New Roman" w:hAnsi="Times New Roman" w:cs="Times New Roman"/>
                <w:b/>
                <w:bCs/>
                <w:kern w:val="0"/>
                <w14:ligatures w14:val="none"/>
              </w:rPr>
              <w:t xml:space="preserve"> </w:t>
            </w:r>
            <w:proofErr w:type="spellStart"/>
            <w:r w:rsidRPr="00534E76">
              <w:rPr>
                <w:rFonts w:ascii="Times New Roman" w:eastAsia="Times New Roman" w:hAnsi="Times New Roman" w:cs="Times New Roman"/>
                <w:b/>
                <w:bCs/>
                <w:kern w:val="0"/>
                <w14:ligatures w14:val="none"/>
              </w:rPr>
              <w:t>budgetary</w:t>
            </w:r>
            <w:proofErr w:type="spellEnd"/>
            <w:r w:rsidRPr="00534E76">
              <w:rPr>
                <w:rFonts w:ascii="Times New Roman" w:eastAsia="Times New Roman" w:hAnsi="Times New Roman" w:cs="Times New Roman"/>
                <w:b/>
                <w:bCs/>
                <w:kern w:val="0"/>
                <w14:ligatures w14:val="none"/>
              </w:rPr>
              <w:t xml:space="preserve"> offices</w:t>
            </w:r>
          </w:p>
        </w:tc>
      </w:tr>
      <w:tr w:rsidR="00534E76" w:rsidRPr="00534E76" w:rsidTr="00534E76">
        <w:trPr>
          <w:trHeight w:val="288"/>
        </w:trPr>
        <w:tc>
          <w:tcPr>
            <w:tcW w:w="2220" w:type="dxa"/>
            <w:vAlign w:val="center"/>
            <w:hideMark/>
          </w:tcPr>
          <w:p w:rsidR="00534E76" w:rsidRPr="00534E76" w:rsidRDefault="00534E76" w:rsidP="00534E76">
            <w:pPr>
              <w:spacing w:after="0" w:line="240" w:lineRule="auto"/>
              <w:ind w:left="0" w:firstLine="0"/>
              <w:jc w:val="center"/>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Element</w:t>
            </w:r>
          </w:p>
        </w:tc>
        <w:tc>
          <w:tcPr>
            <w:tcW w:w="6620" w:type="dxa"/>
            <w:vAlign w:val="center"/>
            <w:hideMark/>
          </w:tcPr>
          <w:p w:rsidR="00534E76" w:rsidRPr="00534E76" w:rsidRDefault="00534E76" w:rsidP="00534E76">
            <w:pPr>
              <w:spacing w:after="0" w:line="240" w:lineRule="auto"/>
              <w:ind w:left="0" w:firstLine="0"/>
              <w:jc w:val="center"/>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Description</w:t>
            </w:r>
          </w:p>
        </w:tc>
      </w:tr>
      <w:tr w:rsidR="00534E76" w:rsidRPr="00534E76" w:rsidTr="00534E76">
        <w:trPr>
          <w:trHeight w:val="288"/>
        </w:trPr>
        <w:tc>
          <w:tcPr>
            <w:tcW w:w="2220" w:type="dxa"/>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Actor</w:t>
            </w:r>
          </w:p>
        </w:tc>
        <w:tc>
          <w:tcPr>
            <w:tcW w:w="6620" w:type="dxa"/>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kern w:val="0"/>
                <w14:ligatures w14:val="none"/>
              </w:rPr>
            </w:pPr>
            <w:r w:rsidRPr="00534E76">
              <w:rPr>
                <w:rFonts w:ascii="Times New Roman" w:eastAsia="Times New Roman" w:hAnsi="Times New Roman" w:cs="Times New Roman"/>
                <w:kern w:val="0"/>
                <w14:ligatures w14:val="none"/>
              </w:rPr>
              <w:t>Administrator</w:t>
            </w:r>
          </w:p>
        </w:tc>
      </w:tr>
      <w:tr w:rsidR="00534E76" w:rsidRPr="00BF5397" w:rsidTr="00534E76">
        <w:trPr>
          <w:trHeight w:val="288"/>
        </w:trPr>
        <w:tc>
          <w:tcPr>
            <w:tcW w:w="2220" w:type="dxa"/>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Description</w:t>
            </w:r>
          </w:p>
        </w:tc>
        <w:tc>
          <w:tcPr>
            <w:tcW w:w="6620" w:type="dxa"/>
            <w:vAlign w:val="center"/>
            <w:hideMark/>
          </w:tcPr>
          <w:p w:rsidR="00534E76" w:rsidRPr="00BF5397" w:rsidRDefault="00B16B9F" w:rsidP="00534E76">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you to create, modify and manage budgetary systems.</w:t>
            </w:r>
          </w:p>
        </w:tc>
      </w:tr>
      <w:tr w:rsidR="00534E76" w:rsidRPr="00534E76" w:rsidTr="00534E76">
        <w:trPr>
          <w:trHeight w:val="864"/>
        </w:trPr>
        <w:tc>
          <w:tcPr>
            <w:tcW w:w="2220" w:type="dxa"/>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Nominal scenario</w:t>
            </w:r>
          </w:p>
        </w:tc>
        <w:tc>
          <w:tcPr>
            <w:tcW w:w="6620" w:type="dxa"/>
            <w:vAlign w:val="center"/>
            <w:hideMark/>
          </w:tcPr>
          <w:p w:rsidR="00534E76" w:rsidRPr="00534E76" w:rsidRDefault="00B16B9F" w:rsidP="00534E76">
            <w:pPr>
              <w:spacing w:after="0" w:line="240" w:lineRule="auto"/>
              <w:ind w:left="0" w:firstLine="0"/>
              <w:jc w:val="left"/>
              <w:rPr>
                <w:rFonts w:ascii="Times New Roman" w:eastAsia="Times New Roman" w:hAnsi="Times New Roman" w:cs="Times New Roman"/>
                <w:kern w:val="0"/>
                <w14:ligatures w14:val="none"/>
              </w:rPr>
            </w:pPr>
            <w:r w:rsidRPr="00BF5397">
              <w:rPr>
                <w:rFonts w:ascii="Times New Roman" w:eastAsia="Times New Roman" w:hAnsi="Times New Roman" w:cs="Times New Roman"/>
                <w:kern w:val="0"/>
                <w:lang w:val="en-US"/>
                <w14:ligatures w14:val="none"/>
              </w:rPr>
              <w:t xml:space="preserve">1. The administrator creates or modifies a management system. 2. The system validates the information. </w:t>
            </w:r>
            <w:r w:rsidRPr="00B16B9F">
              <w:rPr>
                <w:rFonts w:ascii="Times New Roman" w:eastAsia="Times New Roman" w:hAnsi="Times New Roman" w:cs="Times New Roman"/>
                <w:kern w:val="0"/>
                <w14:ligatures w14:val="none"/>
              </w:rPr>
              <w:t>3. The management system is registered.</w:t>
            </w:r>
          </w:p>
        </w:tc>
      </w:tr>
      <w:tr w:rsidR="00534E76" w:rsidRPr="00BF5397" w:rsidTr="00534E76">
        <w:trPr>
          <w:trHeight w:val="288"/>
        </w:trPr>
        <w:tc>
          <w:tcPr>
            <w:tcW w:w="2220" w:type="dxa"/>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Alternative scenarios</w:t>
            </w:r>
          </w:p>
        </w:tc>
        <w:tc>
          <w:tcPr>
            <w:tcW w:w="6620" w:type="dxa"/>
            <w:vAlign w:val="center"/>
            <w:hideMark/>
          </w:tcPr>
          <w:p w:rsidR="00534E76" w:rsidRPr="00BF5397" w:rsidRDefault="00534E76" w:rsidP="00534E76">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Inconsistent rule → rejection with message.</w:t>
            </w:r>
          </w:p>
        </w:tc>
      </w:tr>
    </w:tbl>
    <w:p w:rsidR="00EA5DCA" w:rsidRDefault="00EA5DCA" w:rsidP="00E708DA">
      <w:pPr>
        <w:tabs>
          <w:tab w:val="left" w:pos="3200"/>
        </w:tabs>
        <w:spacing w:line="480" w:lineRule="auto"/>
        <w:rPr>
          <w:rFonts w:ascii="Times New Roman" w:hAnsi="Times New Roman" w:cs="Times New Roman"/>
          <w:lang w:val="en-US"/>
        </w:rPr>
      </w:pPr>
    </w:p>
    <w:p w:rsidR="00EA5DCA" w:rsidRDefault="00EA5DCA">
      <w:pPr>
        <w:spacing w:after="160" w:line="259" w:lineRule="auto"/>
        <w:ind w:left="0" w:firstLine="0"/>
        <w:jc w:val="left"/>
        <w:rPr>
          <w:rFonts w:ascii="Times New Roman" w:hAnsi="Times New Roman" w:cs="Times New Roman"/>
          <w:lang w:val="en-US"/>
        </w:rPr>
      </w:pPr>
      <w:r>
        <w:rPr>
          <w:rFonts w:ascii="Times New Roman" w:hAnsi="Times New Roman" w:cs="Times New Roman"/>
          <w:lang w:val="en-US"/>
        </w:rPr>
        <w:br w:type="page"/>
      </w:r>
    </w:p>
    <w:p w:rsidR="00E708DA" w:rsidRPr="00BF5397" w:rsidRDefault="00E708DA" w:rsidP="00E708DA">
      <w:pPr>
        <w:tabs>
          <w:tab w:val="left" w:pos="3200"/>
        </w:tabs>
        <w:spacing w:line="480" w:lineRule="auto"/>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E708DA" w:rsidRPr="00BF5397" w:rsidTr="00300587">
        <w:trPr>
          <w:trHeight w:val="312"/>
        </w:trPr>
        <w:tc>
          <w:tcPr>
            <w:tcW w:w="8840" w:type="dxa"/>
            <w:gridSpan w:val="2"/>
            <w:vAlign w:val="center"/>
            <w:hideMark/>
          </w:tcPr>
          <w:p w:rsidR="00E708DA" w:rsidRPr="00BF5397" w:rsidRDefault="00E708DA" w:rsidP="00300587">
            <w:pPr>
              <w:spacing w:after="0" w:line="240" w:lineRule="auto"/>
              <w:ind w:left="0" w:firstLine="0"/>
              <w:jc w:val="center"/>
              <w:rPr>
                <w:rFonts w:ascii="Times New Roman" w:eastAsia="Times New Roman" w:hAnsi="Times New Roman" w:cs="Times New Roman"/>
                <w:b/>
                <w:bCs/>
                <w:kern w:val="0"/>
                <w:lang w:val="en-US"/>
                <w14:ligatures w14:val="none"/>
              </w:rPr>
            </w:pPr>
            <w:r w:rsidRPr="00BF5397">
              <w:rPr>
                <w:rFonts w:ascii="Times New Roman" w:eastAsia="Times New Roman" w:hAnsi="Times New Roman" w:cs="Times New Roman"/>
                <w:b/>
                <w:bCs/>
                <w:kern w:val="0"/>
                <w:lang w:val="en-US"/>
                <w14:ligatures w14:val="none"/>
              </w:rPr>
              <w:t>UC4 – Assign analyses to management offices</w:t>
            </w:r>
          </w:p>
        </w:tc>
      </w:tr>
      <w:tr w:rsidR="00E708DA" w:rsidRPr="00E708DA" w:rsidTr="00E708DA">
        <w:trPr>
          <w:trHeight w:val="288"/>
        </w:trPr>
        <w:tc>
          <w:tcPr>
            <w:tcW w:w="2220" w:type="dxa"/>
            <w:vAlign w:val="center"/>
            <w:hideMark/>
          </w:tcPr>
          <w:p w:rsidR="00E708DA" w:rsidRPr="00E708DA" w:rsidRDefault="00E708DA" w:rsidP="00E708DA">
            <w:pPr>
              <w:spacing w:after="0" w:line="240" w:lineRule="auto"/>
              <w:ind w:left="0" w:firstLine="0"/>
              <w:jc w:val="center"/>
              <w:rPr>
                <w:rFonts w:ascii="Times New Roman" w:eastAsia="Times New Roman" w:hAnsi="Times New Roman" w:cs="Times New Roman"/>
                <w:b/>
                <w:bCs/>
                <w:kern w:val="0"/>
                <w14:ligatures w14:val="none"/>
              </w:rPr>
            </w:pPr>
            <w:proofErr w:type="spellStart"/>
            <w:r w:rsidRPr="00E708DA">
              <w:rPr>
                <w:rFonts w:ascii="Times New Roman" w:eastAsia="Times New Roman" w:hAnsi="Times New Roman" w:cs="Times New Roman"/>
                <w:b/>
                <w:bCs/>
                <w:kern w:val="0"/>
                <w14:ligatures w14:val="none"/>
              </w:rPr>
              <w:t>Element</w:t>
            </w:r>
            <w:proofErr w:type="spellEnd"/>
          </w:p>
        </w:tc>
        <w:tc>
          <w:tcPr>
            <w:tcW w:w="6620" w:type="dxa"/>
            <w:vAlign w:val="center"/>
            <w:hideMark/>
          </w:tcPr>
          <w:p w:rsidR="00E708DA" w:rsidRPr="00E708DA" w:rsidRDefault="00E708DA" w:rsidP="00E708DA">
            <w:pPr>
              <w:spacing w:after="0" w:line="240" w:lineRule="auto"/>
              <w:ind w:left="0" w:firstLine="0"/>
              <w:jc w:val="center"/>
              <w:rPr>
                <w:rFonts w:ascii="Times New Roman" w:eastAsia="Times New Roman" w:hAnsi="Times New Roman" w:cs="Times New Roman"/>
                <w:b/>
                <w:bCs/>
                <w:kern w:val="0"/>
                <w14:ligatures w14:val="none"/>
              </w:rPr>
            </w:pPr>
            <w:r w:rsidRPr="00E708DA">
              <w:rPr>
                <w:rFonts w:ascii="Times New Roman" w:eastAsia="Times New Roman" w:hAnsi="Times New Roman" w:cs="Times New Roman"/>
                <w:b/>
                <w:bCs/>
                <w:kern w:val="0"/>
                <w14:ligatures w14:val="none"/>
              </w:rPr>
              <w:t>Description</w:t>
            </w:r>
          </w:p>
        </w:tc>
      </w:tr>
      <w:tr w:rsidR="00E708DA" w:rsidRPr="00E708DA" w:rsidTr="00E708DA">
        <w:trPr>
          <w:trHeight w:val="288"/>
        </w:trPr>
        <w:tc>
          <w:tcPr>
            <w:tcW w:w="2220" w:type="dxa"/>
            <w:vAlign w:val="center"/>
            <w:hideMark/>
          </w:tcPr>
          <w:p w:rsidR="00E708DA" w:rsidRPr="00E708DA" w:rsidRDefault="00E708DA" w:rsidP="00E708DA">
            <w:pPr>
              <w:spacing w:after="0" w:line="240" w:lineRule="auto"/>
              <w:ind w:left="0" w:firstLine="0"/>
              <w:jc w:val="left"/>
              <w:rPr>
                <w:rFonts w:ascii="Times New Roman" w:eastAsia="Times New Roman" w:hAnsi="Times New Roman" w:cs="Times New Roman"/>
                <w:b/>
                <w:bCs/>
                <w:kern w:val="0"/>
                <w14:ligatures w14:val="none"/>
              </w:rPr>
            </w:pPr>
            <w:r w:rsidRPr="00E708DA">
              <w:rPr>
                <w:rFonts w:ascii="Times New Roman" w:eastAsia="Times New Roman" w:hAnsi="Times New Roman" w:cs="Times New Roman"/>
                <w:b/>
                <w:bCs/>
                <w:kern w:val="0"/>
                <w14:ligatures w14:val="none"/>
              </w:rPr>
              <w:t>Actor</w:t>
            </w:r>
          </w:p>
        </w:tc>
        <w:tc>
          <w:tcPr>
            <w:tcW w:w="6620" w:type="dxa"/>
            <w:vAlign w:val="center"/>
            <w:hideMark/>
          </w:tcPr>
          <w:p w:rsidR="00E708DA" w:rsidRPr="00E708DA" w:rsidRDefault="00E708DA" w:rsidP="00E708DA">
            <w:pPr>
              <w:spacing w:after="0" w:line="240" w:lineRule="auto"/>
              <w:ind w:left="0" w:firstLine="0"/>
              <w:jc w:val="left"/>
              <w:rPr>
                <w:rFonts w:ascii="Times New Roman" w:eastAsia="Times New Roman" w:hAnsi="Times New Roman" w:cs="Times New Roman"/>
                <w:kern w:val="0"/>
                <w14:ligatures w14:val="none"/>
              </w:rPr>
            </w:pPr>
            <w:r w:rsidRPr="00E708DA">
              <w:rPr>
                <w:rFonts w:ascii="Times New Roman" w:eastAsia="Times New Roman" w:hAnsi="Times New Roman" w:cs="Times New Roman"/>
                <w:kern w:val="0"/>
                <w14:ligatures w14:val="none"/>
              </w:rPr>
              <w:t>Administrator</w:t>
            </w:r>
          </w:p>
        </w:tc>
      </w:tr>
      <w:tr w:rsidR="00E708DA" w:rsidRPr="00BF5397" w:rsidTr="00E708DA">
        <w:trPr>
          <w:trHeight w:val="288"/>
        </w:trPr>
        <w:tc>
          <w:tcPr>
            <w:tcW w:w="2220" w:type="dxa"/>
            <w:vAlign w:val="center"/>
            <w:hideMark/>
          </w:tcPr>
          <w:p w:rsidR="00E708DA" w:rsidRPr="00E708DA" w:rsidRDefault="00E708DA" w:rsidP="00E708DA">
            <w:pPr>
              <w:spacing w:after="0" w:line="240" w:lineRule="auto"/>
              <w:ind w:left="0" w:firstLine="0"/>
              <w:jc w:val="left"/>
              <w:rPr>
                <w:rFonts w:ascii="Times New Roman" w:eastAsia="Times New Roman" w:hAnsi="Times New Roman" w:cs="Times New Roman"/>
                <w:b/>
                <w:bCs/>
                <w:kern w:val="0"/>
                <w14:ligatures w14:val="none"/>
              </w:rPr>
            </w:pPr>
            <w:r w:rsidRPr="00E708DA">
              <w:rPr>
                <w:rFonts w:ascii="Times New Roman" w:eastAsia="Times New Roman" w:hAnsi="Times New Roman" w:cs="Times New Roman"/>
                <w:b/>
                <w:bCs/>
                <w:kern w:val="0"/>
                <w14:ligatures w14:val="none"/>
              </w:rPr>
              <w:t>Description</w:t>
            </w:r>
          </w:p>
        </w:tc>
        <w:tc>
          <w:tcPr>
            <w:tcW w:w="6620" w:type="dxa"/>
            <w:vAlign w:val="center"/>
            <w:hideMark/>
          </w:tcPr>
          <w:p w:rsidR="00E708DA" w:rsidRPr="00BF5397" w:rsidRDefault="00B6178F" w:rsidP="00E708D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you to link budget analyses to a management system.</w:t>
            </w:r>
          </w:p>
        </w:tc>
      </w:tr>
      <w:tr w:rsidR="00E708DA" w:rsidRPr="00E708DA" w:rsidTr="00E708DA">
        <w:trPr>
          <w:trHeight w:val="864"/>
        </w:trPr>
        <w:tc>
          <w:tcPr>
            <w:tcW w:w="2220" w:type="dxa"/>
            <w:vAlign w:val="center"/>
            <w:hideMark/>
          </w:tcPr>
          <w:p w:rsidR="00E708DA" w:rsidRPr="00E708DA" w:rsidRDefault="00E708DA" w:rsidP="00E708DA">
            <w:pPr>
              <w:spacing w:after="0" w:line="240" w:lineRule="auto"/>
              <w:ind w:left="0" w:firstLine="0"/>
              <w:jc w:val="left"/>
              <w:rPr>
                <w:rFonts w:ascii="Times New Roman" w:eastAsia="Times New Roman" w:hAnsi="Times New Roman" w:cs="Times New Roman"/>
                <w:b/>
                <w:bCs/>
                <w:kern w:val="0"/>
                <w14:ligatures w14:val="none"/>
              </w:rPr>
            </w:pPr>
            <w:r w:rsidRPr="00E708DA">
              <w:rPr>
                <w:rFonts w:ascii="Times New Roman" w:eastAsia="Times New Roman" w:hAnsi="Times New Roman" w:cs="Times New Roman"/>
                <w:b/>
                <w:bCs/>
                <w:kern w:val="0"/>
                <w14:ligatures w14:val="none"/>
              </w:rPr>
              <w:t>Nominal scenario</w:t>
            </w:r>
          </w:p>
        </w:tc>
        <w:tc>
          <w:tcPr>
            <w:tcW w:w="6620" w:type="dxa"/>
            <w:vAlign w:val="center"/>
            <w:hideMark/>
          </w:tcPr>
          <w:p w:rsidR="00E708DA" w:rsidRPr="00E708DA" w:rsidRDefault="00B6178F" w:rsidP="00E708DA">
            <w:pPr>
              <w:spacing w:after="0" w:line="240" w:lineRule="auto"/>
              <w:ind w:left="0" w:firstLine="0"/>
              <w:jc w:val="left"/>
              <w:rPr>
                <w:rFonts w:ascii="Times New Roman" w:eastAsia="Times New Roman" w:hAnsi="Times New Roman" w:cs="Times New Roman"/>
                <w:kern w:val="0"/>
                <w14:ligatures w14:val="none"/>
              </w:rPr>
            </w:pPr>
            <w:r w:rsidRPr="00BF5397">
              <w:rPr>
                <w:rFonts w:ascii="Times New Roman" w:eastAsia="Times New Roman" w:hAnsi="Times New Roman" w:cs="Times New Roman"/>
                <w:kern w:val="0"/>
                <w:lang w:val="en-US"/>
                <w14:ligatures w14:val="none"/>
              </w:rPr>
              <w:t xml:space="preserve">1. The administrator selects a budget unit. 2. They associate a budget analysis. </w:t>
            </w:r>
            <w:r w:rsidRPr="00B6178F">
              <w:rPr>
                <w:rFonts w:ascii="Times New Roman" w:eastAsia="Times New Roman" w:hAnsi="Times New Roman" w:cs="Times New Roman"/>
                <w:kern w:val="0"/>
                <w14:ligatures w14:val="none"/>
              </w:rPr>
              <w:t>3. The system records the allocation.</w:t>
            </w:r>
          </w:p>
        </w:tc>
      </w:tr>
      <w:tr w:rsidR="00E708DA" w:rsidRPr="00BF5397" w:rsidTr="00E708DA">
        <w:trPr>
          <w:trHeight w:val="288"/>
        </w:trPr>
        <w:tc>
          <w:tcPr>
            <w:tcW w:w="2220" w:type="dxa"/>
            <w:vAlign w:val="center"/>
            <w:hideMark/>
          </w:tcPr>
          <w:p w:rsidR="00E708DA" w:rsidRPr="00E708DA" w:rsidRDefault="00E708DA" w:rsidP="00E708DA">
            <w:pPr>
              <w:spacing w:after="0" w:line="240" w:lineRule="auto"/>
              <w:ind w:left="0" w:firstLine="0"/>
              <w:jc w:val="left"/>
              <w:rPr>
                <w:rFonts w:ascii="Times New Roman" w:eastAsia="Times New Roman" w:hAnsi="Times New Roman" w:cs="Times New Roman"/>
                <w:b/>
                <w:bCs/>
                <w:kern w:val="0"/>
                <w14:ligatures w14:val="none"/>
              </w:rPr>
            </w:pPr>
            <w:r w:rsidRPr="00E708DA">
              <w:rPr>
                <w:rFonts w:ascii="Times New Roman" w:eastAsia="Times New Roman" w:hAnsi="Times New Roman" w:cs="Times New Roman"/>
                <w:b/>
                <w:bCs/>
                <w:kern w:val="0"/>
                <w14:ligatures w14:val="none"/>
              </w:rPr>
              <w:t>Alternative scenarios</w:t>
            </w:r>
          </w:p>
        </w:tc>
        <w:tc>
          <w:tcPr>
            <w:tcW w:w="6620" w:type="dxa"/>
            <w:vAlign w:val="center"/>
            <w:hideMark/>
          </w:tcPr>
          <w:p w:rsidR="00E708DA" w:rsidRPr="00BF5397" w:rsidRDefault="00E708DA" w:rsidP="00E708D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Analysis not found → error message.</w:t>
            </w:r>
          </w:p>
        </w:tc>
      </w:tr>
    </w:tbl>
    <w:p w:rsidR="00E708DA" w:rsidRDefault="00E708DA" w:rsidP="00E708DA">
      <w:pPr>
        <w:tabs>
          <w:tab w:val="left" w:pos="3200"/>
        </w:tabs>
        <w:spacing w:line="480" w:lineRule="auto"/>
        <w:rPr>
          <w:rFonts w:ascii="Times New Roman" w:hAnsi="Times New Roman" w:cs="Times New Roman"/>
          <w:lang w:val="en-US"/>
        </w:rPr>
      </w:pPr>
    </w:p>
    <w:p w:rsidR="00026818" w:rsidRDefault="00026818" w:rsidP="00E708DA">
      <w:pPr>
        <w:tabs>
          <w:tab w:val="left" w:pos="3200"/>
        </w:tabs>
        <w:spacing w:line="480" w:lineRule="auto"/>
        <w:rPr>
          <w:rFonts w:ascii="Times New Roman" w:hAnsi="Times New Roman" w:cs="Times New Roman"/>
          <w:lang w:val="en-US"/>
        </w:rPr>
      </w:pPr>
    </w:p>
    <w:p w:rsidR="00026818" w:rsidRPr="00BF5397" w:rsidRDefault="00026818" w:rsidP="00E708DA">
      <w:pPr>
        <w:tabs>
          <w:tab w:val="left" w:pos="3200"/>
        </w:tabs>
        <w:spacing w:line="480" w:lineRule="auto"/>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9304FD" w:rsidRPr="009304FD" w:rsidTr="00300587">
        <w:trPr>
          <w:trHeight w:val="312"/>
        </w:trPr>
        <w:tc>
          <w:tcPr>
            <w:tcW w:w="8840" w:type="dxa"/>
            <w:gridSpan w:val="2"/>
            <w:vAlign w:val="center"/>
            <w:hideMark/>
          </w:tcPr>
          <w:p w:rsidR="009304FD" w:rsidRPr="009304FD" w:rsidRDefault="009304FD" w:rsidP="00300587">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UC5 – Configure AI projection models</w:t>
            </w:r>
          </w:p>
        </w:tc>
      </w:tr>
      <w:tr w:rsidR="009304FD" w:rsidRPr="009304FD" w:rsidTr="009304FD">
        <w:trPr>
          <w:trHeight w:val="312"/>
        </w:trPr>
        <w:tc>
          <w:tcPr>
            <w:tcW w:w="2220" w:type="dxa"/>
            <w:vAlign w:val="center"/>
            <w:hideMark/>
          </w:tcPr>
          <w:p w:rsidR="009304FD" w:rsidRPr="009304FD" w:rsidRDefault="009304FD" w:rsidP="009304FD">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Element</w:t>
            </w:r>
          </w:p>
        </w:tc>
        <w:tc>
          <w:tcPr>
            <w:tcW w:w="6620" w:type="dxa"/>
            <w:vAlign w:val="center"/>
            <w:hideMark/>
          </w:tcPr>
          <w:p w:rsidR="009304FD" w:rsidRPr="009304FD" w:rsidRDefault="009304FD" w:rsidP="009304FD">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Description</w:t>
            </w:r>
          </w:p>
        </w:tc>
      </w:tr>
      <w:tr w:rsidR="009304FD" w:rsidRPr="009304FD" w:rsidTr="009304FD">
        <w:trPr>
          <w:trHeight w:val="312"/>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Actor</w:t>
            </w:r>
          </w:p>
        </w:tc>
        <w:tc>
          <w:tcPr>
            <w:tcW w:w="66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kern w:val="0"/>
                <w14:ligatures w14:val="none"/>
              </w:rPr>
            </w:pPr>
            <w:r w:rsidRPr="009304FD">
              <w:rPr>
                <w:rFonts w:ascii="Times New Roman" w:eastAsia="Times New Roman" w:hAnsi="Times New Roman" w:cs="Times New Roman"/>
                <w:kern w:val="0"/>
                <w14:ligatures w14:val="none"/>
              </w:rPr>
              <w:t>Administrator</w:t>
            </w:r>
          </w:p>
        </w:tc>
      </w:tr>
      <w:tr w:rsidR="009304FD" w:rsidRPr="00BF5397" w:rsidTr="009304FD">
        <w:trPr>
          <w:trHeight w:val="624"/>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Description</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you to configure intelligent budget projection models.</w:t>
            </w:r>
          </w:p>
        </w:tc>
      </w:tr>
      <w:tr w:rsidR="009304FD" w:rsidRPr="00BF5397" w:rsidTr="009304FD">
        <w:trPr>
          <w:trHeight w:val="936"/>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Nominal scenario</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administrator chooses a template. 2. They define the parameters. 3. The system validates and saves the template.</w:t>
            </w:r>
          </w:p>
        </w:tc>
      </w:tr>
      <w:tr w:rsidR="009304FD" w:rsidRPr="009304FD" w:rsidTr="009304FD">
        <w:trPr>
          <w:trHeight w:val="312"/>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Alternative scenarios</w:t>
            </w:r>
          </w:p>
        </w:tc>
        <w:tc>
          <w:tcPr>
            <w:tcW w:w="66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kern w:val="0"/>
                <w14:ligatures w14:val="none"/>
              </w:rPr>
            </w:pPr>
            <w:r w:rsidRPr="009304FD">
              <w:rPr>
                <w:rFonts w:ascii="Times New Roman" w:eastAsia="Times New Roman" w:hAnsi="Times New Roman" w:cs="Times New Roman"/>
                <w:kern w:val="0"/>
                <w14:ligatures w14:val="none"/>
              </w:rPr>
              <w:t>A1: Incompatible parameters → configuration refused.</w:t>
            </w:r>
          </w:p>
        </w:tc>
      </w:tr>
    </w:tbl>
    <w:p w:rsidR="00534E76" w:rsidRDefault="00534E76" w:rsidP="001E0137">
      <w:pPr>
        <w:tabs>
          <w:tab w:val="left" w:pos="3200"/>
        </w:tabs>
        <w:spacing w:line="480" w:lineRule="auto"/>
        <w:ind w:left="0" w:firstLine="0"/>
        <w:rPr>
          <w:rFonts w:ascii="Times New Roman" w:hAnsi="Times New Roman" w:cs="Times New Roman"/>
        </w:rPr>
      </w:pPr>
    </w:p>
    <w:p w:rsidR="00026818" w:rsidRDefault="00026818" w:rsidP="001E0137">
      <w:pPr>
        <w:tabs>
          <w:tab w:val="left" w:pos="3200"/>
        </w:tabs>
        <w:spacing w:line="480" w:lineRule="auto"/>
        <w:ind w:left="0" w:firstLine="0"/>
        <w:rPr>
          <w:rFonts w:ascii="Times New Roman" w:hAnsi="Times New Roman" w:cs="Times New Roman"/>
        </w:rPr>
      </w:pPr>
    </w:p>
    <w:p w:rsidR="00026818" w:rsidRDefault="00026818" w:rsidP="001E0137">
      <w:pPr>
        <w:tabs>
          <w:tab w:val="left" w:pos="3200"/>
        </w:tabs>
        <w:spacing w:line="480" w:lineRule="auto"/>
        <w:ind w:left="0" w:firstLine="0"/>
        <w:rPr>
          <w:rFonts w:ascii="Times New Roman" w:hAnsi="Times New Roman" w:cs="Times New Roman"/>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9304FD" w:rsidRPr="009304FD" w:rsidTr="00300587">
        <w:trPr>
          <w:trHeight w:val="312"/>
        </w:trPr>
        <w:tc>
          <w:tcPr>
            <w:tcW w:w="8840" w:type="dxa"/>
            <w:gridSpan w:val="2"/>
            <w:vAlign w:val="center"/>
            <w:hideMark/>
          </w:tcPr>
          <w:p w:rsidR="009304FD" w:rsidRPr="009304FD" w:rsidRDefault="009304FD" w:rsidP="00300587">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UC6 – Managing budget categories</w:t>
            </w:r>
          </w:p>
        </w:tc>
      </w:tr>
      <w:tr w:rsidR="009304FD" w:rsidRPr="009304FD" w:rsidTr="009304FD">
        <w:trPr>
          <w:trHeight w:val="312"/>
        </w:trPr>
        <w:tc>
          <w:tcPr>
            <w:tcW w:w="2220" w:type="dxa"/>
            <w:vAlign w:val="center"/>
            <w:hideMark/>
          </w:tcPr>
          <w:p w:rsidR="009304FD" w:rsidRPr="009304FD" w:rsidRDefault="009304FD" w:rsidP="009304FD">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Element</w:t>
            </w:r>
          </w:p>
        </w:tc>
        <w:tc>
          <w:tcPr>
            <w:tcW w:w="6620" w:type="dxa"/>
            <w:vAlign w:val="center"/>
            <w:hideMark/>
          </w:tcPr>
          <w:p w:rsidR="009304FD" w:rsidRPr="009304FD" w:rsidRDefault="009304FD" w:rsidP="009304FD">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Description</w:t>
            </w:r>
          </w:p>
        </w:tc>
      </w:tr>
      <w:tr w:rsidR="009304FD" w:rsidRPr="009304FD" w:rsidTr="009304FD">
        <w:trPr>
          <w:trHeight w:val="288"/>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Actor</w:t>
            </w:r>
          </w:p>
        </w:tc>
        <w:tc>
          <w:tcPr>
            <w:tcW w:w="66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kern w:val="0"/>
                <w14:ligatures w14:val="none"/>
              </w:rPr>
            </w:pPr>
            <w:r w:rsidRPr="009304FD">
              <w:rPr>
                <w:rFonts w:ascii="Times New Roman" w:eastAsia="Times New Roman" w:hAnsi="Times New Roman" w:cs="Times New Roman"/>
                <w:kern w:val="0"/>
                <w14:ligatures w14:val="none"/>
              </w:rPr>
              <w:t>Administrator</w:t>
            </w:r>
          </w:p>
        </w:tc>
      </w:tr>
      <w:tr w:rsidR="009304FD" w:rsidRPr="00BF5397" w:rsidTr="009304FD">
        <w:trPr>
          <w:trHeight w:val="288"/>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Description</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you to create and modify budget categories.</w:t>
            </w:r>
          </w:p>
        </w:tc>
      </w:tr>
      <w:tr w:rsidR="009304FD" w:rsidRPr="00BF5397" w:rsidTr="00281CFC">
        <w:trPr>
          <w:trHeight w:val="574"/>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Nominal scenario</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administrator creates a section.</w:t>
            </w:r>
          </w:p>
          <w:p w:rsidR="009304FD" w:rsidRPr="00BF5397" w:rsidRDefault="009304FD" w:rsidP="009304FD">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The system saves the field.</w:t>
            </w:r>
          </w:p>
        </w:tc>
      </w:tr>
      <w:tr w:rsidR="009304FD" w:rsidRPr="00BF5397" w:rsidTr="009304FD">
        <w:trPr>
          <w:trHeight w:val="288"/>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Alternative scenarios</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Existing section → creation refused.</w:t>
            </w:r>
          </w:p>
        </w:tc>
      </w:tr>
    </w:tbl>
    <w:p w:rsidR="00EA5DCA" w:rsidRDefault="00EA5DCA" w:rsidP="001E0137">
      <w:pPr>
        <w:tabs>
          <w:tab w:val="left" w:pos="3200"/>
        </w:tabs>
        <w:spacing w:line="480" w:lineRule="auto"/>
        <w:ind w:left="0" w:firstLine="0"/>
        <w:rPr>
          <w:rFonts w:ascii="Times New Roman" w:hAnsi="Times New Roman" w:cs="Times New Roman"/>
          <w:lang w:val="en-US"/>
        </w:rPr>
      </w:pPr>
    </w:p>
    <w:p w:rsidR="00EA5DCA" w:rsidRDefault="00EA5DCA">
      <w:pPr>
        <w:spacing w:after="160" w:line="259" w:lineRule="auto"/>
        <w:ind w:left="0" w:firstLine="0"/>
        <w:jc w:val="left"/>
        <w:rPr>
          <w:rFonts w:ascii="Times New Roman" w:hAnsi="Times New Roman" w:cs="Times New Roman"/>
          <w:lang w:val="en-US"/>
        </w:rPr>
      </w:pPr>
      <w:r>
        <w:rPr>
          <w:rFonts w:ascii="Times New Roman" w:hAnsi="Times New Roman" w:cs="Times New Roman"/>
          <w:lang w:val="en-US"/>
        </w:rPr>
        <w:br w:type="page"/>
      </w:r>
    </w:p>
    <w:p w:rsidR="009304FD" w:rsidRPr="00BF5397" w:rsidRDefault="009304FD" w:rsidP="001E0137">
      <w:pPr>
        <w:tabs>
          <w:tab w:val="left" w:pos="3200"/>
        </w:tabs>
        <w:spacing w:line="480" w:lineRule="auto"/>
        <w:ind w:left="0" w:firstLine="0"/>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9304FD" w:rsidRPr="009304FD" w:rsidTr="00300587">
        <w:trPr>
          <w:trHeight w:val="312"/>
        </w:trPr>
        <w:tc>
          <w:tcPr>
            <w:tcW w:w="8840" w:type="dxa"/>
            <w:gridSpan w:val="2"/>
            <w:vAlign w:val="center"/>
            <w:hideMark/>
          </w:tcPr>
          <w:p w:rsidR="009304FD" w:rsidRPr="009304FD" w:rsidRDefault="009304FD" w:rsidP="00300587">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 xml:space="preserve">UC7 – </w:t>
            </w:r>
            <w:proofErr w:type="spellStart"/>
            <w:r w:rsidRPr="009304FD">
              <w:rPr>
                <w:rFonts w:ascii="Times New Roman" w:eastAsia="Times New Roman" w:hAnsi="Times New Roman" w:cs="Times New Roman"/>
                <w:b/>
                <w:bCs/>
                <w:kern w:val="0"/>
                <w14:ligatures w14:val="none"/>
              </w:rPr>
              <w:t>Prioritize</w:t>
            </w:r>
            <w:proofErr w:type="spellEnd"/>
            <w:r w:rsidRPr="009304FD">
              <w:rPr>
                <w:rFonts w:ascii="Times New Roman" w:eastAsia="Times New Roman" w:hAnsi="Times New Roman" w:cs="Times New Roman"/>
                <w:b/>
                <w:bCs/>
                <w:kern w:val="0"/>
                <w14:ligatures w14:val="none"/>
              </w:rPr>
              <w:t xml:space="preserve"> budget categories</w:t>
            </w:r>
          </w:p>
        </w:tc>
      </w:tr>
      <w:tr w:rsidR="009304FD" w:rsidRPr="009304FD" w:rsidTr="009304FD">
        <w:trPr>
          <w:trHeight w:val="312"/>
        </w:trPr>
        <w:tc>
          <w:tcPr>
            <w:tcW w:w="2220" w:type="dxa"/>
            <w:vAlign w:val="center"/>
            <w:hideMark/>
          </w:tcPr>
          <w:p w:rsidR="009304FD" w:rsidRPr="009304FD" w:rsidRDefault="009304FD" w:rsidP="009304FD">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Element</w:t>
            </w:r>
          </w:p>
        </w:tc>
        <w:tc>
          <w:tcPr>
            <w:tcW w:w="6620" w:type="dxa"/>
            <w:vAlign w:val="center"/>
            <w:hideMark/>
          </w:tcPr>
          <w:p w:rsidR="009304FD" w:rsidRPr="009304FD" w:rsidRDefault="009304FD" w:rsidP="009304FD">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Description</w:t>
            </w:r>
          </w:p>
        </w:tc>
      </w:tr>
      <w:tr w:rsidR="009304FD" w:rsidRPr="009304FD" w:rsidTr="009304FD">
        <w:trPr>
          <w:trHeight w:val="288"/>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Actor</w:t>
            </w:r>
          </w:p>
        </w:tc>
        <w:tc>
          <w:tcPr>
            <w:tcW w:w="66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kern w:val="0"/>
                <w14:ligatures w14:val="none"/>
              </w:rPr>
            </w:pPr>
            <w:r w:rsidRPr="009304FD">
              <w:rPr>
                <w:rFonts w:ascii="Times New Roman" w:eastAsia="Times New Roman" w:hAnsi="Times New Roman" w:cs="Times New Roman"/>
                <w:kern w:val="0"/>
                <w14:ligatures w14:val="none"/>
              </w:rPr>
              <w:t>Administrator</w:t>
            </w:r>
          </w:p>
        </w:tc>
      </w:tr>
      <w:tr w:rsidR="009304FD" w:rsidRPr="00BF5397" w:rsidTr="009304FD">
        <w:trPr>
          <w:trHeight w:val="288"/>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Description</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you to organize the sections according to a hierarchy.</w:t>
            </w:r>
          </w:p>
        </w:tc>
      </w:tr>
      <w:tr w:rsidR="009304FD" w:rsidRPr="00BF5397" w:rsidTr="000553F1">
        <w:trPr>
          <w:trHeight w:val="884"/>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Nominal scenario</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administrator selects a section.</w:t>
            </w:r>
          </w:p>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It defines its hierarchical position.</w:t>
            </w:r>
          </w:p>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3. The system updates the hierarchy.</w:t>
            </w:r>
          </w:p>
        </w:tc>
      </w:tr>
      <w:tr w:rsidR="009304FD" w:rsidRPr="00BF5397" w:rsidTr="009304FD">
        <w:trPr>
          <w:trHeight w:val="288"/>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Alternative scenarios</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Circular hierarchy → error displayed.</w:t>
            </w:r>
          </w:p>
        </w:tc>
      </w:tr>
    </w:tbl>
    <w:p w:rsidR="009304FD" w:rsidRDefault="009304FD" w:rsidP="001E0137">
      <w:pPr>
        <w:tabs>
          <w:tab w:val="left" w:pos="3200"/>
        </w:tabs>
        <w:spacing w:line="480" w:lineRule="auto"/>
        <w:ind w:left="0" w:firstLine="0"/>
        <w:rPr>
          <w:rFonts w:ascii="Times New Roman" w:hAnsi="Times New Roman" w:cs="Times New Roman"/>
          <w:lang w:val="en-US"/>
        </w:rPr>
      </w:pPr>
    </w:p>
    <w:p w:rsidR="00026818" w:rsidRDefault="00026818" w:rsidP="001E0137">
      <w:pPr>
        <w:tabs>
          <w:tab w:val="left" w:pos="3200"/>
        </w:tabs>
        <w:spacing w:line="480" w:lineRule="auto"/>
        <w:ind w:left="0" w:firstLine="0"/>
        <w:rPr>
          <w:rFonts w:ascii="Times New Roman" w:hAnsi="Times New Roman" w:cs="Times New Roman"/>
          <w:lang w:val="en-US"/>
        </w:rPr>
      </w:pPr>
    </w:p>
    <w:p w:rsidR="00026818" w:rsidRPr="00BF5397" w:rsidRDefault="00026818" w:rsidP="001E0137">
      <w:pPr>
        <w:tabs>
          <w:tab w:val="left" w:pos="3200"/>
        </w:tabs>
        <w:spacing w:line="480" w:lineRule="auto"/>
        <w:ind w:left="0" w:firstLine="0"/>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FB0599" w:rsidRPr="00FB0599" w:rsidTr="00300587">
        <w:trPr>
          <w:trHeight w:val="312"/>
        </w:trPr>
        <w:tc>
          <w:tcPr>
            <w:tcW w:w="8840" w:type="dxa"/>
            <w:gridSpan w:val="2"/>
            <w:vAlign w:val="center"/>
            <w:hideMark/>
          </w:tcPr>
          <w:p w:rsidR="00FB0599" w:rsidRPr="00FB0599" w:rsidRDefault="00FB0599" w:rsidP="00300587">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UC8 – Define projection factors</w:t>
            </w:r>
          </w:p>
        </w:tc>
      </w:tr>
      <w:tr w:rsidR="00FB0599" w:rsidRPr="00FB0599" w:rsidTr="00FB0599">
        <w:trPr>
          <w:trHeight w:val="312"/>
        </w:trPr>
        <w:tc>
          <w:tcPr>
            <w:tcW w:w="22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Element</w:t>
            </w:r>
          </w:p>
        </w:tc>
        <w:tc>
          <w:tcPr>
            <w:tcW w:w="66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r>
      <w:tr w:rsidR="00FB0599" w:rsidRPr="00FB0599"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Actor</w:t>
            </w:r>
          </w:p>
        </w:tc>
        <w:tc>
          <w:tcPr>
            <w:tcW w:w="6620" w:type="dxa"/>
            <w:vAlign w:val="center"/>
            <w:hideMark/>
          </w:tcPr>
          <w:p w:rsidR="00FB0599" w:rsidRPr="00FB0599" w:rsidRDefault="00C63BD4" w:rsidP="00FB0599">
            <w:pPr>
              <w:spacing w:after="0" w:line="240" w:lineRule="auto"/>
              <w:ind w:left="0" w:firstLine="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Financial </w:t>
            </w:r>
            <w:proofErr w:type="spellStart"/>
            <w:r>
              <w:rPr>
                <w:rFonts w:ascii="Times New Roman" w:eastAsia="Times New Roman" w:hAnsi="Times New Roman" w:cs="Times New Roman"/>
                <w:kern w:val="0"/>
                <w14:ligatures w14:val="none"/>
              </w:rPr>
              <w:t>department</w:t>
            </w:r>
            <w:proofErr w:type="spellEnd"/>
            <w:r w:rsidR="00FB0599" w:rsidRPr="00FB0599">
              <w:rPr>
                <w:rFonts w:ascii="Times New Roman" w:eastAsia="Times New Roman" w:hAnsi="Times New Roman" w:cs="Times New Roman"/>
                <w:kern w:val="0"/>
                <w14:ligatures w14:val="none"/>
              </w:rPr>
              <w:t xml:space="preserve"> </w:t>
            </w:r>
            <w:proofErr w:type="spellStart"/>
            <w:r w:rsidR="00FB0599" w:rsidRPr="00FB0599">
              <w:rPr>
                <w:rFonts w:ascii="Times New Roman" w:eastAsia="Times New Roman" w:hAnsi="Times New Roman" w:cs="Times New Roman"/>
                <w:kern w:val="0"/>
                <w14:ligatures w14:val="none"/>
              </w:rPr>
              <w:t>analyst</w:t>
            </w:r>
            <w:proofErr w:type="spellEnd"/>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It helps to identify the factors influencing the projections.</w:t>
            </w:r>
          </w:p>
        </w:tc>
      </w:tr>
      <w:tr w:rsidR="00FB0599" w:rsidRPr="00FB0599" w:rsidTr="00360639">
        <w:trPr>
          <w:trHeight w:val="586"/>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Nominal scenario</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analyst grasps the factors.</w:t>
            </w:r>
          </w:p>
          <w:p w:rsidR="00FB0599" w:rsidRPr="00FB0599" w:rsidRDefault="00FB0599" w:rsidP="00FB0599">
            <w:pPr>
              <w:spacing w:after="0" w:line="240" w:lineRule="auto"/>
              <w:ind w:left="0"/>
              <w:jc w:val="left"/>
              <w:rPr>
                <w:rFonts w:ascii="Times New Roman" w:eastAsia="Times New Roman" w:hAnsi="Times New Roman" w:cs="Times New Roman"/>
                <w:kern w:val="0"/>
                <w14:ligatures w14:val="none"/>
              </w:rPr>
            </w:pPr>
            <w:r w:rsidRPr="00FB0599">
              <w:rPr>
                <w:rFonts w:ascii="Times New Roman" w:eastAsia="Times New Roman" w:hAnsi="Times New Roman" w:cs="Times New Roman"/>
                <w:kern w:val="0"/>
                <w14:ligatures w14:val="none"/>
              </w:rPr>
              <w:t>2. The system records them.</w:t>
            </w:r>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Alternative scenarios</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Incomplete factor → entry refused.</w:t>
            </w:r>
          </w:p>
        </w:tc>
      </w:tr>
    </w:tbl>
    <w:p w:rsidR="00FB0599" w:rsidRDefault="00FB0599" w:rsidP="001E0137">
      <w:pPr>
        <w:tabs>
          <w:tab w:val="left" w:pos="3200"/>
        </w:tabs>
        <w:spacing w:line="480" w:lineRule="auto"/>
        <w:ind w:left="0" w:firstLine="0"/>
        <w:rPr>
          <w:rFonts w:ascii="Times New Roman" w:hAnsi="Times New Roman" w:cs="Times New Roman"/>
          <w:lang w:val="en-US"/>
        </w:rPr>
      </w:pPr>
    </w:p>
    <w:p w:rsidR="00026818" w:rsidRDefault="00026818" w:rsidP="001E0137">
      <w:pPr>
        <w:tabs>
          <w:tab w:val="left" w:pos="3200"/>
        </w:tabs>
        <w:spacing w:line="480" w:lineRule="auto"/>
        <w:ind w:left="0" w:firstLine="0"/>
        <w:rPr>
          <w:rFonts w:ascii="Times New Roman" w:hAnsi="Times New Roman" w:cs="Times New Roman"/>
          <w:lang w:val="en-US"/>
        </w:rPr>
      </w:pPr>
    </w:p>
    <w:p w:rsidR="00026818" w:rsidRPr="00BF5397" w:rsidRDefault="00026818" w:rsidP="001E0137">
      <w:pPr>
        <w:tabs>
          <w:tab w:val="left" w:pos="3200"/>
        </w:tabs>
        <w:spacing w:line="480" w:lineRule="auto"/>
        <w:ind w:left="0" w:firstLine="0"/>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FB0599" w:rsidRPr="00BF5397" w:rsidTr="00300587">
        <w:trPr>
          <w:trHeight w:val="312"/>
        </w:trPr>
        <w:tc>
          <w:tcPr>
            <w:tcW w:w="8840" w:type="dxa"/>
            <w:gridSpan w:val="2"/>
            <w:vAlign w:val="center"/>
            <w:hideMark/>
          </w:tcPr>
          <w:p w:rsidR="00FB0599" w:rsidRPr="00BF5397" w:rsidRDefault="00FB0599" w:rsidP="00300587">
            <w:pPr>
              <w:spacing w:after="0" w:line="240" w:lineRule="auto"/>
              <w:ind w:left="0" w:firstLine="0"/>
              <w:jc w:val="center"/>
              <w:rPr>
                <w:rFonts w:ascii="Times New Roman" w:eastAsia="Times New Roman" w:hAnsi="Times New Roman" w:cs="Times New Roman"/>
                <w:b/>
                <w:bCs/>
                <w:kern w:val="0"/>
                <w:lang w:val="en-US"/>
                <w14:ligatures w14:val="none"/>
              </w:rPr>
            </w:pPr>
            <w:r w:rsidRPr="00BF5397">
              <w:rPr>
                <w:rFonts w:ascii="Times New Roman" w:eastAsia="Times New Roman" w:hAnsi="Times New Roman" w:cs="Times New Roman"/>
                <w:b/>
                <w:bCs/>
                <w:kern w:val="0"/>
                <w:lang w:val="en-US"/>
                <w14:ligatures w14:val="none"/>
              </w:rPr>
              <w:t>UC9 – Define the factors by period</w:t>
            </w:r>
          </w:p>
        </w:tc>
      </w:tr>
      <w:tr w:rsidR="00FB0599" w:rsidRPr="00FB0599" w:rsidTr="00FB0599">
        <w:trPr>
          <w:trHeight w:val="312"/>
        </w:trPr>
        <w:tc>
          <w:tcPr>
            <w:tcW w:w="22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proofErr w:type="spellStart"/>
            <w:r w:rsidRPr="00FB0599">
              <w:rPr>
                <w:rFonts w:ascii="Times New Roman" w:eastAsia="Times New Roman" w:hAnsi="Times New Roman" w:cs="Times New Roman"/>
                <w:b/>
                <w:bCs/>
                <w:kern w:val="0"/>
                <w14:ligatures w14:val="none"/>
              </w:rPr>
              <w:t>Element</w:t>
            </w:r>
            <w:proofErr w:type="spellEnd"/>
          </w:p>
        </w:tc>
        <w:tc>
          <w:tcPr>
            <w:tcW w:w="66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r>
      <w:tr w:rsidR="00FB0599" w:rsidRPr="00FB0599"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Actor</w:t>
            </w:r>
          </w:p>
        </w:tc>
        <w:tc>
          <w:tcPr>
            <w:tcW w:w="6620" w:type="dxa"/>
            <w:vAlign w:val="center"/>
            <w:hideMark/>
          </w:tcPr>
          <w:p w:rsidR="00FB0599" w:rsidRPr="00FB0599" w:rsidRDefault="00C63BD4" w:rsidP="00FB0599">
            <w:pPr>
              <w:spacing w:after="0" w:line="240" w:lineRule="auto"/>
              <w:ind w:left="0" w:firstLine="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Financial </w:t>
            </w:r>
            <w:proofErr w:type="spellStart"/>
            <w:r>
              <w:rPr>
                <w:rFonts w:ascii="Times New Roman" w:eastAsia="Times New Roman" w:hAnsi="Times New Roman" w:cs="Times New Roman"/>
                <w:kern w:val="0"/>
                <w14:ligatures w14:val="none"/>
              </w:rPr>
              <w:t>department</w:t>
            </w:r>
            <w:proofErr w:type="spellEnd"/>
            <w:r w:rsidR="00FB0599" w:rsidRPr="00FB0599">
              <w:rPr>
                <w:rFonts w:ascii="Times New Roman" w:eastAsia="Times New Roman" w:hAnsi="Times New Roman" w:cs="Times New Roman"/>
                <w:kern w:val="0"/>
                <w14:ligatures w14:val="none"/>
              </w:rPr>
              <w:t xml:space="preserve"> </w:t>
            </w:r>
            <w:proofErr w:type="spellStart"/>
            <w:r w:rsidR="00FB0599" w:rsidRPr="00FB0599">
              <w:rPr>
                <w:rFonts w:ascii="Times New Roman" w:eastAsia="Times New Roman" w:hAnsi="Times New Roman" w:cs="Times New Roman"/>
                <w:kern w:val="0"/>
                <w14:ligatures w14:val="none"/>
              </w:rPr>
              <w:t>analyst</w:t>
            </w:r>
            <w:proofErr w:type="spellEnd"/>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factors to be associated with budget periods.</w:t>
            </w:r>
          </w:p>
        </w:tc>
      </w:tr>
      <w:tr w:rsidR="00FB0599" w:rsidRPr="00BF5397" w:rsidTr="00321BE0">
        <w:trPr>
          <w:trHeight w:val="884"/>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Nominal scenario</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analyst selects a period.</w:t>
            </w:r>
          </w:p>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It affects the factors.</w:t>
            </w:r>
          </w:p>
          <w:p w:rsidR="00FB0599" w:rsidRPr="00BF5397" w:rsidRDefault="00FB0599" w:rsidP="00FB0599">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3. The system records.</w:t>
            </w:r>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Alternative scenarios</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Period does not exist → error message.</w:t>
            </w:r>
          </w:p>
        </w:tc>
      </w:tr>
    </w:tbl>
    <w:p w:rsidR="00EA5DCA" w:rsidRDefault="00EA5DCA" w:rsidP="001E0137">
      <w:pPr>
        <w:tabs>
          <w:tab w:val="left" w:pos="3200"/>
        </w:tabs>
        <w:spacing w:line="480" w:lineRule="auto"/>
        <w:ind w:left="0" w:firstLine="0"/>
        <w:rPr>
          <w:rFonts w:ascii="Times New Roman" w:hAnsi="Times New Roman" w:cs="Times New Roman"/>
          <w:lang w:val="en-US"/>
        </w:rPr>
      </w:pPr>
    </w:p>
    <w:p w:rsidR="00EA5DCA" w:rsidRDefault="00EA5DCA">
      <w:pPr>
        <w:spacing w:after="160" w:line="259" w:lineRule="auto"/>
        <w:ind w:left="0" w:firstLine="0"/>
        <w:jc w:val="left"/>
        <w:rPr>
          <w:rFonts w:ascii="Times New Roman" w:hAnsi="Times New Roman" w:cs="Times New Roman"/>
          <w:lang w:val="en-US"/>
        </w:rPr>
      </w:pPr>
      <w:r>
        <w:rPr>
          <w:rFonts w:ascii="Times New Roman" w:hAnsi="Times New Roman" w:cs="Times New Roman"/>
          <w:lang w:val="en-US"/>
        </w:rPr>
        <w:br w:type="page"/>
      </w:r>
    </w:p>
    <w:p w:rsidR="00FB0599" w:rsidRPr="00BF5397" w:rsidRDefault="00FB0599" w:rsidP="001E0137">
      <w:pPr>
        <w:tabs>
          <w:tab w:val="left" w:pos="3200"/>
        </w:tabs>
        <w:spacing w:line="480" w:lineRule="auto"/>
        <w:ind w:left="0" w:firstLine="0"/>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FB0599" w:rsidRPr="00BF5397" w:rsidTr="00300587">
        <w:trPr>
          <w:trHeight w:val="312"/>
        </w:trPr>
        <w:tc>
          <w:tcPr>
            <w:tcW w:w="8840" w:type="dxa"/>
            <w:gridSpan w:val="2"/>
            <w:vAlign w:val="center"/>
            <w:hideMark/>
          </w:tcPr>
          <w:p w:rsidR="00FB0599" w:rsidRPr="00BF5397" w:rsidRDefault="00FB0599" w:rsidP="00300587">
            <w:pPr>
              <w:spacing w:after="0" w:line="240" w:lineRule="auto"/>
              <w:ind w:left="0" w:firstLine="0"/>
              <w:jc w:val="center"/>
              <w:rPr>
                <w:rFonts w:ascii="Times New Roman" w:eastAsia="Times New Roman" w:hAnsi="Times New Roman" w:cs="Times New Roman"/>
                <w:b/>
                <w:bCs/>
                <w:kern w:val="0"/>
                <w:lang w:val="en-US"/>
                <w14:ligatures w14:val="none"/>
              </w:rPr>
            </w:pPr>
            <w:r w:rsidRPr="00BF5397">
              <w:rPr>
                <w:rFonts w:ascii="Times New Roman" w:eastAsia="Times New Roman" w:hAnsi="Times New Roman" w:cs="Times New Roman"/>
                <w:b/>
                <w:bCs/>
                <w:kern w:val="0"/>
                <w:lang w:val="en-US"/>
                <w14:ligatures w14:val="none"/>
              </w:rPr>
              <w:t>UC10 – Generate projections from the control room</w:t>
            </w:r>
          </w:p>
        </w:tc>
      </w:tr>
      <w:tr w:rsidR="00FB0599" w:rsidRPr="00FB0599" w:rsidTr="00FB0599">
        <w:trPr>
          <w:trHeight w:val="312"/>
        </w:trPr>
        <w:tc>
          <w:tcPr>
            <w:tcW w:w="22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proofErr w:type="spellStart"/>
            <w:r w:rsidRPr="00FB0599">
              <w:rPr>
                <w:rFonts w:ascii="Times New Roman" w:eastAsia="Times New Roman" w:hAnsi="Times New Roman" w:cs="Times New Roman"/>
                <w:b/>
                <w:bCs/>
                <w:kern w:val="0"/>
                <w14:ligatures w14:val="none"/>
              </w:rPr>
              <w:t>Element</w:t>
            </w:r>
            <w:proofErr w:type="spellEnd"/>
          </w:p>
        </w:tc>
        <w:tc>
          <w:tcPr>
            <w:tcW w:w="66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r>
      <w:tr w:rsidR="00FB0599" w:rsidRPr="00FB0599"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Actor</w:t>
            </w:r>
          </w:p>
        </w:tc>
        <w:tc>
          <w:tcPr>
            <w:tcW w:w="6620" w:type="dxa"/>
            <w:vAlign w:val="center"/>
            <w:hideMark/>
          </w:tcPr>
          <w:p w:rsidR="00FB0599" w:rsidRPr="00FB0599" w:rsidRDefault="00C63BD4" w:rsidP="00FB0599">
            <w:pPr>
              <w:spacing w:after="0" w:line="240" w:lineRule="auto"/>
              <w:ind w:left="0" w:firstLine="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Financial </w:t>
            </w:r>
            <w:proofErr w:type="spellStart"/>
            <w:r>
              <w:rPr>
                <w:rFonts w:ascii="Times New Roman" w:eastAsia="Times New Roman" w:hAnsi="Times New Roman" w:cs="Times New Roman"/>
                <w:kern w:val="0"/>
                <w14:ligatures w14:val="none"/>
              </w:rPr>
              <w:t>department</w:t>
            </w:r>
            <w:proofErr w:type="spellEnd"/>
            <w:r w:rsidR="00FB0599" w:rsidRPr="00FB0599">
              <w:rPr>
                <w:rFonts w:ascii="Times New Roman" w:eastAsia="Times New Roman" w:hAnsi="Times New Roman" w:cs="Times New Roman"/>
                <w:kern w:val="0"/>
                <w14:ligatures w14:val="none"/>
              </w:rPr>
              <w:t xml:space="preserve"> </w:t>
            </w:r>
            <w:proofErr w:type="spellStart"/>
            <w:r w:rsidR="00FB0599" w:rsidRPr="00FB0599">
              <w:rPr>
                <w:rFonts w:ascii="Times New Roman" w:eastAsia="Times New Roman" w:hAnsi="Times New Roman" w:cs="Times New Roman"/>
                <w:kern w:val="0"/>
                <w14:ligatures w14:val="none"/>
              </w:rPr>
              <w:t>analyst</w:t>
            </w:r>
            <w:proofErr w:type="spellEnd"/>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for the automatic production of projections from a control room.</w:t>
            </w:r>
          </w:p>
        </w:tc>
      </w:tr>
      <w:tr w:rsidR="00FB0599" w:rsidRPr="00FB0599" w:rsidTr="00E27ACB">
        <w:trPr>
          <w:trHeight w:val="884"/>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Nominal scenario</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analyst starts the generation.</w:t>
            </w:r>
          </w:p>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The system applies rules and factors.</w:t>
            </w:r>
          </w:p>
          <w:p w:rsidR="00FB0599" w:rsidRPr="00FB0599" w:rsidRDefault="00FB0599" w:rsidP="00FB0599">
            <w:pPr>
              <w:spacing w:after="0" w:line="240" w:lineRule="auto"/>
              <w:ind w:left="0"/>
              <w:jc w:val="left"/>
              <w:rPr>
                <w:rFonts w:ascii="Times New Roman" w:eastAsia="Times New Roman" w:hAnsi="Times New Roman" w:cs="Times New Roman"/>
                <w:kern w:val="0"/>
                <w14:ligatures w14:val="none"/>
              </w:rPr>
            </w:pPr>
            <w:r w:rsidRPr="00FB0599">
              <w:rPr>
                <w:rFonts w:ascii="Times New Roman" w:eastAsia="Times New Roman" w:hAnsi="Times New Roman" w:cs="Times New Roman"/>
                <w:kern w:val="0"/>
                <w14:ligatures w14:val="none"/>
              </w:rPr>
              <w:t>3. The projections are calculated.</w:t>
            </w:r>
          </w:p>
        </w:tc>
      </w:tr>
      <w:tr w:rsidR="00FB0599" w:rsidRPr="00FB0599"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Alternative scenarios</w:t>
            </w:r>
          </w:p>
        </w:tc>
        <w:tc>
          <w:tcPr>
            <w:tcW w:w="66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kern w:val="0"/>
                <w14:ligatures w14:val="none"/>
              </w:rPr>
            </w:pPr>
            <w:r w:rsidRPr="00FB0599">
              <w:rPr>
                <w:rFonts w:ascii="Times New Roman" w:eastAsia="Times New Roman" w:hAnsi="Times New Roman" w:cs="Times New Roman"/>
                <w:kern w:val="0"/>
                <w14:ligatures w14:val="none"/>
              </w:rPr>
              <w:t>A1: Insufficient data → generation impossible.</w:t>
            </w:r>
          </w:p>
        </w:tc>
      </w:tr>
    </w:tbl>
    <w:p w:rsidR="00FB0599" w:rsidRDefault="00FB0599" w:rsidP="001E0137">
      <w:pPr>
        <w:tabs>
          <w:tab w:val="left" w:pos="3200"/>
        </w:tabs>
        <w:spacing w:line="480" w:lineRule="auto"/>
        <w:ind w:left="0" w:firstLine="0"/>
        <w:rPr>
          <w:rFonts w:ascii="Times New Roman" w:hAnsi="Times New Roman" w:cs="Times New Roman"/>
        </w:rPr>
      </w:pPr>
    </w:p>
    <w:p w:rsidR="00026818" w:rsidRDefault="00026818" w:rsidP="001E0137">
      <w:pPr>
        <w:tabs>
          <w:tab w:val="left" w:pos="3200"/>
        </w:tabs>
        <w:spacing w:line="480" w:lineRule="auto"/>
        <w:ind w:left="0" w:firstLine="0"/>
        <w:rPr>
          <w:rFonts w:ascii="Times New Roman" w:hAnsi="Times New Roman" w:cs="Times New Roman"/>
        </w:rPr>
      </w:pPr>
    </w:p>
    <w:p w:rsidR="00026818" w:rsidRDefault="00026818" w:rsidP="001E0137">
      <w:pPr>
        <w:tabs>
          <w:tab w:val="left" w:pos="3200"/>
        </w:tabs>
        <w:spacing w:line="480" w:lineRule="auto"/>
        <w:ind w:left="0" w:firstLine="0"/>
        <w:rPr>
          <w:rFonts w:ascii="Times New Roman" w:hAnsi="Times New Roman" w:cs="Times New Roman"/>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FB0599" w:rsidRPr="00FB0599" w:rsidTr="00300587">
        <w:trPr>
          <w:trHeight w:val="312"/>
        </w:trPr>
        <w:tc>
          <w:tcPr>
            <w:tcW w:w="8840" w:type="dxa"/>
            <w:gridSpan w:val="2"/>
            <w:vAlign w:val="center"/>
            <w:hideMark/>
          </w:tcPr>
          <w:p w:rsidR="00FB0599" w:rsidRPr="00FB0599" w:rsidRDefault="00FB0599" w:rsidP="00300587">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UC11 – Generate projection results</w:t>
            </w:r>
          </w:p>
        </w:tc>
      </w:tr>
      <w:tr w:rsidR="00FB0599" w:rsidRPr="00FB0599" w:rsidTr="00FB0599">
        <w:trPr>
          <w:trHeight w:val="312"/>
        </w:trPr>
        <w:tc>
          <w:tcPr>
            <w:tcW w:w="22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Element</w:t>
            </w:r>
          </w:p>
        </w:tc>
        <w:tc>
          <w:tcPr>
            <w:tcW w:w="66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r>
      <w:tr w:rsidR="00FB0599" w:rsidRPr="00FB0599"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Actor</w:t>
            </w:r>
          </w:p>
        </w:tc>
        <w:tc>
          <w:tcPr>
            <w:tcW w:w="6620" w:type="dxa"/>
            <w:vAlign w:val="center"/>
            <w:hideMark/>
          </w:tcPr>
          <w:p w:rsidR="00FB0599" w:rsidRPr="00FB0599" w:rsidRDefault="00C63BD4" w:rsidP="00FB0599">
            <w:pPr>
              <w:spacing w:after="0" w:line="240" w:lineRule="auto"/>
              <w:ind w:left="0" w:firstLine="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Financial </w:t>
            </w:r>
            <w:proofErr w:type="spellStart"/>
            <w:r>
              <w:rPr>
                <w:rFonts w:ascii="Times New Roman" w:eastAsia="Times New Roman" w:hAnsi="Times New Roman" w:cs="Times New Roman"/>
                <w:kern w:val="0"/>
                <w14:ligatures w14:val="none"/>
              </w:rPr>
              <w:t>department</w:t>
            </w:r>
            <w:proofErr w:type="spellEnd"/>
            <w:r w:rsidR="00FB0599" w:rsidRPr="00FB0599">
              <w:rPr>
                <w:rFonts w:ascii="Times New Roman" w:eastAsia="Times New Roman" w:hAnsi="Times New Roman" w:cs="Times New Roman"/>
                <w:kern w:val="0"/>
                <w14:ligatures w14:val="none"/>
              </w:rPr>
              <w:t xml:space="preserve"> </w:t>
            </w:r>
            <w:proofErr w:type="spellStart"/>
            <w:r w:rsidR="00FB0599" w:rsidRPr="00FB0599">
              <w:rPr>
                <w:rFonts w:ascii="Times New Roman" w:eastAsia="Times New Roman" w:hAnsi="Times New Roman" w:cs="Times New Roman"/>
                <w:kern w:val="0"/>
                <w14:ligatures w14:val="none"/>
              </w:rPr>
              <w:t>analyst</w:t>
            </w:r>
            <w:proofErr w:type="spellEnd"/>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the production of usable results from the projections.</w:t>
            </w:r>
          </w:p>
        </w:tc>
      </w:tr>
      <w:tr w:rsidR="00FB0599" w:rsidRPr="00BF5397" w:rsidTr="00AF3331">
        <w:trPr>
          <w:trHeight w:val="586"/>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Nominal scenario</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system processes the projections.</w:t>
            </w:r>
          </w:p>
          <w:p w:rsidR="00FB0599" w:rsidRPr="00BF5397" w:rsidRDefault="00FB0599" w:rsidP="00FB0599">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The results are generated and displayed.</w:t>
            </w:r>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Alternative scenarios</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Calculation error → system alert.</w:t>
            </w:r>
          </w:p>
        </w:tc>
      </w:tr>
    </w:tbl>
    <w:p w:rsidR="00FB0599" w:rsidRDefault="00FB0599" w:rsidP="001E0137">
      <w:pPr>
        <w:tabs>
          <w:tab w:val="left" w:pos="3200"/>
        </w:tabs>
        <w:spacing w:line="480" w:lineRule="auto"/>
        <w:ind w:left="0" w:firstLine="0"/>
        <w:rPr>
          <w:rFonts w:ascii="Times New Roman" w:hAnsi="Times New Roman" w:cs="Times New Roman"/>
          <w:lang w:val="en-US"/>
        </w:rPr>
      </w:pPr>
    </w:p>
    <w:p w:rsidR="00026818" w:rsidRDefault="00026818" w:rsidP="001E0137">
      <w:pPr>
        <w:tabs>
          <w:tab w:val="left" w:pos="3200"/>
        </w:tabs>
        <w:spacing w:line="480" w:lineRule="auto"/>
        <w:ind w:left="0" w:firstLine="0"/>
        <w:rPr>
          <w:rFonts w:ascii="Times New Roman" w:hAnsi="Times New Roman" w:cs="Times New Roman"/>
          <w:lang w:val="en-US"/>
        </w:rPr>
      </w:pPr>
    </w:p>
    <w:p w:rsidR="00026818" w:rsidRPr="00BF5397" w:rsidRDefault="00026818" w:rsidP="001E0137">
      <w:pPr>
        <w:tabs>
          <w:tab w:val="left" w:pos="3200"/>
        </w:tabs>
        <w:spacing w:line="480" w:lineRule="auto"/>
        <w:ind w:left="0" w:firstLine="0"/>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FB0599" w:rsidRPr="00FB0599" w:rsidTr="00300587">
        <w:trPr>
          <w:trHeight w:val="312"/>
        </w:trPr>
        <w:tc>
          <w:tcPr>
            <w:tcW w:w="8840" w:type="dxa"/>
            <w:gridSpan w:val="2"/>
            <w:vAlign w:val="center"/>
            <w:hideMark/>
          </w:tcPr>
          <w:p w:rsidR="00FB0599" w:rsidRPr="00FB0599" w:rsidRDefault="00FB0599" w:rsidP="00300587">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 xml:space="preserve">UC12 – </w:t>
            </w:r>
            <w:proofErr w:type="spellStart"/>
            <w:r w:rsidRPr="00FB0599">
              <w:rPr>
                <w:rFonts w:ascii="Times New Roman" w:eastAsia="Times New Roman" w:hAnsi="Times New Roman" w:cs="Times New Roman"/>
                <w:b/>
                <w:bCs/>
                <w:kern w:val="0"/>
                <w14:ligatures w14:val="none"/>
              </w:rPr>
              <w:t>Consolidate</w:t>
            </w:r>
            <w:proofErr w:type="spellEnd"/>
            <w:r w:rsidRPr="00FB0599">
              <w:rPr>
                <w:rFonts w:ascii="Times New Roman" w:eastAsia="Times New Roman" w:hAnsi="Times New Roman" w:cs="Times New Roman"/>
                <w:b/>
                <w:bCs/>
                <w:kern w:val="0"/>
                <w14:ligatures w14:val="none"/>
              </w:rPr>
              <w:t xml:space="preserve"> the projections</w:t>
            </w:r>
          </w:p>
        </w:tc>
      </w:tr>
      <w:tr w:rsidR="00FB0599" w:rsidRPr="00FB0599" w:rsidTr="00FB0599">
        <w:trPr>
          <w:trHeight w:val="312"/>
        </w:trPr>
        <w:tc>
          <w:tcPr>
            <w:tcW w:w="22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Element</w:t>
            </w:r>
          </w:p>
        </w:tc>
        <w:tc>
          <w:tcPr>
            <w:tcW w:w="66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r>
      <w:tr w:rsidR="00FB0599" w:rsidRPr="00FB0599"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Actor</w:t>
            </w:r>
          </w:p>
        </w:tc>
        <w:tc>
          <w:tcPr>
            <w:tcW w:w="66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kern w:val="0"/>
                <w14:ligatures w14:val="none"/>
              </w:rPr>
            </w:pPr>
            <w:r w:rsidRPr="00FB0599">
              <w:rPr>
                <w:rFonts w:ascii="Times New Roman" w:eastAsia="Times New Roman" w:hAnsi="Times New Roman" w:cs="Times New Roman"/>
                <w:kern w:val="0"/>
                <w14:ligatures w14:val="none"/>
              </w:rPr>
              <w:t>Central Agent</w:t>
            </w:r>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the aggregation of projections from the control rooms.</w:t>
            </w:r>
          </w:p>
        </w:tc>
      </w:tr>
      <w:tr w:rsidR="00FB0599" w:rsidRPr="00BF5397" w:rsidTr="002B0113">
        <w:trPr>
          <w:trHeight w:val="884"/>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Nominal scenario</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central agent initiates the consolidation.</w:t>
            </w:r>
          </w:p>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The system groups the projections.</w:t>
            </w:r>
          </w:p>
          <w:p w:rsidR="00FB0599" w:rsidRPr="00BF5397" w:rsidRDefault="00FB0599" w:rsidP="00FB0599">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3. The consolidated data is recorded.</w:t>
            </w:r>
          </w:p>
        </w:tc>
      </w:tr>
      <w:tr w:rsidR="00FB0599" w:rsidRPr="00FB0599"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Alternative scenarios</w:t>
            </w:r>
          </w:p>
        </w:tc>
        <w:tc>
          <w:tcPr>
            <w:tcW w:w="66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kern w:val="0"/>
                <w14:ligatures w14:val="none"/>
              </w:rPr>
            </w:pPr>
            <w:r w:rsidRPr="00FB0599">
              <w:rPr>
                <w:rFonts w:ascii="Times New Roman" w:eastAsia="Times New Roman" w:hAnsi="Times New Roman" w:cs="Times New Roman"/>
                <w:kern w:val="0"/>
                <w14:ligatures w14:val="none"/>
              </w:rPr>
              <w:t>A1: Missing projection → partial consolidation.</w:t>
            </w:r>
          </w:p>
        </w:tc>
      </w:tr>
    </w:tbl>
    <w:p w:rsidR="00EA5DCA" w:rsidRDefault="00EA5DCA" w:rsidP="001E0137">
      <w:pPr>
        <w:tabs>
          <w:tab w:val="left" w:pos="3200"/>
        </w:tabs>
        <w:spacing w:line="480" w:lineRule="auto"/>
        <w:ind w:left="0" w:firstLine="0"/>
        <w:rPr>
          <w:rFonts w:ascii="Times New Roman" w:hAnsi="Times New Roman" w:cs="Times New Roman"/>
        </w:rPr>
      </w:pPr>
    </w:p>
    <w:p w:rsidR="00A55AD2" w:rsidRDefault="00EA5DCA" w:rsidP="00026818">
      <w:pPr>
        <w:spacing w:after="160" w:line="259" w:lineRule="auto"/>
        <w:ind w:left="0" w:firstLine="0"/>
        <w:jc w:val="left"/>
        <w:rPr>
          <w:rFonts w:ascii="Times New Roman" w:hAnsi="Times New Roman" w:cs="Times New Roman"/>
        </w:rPr>
      </w:pPr>
      <w:r>
        <w:rPr>
          <w:rFonts w:ascii="Times New Roman" w:hAnsi="Times New Roman" w:cs="Times New Roman"/>
        </w:rPr>
        <w:br w:type="page"/>
      </w: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A55AD2" w:rsidRPr="00A55AD2" w:rsidTr="00300587">
        <w:trPr>
          <w:trHeight w:val="312"/>
        </w:trPr>
        <w:tc>
          <w:tcPr>
            <w:tcW w:w="8840" w:type="dxa"/>
            <w:gridSpan w:val="2"/>
            <w:vAlign w:val="center"/>
            <w:hideMark/>
          </w:tcPr>
          <w:p w:rsidR="00A55AD2" w:rsidRPr="00A55AD2" w:rsidRDefault="00A55AD2" w:rsidP="00300587">
            <w:pPr>
              <w:spacing w:after="0" w:line="240" w:lineRule="auto"/>
              <w:ind w:left="0" w:firstLine="0"/>
              <w:jc w:val="center"/>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lastRenderedPageBreak/>
              <w:t>UC13 – View projections</w:t>
            </w:r>
          </w:p>
        </w:tc>
      </w:tr>
      <w:tr w:rsidR="00A55AD2" w:rsidRPr="00A55AD2" w:rsidTr="00A55AD2">
        <w:trPr>
          <w:trHeight w:val="312"/>
        </w:trPr>
        <w:tc>
          <w:tcPr>
            <w:tcW w:w="2220" w:type="dxa"/>
            <w:vAlign w:val="center"/>
            <w:hideMark/>
          </w:tcPr>
          <w:p w:rsidR="00A55AD2" w:rsidRPr="00A55AD2" w:rsidRDefault="00A55AD2" w:rsidP="00A55AD2">
            <w:pPr>
              <w:spacing w:after="0" w:line="240" w:lineRule="auto"/>
              <w:ind w:left="0" w:firstLine="0"/>
              <w:jc w:val="center"/>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Element</w:t>
            </w:r>
          </w:p>
        </w:tc>
        <w:tc>
          <w:tcPr>
            <w:tcW w:w="6620" w:type="dxa"/>
            <w:vAlign w:val="center"/>
            <w:hideMark/>
          </w:tcPr>
          <w:p w:rsidR="00A55AD2" w:rsidRPr="00A55AD2" w:rsidRDefault="00A55AD2" w:rsidP="00A55AD2">
            <w:pPr>
              <w:spacing w:after="0" w:line="240" w:lineRule="auto"/>
              <w:ind w:left="0" w:firstLine="0"/>
              <w:jc w:val="center"/>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Description</w:t>
            </w:r>
          </w:p>
        </w:tc>
      </w:tr>
      <w:tr w:rsidR="00A55AD2" w:rsidRPr="00A55AD2" w:rsidTr="00A55AD2">
        <w:trPr>
          <w:trHeight w:val="288"/>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Actor</w:t>
            </w:r>
          </w:p>
        </w:tc>
        <w:tc>
          <w:tcPr>
            <w:tcW w:w="66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kern w:val="0"/>
                <w14:ligatures w14:val="none"/>
              </w:rPr>
            </w:pPr>
            <w:r w:rsidRPr="00A55AD2">
              <w:rPr>
                <w:rFonts w:ascii="Times New Roman" w:eastAsia="Times New Roman" w:hAnsi="Times New Roman" w:cs="Times New Roman"/>
                <w:kern w:val="0"/>
                <w14:ligatures w14:val="none"/>
              </w:rPr>
              <w:t>Central Agent</w:t>
            </w:r>
          </w:p>
        </w:tc>
      </w:tr>
      <w:tr w:rsidR="00A55AD2" w:rsidRPr="00BF5397" w:rsidTr="00A55AD2">
        <w:trPr>
          <w:trHeight w:val="288"/>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Description</w:t>
            </w:r>
          </w:p>
        </w:tc>
        <w:tc>
          <w:tcPr>
            <w:tcW w:w="6620" w:type="dxa"/>
            <w:vAlign w:val="center"/>
            <w:hideMark/>
          </w:tcPr>
          <w:p w:rsidR="00A55AD2" w:rsidRPr="00BF5397" w:rsidRDefault="00A55AD2" w:rsidP="00A55AD2">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you to view consolidated projections.</w:t>
            </w:r>
          </w:p>
        </w:tc>
      </w:tr>
      <w:tr w:rsidR="00A55AD2" w:rsidRPr="00BF5397" w:rsidTr="00F96A92">
        <w:trPr>
          <w:trHeight w:val="586"/>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Nominal scenario</w:t>
            </w:r>
          </w:p>
        </w:tc>
        <w:tc>
          <w:tcPr>
            <w:tcW w:w="6620" w:type="dxa"/>
            <w:vAlign w:val="center"/>
            <w:hideMark/>
          </w:tcPr>
          <w:p w:rsidR="00A55AD2" w:rsidRPr="00BF5397" w:rsidRDefault="00A55AD2" w:rsidP="00A55AD2">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central agent selects a projection.</w:t>
            </w:r>
          </w:p>
          <w:p w:rsidR="00A55AD2" w:rsidRPr="00BF5397" w:rsidRDefault="00A55AD2" w:rsidP="00A55AD2">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The system displays the data.</w:t>
            </w:r>
          </w:p>
        </w:tc>
      </w:tr>
      <w:tr w:rsidR="00A55AD2" w:rsidRPr="00BF5397" w:rsidTr="00A55AD2">
        <w:trPr>
          <w:trHeight w:val="288"/>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Alternative scenarios</w:t>
            </w:r>
          </w:p>
        </w:tc>
        <w:tc>
          <w:tcPr>
            <w:tcW w:w="6620" w:type="dxa"/>
            <w:vAlign w:val="center"/>
            <w:hideMark/>
          </w:tcPr>
          <w:p w:rsidR="00A55AD2" w:rsidRPr="00BF5397" w:rsidRDefault="00A55AD2" w:rsidP="00A55AD2">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Access not authorized → display refused.</w:t>
            </w:r>
          </w:p>
        </w:tc>
      </w:tr>
    </w:tbl>
    <w:p w:rsidR="00A55AD2" w:rsidRDefault="00A55AD2" w:rsidP="00A55AD2">
      <w:pPr>
        <w:tabs>
          <w:tab w:val="left" w:pos="3200"/>
        </w:tabs>
        <w:spacing w:line="480" w:lineRule="auto"/>
        <w:ind w:left="0" w:firstLine="0"/>
        <w:rPr>
          <w:rFonts w:ascii="Times New Roman" w:hAnsi="Times New Roman" w:cs="Times New Roman"/>
          <w:b/>
          <w:bCs/>
          <w:lang w:val="en-US"/>
        </w:rPr>
      </w:pPr>
    </w:p>
    <w:p w:rsidR="00026818" w:rsidRDefault="00026818" w:rsidP="00A55AD2">
      <w:pPr>
        <w:tabs>
          <w:tab w:val="left" w:pos="3200"/>
        </w:tabs>
        <w:spacing w:line="480" w:lineRule="auto"/>
        <w:ind w:left="0" w:firstLine="0"/>
        <w:rPr>
          <w:rFonts w:ascii="Times New Roman" w:hAnsi="Times New Roman" w:cs="Times New Roman"/>
          <w:b/>
          <w:bCs/>
          <w:lang w:val="en-US"/>
        </w:rPr>
      </w:pPr>
    </w:p>
    <w:p w:rsidR="00026818" w:rsidRPr="00BF5397" w:rsidRDefault="00026818" w:rsidP="00A55AD2">
      <w:pPr>
        <w:tabs>
          <w:tab w:val="left" w:pos="3200"/>
        </w:tabs>
        <w:spacing w:line="480" w:lineRule="auto"/>
        <w:ind w:left="0" w:firstLine="0"/>
        <w:rPr>
          <w:rFonts w:ascii="Times New Roman" w:hAnsi="Times New Roman" w:cs="Times New Roman"/>
          <w:b/>
          <w:bCs/>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A55AD2" w:rsidRPr="00A55AD2" w:rsidTr="00300587">
        <w:trPr>
          <w:trHeight w:val="312"/>
        </w:trPr>
        <w:tc>
          <w:tcPr>
            <w:tcW w:w="8840" w:type="dxa"/>
            <w:gridSpan w:val="2"/>
            <w:vAlign w:val="center"/>
            <w:hideMark/>
          </w:tcPr>
          <w:p w:rsidR="00A55AD2" w:rsidRPr="00A55AD2" w:rsidRDefault="00A55AD2" w:rsidP="00300587">
            <w:pPr>
              <w:spacing w:after="0" w:line="240" w:lineRule="auto"/>
              <w:ind w:left="0" w:firstLine="0"/>
              <w:jc w:val="center"/>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UC14 – Editing Budget Statements</w:t>
            </w:r>
          </w:p>
        </w:tc>
      </w:tr>
      <w:tr w:rsidR="00A55AD2" w:rsidRPr="00A55AD2" w:rsidTr="00A55AD2">
        <w:trPr>
          <w:trHeight w:val="312"/>
        </w:trPr>
        <w:tc>
          <w:tcPr>
            <w:tcW w:w="2220" w:type="dxa"/>
            <w:vAlign w:val="center"/>
            <w:hideMark/>
          </w:tcPr>
          <w:p w:rsidR="00A55AD2" w:rsidRPr="00A55AD2" w:rsidRDefault="00A55AD2" w:rsidP="00A55AD2">
            <w:pPr>
              <w:spacing w:after="0" w:line="240" w:lineRule="auto"/>
              <w:ind w:left="0" w:firstLine="0"/>
              <w:jc w:val="center"/>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Element</w:t>
            </w:r>
          </w:p>
        </w:tc>
        <w:tc>
          <w:tcPr>
            <w:tcW w:w="6620" w:type="dxa"/>
            <w:vAlign w:val="center"/>
            <w:hideMark/>
          </w:tcPr>
          <w:p w:rsidR="00A55AD2" w:rsidRPr="00A55AD2" w:rsidRDefault="00A55AD2" w:rsidP="00A55AD2">
            <w:pPr>
              <w:spacing w:after="0" w:line="240" w:lineRule="auto"/>
              <w:ind w:left="0" w:firstLine="0"/>
              <w:jc w:val="center"/>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Description</w:t>
            </w:r>
          </w:p>
        </w:tc>
      </w:tr>
      <w:tr w:rsidR="00A55AD2" w:rsidRPr="00A55AD2" w:rsidTr="00A55AD2">
        <w:trPr>
          <w:trHeight w:val="288"/>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Actor</w:t>
            </w:r>
          </w:p>
        </w:tc>
        <w:tc>
          <w:tcPr>
            <w:tcW w:w="66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kern w:val="0"/>
                <w14:ligatures w14:val="none"/>
              </w:rPr>
            </w:pPr>
            <w:r w:rsidRPr="00A55AD2">
              <w:rPr>
                <w:rFonts w:ascii="Times New Roman" w:eastAsia="Times New Roman" w:hAnsi="Times New Roman" w:cs="Times New Roman"/>
                <w:kern w:val="0"/>
                <w14:ligatures w14:val="none"/>
              </w:rPr>
              <w:t>Central Agent</w:t>
            </w:r>
          </w:p>
        </w:tc>
      </w:tr>
      <w:tr w:rsidR="00A55AD2" w:rsidRPr="00BF5397" w:rsidTr="00A55AD2">
        <w:trPr>
          <w:trHeight w:val="288"/>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Description</w:t>
            </w:r>
          </w:p>
        </w:tc>
        <w:tc>
          <w:tcPr>
            <w:tcW w:w="6620" w:type="dxa"/>
            <w:vAlign w:val="center"/>
            <w:hideMark/>
          </w:tcPr>
          <w:p w:rsidR="00A55AD2" w:rsidRPr="00BF5397" w:rsidRDefault="00A55AD2" w:rsidP="00A55AD2">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the generation of official budget documents.</w:t>
            </w:r>
          </w:p>
        </w:tc>
      </w:tr>
      <w:tr w:rsidR="00A55AD2" w:rsidRPr="00BF5397" w:rsidTr="00050B22">
        <w:trPr>
          <w:trHeight w:val="884"/>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Nominal scenario</w:t>
            </w:r>
          </w:p>
        </w:tc>
        <w:tc>
          <w:tcPr>
            <w:tcW w:w="6620" w:type="dxa"/>
            <w:vAlign w:val="center"/>
            <w:hideMark/>
          </w:tcPr>
          <w:p w:rsidR="00A55AD2" w:rsidRPr="00BF5397" w:rsidRDefault="00A55AD2" w:rsidP="00A55AD2">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central agent selects a consolidated projection.</w:t>
            </w:r>
          </w:p>
          <w:p w:rsidR="00A55AD2" w:rsidRPr="00BF5397" w:rsidRDefault="00A55AD2" w:rsidP="00A55AD2">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He launches the edition.</w:t>
            </w:r>
          </w:p>
          <w:p w:rsidR="00A55AD2" w:rsidRPr="00BF5397" w:rsidRDefault="00A55AD2" w:rsidP="00A55AD2">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3. The system generates the budget statements.</w:t>
            </w:r>
          </w:p>
        </w:tc>
      </w:tr>
      <w:tr w:rsidR="00A55AD2" w:rsidRPr="00BF5397" w:rsidTr="00A55AD2">
        <w:trPr>
          <w:trHeight w:val="288"/>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Alternative scenarios</w:t>
            </w:r>
          </w:p>
        </w:tc>
        <w:tc>
          <w:tcPr>
            <w:tcW w:w="6620" w:type="dxa"/>
            <w:vAlign w:val="center"/>
            <w:hideMark/>
          </w:tcPr>
          <w:p w:rsidR="00A55AD2" w:rsidRPr="00BF5397" w:rsidRDefault="00A55AD2" w:rsidP="00A55AD2">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Unconsolidated data → editing blocked.</w:t>
            </w:r>
          </w:p>
        </w:tc>
      </w:tr>
    </w:tbl>
    <w:p w:rsidR="00A55AD2" w:rsidRDefault="00A55AD2" w:rsidP="00A55AD2">
      <w:pPr>
        <w:tabs>
          <w:tab w:val="left" w:pos="3200"/>
        </w:tabs>
        <w:spacing w:line="480" w:lineRule="auto"/>
        <w:ind w:left="0" w:firstLine="0"/>
        <w:rPr>
          <w:rFonts w:ascii="Times New Roman" w:hAnsi="Times New Roman" w:cs="Times New Roman"/>
          <w:b/>
          <w:bCs/>
          <w:lang w:val="en-US"/>
        </w:rPr>
      </w:pPr>
    </w:p>
    <w:p w:rsidR="00026818" w:rsidRDefault="00026818" w:rsidP="00A55AD2">
      <w:pPr>
        <w:tabs>
          <w:tab w:val="left" w:pos="3200"/>
        </w:tabs>
        <w:spacing w:line="480" w:lineRule="auto"/>
        <w:ind w:left="0" w:firstLine="0"/>
        <w:rPr>
          <w:rFonts w:ascii="Times New Roman" w:hAnsi="Times New Roman" w:cs="Times New Roman"/>
          <w:b/>
          <w:bCs/>
          <w:lang w:val="en-US"/>
        </w:rPr>
      </w:pPr>
    </w:p>
    <w:p w:rsidR="00026818" w:rsidRPr="00BF5397" w:rsidRDefault="00026818" w:rsidP="00A55AD2">
      <w:pPr>
        <w:tabs>
          <w:tab w:val="left" w:pos="3200"/>
        </w:tabs>
        <w:spacing w:line="480" w:lineRule="auto"/>
        <w:ind w:left="0" w:firstLine="0"/>
        <w:rPr>
          <w:rFonts w:ascii="Times New Roman" w:hAnsi="Times New Roman" w:cs="Times New Roman"/>
          <w:b/>
          <w:bCs/>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46355A" w:rsidRPr="0046355A" w:rsidTr="0046355A">
        <w:trPr>
          <w:trHeight w:val="312"/>
        </w:trPr>
        <w:tc>
          <w:tcPr>
            <w:tcW w:w="8840" w:type="dxa"/>
            <w:gridSpan w:val="2"/>
            <w:vAlign w:val="center"/>
            <w:hideMark/>
          </w:tcPr>
          <w:p w:rsidR="0046355A" w:rsidRPr="0046355A" w:rsidRDefault="0046355A" w:rsidP="0046355A">
            <w:pPr>
              <w:spacing w:after="0" w:line="240" w:lineRule="auto"/>
              <w:ind w:left="0" w:firstLine="0"/>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 xml:space="preserve">UC15 – </w:t>
            </w:r>
            <w:proofErr w:type="spellStart"/>
            <w:r w:rsidRPr="0046355A">
              <w:rPr>
                <w:rFonts w:ascii="Times New Roman" w:eastAsia="Times New Roman" w:hAnsi="Times New Roman" w:cs="Times New Roman"/>
                <w:b/>
                <w:bCs/>
                <w:kern w:val="0"/>
                <w14:ligatures w14:val="none"/>
              </w:rPr>
              <w:t>Notify</w:t>
            </w:r>
            <w:proofErr w:type="spellEnd"/>
            <w:r w:rsidRPr="0046355A">
              <w:rPr>
                <w:rFonts w:ascii="Times New Roman" w:eastAsia="Times New Roman" w:hAnsi="Times New Roman" w:cs="Times New Roman"/>
                <w:b/>
                <w:bCs/>
                <w:kern w:val="0"/>
                <w14:ligatures w14:val="none"/>
              </w:rPr>
              <w:t xml:space="preserve"> the framing</w:t>
            </w:r>
          </w:p>
        </w:tc>
      </w:tr>
      <w:tr w:rsidR="0046355A" w:rsidRPr="0046355A" w:rsidTr="0046355A">
        <w:trPr>
          <w:trHeight w:val="312"/>
        </w:trPr>
        <w:tc>
          <w:tcPr>
            <w:tcW w:w="2220" w:type="dxa"/>
            <w:vAlign w:val="center"/>
            <w:hideMark/>
          </w:tcPr>
          <w:p w:rsidR="0046355A" w:rsidRPr="0046355A" w:rsidRDefault="0046355A" w:rsidP="0046355A">
            <w:pPr>
              <w:spacing w:after="0" w:line="240" w:lineRule="auto"/>
              <w:ind w:left="0" w:firstLine="0"/>
              <w:jc w:val="center"/>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Element</w:t>
            </w:r>
          </w:p>
        </w:tc>
        <w:tc>
          <w:tcPr>
            <w:tcW w:w="6620" w:type="dxa"/>
            <w:vAlign w:val="center"/>
            <w:hideMark/>
          </w:tcPr>
          <w:p w:rsidR="0046355A" w:rsidRPr="0046355A" w:rsidRDefault="0046355A" w:rsidP="0046355A">
            <w:pPr>
              <w:spacing w:after="0" w:line="240" w:lineRule="auto"/>
              <w:ind w:left="0" w:firstLine="0"/>
              <w:jc w:val="center"/>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Description</w:t>
            </w:r>
          </w:p>
        </w:tc>
      </w:tr>
      <w:tr w:rsidR="0046355A" w:rsidRPr="0046355A" w:rsidTr="0046355A">
        <w:trPr>
          <w:trHeight w:val="288"/>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Actor</w:t>
            </w:r>
          </w:p>
        </w:tc>
        <w:tc>
          <w:tcPr>
            <w:tcW w:w="66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kern w:val="0"/>
                <w14:ligatures w14:val="none"/>
              </w:rPr>
            </w:pPr>
            <w:r w:rsidRPr="0046355A">
              <w:rPr>
                <w:rFonts w:ascii="Times New Roman" w:eastAsia="Times New Roman" w:hAnsi="Times New Roman" w:cs="Times New Roman"/>
                <w:kern w:val="0"/>
                <w14:ligatures w14:val="none"/>
              </w:rPr>
              <w:t>Administrator</w:t>
            </w:r>
          </w:p>
        </w:tc>
      </w:tr>
      <w:tr w:rsidR="0046355A" w:rsidRPr="00BF5397" w:rsidTr="0046355A">
        <w:trPr>
          <w:trHeight w:val="576"/>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Description</w:t>
            </w:r>
          </w:p>
        </w:tc>
        <w:tc>
          <w:tcPr>
            <w:tcW w:w="6620" w:type="dxa"/>
            <w:vAlign w:val="center"/>
            <w:hideMark/>
          </w:tcPr>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the relevant stakeholders to be notified of the availability of the validated budget framework.</w:t>
            </w:r>
          </w:p>
        </w:tc>
      </w:tr>
      <w:tr w:rsidR="0046355A" w:rsidRPr="00BF5397" w:rsidTr="007E2C47">
        <w:trPr>
          <w:trHeight w:val="1182"/>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Nominal scenario</w:t>
            </w:r>
          </w:p>
        </w:tc>
        <w:tc>
          <w:tcPr>
            <w:tcW w:w="6620" w:type="dxa"/>
            <w:vAlign w:val="center"/>
            <w:hideMark/>
          </w:tcPr>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administrator approves the budget framework.</w:t>
            </w:r>
          </w:p>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The system identifies the relevant authorities.</w:t>
            </w:r>
          </w:p>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 xml:space="preserve">3. The system sends a notification to the </w:t>
            </w:r>
            <w:r w:rsidR="00C63BD4">
              <w:rPr>
                <w:rFonts w:ascii="Times New Roman" w:eastAsia="Times New Roman" w:hAnsi="Times New Roman" w:cs="Times New Roman"/>
                <w:kern w:val="0"/>
                <w:lang w:val="en-US"/>
                <w14:ligatures w14:val="none"/>
              </w:rPr>
              <w:t>financial department</w:t>
            </w:r>
            <w:r w:rsidRPr="00BF5397">
              <w:rPr>
                <w:rFonts w:ascii="Times New Roman" w:eastAsia="Times New Roman" w:hAnsi="Times New Roman" w:cs="Times New Roman"/>
                <w:kern w:val="0"/>
                <w:lang w:val="en-US"/>
                <w14:ligatures w14:val="none"/>
              </w:rPr>
              <w:t xml:space="preserve"> analysts.</w:t>
            </w:r>
          </w:p>
          <w:p w:rsidR="0046355A" w:rsidRPr="00BF5397" w:rsidRDefault="0046355A" w:rsidP="0046355A">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4. The broadcasters are informed of the availability of the framing.</w:t>
            </w:r>
          </w:p>
        </w:tc>
      </w:tr>
      <w:tr w:rsidR="0046355A" w:rsidRPr="00BF5397" w:rsidTr="002A1C1C">
        <w:trPr>
          <w:trHeight w:val="850"/>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Alternative scenarios</w:t>
            </w:r>
          </w:p>
        </w:tc>
        <w:tc>
          <w:tcPr>
            <w:tcW w:w="6620" w:type="dxa"/>
            <w:vAlign w:val="center"/>
            <w:hideMark/>
          </w:tcPr>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No associated network → no notification sent.</w:t>
            </w:r>
          </w:p>
          <w:p w:rsidR="0046355A" w:rsidRPr="00BF5397" w:rsidRDefault="0046355A" w:rsidP="0046355A">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A2: Sending failed → the system logs the error and displays a message.</w:t>
            </w:r>
          </w:p>
        </w:tc>
      </w:tr>
    </w:tbl>
    <w:p w:rsidR="00EA5DCA" w:rsidRDefault="00EA5DCA" w:rsidP="00A55AD2">
      <w:pPr>
        <w:tabs>
          <w:tab w:val="left" w:pos="3200"/>
        </w:tabs>
        <w:spacing w:line="480" w:lineRule="auto"/>
        <w:ind w:left="0" w:firstLine="0"/>
        <w:rPr>
          <w:rFonts w:ascii="Times New Roman" w:hAnsi="Times New Roman" w:cs="Times New Roman"/>
          <w:b/>
          <w:bCs/>
          <w:lang w:val="en-US"/>
        </w:rPr>
      </w:pPr>
    </w:p>
    <w:p w:rsidR="00EA5DCA" w:rsidRDefault="00EA5DCA">
      <w:pPr>
        <w:spacing w:after="160" w:line="259" w:lineRule="auto"/>
        <w:ind w:left="0" w:firstLine="0"/>
        <w:jc w:val="left"/>
        <w:rPr>
          <w:rFonts w:ascii="Times New Roman" w:hAnsi="Times New Roman" w:cs="Times New Roman"/>
          <w:b/>
          <w:bCs/>
          <w:lang w:val="en-US"/>
        </w:rPr>
      </w:pPr>
      <w:r>
        <w:rPr>
          <w:rFonts w:ascii="Times New Roman" w:hAnsi="Times New Roman" w:cs="Times New Roman"/>
          <w:b/>
          <w:bCs/>
          <w:lang w:val="en-US"/>
        </w:rPr>
        <w:br w:type="page"/>
      </w:r>
    </w:p>
    <w:p w:rsidR="0046355A" w:rsidRPr="00BF5397" w:rsidRDefault="0046355A" w:rsidP="00A55AD2">
      <w:pPr>
        <w:tabs>
          <w:tab w:val="left" w:pos="3200"/>
        </w:tabs>
        <w:spacing w:line="480" w:lineRule="auto"/>
        <w:ind w:left="0" w:firstLine="0"/>
        <w:rPr>
          <w:rFonts w:ascii="Times New Roman" w:hAnsi="Times New Roman" w:cs="Times New Roman"/>
          <w:b/>
          <w:bCs/>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46355A" w:rsidRPr="0046355A" w:rsidTr="0046355A">
        <w:trPr>
          <w:trHeight w:val="312"/>
        </w:trPr>
        <w:tc>
          <w:tcPr>
            <w:tcW w:w="8840" w:type="dxa"/>
            <w:gridSpan w:val="2"/>
            <w:vAlign w:val="center"/>
            <w:hideMark/>
          </w:tcPr>
          <w:p w:rsidR="0046355A" w:rsidRPr="0046355A" w:rsidRDefault="0046355A" w:rsidP="0046355A">
            <w:pPr>
              <w:spacing w:after="0" w:line="240" w:lineRule="auto"/>
              <w:ind w:left="0" w:firstLine="0"/>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 xml:space="preserve">UC15 – </w:t>
            </w:r>
            <w:proofErr w:type="spellStart"/>
            <w:r w:rsidRPr="0046355A">
              <w:rPr>
                <w:rFonts w:ascii="Times New Roman" w:eastAsia="Times New Roman" w:hAnsi="Times New Roman" w:cs="Times New Roman"/>
                <w:b/>
                <w:bCs/>
                <w:kern w:val="0"/>
                <w14:ligatures w14:val="none"/>
              </w:rPr>
              <w:t>Notify</w:t>
            </w:r>
            <w:proofErr w:type="spellEnd"/>
            <w:r w:rsidRPr="0046355A">
              <w:rPr>
                <w:rFonts w:ascii="Times New Roman" w:eastAsia="Times New Roman" w:hAnsi="Times New Roman" w:cs="Times New Roman"/>
                <w:b/>
                <w:bCs/>
                <w:kern w:val="0"/>
                <w14:ligatures w14:val="none"/>
              </w:rPr>
              <w:t xml:space="preserve"> the framing</w:t>
            </w:r>
          </w:p>
        </w:tc>
      </w:tr>
      <w:tr w:rsidR="0046355A" w:rsidRPr="0046355A" w:rsidTr="0046355A">
        <w:trPr>
          <w:trHeight w:val="312"/>
        </w:trPr>
        <w:tc>
          <w:tcPr>
            <w:tcW w:w="2220" w:type="dxa"/>
            <w:vAlign w:val="center"/>
            <w:hideMark/>
          </w:tcPr>
          <w:p w:rsidR="0046355A" w:rsidRPr="0046355A" w:rsidRDefault="0046355A" w:rsidP="0046355A">
            <w:pPr>
              <w:spacing w:after="0" w:line="240" w:lineRule="auto"/>
              <w:ind w:left="0" w:firstLine="0"/>
              <w:jc w:val="center"/>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Element</w:t>
            </w:r>
          </w:p>
        </w:tc>
        <w:tc>
          <w:tcPr>
            <w:tcW w:w="6620" w:type="dxa"/>
            <w:vAlign w:val="center"/>
            <w:hideMark/>
          </w:tcPr>
          <w:p w:rsidR="0046355A" w:rsidRPr="0046355A" w:rsidRDefault="0046355A" w:rsidP="0046355A">
            <w:pPr>
              <w:spacing w:after="0" w:line="240" w:lineRule="auto"/>
              <w:ind w:left="0" w:firstLine="0"/>
              <w:jc w:val="center"/>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Description</w:t>
            </w:r>
          </w:p>
        </w:tc>
      </w:tr>
      <w:tr w:rsidR="0046355A" w:rsidRPr="0046355A" w:rsidTr="0046355A">
        <w:trPr>
          <w:trHeight w:val="288"/>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Actor</w:t>
            </w:r>
          </w:p>
        </w:tc>
        <w:tc>
          <w:tcPr>
            <w:tcW w:w="66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kern w:val="0"/>
                <w14:ligatures w14:val="none"/>
              </w:rPr>
            </w:pPr>
            <w:r w:rsidRPr="0046355A">
              <w:rPr>
                <w:rFonts w:ascii="Times New Roman" w:eastAsia="Times New Roman" w:hAnsi="Times New Roman" w:cs="Times New Roman"/>
                <w:kern w:val="0"/>
                <w14:ligatures w14:val="none"/>
              </w:rPr>
              <w:t>Central Agent</w:t>
            </w:r>
          </w:p>
        </w:tc>
      </w:tr>
      <w:tr w:rsidR="0046355A" w:rsidRPr="00BF5397" w:rsidTr="0046355A">
        <w:trPr>
          <w:trHeight w:val="576"/>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Description</w:t>
            </w:r>
          </w:p>
        </w:tc>
        <w:tc>
          <w:tcPr>
            <w:tcW w:w="6620" w:type="dxa"/>
            <w:vAlign w:val="center"/>
            <w:hideMark/>
          </w:tcPr>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the central agent to notify the agencies of the availability of the validated budget framework.</w:t>
            </w:r>
          </w:p>
        </w:tc>
      </w:tr>
      <w:tr w:rsidR="0046355A" w:rsidRPr="00BF5397" w:rsidTr="005845B4">
        <w:trPr>
          <w:trHeight w:val="1480"/>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Nominal scenario</w:t>
            </w:r>
          </w:p>
        </w:tc>
        <w:tc>
          <w:tcPr>
            <w:tcW w:w="6620" w:type="dxa"/>
            <w:vAlign w:val="center"/>
            <w:hideMark/>
          </w:tcPr>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central agent consults the validated budget framework.</w:t>
            </w:r>
          </w:p>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It initiates the notification action.</w:t>
            </w:r>
          </w:p>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3. The system identifies the relevant authorities.</w:t>
            </w:r>
          </w:p>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 xml:space="preserve">4. The system sends a notification to the </w:t>
            </w:r>
            <w:r w:rsidR="00C63BD4">
              <w:rPr>
                <w:rFonts w:ascii="Times New Roman" w:eastAsia="Times New Roman" w:hAnsi="Times New Roman" w:cs="Times New Roman"/>
                <w:kern w:val="0"/>
                <w:lang w:val="en-US"/>
                <w14:ligatures w14:val="none"/>
              </w:rPr>
              <w:t>financial department</w:t>
            </w:r>
            <w:r w:rsidRPr="00BF5397">
              <w:rPr>
                <w:rFonts w:ascii="Times New Roman" w:eastAsia="Times New Roman" w:hAnsi="Times New Roman" w:cs="Times New Roman"/>
                <w:kern w:val="0"/>
                <w:lang w:val="en-US"/>
                <w14:ligatures w14:val="none"/>
              </w:rPr>
              <w:t xml:space="preserve"> analysts.</w:t>
            </w:r>
          </w:p>
          <w:p w:rsidR="0046355A" w:rsidRPr="00BF5397" w:rsidRDefault="0046355A" w:rsidP="0046355A">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5. The broadcasters are informed of the availability of the framing.</w:t>
            </w:r>
          </w:p>
        </w:tc>
      </w:tr>
      <w:tr w:rsidR="0046355A" w:rsidRPr="00BF5397" w:rsidTr="00D146B0">
        <w:trPr>
          <w:trHeight w:val="835"/>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Alternative scenarios</w:t>
            </w:r>
          </w:p>
        </w:tc>
        <w:tc>
          <w:tcPr>
            <w:tcW w:w="6620" w:type="dxa"/>
            <w:vAlign w:val="center"/>
            <w:hideMark/>
          </w:tcPr>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No associated network → no notification sent.</w:t>
            </w:r>
          </w:p>
          <w:p w:rsidR="0046355A" w:rsidRPr="00BF5397" w:rsidRDefault="0046355A" w:rsidP="0046355A">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A2: Sending failed → the system logs the error and displays a message.</w:t>
            </w:r>
          </w:p>
        </w:tc>
      </w:tr>
    </w:tbl>
    <w:p w:rsidR="00803B8B" w:rsidRPr="00BF5397" w:rsidRDefault="00803B8B" w:rsidP="00A55AD2">
      <w:pPr>
        <w:tabs>
          <w:tab w:val="left" w:pos="3200"/>
        </w:tabs>
        <w:spacing w:line="480" w:lineRule="auto"/>
        <w:ind w:left="0" w:firstLine="0"/>
        <w:rPr>
          <w:rFonts w:ascii="Times New Roman" w:hAnsi="Times New Roman" w:cs="Times New Roman"/>
          <w:b/>
          <w:bCs/>
          <w:lang w:val="en-US"/>
        </w:rPr>
      </w:pPr>
    </w:p>
    <w:p w:rsidR="00803B8B" w:rsidRPr="00BF5397" w:rsidRDefault="009C09D9" w:rsidP="009C09D9">
      <w:pPr>
        <w:spacing w:after="160" w:line="259" w:lineRule="auto"/>
        <w:ind w:left="0" w:firstLine="0"/>
        <w:jc w:val="left"/>
        <w:rPr>
          <w:rFonts w:ascii="Times New Roman" w:hAnsi="Times New Roman" w:cs="Times New Roman"/>
          <w:b/>
          <w:bCs/>
          <w:lang w:val="en-US"/>
        </w:rPr>
      </w:pPr>
      <w:r w:rsidRPr="00BF5397">
        <w:rPr>
          <w:rFonts w:ascii="Times New Roman" w:hAnsi="Times New Roman" w:cs="Times New Roman"/>
          <w:b/>
          <w:bCs/>
          <w:lang w:val="en-US"/>
        </w:rPr>
        <w:br w:type="page"/>
      </w:r>
    </w:p>
    <w:p w:rsidR="009C09D9" w:rsidRPr="00BF5397" w:rsidRDefault="009C09D9" w:rsidP="00C90488">
      <w:pPr>
        <w:tabs>
          <w:tab w:val="left" w:pos="3200"/>
        </w:tabs>
        <w:spacing w:line="480" w:lineRule="auto"/>
        <w:ind w:left="0" w:firstLine="0"/>
        <w:outlineLvl w:val="1"/>
        <w:rPr>
          <w:rFonts w:ascii="Times New Roman" w:hAnsi="Times New Roman" w:cs="Times New Roman"/>
          <w:b/>
          <w:bCs/>
          <w:u w:val="single"/>
          <w:lang w:val="en-US"/>
        </w:rPr>
      </w:pPr>
      <w:bookmarkStart w:id="53" w:name="_Toc219217031"/>
      <w:r w:rsidRPr="00BF5397">
        <w:rPr>
          <w:rFonts w:ascii="Times New Roman" w:hAnsi="Times New Roman" w:cs="Times New Roman"/>
          <w:b/>
          <w:bCs/>
          <w:u w:val="single"/>
          <w:lang w:val="en-US"/>
        </w:rPr>
        <w:lastRenderedPageBreak/>
        <w:t>II-2 Activity Diagram</w:t>
      </w:r>
      <w:bookmarkEnd w:id="53"/>
    </w:p>
    <w:p w:rsidR="009C09D9" w:rsidRPr="00BF5397" w:rsidRDefault="004D461A" w:rsidP="001E0137">
      <w:pPr>
        <w:tabs>
          <w:tab w:val="left" w:pos="3200"/>
        </w:tabs>
        <w:spacing w:line="480" w:lineRule="auto"/>
        <w:ind w:left="0" w:firstLine="0"/>
        <w:rPr>
          <w:rFonts w:ascii="Times New Roman" w:hAnsi="Times New Roman" w:cs="Times New Roman"/>
          <w:lang w:val="en-US"/>
        </w:rPr>
      </w:pPr>
      <w:r>
        <w:rPr>
          <w:noProof/>
        </w:rPr>
        <w:drawing>
          <wp:anchor distT="0" distB="0" distL="114300" distR="114300" simplePos="0" relativeHeight="251763712" behindDoc="0" locked="0" layoutInCell="1" allowOverlap="1">
            <wp:simplePos x="0" y="0"/>
            <wp:positionH relativeFrom="margin">
              <wp:align>right</wp:align>
            </wp:positionH>
            <wp:positionV relativeFrom="paragraph">
              <wp:posOffset>1412330</wp:posOffset>
            </wp:positionV>
            <wp:extent cx="5758815" cy="6155690"/>
            <wp:effectExtent l="0" t="0" r="0" b="0"/>
            <wp:wrapTopAndBottom/>
            <wp:docPr id="2020955659" name="Imag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5680" cy="6162884"/>
                    </a:xfrm>
                    <a:prstGeom prst="rect">
                      <a:avLst/>
                    </a:prstGeom>
                    <a:noFill/>
                    <a:ln>
                      <a:noFill/>
                    </a:ln>
                  </pic:spPr>
                </pic:pic>
              </a:graphicData>
            </a:graphic>
            <wp14:sizeRelV relativeFrom="margin">
              <wp14:pctHeight>0</wp14:pctHeight>
            </wp14:sizeRelV>
          </wp:anchor>
        </w:drawing>
      </w:r>
      <w:r w:rsidR="009C09D9" w:rsidRPr="00BF5397">
        <w:rPr>
          <w:rFonts w:ascii="Times New Roman" w:hAnsi="Times New Roman" w:cs="Times New Roman"/>
          <w:lang w:val="en-US"/>
        </w:rPr>
        <w:t>The activity diagram represents the flow of business processes within the system. It describes the sequence of actions, conditions, choices, and parallel flows involved in the execution of a scenario. It allows for the analysis of the system's dynamic behavior and clarifies the processing logic.</w:t>
      </w:r>
    </w:p>
    <w:p w:rsidR="009C09D9" w:rsidRPr="00BF5397" w:rsidRDefault="009C09D9" w:rsidP="001E0137">
      <w:pPr>
        <w:tabs>
          <w:tab w:val="left" w:pos="3200"/>
        </w:tabs>
        <w:spacing w:line="480" w:lineRule="auto"/>
        <w:ind w:left="0" w:firstLine="0"/>
        <w:rPr>
          <w:rFonts w:ascii="Times New Roman" w:hAnsi="Times New Roman" w:cs="Times New Roman"/>
          <w:lang w:val="en-US"/>
        </w:rPr>
      </w:pPr>
    </w:p>
    <w:p w:rsidR="009C09D9" w:rsidRPr="00BF5397" w:rsidRDefault="009C09D9">
      <w:pPr>
        <w:spacing w:after="160" w:line="259" w:lineRule="auto"/>
        <w:ind w:left="0" w:firstLine="0"/>
        <w:jc w:val="left"/>
        <w:rPr>
          <w:rFonts w:ascii="Times New Roman" w:hAnsi="Times New Roman" w:cs="Times New Roman"/>
          <w:b/>
          <w:bCs/>
          <w:u w:val="single"/>
          <w:lang w:val="en-US"/>
        </w:rPr>
      </w:pPr>
    </w:p>
    <w:p w:rsidR="009C09D9" w:rsidRPr="00BF5397" w:rsidRDefault="009C09D9" w:rsidP="001E0137">
      <w:pPr>
        <w:tabs>
          <w:tab w:val="left" w:pos="3200"/>
        </w:tabs>
        <w:spacing w:line="480" w:lineRule="auto"/>
        <w:ind w:left="0" w:firstLine="0"/>
        <w:rPr>
          <w:rFonts w:ascii="Times New Roman" w:hAnsi="Times New Roman" w:cs="Times New Roman"/>
          <w:b/>
          <w:bCs/>
          <w:u w:val="single"/>
          <w:lang w:val="en-US"/>
        </w:rPr>
      </w:pPr>
    </w:p>
    <w:p w:rsidR="00572977" w:rsidRPr="00572977" w:rsidRDefault="00572977" w:rsidP="00C90488">
      <w:pPr>
        <w:tabs>
          <w:tab w:val="left" w:pos="3200"/>
        </w:tabs>
        <w:spacing w:line="480" w:lineRule="auto"/>
        <w:ind w:left="0" w:firstLine="0"/>
        <w:outlineLvl w:val="1"/>
        <w:rPr>
          <w:rFonts w:ascii="Times New Roman" w:hAnsi="Times New Roman" w:cs="Times New Roman"/>
          <w:b/>
          <w:bCs/>
          <w:u w:val="single"/>
          <w:lang w:val="en-US"/>
        </w:rPr>
      </w:pPr>
      <w:bookmarkStart w:id="54" w:name="_Toc219217032"/>
      <w:r>
        <w:rPr>
          <w:rFonts w:ascii="Times New Roman" w:hAnsi="Times New Roman" w:cs="Times New Roman"/>
          <w:b/>
          <w:bCs/>
          <w:u w:val="single"/>
          <w:lang w:val="en-US"/>
        </w:rPr>
        <w:lastRenderedPageBreak/>
        <w:t xml:space="preserve">II-3 </w:t>
      </w:r>
      <w:r w:rsidRPr="00572977">
        <w:rPr>
          <w:rFonts w:ascii="Times New Roman" w:hAnsi="Times New Roman" w:cs="Times New Roman"/>
          <w:b/>
          <w:bCs/>
          <w:u w:val="single"/>
          <w:lang w:val="en-US"/>
        </w:rPr>
        <w:t>Sequence diagram</w:t>
      </w:r>
      <w:bookmarkEnd w:id="54"/>
    </w:p>
    <w:p w:rsidR="00572977" w:rsidRPr="00572977" w:rsidRDefault="00572977" w:rsidP="00572977">
      <w:pPr>
        <w:tabs>
          <w:tab w:val="left" w:pos="3200"/>
        </w:tabs>
        <w:spacing w:line="480" w:lineRule="auto"/>
        <w:ind w:left="0" w:firstLine="0"/>
        <w:rPr>
          <w:rFonts w:ascii="Times New Roman" w:hAnsi="Times New Roman" w:cs="Times New Roman"/>
          <w:lang w:val="en-US"/>
        </w:rPr>
      </w:pPr>
      <w:r w:rsidRPr="00572977">
        <w:rPr>
          <w:rFonts w:ascii="Times New Roman" w:hAnsi="Times New Roman" w:cs="Times New Roman"/>
          <w:lang w:val="en-US"/>
        </w:rPr>
        <w:t>The sequence diagram illustrates the chronological sequence of interactions between the various actors and the system during the budgeting and forecasting process.</w:t>
      </w:r>
    </w:p>
    <w:p w:rsidR="00572977" w:rsidRPr="00572977" w:rsidRDefault="00F30CCB" w:rsidP="00572977">
      <w:pPr>
        <w:tabs>
          <w:tab w:val="left" w:pos="3200"/>
        </w:tabs>
        <w:spacing w:line="480" w:lineRule="auto"/>
        <w:ind w:left="0" w:firstLine="0"/>
        <w:rPr>
          <w:rFonts w:ascii="Times New Roman" w:hAnsi="Times New Roman" w:cs="Times New Roman"/>
          <w:lang w:val="en-US"/>
        </w:rPr>
      </w:pPr>
      <w:r>
        <w:rPr>
          <w:noProof/>
        </w:rPr>
        <w:drawing>
          <wp:anchor distT="0" distB="0" distL="114300" distR="114300" simplePos="0" relativeHeight="251767808" behindDoc="0" locked="0" layoutInCell="1" allowOverlap="1">
            <wp:simplePos x="0" y="0"/>
            <wp:positionH relativeFrom="margin">
              <wp:posOffset>-1270</wp:posOffset>
            </wp:positionH>
            <wp:positionV relativeFrom="paragraph">
              <wp:posOffset>688340</wp:posOffset>
            </wp:positionV>
            <wp:extent cx="5759450" cy="7063740"/>
            <wp:effectExtent l="0" t="0" r="0" b="3810"/>
            <wp:wrapTopAndBottom/>
            <wp:docPr id="55290150" name="Imag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7063740"/>
                    </a:xfrm>
                    <a:prstGeom prst="rect">
                      <a:avLst/>
                    </a:prstGeom>
                    <a:noFill/>
                    <a:ln>
                      <a:noFill/>
                    </a:ln>
                  </pic:spPr>
                </pic:pic>
              </a:graphicData>
            </a:graphic>
            <wp14:sizeRelV relativeFrom="margin">
              <wp14:pctHeight>0</wp14:pctHeight>
            </wp14:sizeRelV>
          </wp:anchor>
        </w:drawing>
      </w:r>
      <w:r w:rsidR="00572977" w:rsidRPr="00572977">
        <w:rPr>
          <w:rFonts w:ascii="Times New Roman" w:hAnsi="Times New Roman" w:cs="Times New Roman"/>
          <w:lang w:val="en-US"/>
        </w:rPr>
        <w:t>It highlights the order of exchanges, the responsibilities of the actors, and the processing performed by the system.</w:t>
      </w:r>
    </w:p>
    <w:p w:rsidR="009C09D9" w:rsidRPr="00BF5397" w:rsidRDefault="009C09D9" w:rsidP="001E0137">
      <w:pPr>
        <w:tabs>
          <w:tab w:val="left" w:pos="3200"/>
        </w:tabs>
        <w:spacing w:line="480" w:lineRule="auto"/>
        <w:ind w:left="0" w:firstLine="0"/>
        <w:rPr>
          <w:rFonts w:ascii="Times New Roman" w:hAnsi="Times New Roman" w:cs="Times New Roman"/>
          <w:b/>
          <w:bCs/>
          <w:u w:val="single"/>
          <w:lang w:val="en-US"/>
        </w:rPr>
      </w:pPr>
    </w:p>
    <w:p w:rsidR="009C09D9" w:rsidRPr="00BF5397" w:rsidRDefault="009C09D9" w:rsidP="001E0137">
      <w:pPr>
        <w:tabs>
          <w:tab w:val="left" w:pos="3200"/>
        </w:tabs>
        <w:spacing w:line="480" w:lineRule="auto"/>
        <w:ind w:left="0" w:firstLine="0"/>
        <w:rPr>
          <w:rFonts w:ascii="Times New Roman" w:hAnsi="Times New Roman" w:cs="Times New Roman"/>
          <w:b/>
          <w:bCs/>
          <w:u w:val="single"/>
          <w:lang w:val="en-US"/>
        </w:rPr>
      </w:pPr>
    </w:p>
    <w:p w:rsidR="009C09D9" w:rsidRPr="00BF5397" w:rsidRDefault="009C09D9" w:rsidP="001E0137">
      <w:pPr>
        <w:tabs>
          <w:tab w:val="left" w:pos="3200"/>
        </w:tabs>
        <w:spacing w:line="480" w:lineRule="auto"/>
        <w:ind w:left="0" w:firstLine="0"/>
        <w:rPr>
          <w:rFonts w:ascii="Times New Roman" w:hAnsi="Times New Roman" w:cs="Times New Roman"/>
          <w:b/>
          <w:bCs/>
          <w:u w:val="single"/>
          <w:lang w:val="en-US"/>
        </w:rPr>
      </w:pPr>
    </w:p>
    <w:p w:rsidR="009C09D9" w:rsidRPr="00BF5397" w:rsidRDefault="009C09D9" w:rsidP="001E0137">
      <w:pPr>
        <w:tabs>
          <w:tab w:val="left" w:pos="3200"/>
        </w:tabs>
        <w:spacing w:line="480" w:lineRule="auto"/>
        <w:ind w:left="0" w:firstLine="0"/>
        <w:rPr>
          <w:rFonts w:ascii="Times New Roman" w:hAnsi="Times New Roman" w:cs="Times New Roman"/>
          <w:b/>
          <w:bCs/>
          <w:u w:val="single"/>
          <w:lang w:val="en-US"/>
        </w:rPr>
      </w:pPr>
    </w:p>
    <w:p w:rsidR="009C09D9" w:rsidRPr="00BF5397" w:rsidRDefault="009C09D9" w:rsidP="001E0137">
      <w:pPr>
        <w:tabs>
          <w:tab w:val="left" w:pos="3200"/>
        </w:tabs>
        <w:spacing w:line="480" w:lineRule="auto"/>
        <w:ind w:left="0" w:firstLine="0"/>
        <w:rPr>
          <w:rFonts w:ascii="Times New Roman" w:hAnsi="Times New Roman" w:cs="Times New Roman"/>
          <w:b/>
          <w:bCs/>
          <w:u w:val="single"/>
          <w:lang w:val="en-US"/>
        </w:rPr>
      </w:pPr>
    </w:p>
    <w:p w:rsidR="009C09D9" w:rsidRPr="00BF5397" w:rsidRDefault="009C09D9" w:rsidP="001E0137">
      <w:pPr>
        <w:tabs>
          <w:tab w:val="left" w:pos="3200"/>
        </w:tabs>
        <w:spacing w:line="480" w:lineRule="auto"/>
        <w:ind w:left="0" w:firstLine="0"/>
        <w:rPr>
          <w:rFonts w:ascii="Times New Roman" w:hAnsi="Times New Roman" w:cs="Times New Roman"/>
          <w:b/>
          <w:bCs/>
          <w:u w:val="single"/>
          <w:lang w:val="en-US"/>
        </w:rPr>
      </w:pPr>
    </w:p>
    <w:p w:rsidR="009C09D9" w:rsidRDefault="009C09D9" w:rsidP="009C09D9">
      <w:pPr>
        <w:tabs>
          <w:tab w:val="left" w:pos="3200"/>
        </w:tabs>
        <w:spacing w:line="480" w:lineRule="auto"/>
        <w:ind w:left="0" w:firstLine="0"/>
        <w:jc w:val="center"/>
        <w:rPr>
          <w:rFonts w:ascii="Times New Roman" w:hAnsi="Times New Roman" w:cs="Times New Roman"/>
          <w:b/>
          <w:bCs/>
          <w:color w:val="4472C4" w:themeColor="accent1"/>
          <w:sz w:val="56"/>
          <w:szCs w:val="56"/>
        </w:rPr>
      </w:pPr>
      <w:r>
        <w:rPr>
          <w:rFonts w:ascii="Times New Roman" w:hAnsi="Times New Roman" w:cs="Times New Roman"/>
          <w:b/>
          <w:bCs/>
          <w:color w:val="4472C4" w:themeColor="accent1"/>
          <w:sz w:val="56"/>
          <w:szCs w:val="56"/>
        </w:rPr>
        <w:t xml:space="preserve">PART </w:t>
      </w:r>
      <w:r w:rsidR="007D60FF">
        <w:rPr>
          <w:rFonts w:ascii="Times New Roman" w:hAnsi="Times New Roman" w:cs="Times New Roman"/>
          <w:b/>
          <w:bCs/>
          <w:color w:val="4472C4" w:themeColor="accent1"/>
          <w:sz w:val="56"/>
          <w:szCs w:val="56"/>
        </w:rPr>
        <w:t>III :</w:t>
      </w:r>
    </w:p>
    <w:p w:rsidR="009C09D9" w:rsidRPr="004F0C0D" w:rsidRDefault="009C09D9" w:rsidP="009C09D9">
      <w:pPr>
        <w:tabs>
          <w:tab w:val="left" w:pos="3200"/>
        </w:tabs>
        <w:spacing w:line="480" w:lineRule="auto"/>
        <w:ind w:left="0" w:firstLine="0"/>
        <w:jc w:val="center"/>
        <w:rPr>
          <w:rFonts w:ascii="Times New Roman" w:hAnsi="Times New Roman" w:cs="Times New Roman"/>
          <w:b/>
          <w:bCs/>
          <w:color w:val="4472C4" w:themeColor="accent1"/>
          <w:sz w:val="72"/>
          <w:szCs w:val="72"/>
        </w:rPr>
      </w:pPr>
      <w:r>
        <w:rPr>
          <w:rFonts w:ascii="Times New Roman" w:hAnsi="Times New Roman" w:cs="Times New Roman"/>
          <w:b/>
          <w:bCs/>
          <w:color w:val="4472C4" w:themeColor="accent1"/>
          <w:sz w:val="56"/>
          <w:szCs w:val="56"/>
        </w:rPr>
        <w:t>REALIZATION</w:t>
      </w:r>
    </w:p>
    <w:p w:rsidR="00803B8B" w:rsidRPr="00803B8B" w:rsidRDefault="00803B8B" w:rsidP="001E0137">
      <w:pPr>
        <w:tabs>
          <w:tab w:val="left" w:pos="3200"/>
        </w:tabs>
        <w:spacing w:line="480" w:lineRule="auto"/>
        <w:ind w:left="0" w:firstLine="0"/>
        <w:rPr>
          <w:rFonts w:ascii="Times New Roman" w:hAnsi="Times New Roman" w:cs="Times New Roman"/>
          <w:b/>
          <w:bCs/>
          <w:u w:val="single"/>
        </w:rPr>
      </w:pPr>
    </w:p>
    <w:sectPr w:rsidR="00803B8B" w:rsidRPr="00803B8B" w:rsidSect="00A61408">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56AF" w:rsidRDefault="007D56AF" w:rsidP="00F12B41">
      <w:pPr>
        <w:spacing w:after="0" w:line="240" w:lineRule="auto"/>
      </w:pPr>
      <w:r>
        <w:separator/>
      </w:r>
    </w:p>
  </w:endnote>
  <w:endnote w:type="continuationSeparator" w:id="0">
    <w:p w:rsidR="007D56AF" w:rsidRDefault="007D56AF" w:rsidP="00F1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1408" w:rsidRDefault="00D81E2D" w:rsidP="006C7FBC">
    <w:pPr>
      <w:pStyle w:val="Pieddepage"/>
      <w:ind w:left="0" w:firstLine="0"/>
    </w:pPr>
    <w:r>
      <w:tab/>
    </w:r>
  </w:p>
  <w:p w:rsidR="006C7FBC" w:rsidRDefault="00D81E2D" w:rsidP="00A61408">
    <w:pPr>
      <w:pStyle w:val="Pieddepage"/>
      <w:tabs>
        <w:tab w:val="left" w:pos="4466"/>
      </w:tabs>
      <w:ind w:left="0" w:firstLine="0"/>
      <w:jc w:val="right"/>
    </w:pPr>
    <w:r>
      <w:tab/>
    </w:r>
    <w:r w:rsidR="00A61408">
      <w:tab/>
    </w:r>
    <w:sdt>
      <w:sdtPr>
        <w:id w:val="-36284107"/>
        <w:docPartObj>
          <w:docPartGallery w:val="Page Numbers (Bottom of Page)"/>
          <w:docPartUnique/>
        </w:docPartObj>
      </w:sdtPr>
      <w:sdtContent>
        <w:r w:rsidR="006C7FBC">
          <w:fldChar w:fldCharType="begin"/>
        </w:r>
        <w:r w:rsidR="006C7FBC">
          <w:instrText>PAGE   \* MERGEFORMAT</w:instrText>
        </w:r>
        <w:r w:rsidR="006C7FBC">
          <w:fldChar w:fldCharType="separate"/>
        </w:r>
        <w:r w:rsidR="006C7FBC">
          <w:t>2</w:t>
        </w:r>
        <w:r w:rsidR="006C7FBC">
          <w:fldChar w:fldCharType="end"/>
        </w:r>
      </w:sdtContent>
    </w:sdt>
  </w:p>
  <w:p w:rsidR="00F12B41" w:rsidRDefault="00F12B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56AF" w:rsidRDefault="007D56AF" w:rsidP="00F12B41">
      <w:pPr>
        <w:spacing w:after="0" w:line="240" w:lineRule="auto"/>
      </w:pPr>
      <w:r>
        <w:separator/>
      </w:r>
    </w:p>
  </w:footnote>
  <w:footnote w:type="continuationSeparator" w:id="0">
    <w:p w:rsidR="007D56AF" w:rsidRDefault="007D56AF" w:rsidP="00F12B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4DE"/>
    <w:multiLevelType w:val="multilevel"/>
    <w:tmpl w:val="FC3C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62B6"/>
    <w:multiLevelType w:val="hybridMultilevel"/>
    <w:tmpl w:val="415E18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BC4B5E"/>
    <w:multiLevelType w:val="multilevel"/>
    <w:tmpl w:val="38B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63FDA"/>
    <w:multiLevelType w:val="multilevel"/>
    <w:tmpl w:val="7DCE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C1E0C"/>
    <w:multiLevelType w:val="hybridMultilevel"/>
    <w:tmpl w:val="D66A492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6D7214A"/>
    <w:multiLevelType w:val="multilevel"/>
    <w:tmpl w:val="83B4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80FCA"/>
    <w:multiLevelType w:val="hybridMultilevel"/>
    <w:tmpl w:val="063C6948"/>
    <w:lvl w:ilvl="0" w:tplc="8382957A">
      <w:start w:val="1"/>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97872C2"/>
    <w:multiLevelType w:val="hybridMultilevel"/>
    <w:tmpl w:val="B5D2BB7A"/>
    <w:lvl w:ilvl="0" w:tplc="F24E629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2A7E5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4844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442A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AA750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447DA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8E31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1872A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927E7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412171"/>
    <w:multiLevelType w:val="hybridMultilevel"/>
    <w:tmpl w:val="3C828FCA"/>
    <w:lvl w:ilvl="0" w:tplc="B92658D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58986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1E94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7C66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603B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901E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C80D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28BCE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58DA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8D41BC"/>
    <w:multiLevelType w:val="multilevel"/>
    <w:tmpl w:val="F8AA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F0BCA"/>
    <w:multiLevelType w:val="multilevel"/>
    <w:tmpl w:val="F1B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F7D8E"/>
    <w:multiLevelType w:val="multilevel"/>
    <w:tmpl w:val="1CC0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12B7C"/>
    <w:multiLevelType w:val="multilevel"/>
    <w:tmpl w:val="D40E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5489A"/>
    <w:multiLevelType w:val="multilevel"/>
    <w:tmpl w:val="E46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D6B39"/>
    <w:multiLevelType w:val="multilevel"/>
    <w:tmpl w:val="5A94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16A79"/>
    <w:multiLevelType w:val="multilevel"/>
    <w:tmpl w:val="FBA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B50FB"/>
    <w:multiLevelType w:val="multilevel"/>
    <w:tmpl w:val="036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41BC0"/>
    <w:multiLevelType w:val="hybridMultilevel"/>
    <w:tmpl w:val="8304933A"/>
    <w:lvl w:ilvl="0" w:tplc="2B4683B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19BA1F09"/>
    <w:multiLevelType w:val="multilevel"/>
    <w:tmpl w:val="C60C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B4B66"/>
    <w:multiLevelType w:val="multilevel"/>
    <w:tmpl w:val="748A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5719C7"/>
    <w:multiLevelType w:val="multilevel"/>
    <w:tmpl w:val="18F6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047C68"/>
    <w:multiLevelType w:val="multilevel"/>
    <w:tmpl w:val="E6B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F5B0B"/>
    <w:multiLevelType w:val="multilevel"/>
    <w:tmpl w:val="1ED2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7D73F9"/>
    <w:multiLevelType w:val="multilevel"/>
    <w:tmpl w:val="B688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15055"/>
    <w:multiLevelType w:val="multilevel"/>
    <w:tmpl w:val="25D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76A1F"/>
    <w:multiLevelType w:val="multilevel"/>
    <w:tmpl w:val="DA1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B6603B"/>
    <w:multiLevelType w:val="multilevel"/>
    <w:tmpl w:val="F8C4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A9401B"/>
    <w:multiLevelType w:val="hybridMultilevel"/>
    <w:tmpl w:val="287EE1FC"/>
    <w:lvl w:ilvl="0" w:tplc="EF948F2C">
      <w:start w:val="7"/>
      <w:numFmt w:val="bullet"/>
      <w:lvlText w:val="-"/>
      <w:lvlJc w:val="left"/>
      <w:pPr>
        <w:ind w:left="718" w:hanging="360"/>
      </w:pPr>
      <w:rPr>
        <w:rFonts w:ascii="Times New Roman" w:eastAsiaTheme="majorEastAsia" w:hAnsi="Times New Roman" w:cs="Times New Roman" w:hint="default"/>
      </w:rPr>
    </w:lvl>
    <w:lvl w:ilvl="1" w:tplc="040C0003" w:tentative="1">
      <w:start w:val="1"/>
      <w:numFmt w:val="bullet"/>
      <w:lvlText w:val="o"/>
      <w:lvlJc w:val="left"/>
      <w:pPr>
        <w:ind w:left="1438" w:hanging="360"/>
      </w:pPr>
      <w:rPr>
        <w:rFonts w:ascii="Courier New" w:hAnsi="Courier New" w:cs="Courier New" w:hint="default"/>
      </w:rPr>
    </w:lvl>
    <w:lvl w:ilvl="2" w:tplc="040C0005" w:tentative="1">
      <w:start w:val="1"/>
      <w:numFmt w:val="bullet"/>
      <w:lvlText w:val=""/>
      <w:lvlJc w:val="left"/>
      <w:pPr>
        <w:ind w:left="2158" w:hanging="360"/>
      </w:pPr>
      <w:rPr>
        <w:rFonts w:ascii="Wingdings" w:hAnsi="Wingdings" w:hint="default"/>
      </w:rPr>
    </w:lvl>
    <w:lvl w:ilvl="3" w:tplc="040C0001" w:tentative="1">
      <w:start w:val="1"/>
      <w:numFmt w:val="bullet"/>
      <w:lvlText w:val=""/>
      <w:lvlJc w:val="left"/>
      <w:pPr>
        <w:ind w:left="2878" w:hanging="360"/>
      </w:pPr>
      <w:rPr>
        <w:rFonts w:ascii="Symbol" w:hAnsi="Symbol" w:hint="default"/>
      </w:rPr>
    </w:lvl>
    <w:lvl w:ilvl="4" w:tplc="040C0003" w:tentative="1">
      <w:start w:val="1"/>
      <w:numFmt w:val="bullet"/>
      <w:lvlText w:val="o"/>
      <w:lvlJc w:val="left"/>
      <w:pPr>
        <w:ind w:left="3598" w:hanging="360"/>
      </w:pPr>
      <w:rPr>
        <w:rFonts w:ascii="Courier New" w:hAnsi="Courier New" w:cs="Courier New" w:hint="default"/>
      </w:rPr>
    </w:lvl>
    <w:lvl w:ilvl="5" w:tplc="040C0005" w:tentative="1">
      <w:start w:val="1"/>
      <w:numFmt w:val="bullet"/>
      <w:lvlText w:val=""/>
      <w:lvlJc w:val="left"/>
      <w:pPr>
        <w:ind w:left="4318" w:hanging="360"/>
      </w:pPr>
      <w:rPr>
        <w:rFonts w:ascii="Wingdings" w:hAnsi="Wingdings" w:hint="default"/>
      </w:rPr>
    </w:lvl>
    <w:lvl w:ilvl="6" w:tplc="040C0001" w:tentative="1">
      <w:start w:val="1"/>
      <w:numFmt w:val="bullet"/>
      <w:lvlText w:val=""/>
      <w:lvlJc w:val="left"/>
      <w:pPr>
        <w:ind w:left="5038" w:hanging="360"/>
      </w:pPr>
      <w:rPr>
        <w:rFonts w:ascii="Symbol" w:hAnsi="Symbol" w:hint="default"/>
      </w:rPr>
    </w:lvl>
    <w:lvl w:ilvl="7" w:tplc="040C0003" w:tentative="1">
      <w:start w:val="1"/>
      <w:numFmt w:val="bullet"/>
      <w:lvlText w:val="o"/>
      <w:lvlJc w:val="left"/>
      <w:pPr>
        <w:ind w:left="5758" w:hanging="360"/>
      </w:pPr>
      <w:rPr>
        <w:rFonts w:ascii="Courier New" w:hAnsi="Courier New" w:cs="Courier New" w:hint="default"/>
      </w:rPr>
    </w:lvl>
    <w:lvl w:ilvl="8" w:tplc="040C0005" w:tentative="1">
      <w:start w:val="1"/>
      <w:numFmt w:val="bullet"/>
      <w:lvlText w:val=""/>
      <w:lvlJc w:val="left"/>
      <w:pPr>
        <w:ind w:left="6478" w:hanging="360"/>
      </w:pPr>
      <w:rPr>
        <w:rFonts w:ascii="Wingdings" w:hAnsi="Wingdings" w:hint="default"/>
      </w:rPr>
    </w:lvl>
  </w:abstractNum>
  <w:abstractNum w:abstractNumId="28" w15:restartNumberingAfterBreak="0">
    <w:nsid w:val="237A4917"/>
    <w:multiLevelType w:val="multilevel"/>
    <w:tmpl w:val="730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354D65"/>
    <w:multiLevelType w:val="multilevel"/>
    <w:tmpl w:val="A8DE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7B72FA"/>
    <w:multiLevelType w:val="hybridMultilevel"/>
    <w:tmpl w:val="7366AEDA"/>
    <w:lvl w:ilvl="0" w:tplc="607C039E">
      <w:start w:val="1"/>
      <w:numFmt w:val="bullet"/>
      <w:lvlText w:val="•"/>
      <w:lvlJc w:val="left"/>
      <w:pPr>
        <w:ind w:left="6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28CCCA">
      <w:start w:val="1"/>
      <w:numFmt w:val="bullet"/>
      <w:lvlText w:val="o"/>
      <w:lvlJc w:val="left"/>
      <w:pPr>
        <w:ind w:left="1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62B7EE">
      <w:start w:val="1"/>
      <w:numFmt w:val="bullet"/>
      <w:lvlText w:val="▪"/>
      <w:lvlJc w:val="left"/>
      <w:pPr>
        <w:ind w:left="2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EAB71E">
      <w:start w:val="1"/>
      <w:numFmt w:val="bullet"/>
      <w:lvlText w:val="•"/>
      <w:lvlJc w:val="left"/>
      <w:pPr>
        <w:ind w:left="2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B4E9B8">
      <w:start w:val="1"/>
      <w:numFmt w:val="bullet"/>
      <w:lvlText w:val="o"/>
      <w:lvlJc w:val="left"/>
      <w:pPr>
        <w:ind w:left="35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D4015A">
      <w:start w:val="1"/>
      <w:numFmt w:val="bullet"/>
      <w:lvlText w:val="▪"/>
      <w:lvlJc w:val="left"/>
      <w:pPr>
        <w:ind w:left="4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1A6FF40">
      <w:start w:val="1"/>
      <w:numFmt w:val="bullet"/>
      <w:lvlText w:val="•"/>
      <w:lvlJc w:val="left"/>
      <w:pPr>
        <w:ind w:left="5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982FB0">
      <w:start w:val="1"/>
      <w:numFmt w:val="bullet"/>
      <w:lvlText w:val="o"/>
      <w:lvlJc w:val="left"/>
      <w:pPr>
        <w:ind w:left="5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9CE828">
      <w:start w:val="1"/>
      <w:numFmt w:val="bullet"/>
      <w:lvlText w:val="▪"/>
      <w:lvlJc w:val="left"/>
      <w:pPr>
        <w:ind w:left="6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8435A59"/>
    <w:multiLevelType w:val="multilevel"/>
    <w:tmpl w:val="95AE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BE0EB6"/>
    <w:multiLevelType w:val="hybridMultilevel"/>
    <w:tmpl w:val="1C544244"/>
    <w:lvl w:ilvl="0" w:tplc="B3F8C4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E6140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669EF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26EF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CA57C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92DF5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D0AE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F681E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BC86D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A134428"/>
    <w:multiLevelType w:val="multilevel"/>
    <w:tmpl w:val="FA40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355EB8"/>
    <w:multiLevelType w:val="hybridMultilevel"/>
    <w:tmpl w:val="FF2E3200"/>
    <w:lvl w:ilvl="0" w:tplc="B798BCC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F686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6E8C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F4E7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586F9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A435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08FD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1464C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DA18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ADA25AA"/>
    <w:multiLevelType w:val="multilevel"/>
    <w:tmpl w:val="2B9A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EB2EBF"/>
    <w:multiLevelType w:val="multilevel"/>
    <w:tmpl w:val="13F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B33B4D"/>
    <w:multiLevelType w:val="multilevel"/>
    <w:tmpl w:val="9304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CA17FE"/>
    <w:multiLevelType w:val="hybridMultilevel"/>
    <w:tmpl w:val="545A86C0"/>
    <w:lvl w:ilvl="0" w:tplc="007AC788">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889286">
      <w:start w:val="1"/>
      <w:numFmt w:val="bullet"/>
      <w:lvlText w:val="o"/>
      <w:lvlJc w:val="left"/>
      <w:pPr>
        <w:ind w:left="1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449AB8">
      <w:start w:val="1"/>
      <w:numFmt w:val="bullet"/>
      <w:lvlText w:val="▪"/>
      <w:lvlJc w:val="left"/>
      <w:pPr>
        <w:ind w:left="2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186AFC">
      <w:start w:val="1"/>
      <w:numFmt w:val="bullet"/>
      <w:lvlText w:val="•"/>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3AF164">
      <w:start w:val="1"/>
      <w:numFmt w:val="bullet"/>
      <w:lvlText w:val="o"/>
      <w:lvlJc w:val="left"/>
      <w:pPr>
        <w:ind w:left="3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46CC12">
      <w:start w:val="1"/>
      <w:numFmt w:val="bullet"/>
      <w:lvlText w:val="▪"/>
      <w:lvlJc w:val="left"/>
      <w:pPr>
        <w:ind w:left="4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4A5582">
      <w:start w:val="1"/>
      <w:numFmt w:val="bullet"/>
      <w:lvlText w:val="•"/>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F0B6A0">
      <w:start w:val="1"/>
      <w:numFmt w:val="bullet"/>
      <w:lvlText w:val="o"/>
      <w:lvlJc w:val="left"/>
      <w:pPr>
        <w:ind w:left="57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2A872E">
      <w:start w:val="1"/>
      <w:numFmt w:val="bullet"/>
      <w:lvlText w:val="▪"/>
      <w:lvlJc w:val="left"/>
      <w:pPr>
        <w:ind w:left="6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E38681F"/>
    <w:multiLevelType w:val="multilevel"/>
    <w:tmpl w:val="78AC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4247C1"/>
    <w:multiLevelType w:val="hybridMultilevel"/>
    <w:tmpl w:val="E6BC36B4"/>
    <w:lvl w:ilvl="0" w:tplc="D2606076">
      <w:start w:val="1"/>
      <w:numFmt w:val="lowerRoman"/>
      <w:lvlText w:val="%1."/>
      <w:lvlJc w:val="left"/>
      <w:pPr>
        <w:ind w:left="3924" w:hanging="720"/>
      </w:pPr>
      <w:rPr>
        <w:rFonts w:hint="default"/>
      </w:rPr>
    </w:lvl>
    <w:lvl w:ilvl="1" w:tplc="040C0019" w:tentative="1">
      <w:start w:val="1"/>
      <w:numFmt w:val="lowerLetter"/>
      <w:lvlText w:val="%2."/>
      <w:lvlJc w:val="left"/>
      <w:pPr>
        <w:ind w:left="4284" w:hanging="360"/>
      </w:pPr>
    </w:lvl>
    <w:lvl w:ilvl="2" w:tplc="040C001B" w:tentative="1">
      <w:start w:val="1"/>
      <w:numFmt w:val="lowerRoman"/>
      <w:lvlText w:val="%3."/>
      <w:lvlJc w:val="right"/>
      <w:pPr>
        <w:ind w:left="5004" w:hanging="180"/>
      </w:pPr>
    </w:lvl>
    <w:lvl w:ilvl="3" w:tplc="040C000F" w:tentative="1">
      <w:start w:val="1"/>
      <w:numFmt w:val="decimal"/>
      <w:lvlText w:val="%4."/>
      <w:lvlJc w:val="left"/>
      <w:pPr>
        <w:ind w:left="5724" w:hanging="360"/>
      </w:pPr>
    </w:lvl>
    <w:lvl w:ilvl="4" w:tplc="040C0019" w:tentative="1">
      <w:start w:val="1"/>
      <w:numFmt w:val="lowerLetter"/>
      <w:lvlText w:val="%5."/>
      <w:lvlJc w:val="left"/>
      <w:pPr>
        <w:ind w:left="6444" w:hanging="360"/>
      </w:pPr>
    </w:lvl>
    <w:lvl w:ilvl="5" w:tplc="040C001B" w:tentative="1">
      <w:start w:val="1"/>
      <w:numFmt w:val="lowerRoman"/>
      <w:lvlText w:val="%6."/>
      <w:lvlJc w:val="right"/>
      <w:pPr>
        <w:ind w:left="7164" w:hanging="180"/>
      </w:pPr>
    </w:lvl>
    <w:lvl w:ilvl="6" w:tplc="040C000F" w:tentative="1">
      <w:start w:val="1"/>
      <w:numFmt w:val="decimal"/>
      <w:lvlText w:val="%7."/>
      <w:lvlJc w:val="left"/>
      <w:pPr>
        <w:ind w:left="7884" w:hanging="360"/>
      </w:pPr>
    </w:lvl>
    <w:lvl w:ilvl="7" w:tplc="040C0019" w:tentative="1">
      <w:start w:val="1"/>
      <w:numFmt w:val="lowerLetter"/>
      <w:lvlText w:val="%8."/>
      <w:lvlJc w:val="left"/>
      <w:pPr>
        <w:ind w:left="8604" w:hanging="360"/>
      </w:pPr>
    </w:lvl>
    <w:lvl w:ilvl="8" w:tplc="040C001B" w:tentative="1">
      <w:start w:val="1"/>
      <w:numFmt w:val="lowerRoman"/>
      <w:lvlText w:val="%9."/>
      <w:lvlJc w:val="right"/>
      <w:pPr>
        <w:ind w:left="9324" w:hanging="180"/>
      </w:pPr>
    </w:lvl>
  </w:abstractNum>
  <w:abstractNum w:abstractNumId="41" w15:restartNumberingAfterBreak="0">
    <w:nsid w:val="2EF94E04"/>
    <w:multiLevelType w:val="multilevel"/>
    <w:tmpl w:val="778C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2F3540"/>
    <w:multiLevelType w:val="multilevel"/>
    <w:tmpl w:val="27F8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5C4269"/>
    <w:multiLevelType w:val="multilevel"/>
    <w:tmpl w:val="E0BA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CD4D22"/>
    <w:multiLevelType w:val="multilevel"/>
    <w:tmpl w:val="D2FE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F85784"/>
    <w:multiLevelType w:val="multilevel"/>
    <w:tmpl w:val="4A6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066662"/>
    <w:multiLevelType w:val="multilevel"/>
    <w:tmpl w:val="2370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B05F98"/>
    <w:multiLevelType w:val="multilevel"/>
    <w:tmpl w:val="07D4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0C0692"/>
    <w:multiLevelType w:val="multilevel"/>
    <w:tmpl w:val="7B58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5B343E"/>
    <w:multiLevelType w:val="multilevel"/>
    <w:tmpl w:val="FED4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DD2D33"/>
    <w:multiLevelType w:val="multilevel"/>
    <w:tmpl w:val="7AFA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C1706B"/>
    <w:multiLevelType w:val="multilevel"/>
    <w:tmpl w:val="EB4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2F083A"/>
    <w:multiLevelType w:val="multilevel"/>
    <w:tmpl w:val="7024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A94673"/>
    <w:multiLevelType w:val="multilevel"/>
    <w:tmpl w:val="D9E2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392728"/>
    <w:multiLevelType w:val="multilevel"/>
    <w:tmpl w:val="A39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4F040D"/>
    <w:multiLevelType w:val="multilevel"/>
    <w:tmpl w:val="450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BD79D3"/>
    <w:multiLevelType w:val="multilevel"/>
    <w:tmpl w:val="D950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8A7E3F"/>
    <w:multiLevelType w:val="multilevel"/>
    <w:tmpl w:val="0606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404493"/>
    <w:multiLevelType w:val="hybridMultilevel"/>
    <w:tmpl w:val="A8CE699C"/>
    <w:lvl w:ilvl="0" w:tplc="C902CD5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16306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AE091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E67C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42ADA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70D23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2E9D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8CE0C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E0B20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506288A"/>
    <w:multiLevelType w:val="multilevel"/>
    <w:tmpl w:val="F22C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1028B3"/>
    <w:multiLevelType w:val="multilevel"/>
    <w:tmpl w:val="318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182500"/>
    <w:multiLevelType w:val="hybridMultilevel"/>
    <w:tmpl w:val="84984578"/>
    <w:lvl w:ilvl="0" w:tplc="24B6B54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47431A82"/>
    <w:multiLevelType w:val="multilevel"/>
    <w:tmpl w:val="28E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7838E8"/>
    <w:multiLevelType w:val="multilevel"/>
    <w:tmpl w:val="A4F8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570B98"/>
    <w:multiLevelType w:val="multilevel"/>
    <w:tmpl w:val="FA0E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E850CE"/>
    <w:multiLevelType w:val="multilevel"/>
    <w:tmpl w:val="5858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064D9B"/>
    <w:multiLevelType w:val="multilevel"/>
    <w:tmpl w:val="58D8EF0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7" w15:restartNumberingAfterBreak="0">
    <w:nsid w:val="4CA21790"/>
    <w:multiLevelType w:val="multilevel"/>
    <w:tmpl w:val="3406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4B7D36"/>
    <w:multiLevelType w:val="multilevel"/>
    <w:tmpl w:val="91D8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122491"/>
    <w:multiLevelType w:val="multilevel"/>
    <w:tmpl w:val="064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EE2996"/>
    <w:multiLevelType w:val="multilevel"/>
    <w:tmpl w:val="1D5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4E5FCF"/>
    <w:multiLevelType w:val="multilevel"/>
    <w:tmpl w:val="9B4A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B37AEC"/>
    <w:multiLevelType w:val="hybridMultilevel"/>
    <w:tmpl w:val="FC5AA13C"/>
    <w:lvl w:ilvl="0" w:tplc="02888056">
      <w:start w:val="1"/>
      <w:numFmt w:val="decimal"/>
      <w:lvlText w:val="%1."/>
      <w:lvlJc w:val="left"/>
      <w:pPr>
        <w:ind w:left="1080" w:hanging="360"/>
      </w:pPr>
      <w:rPr>
        <w:rFonts w:hint="default"/>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3" w15:restartNumberingAfterBreak="0">
    <w:nsid w:val="51E62C3A"/>
    <w:multiLevelType w:val="multilevel"/>
    <w:tmpl w:val="E40A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002902"/>
    <w:multiLevelType w:val="multilevel"/>
    <w:tmpl w:val="B44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EF2492"/>
    <w:multiLevelType w:val="multilevel"/>
    <w:tmpl w:val="6384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B80C06"/>
    <w:multiLevelType w:val="multilevel"/>
    <w:tmpl w:val="F33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4D17EE"/>
    <w:multiLevelType w:val="hybridMultilevel"/>
    <w:tmpl w:val="F676D4C2"/>
    <w:lvl w:ilvl="0" w:tplc="ED264D7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5D9B4AEB"/>
    <w:multiLevelType w:val="multilevel"/>
    <w:tmpl w:val="D81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D71C56"/>
    <w:multiLevelType w:val="hybridMultilevel"/>
    <w:tmpl w:val="25685644"/>
    <w:lvl w:ilvl="0" w:tplc="9FC4B46C">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5FBB6703"/>
    <w:multiLevelType w:val="multilevel"/>
    <w:tmpl w:val="685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E46E08"/>
    <w:multiLevelType w:val="multilevel"/>
    <w:tmpl w:val="0348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7A6889"/>
    <w:multiLevelType w:val="multilevel"/>
    <w:tmpl w:val="41D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B32CF8"/>
    <w:multiLevelType w:val="multilevel"/>
    <w:tmpl w:val="C020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A20322"/>
    <w:multiLevelType w:val="multilevel"/>
    <w:tmpl w:val="CE9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8E4B95"/>
    <w:multiLevelType w:val="hybridMultilevel"/>
    <w:tmpl w:val="CE38B3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66355C1D"/>
    <w:multiLevelType w:val="multilevel"/>
    <w:tmpl w:val="1A8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1975F4"/>
    <w:multiLevelType w:val="multilevel"/>
    <w:tmpl w:val="C35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B563A2"/>
    <w:multiLevelType w:val="multilevel"/>
    <w:tmpl w:val="F2F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142338"/>
    <w:multiLevelType w:val="multilevel"/>
    <w:tmpl w:val="924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4B6C48"/>
    <w:multiLevelType w:val="multilevel"/>
    <w:tmpl w:val="B264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C363F5"/>
    <w:multiLevelType w:val="hybridMultilevel"/>
    <w:tmpl w:val="38707D7C"/>
    <w:lvl w:ilvl="0" w:tplc="040C000F">
      <w:start w:val="9"/>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2" w15:restartNumberingAfterBreak="0">
    <w:nsid w:val="6BD52779"/>
    <w:multiLevelType w:val="hybridMultilevel"/>
    <w:tmpl w:val="D6C2798C"/>
    <w:lvl w:ilvl="0" w:tplc="94E4683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6C275A91"/>
    <w:multiLevelType w:val="multilevel"/>
    <w:tmpl w:val="6B88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533BBB"/>
    <w:multiLevelType w:val="multilevel"/>
    <w:tmpl w:val="8622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DB123E"/>
    <w:multiLevelType w:val="multilevel"/>
    <w:tmpl w:val="0342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98344C"/>
    <w:multiLevelType w:val="multilevel"/>
    <w:tmpl w:val="FB4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8843ED"/>
    <w:multiLevelType w:val="hybridMultilevel"/>
    <w:tmpl w:val="46220110"/>
    <w:lvl w:ilvl="0" w:tplc="13B685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8270E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F6C90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DA69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02B7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E2FC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040E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3AB1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20DB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745D6A45"/>
    <w:multiLevelType w:val="multilevel"/>
    <w:tmpl w:val="544C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6D538E"/>
    <w:multiLevelType w:val="multilevel"/>
    <w:tmpl w:val="913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7173D4"/>
    <w:multiLevelType w:val="multilevel"/>
    <w:tmpl w:val="A54A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EC59CA"/>
    <w:multiLevelType w:val="multilevel"/>
    <w:tmpl w:val="C95A169C"/>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2" w15:restartNumberingAfterBreak="0">
    <w:nsid w:val="793B23DD"/>
    <w:multiLevelType w:val="multilevel"/>
    <w:tmpl w:val="06148FB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3" w15:restartNumberingAfterBreak="0">
    <w:nsid w:val="7D48743C"/>
    <w:multiLevelType w:val="hybridMultilevel"/>
    <w:tmpl w:val="7E6450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7DDE048A"/>
    <w:multiLevelType w:val="multilevel"/>
    <w:tmpl w:val="A848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9F6027"/>
    <w:multiLevelType w:val="multilevel"/>
    <w:tmpl w:val="185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F25736"/>
    <w:multiLevelType w:val="hybridMultilevel"/>
    <w:tmpl w:val="84AE85BA"/>
    <w:lvl w:ilvl="0" w:tplc="96E0A124">
      <w:start w:val="3"/>
      <w:numFmt w:val="bullet"/>
      <w:lvlText w:val="-"/>
      <w:lvlJc w:val="left"/>
      <w:pPr>
        <w:ind w:left="720" w:hanging="360"/>
      </w:pPr>
      <w:rPr>
        <w:rFonts w:ascii="Times New Roman" w:eastAsia="Arial"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7FDE46F4"/>
    <w:multiLevelType w:val="hybridMultilevel"/>
    <w:tmpl w:val="182C981E"/>
    <w:lvl w:ilvl="0" w:tplc="1C2E64B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50913853">
    <w:abstractNumId w:val="30"/>
  </w:num>
  <w:num w:numId="2" w16cid:durableId="1988195500">
    <w:abstractNumId w:val="8"/>
  </w:num>
  <w:num w:numId="3" w16cid:durableId="1815295718">
    <w:abstractNumId w:val="34"/>
  </w:num>
  <w:num w:numId="4" w16cid:durableId="1297488870">
    <w:abstractNumId w:val="97"/>
  </w:num>
  <w:num w:numId="5" w16cid:durableId="1479031421">
    <w:abstractNumId w:val="14"/>
  </w:num>
  <w:num w:numId="6" w16cid:durableId="466823552">
    <w:abstractNumId w:val="0"/>
  </w:num>
  <w:num w:numId="7" w16cid:durableId="80374430">
    <w:abstractNumId w:val="70"/>
  </w:num>
  <w:num w:numId="8" w16cid:durableId="16975454">
    <w:abstractNumId w:val="89"/>
  </w:num>
  <w:num w:numId="9" w16cid:durableId="923494998">
    <w:abstractNumId w:val="84"/>
  </w:num>
  <w:num w:numId="10" w16cid:durableId="1398746182">
    <w:abstractNumId w:val="55"/>
  </w:num>
  <w:num w:numId="11" w16cid:durableId="1069232546">
    <w:abstractNumId w:val="59"/>
  </w:num>
  <w:num w:numId="12" w16cid:durableId="1121192790">
    <w:abstractNumId w:val="67"/>
  </w:num>
  <w:num w:numId="13" w16cid:durableId="1871189225">
    <w:abstractNumId w:val="75"/>
  </w:num>
  <w:num w:numId="14" w16cid:durableId="1563636045">
    <w:abstractNumId w:val="76"/>
  </w:num>
  <w:num w:numId="15" w16cid:durableId="372390618">
    <w:abstractNumId w:val="25"/>
  </w:num>
  <w:num w:numId="16" w16cid:durableId="1893540675">
    <w:abstractNumId w:val="96"/>
  </w:num>
  <w:num w:numId="17" w16cid:durableId="50810607">
    <w:abstractNumId w:val="33"/>
  </w:num>
  <w:num w:numId="18" w16cid:durableId="2093694936">
    <w:abstractNumId w:val="47"/>
  </w:num>
  <w:num w:numId="19" w16cid:durableId="1382172797">
    <w:abstractNumId w:val="104"/>
  </w:num>
  <w:num w:numId="20" w16cid:durableId="65499124">
    <w:abstractNumId w:val="51"/>
  </w:num>
  <w:num w:numId="21" w16cid:durableId="988873158">
    <w:abstractNumId w:val="42"/>
  </w:num>
  <w:num w:numId="22" w16cid:durableId="610556310">
    <w:abstractNumId w:val="41"/>
  </w:num>
  <w:num w:numId="23" w16cid:durableId="1788547122">
    <w:abstractNumId w:val="20"/>
  </w:num>
  <w:num w:numId="24" w16cid:durableId="594779">
    <w:abstractNumId w:val="12"/>
  </w:num>
  <w:num w:numId="25" w16cid:durableId="1767001547">
    <w:abstractNumId w:val="53"/>
  </w:num>
  <w:num w:numId="26" w16cid:durableId="1002465119">
    <w:abstractNumId w:val="28"/>
  </w:num>
  <w:num w:numId="27" w16cid:durableId="1664629270">
    <w:abstractNumId w:val="105"/>
  </w:num>
  <w:num w:numId="28" w16cid:durableId="1891526297">
    <w:abstractNumId w:val="39"/>
  </w:num>
  <w:num w:numId="29" w16cid:durableId="833029043">
    <w:abstractNumId w:val="50"/>
  </w:num>
  <w:num w:numId="30" w16cid:durableId="413630128">
    <w:abstractNumId w:val="5"/>
  </w:num>
  <w:num w:numId="31" w16cid:durableId="1077752257">
    <w:abstractNumId w:val="100"/>
  </w:num>
  <w:num w:numId="32" w16cid:durableId="455294485">
    <w:abstractNumId w:val="93"/>
  </w:num>
  <w:num w:numId="33" w16cid:durableId="1415321665">
    <w:abstractNumId w:val="87"/>
  </w:num>
  <w:num w:numId="34" w16cid:durableId="1207795486">
    <w:abstractNumId w:val="19"/>
  </w:num>
  <w:num w:numId="35" w16cid:durableId="1781677052">
    <w:abstractNumId w:val="2"/>
  </w:num>
  <w:num w:numId="36" w16cid:durableId="2088725569">
    <w:abstractNumId w:val="95"/>
  </w:num>
  <w:num w:numId="37" w16cid:durableId="971441168">
    <w:abstractNumId w:val="69"/>
  </w:num>
  <w:num w:numId="38" w16cid:durableId="1031493201">
    <w:abstractNumId w:val="15"/>
  </w:num>
  <w:num w:numId="39" w16cid:durableId="868489285">
    <w:abstractNumId w:val="21"/>
  </w:num>
  <w:num w:numId="40" w16cid:durableId="1771701546">
    <w:abstractNumId w:val="63"/>
  </w:num>
  <w:num w:numId="41" w16cid:durableId="637414398">
    <w:abstractNumId w:val="78"/>
  </w:num>
  <w:num w:numId="42" w16cid:durableId="1803616909">
    <w:abstractNumId w:val="94"/>
  </w:num>
  <w:num w:numId="43" w16cid:durableId="15622307">
    <w:abstractNumId w:val="16"/>
  </w:num>
  <w:num w:numId="44" w16cid:durableId="1535540937">
    <w:abstractNumId w:val="31"/>
  </w:num>
  <w:num w:numId="45" w16cid:durableId="297220633">
    <w:abstractNumId w:val="43"/>
  </w:num>
  <w:num w:numId="46" w16cid:durableId="1792550359">
    <w:abstractNumId w:val="24"/>
  </w:num>
  <w:num w:numId="47" w16cid:durableId="2081098144">
    <w:abstractNumId w:val="74"/>
  </w:num>
  <w:num w:numId="48" w16cid:durableId="1200817059">
    <w:abstractNumId w:val="82"/>
  </w:num>
  <w:num w:numId="49" w16cid:durableId="1298805603">
    <w:abstractNumId w:val="45"/>
  </w:num>
  <w:num w:numId="50" w16cid:durableId="1214653975">
    <w:abstractNumId w:val="29"/>
  </w:num>
  <w:num w:numId="51" w16cid:durableId="1185628661">
    <w:abstractNumId w:val="9"/>
  </w:num>
  <w:num w:numId="52" w16cid:durableId="1609702001">
    <w:abstractNumId w:val="26"/>
  </w:num>
  <w:num w:numId="53" w16cid:durableId="1316452041">
    <w:abstractNumId w:val="10"/>
  </w:num>
  <w:num w:numId="54" w16cid:durableId="318733361">
    <w:abstractNumId w:val="54"/>
  </w:num>
  <w:num w:numId="55" w16cid:durableId="895623557">
    <w:abstractNumId w:val="62"/>
  </w:num>
  <w:num w:numId="56" w16cid:durableId="484006643">
    <w:abstractNumId w:val="64"/>
  </w:num>
  <w:num w:numId="57" w16cid:durableId="1376348552">
    <w:abstractNumId w:val="88"/>
  </w:num>
  <w:num w:numId="58" w16cid:durableId="455105492">
    <w:abstractNumId w:val="81"/>
  </w:num>
  <w:num w:numId="59" w16cid:durableId="1243101259">
    <w:abstractNumId w:val="36"/>
  </w:num>
  <w:num w:numId="60" w16cid:durableId="1225795270">
    <w:abstractNumId w:val="86"/>
  </w:num>
  <w:num w:numId="61" w16cid:durableId="1063674345">
    <w:abstractNumId w:val="37"/>
  </w:num>
  <w:num w:numId="62" w16cid:durableId="135225453">
    <w:abstractNumId w:val="90"/>
  </w:num>
  <w:num w:numId="63" w16cid:durableId="405538460">
    <w:abstractNumId w:val="11"/>
  </w:num>
  <w:num w:numId="64" w16cid:durableId="1679886532">
    <w:abstractNumId w:val="44"/>
  </w:num>
  <w:num w:numId="65" w16cid:durableId="876501816">
    <w:abstractNumId w:val="46"/>
  </w:num>
  <w:num w:numId="66" w16cid:durableId="1941789242">
    <w:abstractNumId w:val="56"/>
  </w:num>
  <w:num w:numId="67" w16cid:durableId="900554877">
    <w:abstractNumId w:val="35"/>
  </w:num>
  <w:num w:numId="68" w16cid:durableId="1139616620">
    <w:abstractNumId w:val="83"/>
  </w:num>
  <w:num w:numId="69" w16cid:durableId="1635020592">
    <w:abstractNumId w:val="3"/>
  </w:num>
  <w:num w:numId="70" w16cid:durableId="208035218">
    <w:abstractNumId w:val="57"/>
  </w:num>
  <w:num w:numId="71" w16cid:durableId="356735298">
    <w:abstractNumId w:val="99"/>
  </w:num>
  <w:num w:numId="72" w16cid:durableId="678317827">
    <w:abstractNumId w:val="13"/>
  </w:num>
  <w:num w:numId="73" w16cid:durableId="313220637">
    <w:abstractNumId w:val="60"/>
  </w:num>
  <w:num w:numId="74" w16cid:durableId="1660304570">
    <w:abstractNumId w:val="52"/>
  </w:num>
  <w:num w:numId="75" w16cid:durableId="610361033">
    <w:abstractNumId w:val="98"/>
  </w:num>
  <w:num w:numId="76" w16cid:durableId="912856828">
    <w:abstractNumId w:val="22"/>
  </w:num>
  <w:num w:numId="77" w16cid:durableId="1896550352">
    <w:abstractNumId w:val="71"/>
  </w:num>
  <w:num w:numId="78" w16cid:durableId="1271933839">
    <w:abstractNumId w:val="73"/>
  </w:num>
  <w:num w:numId="79" w16cid:durableId="563373396">
    <w:abstractNumId w:val="49"/>
  </w:num>
  <w:num w:numId="80" w16cid:durableId="596711567">
    <w:abstractNumId w:val="18"/>
  </w:num>
  <w:num w:numId="81" w16cid:durableId="2107648723">
    <w:abstractNumId w:val="68"/>
  </w:num>
  <w:num w:numId="82" w16cid:durableId="566454980">
    <w:abstractNumId w:val="23"/>
  </w:num>
  <w:num w:numId="83" w16cid:durableId="1318071632">
    <w:abstractNumId w:val="7"/>
  </w:num>
  <w:num w:numId="84" w16cid:durableId="824055533">
    <w:abstractNumId w:val="38"/>
  </w:num>
  <w:num w:numId="85" w16cid:durableId="657343539">
    <w:abstractNumId w:val="58"/>
  </w:num>
  <w:num w:numId="86" w16cid:durableId="871192021">
    <w:abstractNumId w:val="32"/>
  </w:num>
  <w:num w:numId="87" w16cid:durableId="651445835">
    <w:abstractNumId w:val="85"/>
  </w:num>
  <w:num w:numId="88" w16cid:durableId="696734451">
    <w:abstractNumId w:val="102"/>
  </w:num>
  <w:num w:numId="89" w16cid:durableId="200554152">
    <w:abstractNumId w:val="65"/>
  </w:num>
  <w:num w:numId="90" w16cid:durableId="1357544103">
    <w:abstractNumId w:val="66"/>
  </w:num>
  <w:num w:numId="91" w16cid:durableId="1003241277">
    <w:abstractNumId w:val="6"/>
  </w:num>
  <w:num w:numId="92" w16cid:durableId="1611008959">
    <w:abstractNumId w:val="106"/>
  </w:num>
  <w:num w:numId="93" w16cid:durableId="809443380">
    <w:abstractNumId w:val="17"/>
  </w:num>
  <w:num w:numId="94" w16cid:durableId="1436288292">
    <w:abstractNumId w:val="101"/>
  </w:num>
  <w:num w:numId="95" w16cid:durableId="1831629777">
    <w:abstractNumId w:val="27"/>
  </w:num>
  <w:num w:numId="96" w16cid:durableId="1274945699">
    <w:abstractNumId w:val="48"/>
  </w:num>
  <w:num w:numId="97" w16cid:durableId="1928685268">
    <w:abstractNumId w:val="80"/>
  </w:num>
  <w:num w:numId="98" w16cid:durableId="1126660447">
    <w:abstractNumId w:val="61"/>
  </w:num>
  <w:num w:numId="99" w16cid:durableId="166949457">
    <w:abstractNumId w:val="79"/>
  </w:num>
  <w:num w:numId="100" w16cid:durableId="1152792658">
    <w:abstractNumId w:val="40"/>
  </w:num>
  <w:num w:numId="101" w16cid:durableId="1871213534">
    <w:abstractNumId w:val="92"/>
  </w:num>
  <w:num w:numId="102" w16cid:durableId="764036088">
    <w:abstractNumId w:val="72"/>
  </w:num>
  <w:num w:numId="103" w16cid:durableId="1605455810">
    <w:abstractNumId w:val="1"/>
  </w:num>
  <w:num w:numId="104" w16cid:durableId="867911888">
    <w:abstractNumId w:val="4"/>
  </w:num>
  <w:num w:numId="105" w16cid:durableId="1737894533">
    <w:abstractNumId w:val="77"/>
  </w:num>
  <w:num w:numId="106" w16cid:durableId="902907958">
    <w:abstractNumId w:val="107"/>
  </w:num>
  <w:num w:numId="107" w16cid:durableId="1754429725">
    <w:abstractNumId w:val="91"/>
  </w:num>
  <w:num w:numId="108" w16cid:durableId="1326474685">
    <w:abstractNumId w:val="103"/>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ick Traoré">
    <w15:presenceInfo w15:providerId="Windows Live" w15:userId="18d4f14629ec9d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BCB"/>
    <w:rsid w:val="00011147"/>
    <w:rsid w:val="0001169F"/>
    <w:rsid w:val="000170FC"/>
    <w:rsid w:val="00020393"/>
    <w:rsid w:val="00026818"/>
    <w:rsid w:val="000321E9"/>
    <w:rsid w:val="00034E08"/>
    <w:rsid w:val="0004503D"/>
    <w:rsid w:val="000522BF"/>
    <w:rsid w:val="00053E55"/>
    <w:rsid w:val="0006116A"/>
    <w:rsid w:val="000650E5"/>
    <w:rsid w:val="0008050A"/>
    <w:rsid w:val="00086DBD"/>
    <w:rsid w:val="00091F85"/>
    <w:rsid w:val="000A0EA9"/>
    <w:rsid w:val="000A1ECE"/>
    <w:rsid w:val="000A4297"/>
    <w:rsid w:val="000A5592"/>
    <w:rsid w:val="000B330E"/>
    <w:rsid w:val="000B570D"/>
    <w:rsid w:val="000B6D6E"/>
    <w:rsid w:val="000C395C"/>
    <w:rsid w:val="000C3DCC"/>
    <w:rsid w:val="000D0CE3"/>
    <w:rsid w:val="000D57AF"/>
    <w:rsid w:val="000F6A22"/>
    <w:rsid w:val="00101E12"/>
    <w:rsid w:val="00111FE3"/>
    <w:rsid w:val="00141AB1"/>
    <w:rsid w:val="00167738"/>
    <w:rsid w:val="00172B6A"/>
    <w:rsid w:val="00175037"/>
    <w:rsid w:val="0018543C"/>
    <w:rsid w:val="00190AE4"/>
    <w:rsid w:val="001A2C54"/>
    <w:rsid w:val="001B104C"/>
    <w:rsid w:val="001B1CF3"/>
    <w:rsid w:val="001B22F9"/>
    <w:rsid w:val="001B4240"/>
    <w:rsid w:val="001B7288"/>
    <w:rsid w:val="001C3197"/>
    <w:rsid w:val="001C500A"/>
    <w:rsid w:val="001D3B2F"/>
    <w:rsid w:val="001E0137"/>
    <w:rsid w:val="001E150F"/>
    <w:rsid w:val="001E4770"/>
    <w:rsid w:val="001F2E2C"/>
    <w:rsid w:val="00201144"/>
    <w:rsid w:val="0020450F"/>
    <w:rsid w:val="00213470"/>
    <w:rsid w:val="00217191"/>
    <w:rsid w:val="00220448"/>
    <w:rsid w:val="00223687"/>
    <w:rsid w:val="00246582"/>
    <w:rsid w:val="00253007"/>
    <w:rsid w:val="00262927"/>
    <w:rsid w:val="00262D5D"/>
    <w:rsid w:val="00264C7E"/>
    <w:rsid w:val="0026725B"/>
    <w:rsid w:val="00273650"/>
    <w:rsid w:val="00275E9D"/>
    <w:rsid w:val="0029213D"/>
    <w:rsid w:val="0029420B"/>
    <w:rsid w:val="002A29D1"/>
    <w:rsid w:val="002A6319"/>
    <w:rsid w:val="002A6C67"/>
    <w:rsid w:val="002A7ADA"/>
    <w:rsid w:val="002B2259"/>
    <w:rsid w:val="002B4BE1"/>
    <w:rsid w:val="002C6961"/>
    <w:rsid w:val="002D5931"/>
    <w:rsid w:val="002F16A8"/>
    <w:rsid w:val="002F3B40"/>
    <w:rsid w:val="00300587"/>
    <w:rsid w:val="003046DC"/>
    <w:rsid w:val="003049D3"/>
    <w:rsid w:val="00315F9A"/>
    <w:rsid w:val="0032646B"/>
    <w:rsid w:val="0033105B"/>
    <w:rsid w:val="00333002"/>
    <w:rsid w:val="00334C73"/>
    <w:rsid w:val="0034168D"/>
    <w:rsid w:val="00342C38"/>
    <w:rsid w:val="00350E14"/>
    <w:rsid w:val="003516A2"/>
    <w:rsid w:val="00351769"/>
    <w:rsid w:val="00366270"/>
    <w:rsid w:val="00370507"/>
    <w:rsid w:val="00375FC9"/>
    <w:rsid w:val="003769A0"/>
    <w:rsid w:val="0039055A"/>
    <w:rsid w:val="00390D4B"/>
    <w:rsid w:val="00390DD7"/>
    <w:rsid w:val="00393968"/>
    <w:rsid w:val="003A667F"/>
    <w:rsid w:val="003B2948"/>
    <w:rsid w:val="003D07E1"/>
    <w:rsid w:val="003D0E6E"/>
    <w:rsid w:val="003E28AC"/>
    <w:rsid w:val="003E78CC"/>
    <w:rsid w:val="00406299"/>
    <w:rsid w:val="0040669E"/>
    <w:rsid w:val="00411B73"/>
    <w:rsid w:val="00413664"/>
    <w:rsid w:val="00422FE8"/>
    <w:rsid w:val="004245C0"/>
    <w:rsid w:val="00427382"/>
    <w:rsid w:val="00430E2C"/>
    <w:rsid w:val="00435D7E"/>
    <w:rsid w:val="00436125"/>
    <w:rsid w:val="004405D1"/>
    <w:rsid w:val="004465EC"/>
    <w:rsid w:val="004526A5"/>
    <w:rsid w:val="00454A53"/>
    <w:rsid w:val="00461B6A"/>
    <w:rsid w:val="0046355A"/>
    <w:rsid w:val="00472378"/>
    <w:rsid w:val="00484DBA"/>
    <w:rsid w:val="00486595"/>
    <w:rsid w:val="00490963"/>
    <w:rsid w:val="004B0FBB"/>
    <w:rsid w:val="004B1230"/>
    <w:rsid w:val="004C05A3"/>
    <w:rsid w:val="004C1288"/>
    <w:rsid w:val="004C72D8"/>
    <w:rsid w:val="004C7FA6"/>
    <w:rsid w:val="004D059C"/>
    <w:rsid w:val="004D461A"/>
    <w:rsid w:val="004D5503"/>
    <w:rsid w:val="004E6478"/>
    <w:rsid w:val="004E7C65"/>
    <w:rsid w:val="004F0C0D"/>
    <w:rsid w:val="004F62F4"/>
    <w:rsid w:val="004F6A1C"/>
    <w:rsid w:val="005157E4"/>
    <w:rsid w:val="00522FBB"/>
    <w:rsid w:val="00534E76"/>
    <w:rsid w:val="00540886"/>
    <w:rsid w:val="00542C02"/>
    <w:rsid w:val="0056373F"/>
    <w:rsid w:val="005653D6"/>
    <w:rsid w:val="00572977"/>
    <w:rsid w:val="005811A7"/>
    <w:rsid w:val="0059223C"/>
    <w:rsid w:val="00596935"/>
    <w:rsid w:val="005B24E9"/>
    <w:rsid w:val="005B3E7B"/>
    <w:rsid w:val="005B68E0"/>
    <w:rsid w:val="005C0B8B"/>
    <w:rsid w:val="005D33D7"/>
    <w:rsid w:val="005D5934"/>
    <w:rsid w:val="005D7EC5"/>
    <w:rsid w:val="005E0C1D"/>
    <w:rsid w:val="005E56F2"/>
    <w:rsid w:val="005F2CD4"/>
    <w:rsid w:val="00600258"/>
    <w:rsid w:val="00602D7A"/>
    <w:rsid w:val="0060631E"/>
    <w:rsid w:val="0060729D"/>
    <w:rsid w:val="00611BF0"/>
    <w:rsid w:val="00620ADF"/>
    <w:rsid w:val="00620F6A"/>
    <w:rsid w:val="006236D1"/>
    <w:rsid w:val="00623A51"/>
    <w:rsid w:val="0062595A"/>
    <w:rsid w:val="0063018E"/>
    <w:rsid w:val="006327A5"/>
    <w:rsid w:val="0064297C"/>
    <w:rsid w:val="00642F58"/>
    <w:rsid w:val="00647718"/>
    <w:rsid w:val="00652BCA"/>
    <w:rsid w:val="006578EC"/>
    <w:rsid w:val="00667EF4"/>
    <w:rsid w:val="00670C6B"/>
    <w:rsid w:val="00670D37"/>
    <w:rsid w:val="006729FF"/>
    <w:rsid w:val="0067422D"/>
    <w:rsid w:val="006746F6"/>
    <w:rsid w:val="0068346A"/>
    <w:rsid w:val="00692B34"/>
    <w:rsid w:val="006A1683"/>
    <w:rsid w:val="006A2057"/>
    <w:rsid w:val="006A5441"/>
    <w:rsid w:val="006B1492"/>
    <w:rsid w:val="006C78F4"/>
    <w:rsid w:val="006C7FBC"/>
    <w:rsid w:val="006E19DB"/>
    <w:rsid w:val="006E1E92"/>
    <w:rsid w:val="006E308C"/>
    <w:rsid w:val="006F20B0"/>
    <w:rsid w:val="006F521A"/>
    <w:rsid w:val="007100C5"/>
    <w:rsid w:val="00715F73"/>
    <w:rsid w:val="007244B7"/>
    <w:rsid w:val="007377B3"/>
    <w:rsid w:val="00752DDF"/>
    <w:rsid w:val="0075399C"/>
    <w:rsid w:val="0076753F"/>
    <w:rsid w:val="00772203"/>
    <w:rsid w:val="0078138E"/>
    <w:rsid w:val="00785916"/>
    <w:rsid w:val="0078712E"/>
    <w:rsid w:val="00787E4D"/>
    <w:rsid w:val="007935E5"/>
    <w:rsid w:val="007A4601"/>
    <w:rsid w:val="007B0FE3"/>
    <w:rsid w:val="007B37AE"/>
    <w:rsid w:val="007B3B68"/>
    <w:rsid w:val="007D56AF"/>
    <w:rsid w:val="007D60FF"/>
    <w:rsid w:val="007F4F73"/>
    <w:rsid w:val="00800B30"/>
    <w:rsid w:val="00803B8B"/>
    <w:rsid w:val="00804F11"/>
    <w:rsid w:val="0080797B"/>
    <w:rsid w:val="00816B3C"/>
    <w:rsid w:val="00823EF3"/>
    <w:rsid w:val="0083711E"/>
    <w:rsid w:val="008416DB"/>
    <w:rsid w:val="008510B7"/>
    <w:rsid w:val="00857900"/>
    <w:rsid w:val="008614D7"/>
    <w:rsid w:val="00864E35"/>
    <w:rsid w:val="008658D1"/>
    <w:rsid w:val="00891A0F"/>
    <w:rsid w:val="00894C3B"/>
    <w:rsid w:val="008B65BE"/>
    <w:rsid w:val="008C43FD"/>
    <w:rsid w:val="008C51EE"/>
    <w:rsid w:val="008D0A5C"/>
    <w:rsid w:val="008D0FB5"/>
    <w:rsid w:val="008D515B"/>
    <w:rsid w:val="008D62EA"/>
    <w:rsid w:val="008E0294"/>
    <w:rsid w:val="008E0DE9"/>
    <w:rsid w:val="008E3D12"/>
    <w:rsid w:val="008E4152"/>
    <w:rsid w:val="008E7B21"/>
    <w:rsid w:val="008F1E07"/>
    <w:rsid w:val="008F268E"/>
    <w:rsid w:val="009030AA"/>
    <w:rsid w:val="0090418F"/>
    <w:rsid w:val="00927D33"/>
    <w:rsid w:val="00927F43"/>
    <w:rsid w:val="009304FD"/>
    <w:rsid w:val="00930B5F"/>
    <w:rsid w:val="00937B1D"/>
    <w:rsid w:val="00942022"/>
    <w:rsid w:val="009506C9"/>
    <w:rsid w:val="009532EA"/>
    <w:rsid w:val="009600FD"/>
    <w:rsid w:val="00963F7F"/>
    <w:rsid w:val="009653A3"/>
    <w:rsid w:val="00971917"/>
    <w:rsid w:val="00974EF5"/>
    <w:rsid w:val="00976445"/>
    <w:rsid w:val="009767DF"/>
    <w:rsid w:val="009855B7"/>
    <w:rsid w:val="00993231"/>
    <w:rsid w:val="009960BD"/>
    <w:rsid w:val="009A76F3"/>
    <w:rsid w:val="009B19EF"/>
    <w:rsid w:val="009B5784"/>
    <w:rsid w:val="009C09D9"/>
    <w:rsid w:val="009C51D9"/>
    <w:rsid w:val="009C6267"/>
    <w:rsid w:val="009E152D"/>
    <w:rsid w:val="009E408B"/>
    <w:rsid w:val="009E4CC9"/>
    <w:rsid w:val="009E50BD"/>
    <w:rsid w:val="009F3822"/>
    <w:rsid w:val="009F3C48"/>
    <w:rsid w:val="00A0357D"/>
    <w:rsid w:val="00A20DAD"/>
    <w:rsid w:val="00A3701D"/>
    <w:rsid w:val="00A54AF9"/>
    <w:rsid w:val="00A55AD2"/>
    <w:rsid w:val="00A5650A"/>
    <w:rsid w:val="00A60A8B"/>
    <w:rsid w:val="00A60FE6"/>
    <w:rsid w:val="00A61408"/>
    <w:rsid w:val="00A62A6E"/>
    <w:rsid w:val="00A6475E"/>
    <w:rsid w:val="00A64E94"/>
    <w:rsid w:val="00A7420E"/>
    <w:rsid w:val="00A8102D"/>
    <w:rsid w:val="00A8506E"/>
    <w:rsid w:val="00A86FA5"/>
    <w:rsid w:val="00A8761C"/>
    <w:rsid w:val="00A94506"/>
    <w:rsid w:val="00AB067A"/>
    <w:rsid w:val="00AB1D00"/>
    <w:rsid w:val="00AC418E"/>
    <w:rsid w:val="00AC7DC0"/>
    <w:rsid w:val="00AD177C"/>
    <w:rsid w:val="00AD2512"/>
    <w:rsid w:val="00AE3F9C"/>
    <w:rsid w:val="00AE76A0"/>
    <w:rsid w:val="00AE7FAC"/>
    <w:rsid w:val="00AF315D"/>
    <w:rsid w:val="00AF6858"/>
    <w:rsid w:val="00B0009B"/>
    <w:rsid w:val="00B11582"/>
    <w:rsid w:val="00B16B9F"/>
    <w:rsid w:val="00B255E1"/>
    <w:rsid w:val="00B27E8A"/>
    <w:rsid w:val="00B417AF"/>
    <w:rsid w:val="00B46A40"/>
    <w:rsid w:val="00B47CBB"/>
    <w:rsid w:val="00B537C2"/>
    <w:rsid w:val="00B543D7"/>
    <w:rsid w:val="00B6178F"/>
    <w:rsid w:val="00B63783"/>
    <w:rsid w:val="00B67C12"/>
    <w:rsid w:val="00B705C9"/>
    <w:rsid w:val="00B70C74"/>
    <w:rsid w:val="00B71EE3"/>
    <w:rsid w:val="00B76A8C"/>
    <w:rsid w:val="00B805BE"/>
    <w:rsid w:val="00B8196E"/>
    <w:rsid w:val="00B83BA4"/>
    <w:rsid w:val="00B90DCF"/>
    <w:rsid w:val="00BA1216"/>
    <w:rsid w:val="00BA193A"/>
    <w:rsid w:val="00BA2CAF"/>
    <w:rsid w:val="00BA3FDD"/>
    <w:rsid w:val="00BC533B"/>
    <w:rsid w:val="00BC6CFD"/>
    <w:rsid w:val="00BE1F74"/>
    <w:rsid w:val="00BE31E6"/>
    <w:rsid w:val="00BE337C"/>
    <w:rsid w:val="00BE3521"/>
    <w:rsid w:val="00BE6B52"/>
    <w:rsid w:val="00BF3058"/>
    <w:rsid w:val="00BF5397"/>
    <w:rsid w:val="00C02325"/>
    <w:rsid w:val="00C07F03"/>
    <w:rsid w:val="00C1667D"/>
    <w:rsid w:val="00C27EE7"/>
    <w:rsid w:val="00C31D95"/>
    <w:rsid w:val="00C34441"/>
    <w:rsid w:val="00C346B8"/>
    <w:rsid w:val="00C361D2"/>
    <w:rsid w:val="00C472EE"/>
    <w:rsid w:val="00C53D0A"/>
    <w:rsid w:val="00C568FE"/>
    <w:rsid w:val="00C62225"/>
    <w:rsid w:val="00C627BA"/>
    <w:rsid w:val="00C63BD4"/>
    <w:rsid w:val="00C63FDF"/>
    <w:rsid w:val="00C64EC5"/>
    <w:rsid w:val="00C67BE4"/>
    <w:rsid w:val="00C744F1"/>
    <w:rsid w:val="00C77CBE"/>
    <w:rsid w:val="00C77FAD"/>
    <w:rsid w:val="00C86A99"/>
    <w:rsid w:val="00C90318"/>
    <w:rsid w:val="00C90488"/>
    <w:rsid w:val="00C90BD4"/>
    <w:rsid w:val="00C91AD9"/>
    <w:rsid w:val="00CA553F"/>
    <w:rsid w:val="00CA6E82"/>
    <w:rsid w:val="00CB0A6D"/>
    <w:rsid w:val="00CC2107"/>
    <w:rsid w:val="00CC52B2"/>
    <w:rsid w:val="00CD0069"/>
    <w:rsid w:val="00CD0B19"/>
    <w:rsid w:val="00CD3635"/>
    <w:rsid w:val="00CE10C1"/>
    <w:rsid w:val="00CE675A"/>
    <w:rsid w:val="00CF0F46"/>
    <w:rsid w:val="00CF1004"/>
    <w:rsid w:val="00CF59F7"/>
    <w:rsid w:val="00D001C3"/>
    <w:rsid w:val="00D00EB1"/>
    <w:rsid w:val="00D01F7D"/>
    <w:rsid w:val="00D141C3"/>
    <w:rsid w:val="00D155A4"/>
    <w:rsid w:val="00D30C38"/>
    <w:rsid w:val="00D32128"/>
    <w:rsid w:val="00D456DF"/>
    <w:rsid w:val="00D61E78"/>
    <w:rsid w:val="00D70578"/>
    <w:rsid w:val="00D72EF0"/>
    <w:rsid w:val="00D806A6"/>
    <w:rsid w:val="00D81E2D"/>
    <w:rsid w:val="00D906FE"/>
    <w:rsid w:val="00D93228"/>
    <w:rsid w:val="00D93270"/>
    <w:rsid w:val="00DA3CAB"/>
    <w:rsid w:val="00DA5445"/>
    <w:rsid w:val="00DB0AE3"/>
    <w:rsid w:val="00DB1CAF"/>
    <w:rsid w:val="00DC3892"/>
    <w:rsid w:val="00DC4AFC"/>
    <w:rsid w:val="00DC74ED"/>
    <w:rsid w:val="00DD69CA"/>
    <w:rsid w:val="00DE00FC"/>
    <w:rsid w:val="00DE59D3"/>
    <w:rsid w:val="00E13830"/>
    <w:rsid w:val="00E160D8"/>
    <w:rsid w:val="00E3301D"/>
    <w:rsid w:val="00E33757"/>
    <w:rsid w:val="00E33E14"/>
    <w:rsid w:val="00E35C2E"/>
    <w:rsid w:val="00E37682"/>
    <w:rsid w:val="00E6544C"/>
    <w:rsid w:val="00E66D78"/>
    <w:rsid w:val="00E708DA"/>
    <w:rsid w:val="00E715E4"/>
    <w:rsid w:val="00E7277A"/>
    <w:rsid w:val="00E758C4"/>
    <w:rsid w:val="00E82F16"/>
    <w:rsid w:val="00E83495"/>
    <w:rsid w:val="00E9463F"/>
    <w:rsid w:val="00E973D6"/>
    <w:rsid w:val="00E976ED"/>
    <w:rsid w:val="00E97976"/>
    <w:rsid w:val="00EA5DCA"/>
    <w:rsid w:val="00EA7F94"/>
    <w:rsid w:val="00EB5077"/>
    <w:rsid w:val="00EB585D"/>
    <w:rsid w:val="00EB7420"/>
    <w:rsid w:val="00EC06C8"/>
    <w:rsid w:val="00EC1709"/>
    <w:rsid w:val="00EC5BF0"/>
    <w:rsid w:val="00EC7C13"/>
    <w:rsid w:val="00EE5092"/>
    <w:rsid w:val="00EE63CB"/>
    <w:rsid w:val="00EF008B"/>
    <w:rsid w:val="00F03EBC"/>
    <w:rsid w:val="00F062CF"/>
    <w:rsid w:val="00F12B41"/>
    <w:rsid w:val="00F17540"/>
    <w:rsid w:val="00F17BCB"/>
    <w:rsid w:val="00F21D14"/>
    <w:rsid w:val="00F30058"/>
    <w:rsid w:val="00F30CCB"/>
    <w:rsid w:val="00F34860"/>
    <w:rsid w:val="00F41EDE"/>
    <w:rsid w:val="00F50089"/>
    <w:rsid w:val="00F668F3"/>
    <w:rsid w:val="00F70623"/>
    <w:rsid w:val="00F746E4"/>
    <w:rsid w:val="00F76DD4"/>
    <w:rsid w:val="00F80158"/>
    <w:rsid w:val="00F81F58"/>
    <w:rsid w:val="00F83018"/>
    <w:rsid w:val="00F83A14"/>
    <w:rsid w:val="00F87231"/>
    <w:rsid w:val="00F87A85"/>
    <w:rsid w:val="00F95914"/>
    <w:rsid w:val="00FA1154"/>
    <w:rsid w:val="00FA7792"/>
    <w:rsid w:val="00FB0599"/>
    <w:rsid w:val="00FB1749"/>
    <w:rsid w:val="00FB1B29"/>
    <w:rsid w:val="00FB4A81"/>
    <w:rsid w:val="00FB73D2"/>
    <w:rsid w:val="00FC279F"/>
    <w:rsid w:val="00FC52CE"/>
    <w:rsid w:val="00FD1471"/>
    <w:rsid w:val="00FD67D9"/>
    <w:rsid w:val="00FD7E86"/>
    <w:rsid w:val="00FF6E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4E53B8A3"/>
  <w15:chartTrackingRefBased/>
  <w15:docId w15:val="{462CCF2A-EA21-4B32-8F1E-4EA3F135E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9D9"/>
    <w:pPr>
      <w:spacing w:after="4" w:line="371" w:lineRule="auto"/>
      <w:ind w:left="10" w:hanging="10"/>
      <w:jc w:val="both"/>
    </w:pPr>
    <w:rPr>
      <w:rFonts w:ascii="Arial" w:eastAsia="Arial" w:hAnsi="Arial" w:cs="Arial"/>
      <w:color w:val="000000"/>
      <w:sz w:val="24"/>
      <w:szCs w:val="24"/>
      <w:lang w:eastAsia="fr-FR"/>
    </w:rPr>
  </w:style>
  <w:style w:type="paragraph" w:styleId="Titre1">
    <w:name w:val="heading 1"/>
    <w:basedOn w:val="Normal"/>
    <w:next w:val="Normal"/>
    <w:link w:val="Titre1Car"/>
    <w:uiPriority w:val="9"/>
    <w:qFormat/>
    <w:rsid w:val="00F17B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17B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17BC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F17BC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17BC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17B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7B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7B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7B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7BC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17BC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17BC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F17BC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17BC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17B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7B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7B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7BCB"/>
    <w:rPr>
      <w:rFonts w:eastAsiaTheme="majorEastAsia" w:cstheme="majorBidi"/>
      <w:color w:val="272727" w:themeColor="text1" w:themeTint="D8"/>
    </w:rPr>
  </w:style>
  <w:style w:type="paragraph" w:styleId="Titre">
    <w:name w:val="Title"/>
    <w:basedOn w:val="Normal"/>
    <w:next w:val="Normal"/>
    <w:link w:val="TitreCar"/>
    <w:uiPriority w:val="10"/>
    <w:qFormat/>
    <w:rsid w:val="00F17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7B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7BCB"/>
    <w:pPr>
      <w:numPr>
        <w:ilvl w:val="1"/>
      </w:numPr>
      <w:ind w:left="10"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7B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7BCB"/>
    <w:pPr>
      <w:spacing w:before="160"/>
      <w:jc w:val="center"/>
    </w:pPr>
    <w:rPr>
      <w:i/>
      <w:iCs/>
      <w:color w:val="404040" w:themeColor="text1" w:themeTint="BF"/>
    </w:rPr>
  </w:style>
  <w:style w:type="character" w:customStyle="1" w:styleId="CitationCar">
    <w:name w:val="Citation Car"/>
    <w:basedOn w:val="Policepardfaut"/>
    <w:link w:val="Citation"/>
    <w:uiPriority w:val="29"/>
    <w:rsid w:val="00F17BCB"/>
    <w:rPr>
      <w:i/>
      <w:iCs/>
      <w:color w:val="404040" w:themeColor="text1" w:themeTint="BF"/>
    </w:rPr>
  </w:style>
  <w:style w:type="paragraph" w:styleId="Paragraphedeliste">
    <w:name w:val="List Paragraph"/>
    <w:basedOn w:val="Normal"/>
    <w:uiPriority w:val="34"/>
    <w:qFormat/>
    <w:rsid w:val="00F17BCB"/>
    <w:pPr>
      <w:ind w:left="720"/>
      <w:contextualSpacing/>
    </w:pPr>
  </w:style>
  <w:style w:type="character" w:styleId="Accentuationintense">
    <w:name w:val="Intense Emphasis"/>
    <w:basedOn w:val="Policepardfaut"/>
    <w:uiPriority w:val="21"/>
    <w:qFormat/>
    <w:rsid w:val="00F17BCB"/>
    <w:rPr>
      <w:i/>
      <w:iCs/>
      <w:color w:val="2F5496" w:themeColor="accent1" w:themeShade="BF"/>
    </w:rPr>
  </w:style>
  <w:style w:type="paragraph" w:styleId="Citationintense">
    <w:name w:val="Intense Quote"/>
    <w:basedOn w:val="Normal"/>
    <w:next w:val="Normal"/>
    <w:link w:val="CitationintenseCar"/>
    <w:uiPriority w:val="30"/>
    <w:qFormat/>
    <w:rsid w:val="00F17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17BCB"/>
    <w:rPr>
      <w:i/>
      <w:iCs/>
      <w:color w:val="2F5496" w:themeColor="accent1" w:themeShade="BF"/>
    </w:rPr>
  </w:style>
  <w:style w:type="character" w:styleId="Rfrenceintense">
    <w:name w:val="Intense Reference"/>
    <w:basedOn w:val="Policepardfaut"/>
    <w:uiPriority w:val="32"/>
    <w:qFormat/>
    <w:rsid w:val="00F17BCB"/>
    <w:rPr>
      <w:b/>
      <w:bCs/>
      <w:smallCaps/>
      <w:color w:val="2F5496" w:themeColor="accent1" w:themeShade="BF"/>
      <w:spacing w:val="5"/>
    </w:rPr>
  </w:style>
  <w:style w:type="paragraph" w:styleId="En-tte">
    <w:name w:val="header"/>
    <w:basedOn w:val="Normal"/>
    <w:link w:val="En-tteCar"/>
    <w:uiPriority w:val="99"/>
    <w:unhideWhenUsed/>
    <w:rsid w:val="00F12B41"/>
    <w:pPr>
      <w:tabs>
        <w:tab w:val="center" w:pos="4536"/>
        <w:tab w:val="right" w:pos="9072"/>
      </w:tabs>
      <w:spacing w:after="0" w:line="240" w:lineRule="auto"/>
    </w:pPr>
  </w:style>
  <w:style w:type="character" w:customStyle="1" w:styleId="En-tteCar">
    <w:name w:val="En-tête Car"/>
    <w:basedOn w:val="Policepardfaut"/>
    <w:link w:val="En-tte"/>
    <w:uiPriority w:val="99"/>
    <w:rsid w:val="00F12B41"/>
    <w:rPr>
      <w:rFonts w:ascii="Arial" w:eastAsia="Arial" w:hAnsi="Arial" w:cs="Arial"/>
      <w:color w:val="000000"/>
      <w:sz w:val="24"/>
      <w:szCs w:val="24"/>
      <w:lang w:eastAsia="fr-FR"/>
    </w:rPr>
  </w:style>
  <w:style w:type="paragraph" w:styleId="Pieddepage">
    <w:name w:val="footer"/>
    <w:basedOn w:val="Normal"/>
    <w:link w:val="PieddepageCar"/>
    <w:uiPriority w:val="99"/>
    <w:unhideWhenUsed/>
    <w:rsid w:val="00F12B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12B41"/>
    <w:rPr>
      <w:rFonts w:ascii="Arial" w:eastAsia="Arial" w:hAnsi="Arial" w:cs="Arial"/>
      <w:color w:val="000000"/>
      <w:sz w:val="24"/>
      <w:szCs w:val="24"/>
      <w:lang w:eastAsia="fr-FR"/>
    </w:rPr>
  </w:style>
  <w:style w:type="paragraph" w:customStyle="1" w:styleId="msonormal0">
    <w:name w:val="msonormal"/>
    <w:basedOn w:val="Normal"/>
    <w:rsid w:val="009600FD"/>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paragraph" w:styleId="NormalWeb">
    <w:name w:val="Normal (Web)"/>
    <w:basedOn w:val="Normal"/>
    <w:uiPriority w:val="99"/>
    <w:unhideWhenUsed/>
    <w:rsid w:val="009600FD"/>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table" w:styleId="Grilledutableau">
    <w:name w:val="Table Grid"/>
    <w:basedOn w:val="TableauNormal"/>
    <w:uiPriority w:val="39"/>
    <w:rsid w:val="00960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1B7288"/>
    <w:pPr>
      <w:spacing w:after="0" w:line="240" w:lineRule="auto"/>
    </w:pPr>
    <w:rPr>
      <w:rFonts w:eastAsiaTheme="minorEastAsia"/>
      <w:sz w:val="24"/>
      <w:szCs w:val="24"/>
      <w:lang w:eastAsia="fr-FR"/>
    </w:rPr>
    <w:tblPr>
      <w:tblCellMar>
        <w:top w:w="0" w:type="dxa"/>
        <w:left w:w="0" w:type="dxa"/>
        <w:bottom w:w="0" w:type="dxa"/>
        <w:right w:w="0" w:type="dxa"/>
      </w:tblCellMar>
    </w:tblPr>
  </w:style>
  <w:style w:type="character" w:styleId="Lienhypertexte">
    <w:name w:val="Hyperlink"/>
    <w:basedOn w:val="Policepardfaut"/>
    <w:uiPriority w:val="99"/>
    <w:unhideWhenUsed/>
    <w:rsid w:val="00053E55"/>
    <w:rPr>
      <w:color w:val="0563C1" w:themeColor="hyperlink"/>
      <w:u w:val="single"/>
    </w:rPr>
  </w:style>
  <w:style w:type="character" w:styleId="Mentionnonrsolue">
    <w:name w:val="Unresolved Mention"/>
    <w:basedOn w:val="Policepardfaut"/>
    <w:uiPriority w:val="99"/>
    <w:semiHidden/>
    <w:unhideWhenUsed/>
    <w:rsid w:val="00053E55"/>
    <w:rPr>
      <w:color w:val="605E5C"/>
      <w:shd w:val="clear" w:color="auto" w:fill="E1DFDD"/>
    </w:rPr>
  </w:style>
  <w:style w:type="paragraph" w:styleId="En-ttedetabledesmatires">
    <w:name w:val="TOC Heading"/>
    <w:basedOn w:val="Titre1"/>
    <w:next w:val="Normal"/>
    <w:uiPriority w:val="39"/>
    <w:unhideWhenUsed/>
    <w:qFormat/>
    <w:rsid w:val="00DA3CAB"/>
    <w:pPr>
      <w:spacing w:before="240" w:after="0" w:line="259" w:lineRule="auto"/>
      <w:ind w:left="0" w:firstLine="0"/>
      <w:jc w:val="left"/>
      <w:outlineLvl w:val="9"/>
    </w:pPr>
    <w:rPr>
      <w:kern w:val="0"/>
      <w:sz w:val="32"/>
      <w:szCs w:val="32"/>
      <w14:ligatures w14:val="none"/>
    </w:rPr>
  </w:style>
  <w:style w:type="paragraph" w:styleId="TM2">
    <w:name w:val="toc 2"/>
    <w:basedOn w:val="Normal"/>
    <w:next w:val="Normal"/>
    <w:autoRedefine/>
    <w:uiPriority w:val="39"/>
    <w:unhideWhenUsed/>
    <w:rsid w:val="000A0EA9"/>
    <w:pPr>
      <w:tabs>
        <w:tab w:val="right" w:leader="dot" w:pos="9062"/>
      </w:tabs>
      <w:spacing w:after="100"/>
      <w:ind w:left="240"/>
    </w:pPr>
    <w:rPr>
      <w:rFonts w:ascii="Times New Roman" w:hAnsi="Times New Roman" w:cs="Times New Roman"/>
      <w:b/>
      <w:bCs/>
      <w:noProof/>
    </w:rPr>
  </w:style>
  <w:style w:type="paragraph" w:styleId="TM3">
    <w:name w:val="toc 3"/>
    <w:basedOn w:val="Normal"/>
    <w:next w:val="Normal"/>
    <w:autoRedefine/>
    <w:uiPriority w:val="39"/>
    <w:unhideWhenUsed/>
    <w:rsid w:val="00DA3CAB"/>
    <w:pPr>
      <w:spacing w:after="100"/>
      <w:ind w:left="480"/>
    </w:pPr>
  </w:style>
  <w:style w:type="paragraph" w:styleId="TM1">
    <w:name w:val="toc 1"/>
    <w:basedOn w:val="Normal"/>
    <w:next w:val="Normal"/>
    <w:autoRedefine/>
    <w:uiPriority w:val="39"/>
    <w:unhideWhenUsed/>
    <w:rsid w:val="00AB1D00"/>
    <w:pPr>
      <w:tabs>
        <w:tab w:val="right" w:leader="dot" w:pos="9062"/>
      </w:tabs>
      <w:spacing w:after="100" w:line="259" w:lineRule="auto"/>
      <w:ind w:left="0" w:firstLine="0"/>
      <w:jc w:val="left"/>
    </w:pPr>
    <w:rPr>
      <w:rFonts w:ascii="Times New Roman" w:eastAsiaTheme="minorEastAsia" w:hAnsi="Times New Roman" w:cs="Times New Roman"/>
      <w:b/>
      <w:bCs/>
      <w:noProof/>
      <w:color w:val="auto"/>
      <w:kern w:val="0"/>
      <w14:ligatures w14:val="none"/>
    </w:rPr>
  </w:style>
  <w:style w:type="paragraph" w:customStyle="1" w:styleId="Corpsdetext">
    <w:name w:val="Corps de text"/>
    <w:next w:val="Normal"/>
    <w:link w:val="CorpsdetextCar"/>
    <w:qFormat/>
    <w:rsid w:val="00F76DD4"/>
    <w:pPr>
      <w:spacing w:before="120" w:after="124"/>
    </w:pPr>
    <w:rPr>
      <w:rFonts w:ascii="Times New Roman" w:eastAsia="Arial" w:hAnsi="Times New Roman" w:cs="Arial"/>
      <w:color w:val="000000" w:themeColor="text1"/>
      <w:sz w:val="24"/>
      <w:szCs w:val="24"/>
      <w:u w:color="000000"/>
      <w:lang w:eastAsia="fr-FR"/>
    </w:rPr>
  </w:style>
  <w:style w:type="character" w:customStyle="1" w:styleId="CorpsdetextCar">
    <w:name w:val="Corps de text Car"/>
    <w:basedOn w:val="Policepardfaut"/>
    <w:link w:val="Corpsdetext"/>
    <w:rsid w:val="00F76DD4"/>
    <w:rPr>
      <w:rFonts w:ascii="Times New Roman" w:eastAsia="Arial" w:hAnsi="Times New Roman" w:cs="Arial"/>
      <w:color w:val="000000" w:themeColor="text1"/>
      <w:sz w:val="24"/>
      <w:szCs w:val="24"/>
      <w:u w:color="000000"/>
      <w:lang w:eastAsia="fr-FR"/>
    </w:rPr>
  </w:style>
  <w:style w:type="paragraph" w:styleId="TM4">
    <w:name w:val="toc 4"/>
    <w:basedOn w:val="Normal"/>
    <w:next w:val="Normal"/>
    <w:autoRedefine/>
    <w:uiPriority w:val="39"/>
    <w:unhideWhenUsed/>
    <w:rsid w:val="000522BF"/>
    <w:pPr>
      <w:spacing w:after="100" w:line="278" w:lineRule="auto"/>
      <w:ind w:left="720" w:firstLine="0"/>
      <w:jc w:val="left"/>
    </w:pPr>
    <w:rPr>
      <w:rFonts w:asciiTheme="minorHAnsi" w:eastAsiaTheme="minorEastAsia" w:hAnsiTheme="minorHAnsi" w:cstheme="minorBidi"/>
      <w:color w:val="auto"/>
    </w:rPr>
  </w:style>
  <w:style w:type="paragraph" w:styleId="TM5">
    <w:name w:val="toc 5"/>
    <w:basedOn w:val="Normal"/>
    <w:next w:val="Normal"/>
    <w:autoRedefine/>
    <w:uiPriority w:val="39"/>
    <w:unhideWhenUsed/>
    <w:rsid w:val="000522BF"/>
    <w:pPr>
      <w:spacing w:after="100" w:line="278" w:lineRule="auto"/>
      <w:ind w:left="960" w:firstLine="0"/>
      <w:jc w:val="left"/>
    </w:pPr>
    <w:rPr>
      <w:rFonts w:asciiTheme="minorHAnsi" w:eastAsiaTheme="minorEastAsia" w:hAnsiTheme="minorHAnsi" w:cstheme="minorBidi"/>
      <w:color w:val="auto"/>
    </w:rPr>
  </w:style>
  <w:style w:type="paragraph" w:styleId="TM6">
    <w:name w:val="toc 6"/>
    <w:basedOn w:val="Normal"/>
    <w:next w:val="Normal"/>
    <w:autoRedefine/>
    <w:uiPriority w:val="39"/>
    <w:unhideWhenUsed/>
    <w:rsid w:val="000522BF"/>
    <w:pPr>
      <w:spacing w:after="100" w:line="278" w:lineRule="auto"/>
      <w:ind w:left="1200" w:firstLine="0"/>
      <w:jc w:val="left"/>
    </w:pPr>
    <w:rPr>
      <w:rFonts w:asciiTheme="minorHAnsi" w:eastAsiaTheme="minorEastAsia" w:hAnsiTheme="minorHAnsi" w:cstheme="minorBidi"/>
      <w:color w:val="auto"/>
    </w:rPr>
  </w:style>
  <w:style w:type="paragraph" w:styleId="TM7">
    <w:name w:val="toc 7"/>
    <w:basedOn w:val="Normal"/>
    <w:next w:val="Normal"/>
    <w:autoRedefine/>
    <w:uiPriority w:val="39"/>
    <w:unhideWhenUsed/>
    <w:rsid w:val="000522BF"/>
    <w:pPr>
      <w:spacing w:after="100" w:line="278" w:lineRule="auto"/>
      <w:ind w:left="1440" w:firstLine="0"/>
      <w:jc w:val="left"/>
    </w:pPr>
    <w:rPr>
      <w:rFonts w:asciiTheme="minorHAnsi" w:eastAsiaTheme="minorEastAsia" w:hAnsiTheme="minorHAnsi" w:cstheme="minorBidi"/>
      <w:color w:val="auto"/>
    </w:rPr>
  </w:style>
  <w:style w:type="paragraph" w:styleId="TM8">
    <w:name w:val="toc 8"/>
    <w:basedOn w:val="Normal"/>
    <w:next w:val="Normal"/>
    <w:autoRedefine/>
    <w:uiPriority w:val="39"/>
    <w:unhideWhenUsed/>
    <w:rsid w:val="000522BF"/>
    <w:pPr>
      <w:spacing w:after="100" w:line="278" w:lineRule="auto"/>
      <w:ind w:left="1680" w:firstLine="0"/>
      <w:jc w:val="left"/>
    </w:pPr>
    <w:rPr>
      <w:rFonts w:asciiTheme="minorHAnsi" w:eastAsiaTheme="minorEastAsia" w:hAnsiTheme="minorHAnsi" w:cstheme="minorBidi"/>
      <w:color w:val="auto"/>
    </w:rPr>
  </w:style>
  <w:style w:type="paragraph" w:styleId="TM9">
    <w:name w:val="toc 9"/>
    <w:basedOn w:val="Normal"/>
    <w:next w:val="Normal"/>
    <w:autoRedefine/>
    <w:uiPriority w:val="39"/>
    <w:unhideWhenUsed/>
    <w:rsid w:val="000522BF"/>
    <w:pPr>
      <w:spacing w:after="100" w:line="278" w:lineRule="auto"/>
      <w:ind w:left="1920" w:firstLine="0"/>
      <w:jc w:val="left"/>
    </w:pPr>
    <w:rPr>
      <w:rFonts w:asciiTheme="minorHAnsi" w:eastAsiaTheme="minorEastAsia" w:hAnsiTheme="minorHAnsi" w:cstheme="minorBidi"/>
      <w:color w:val="auto"/>
    </w:rPr>
  </w:style>
  <w:style w:type="paragraph" w:customStyle="1" w:styleId="font-claude-response-body">
    <w:name w:val="font-claude-response-body"/>
    <w:basedOn w:val="Normal"/>
    <w:rsid w:val="004B0FBB"/>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lev">
    <w:name w:val="Strong"/>
    <w:basedOn w:val="Policepardfaut"/>
    <w:uiPriority w:val="22"/>
    <w:qFormat/>
    <w:rsid w:val="004B0FBB"/>
    <w:rPr>
      <w:b/>
      <w:bCs/>
    </w:rPr>
  </w:style>
  <w:style w:type="paragraph" w:styleId="Rvision">
    <w:name w:val="Revision"/>
    <w:hidden/>
    <w:uiPriority w:val="99"/>
    <w:semiHidden/>
    <w:rsid w:val="00A64E94"/>
    <w:pPr>
      <w:spacing w:after="0" w:line="240" w:lineRule="auto"/>
    </w:pPr>
    <w:rPr>
      <w:rFonts w:ascii="Arial" w:eastAsia="Arial" w:hAnsi="Arial" w:cs="Arial"/>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emf"/><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E3E30-6A90-4134-8DB6-17E18793A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5708</Words>
  <Characters>31400</Characters>
  <Application>Microsoft Office Word</Application>
  <DocSecurity>0</DocSecurity>
  <Lines>261</Lines>
  <Paragraphs>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Cheick Traoré</dc:creator>
  <cp:keywords/>
  <dc:description/>
  <cp:lastModifiedBy>Cheick Traoré</cp:lastModifiedBy>
  <cp:revision>2</cp:revision>
  <dcterms:created xsi:type="dcterms:W3CDTF">2026-01-13T18:32:00Z</dcterms:created>
  <dcterms:modified xsi:type="dcterms:W3CDTF">2026-01-13T18:32:00Z</dcterms:modified>
</cp:coreProperties>
</file>