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8125" w14:textId="3394F71B" w:rsidR="00C02325" w:rsidRPr="00AB1D00" w:rsidRDefault="00816B3C" w:rsidP="00CE10C1">
      <w:pPr>
        <w:spacing w:line="480" w:lineRule="auto"/>
        <w:rPr>
          <w:rFonts w:ascii="Times New Roman" w:hAnsi="Times New Roman" w:cs="Times New Roman"/>
        </w:rPr>
      </w:pPr>
      <w:r w:rsidRPr="00AB1D0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20283C" wp14:editId="0AB44DA8">
                <wp:simplePos x="0" y="0"/>
                <wp:positionH relativeFrom="column">
                  <wp:posOffset>4427817</wp:posOffset>
                </wp:positionH>
                <wp:positionV relativeFrom="paragraph">
                  <wp:posOffset>480018</wp:posOffset>
                </wp:positionV>
                <wp:extent cx="810260" cy="739186"/>
                <wp:effectExtent l="0" t="0" r="8890" b="3810"/>
                <wp:wrapNone/>
                <wp:docPr id="747674578" name="Zone de texte 10"/>
                <wp:cNvGraphicFramePr/>
                <a:graphic xmlns:a="http://schemas.openxmlformats.org/drawingml/2006/main">
                  <a:graphicData uri="http://schemas.microsoft.com/office/word/2010/wordprocessingShape">
                    <wps:wsp>
                      <wps:cNvSpPr txBox="1"/>
                      <wps:spPr>
                        <a:xfrm>
                          <a:off x="0" y="0"/>
                          <a:ext cx="810260" cy="739186"/>
                        </a:xfrm>
                        <a:prstGeom prst="rect">
                          <a:avLst/>
                        </a:prstGeom>
                        <a:solidFill>
                          <a:schemeClr val="lt1"/>
                        </a:solidFill>
                        <a:ln w="6350">
                          <a:noFill/>
                        </a:ln>
                      </wps:spPr>
                      <wps:txbx>
                        <w:txbxContent>
                          <w:p w14:paraId="1A665080" w14:textId="77777777"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20283C" id="_x0000_t202" coordsize="21600,21600" o:spt="202" path="m,l,21600r21600,l21600,xe">
                <v:stroke joinstyle="miter"/>
                <v:path gradientshapeok="t" o:connecttype="rect"/>
              </v:shapetype>
              <v:shape id="Zone de texte 10" o:spid="_x0000_s1026" type="#_x0000_t202" style="position:absolute;left:0;text-align:left;margin-left:348.65pt;margin-top:37.8pt;width:63.8pt;height:58.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" fillcolor="white [3201]" stroked="f" strokeweight=".5pt">
                <v:textbox>
                  <w:txbxContent>
                    <w:p w14:paraId="1A665080" w14:textId="77777777"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213E0ED" wp14:editId="0FA8B519">
                <wp:simplePos x="0" y="0"/>
                <wp:positionH relativeFrom="margin">
                  <wp:align>left</wp:align>
                </wp:positionH>
                <wp:positionV relativeFrom="paragraph">
                  <wp:posOffset>3415</wp:posOffset>
                </wp:positionV>
                <wp:extent cx="1527650" cy="1461945"/>
                <wp:effectExtent l="0" t="0" r="0" b="5080"/>
                <wp:wrapNone/>
                <wp:docPr id="411049734" name="Zone de texte 5"/>
                <wp:cNvGraphicFramePr/>
                <a:graphic xmlns:a="http://schemas.openxmlformats.org/drawingml/2006/main">
                  <a:graphicData uri="http://schemas.microsoft.com/office/word/2010/wordprocessingShape">
                    <wps:wsp>
                      <wps:cNvSpPr txBox="1"/>
                      <wps:spPr>
                        <a:xfrm>
                          <a:off x="0" y="0"/>
                          <a:ext cx="1527650" cy="1461945"/>
                        </a:xfrm>
                        <a:prstGeom prst="rect">
                          <a:avLst/>
                        </a:prstGeom>
                        <a:solidFill>
                          <a:schemeClr val="lt1"/>
                        </a:solidFill>
                        <a:ln w="6350">
                          <a:noFill/>
                        </a:ln>
                      </wps:spPr>
                      <wps:txbx>
                        <w:txbxContent>
                          <w:p w14:paraId="69209419" w14:textId="77777777"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3E0ED" id="Zone de texte 5" o:spid="_x0000_s1027" type="#_x0000_t202" style="position:absolute;left:0;text-align:left;margin-left:0;margin-top:.25pt;width:120.3pt;height:115.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" fillcolor="white [3201]" stroked="f" strokeweight=".5pt">
                <v:textbox>
                  <w:txbxContent>
                    <w:p w14:paraId="69209419" w14:textId="77777777"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638411E" wp14:editId="47270F37">
                <wp:simplePos x="0" y="0"/>
                <wp:positionH relativeFrom="margin">
                  <wp:align>center</wp:align>
                </wp:positionH>
                <wp:positionV relativeFrom="paragraph">
                  <wp:posOffset>1283985</wp:posOffset>
                </wp:positionV>
                <wp:extent cx="2118999" cy="859645"/>
                <wp:effectExtent l="0" t="0" r="0" b="0"/>
                <wp:wrapNone/>
                <wp:docPr id="1062477159" name="Zone de texte 13"/>
                <wp:cNvGraphicFramePr/>
                <a:graphic xmlns:a="http://schemas.openxmlformats.org/drawingml/2006/main">
                  <a:graphicData uri="http://schemas.microsoft.com/office/word/2010/wordprocessingShape">
                    <wps:wsp>
                      <wps:cNvSpPr txBox="1"/>
                      <wps:spPr>
                        <a:xfrm>
                          <a:off x="0" y="0"/>
                          <a:ext cx="2118999" cy="859645"/>
                        </a:xfrm>
                        <a:prstGeom prst="rect">
                          <a:avLst/>
                        </a:prstGeom>
                        <a:solidFill>
                          <a:schemeClr val="lt1"/>
                        </a:solidFill>
                        <a:ln w="6350">
                          <a:noFill/>
                        </a:ln>
                      </wps:spPr>
                      <wps:txbx>
                        <w:txbxContent>
                          <w:p w14:paraId="75612C4D" w14:textId="77777777"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8411E" id="Zone de texte 13" o:spid="_x0000_s1028" type="#_x0000_t202" style="position:absolute;left:0;text-align:left;margin-left:0;margin-top:101.1pt;width:166.85pt;height:67.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" fillcolor="white [3201]" stroked="f" strokeweight=".5pt">
                <v:textbox>
                  <w:txbxContent>
                    <w:p w14:paraId="75612C4D" w14:textId="77777777"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7F795D" wp14:editId="755FAA17">
                <wp:simplePos x="0" y="0"/>
                <wp:positionH relativeFrom="margin">
                  <wp:posOffset>944880</wp:posOffset>
                </wp:positionH>
                <wp:positionV relativeFrom="paragraph">
                  <wp:posOffset>2626098</wp:posOffset>
                </wp:positionV>
                <wp:extent cx="3871142" cy="869733"/>
                <wp:effectExtent l="0" t="0" r="0" b="6985"/>
                <wp:wrapNone/>
                <wp:docPr id="623795941" name="Zone de texte 8"/>
                <wp:cNvGraphicFramePr/>
                <a:graphic xmlns:a="http://schemas.openxmlformats.org/drawingml/2006/main">
                  <a:graphicData uri="http://schemas.microsoft.com/office/word/2010/wordprocessingShape">
                    <wps:wsp>
                      <wps:cNvSpPr txBox="1"/>
                      <wps:spPr>
                        <a:xfrm>
                          <a:off x="0" y="0"/>
                          <a:ext cx="3871142" cy="869733"/>
                        </a:xfrm>
                        <a:prstGeom prst="rect">
                          <a:avLst/>
                        </a:prstGeom>
                        <a:solidFill>
                          <a:schemeClr val="lt1"/>
                        </a:solidFill>
                        <a:ln w="6350">
                          <a:noFill/>
                        </a:ln>
                      </wps:spPr>
                      <wps:txbx>
                        <w:txbxContent>
                          <w:p w14:paraId="2F97452C" w14:textId="77777777" w:rsidR="00816B3C" w:rsidRPr="00560A8E" w:rsidRDefault="00816B3C" w:rsidP="00816B3C">
                            <w:pPr>
                              <w:jc w:val="center"/>
                              <w:rPr>
                                <w:rFonts w:ascii="Times New Roman" w:hAnsi="Times New Roman" w:cs="Times New Roman"/>
                                <w:b/>
                                <w:bCs/>
                                <w:color w:val="EE0000"/>
                                <w:sz w:val="28"/>
                                <w:szCs w:val="28"/>
                              </w:rPr>
                            </w:pPr>
                            <w:r w:rsidRPr="00560A8E">
                              <w:rPr>
                                <w:rFonts w:ascii="Times New Roman" w:hAnsi="Times New Roman" w:cs="Times New Roman"/>
                                <w:b/>
                                <w:bCs/>
                                <w:i/>
                                <w:iCs/>
                                <w:color w:val="EE0000"/>
                                <w:sz w:val="28"/>
                                <w:szCs w:val="28"/>
                                <w:u w:val="single"/>
                              </w:rPr>
                              <w:t xml:space="preserve">BACHELOR EN </w:t>
                            </w:r>
                            <w:proofErr w:type="gramStart"/>
                            <w:r w:rsidRPr="00560A8E">
                              <w:rPr>
                                <w:rFonts w:ascii="Times New Roman" w:hAnsi="Times New Roman" w:cs="Times New Roman"/>
                                <w:b/>
                                <w:bCs/>
                                <w:i/>
                                <w:iCs/>
                                <w:color w:val="EE0000"/>
                                <w:sz w:val="28"/>
                                <w:szCs w:val="28"/>
                                <w:u w:val="single"/>
                              </w:rPr>
                              <w:t>INFORMATIQUE</w:t>
                            </w:r>
                            <w:r w:rsidRPr="00560A8E">
                              <w:rPr>
                                <w:rFonts w:ascii="Times New Roman" w:hAnsi="Times New Roman" w:cs="Times New Roman"/>
                                <w:b/>
                                <w:bCs/>
                                <w:color w:val="EE0000"/>
                                <w:sz w:val="28"/>
                                <w:szCs w:val="28"/>
                              </w:rPr>
                              <w:t>:</w:t>
                            </w:r>
                            <w:proofErr w:type="gramEnd"/>
                          </w:p>
                          <w:p w14:paraId="59458765" w14:textId="77777777" w:rsidR="00816B3C" w:rsidRPr="00560A8E" w:rsidRDefault="00816B3C" w:rsidP="00816B3C">
                            <w:pPr>
                              <w:jc w:val="center"/>
                              <w:rPr>
                                <w:rFonts w:ascii="Times New Roman" w:hAnsi="Times New Roman" w:cs="Times New Roman"/>
                                <w:b/>
                                <w:bCs/>
                                <w:sz w:val="28"/>
                                <w:szCs w:val="28"/>
                              </w:rPr>
                            </w:pPr>
                            <w:r w:rsidRPr="00560A8E">
                              <w:rPr>
                                <w:rFonts w:ascii="Times New Roman" w:hAnsi="Times New Roman" w:cs="Times New Roman"/>
                                <w:b/>
                                <w:bCs/>
                                <w:sz w:val="28"/>
                                <w:szCs w:val="28"/>
                              </w:rPr>
                              <w:t>RAPPORT DE S</w:t>
                            </w:r>
                            <w:r>
                              <w:rPr>
                                <w:rFonts w:ascii="Times New Roman" w:hAnsi="Times New Roman" w:cs="Times New Roman"/>
                                <w:b/>
                                <w:bCs/>
                                <w:sz w:val="28"/>
                                <w:szCs w:val="28"/>
                              </w:rPr>
                              <w:t>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795D" id="Zone de texte 8" o:spid="_x0000_s1029" type="#_x0000_t202" style="position:absolute;left:0;text-align:left;margin-left:74.4pt;margin-top:206.8pt;width:304.8pt;height:68.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" fillcolor="white [3201]" stroked="f" strokeweight=".5pt">
                <v:textbox>
                  <w:txbxContent>
                    <w:p w14:paraId="2F97452C" w14:textId="77777777" w:rsidR="00816B3C" w:rsidRPr="00560A8E" w:rsidRDefault="00816B3C" w:rsidP="00816B3C">
                      <w:pPr>
                        <w:jc w:val="center"/>
                        <w:rPr>
                          <w:rFonts w:ascii="Times New Roman" w:hAnsi="Times New Roman" w:cs="Times New Roman"/>
                          <w:b/>
                          <w:bCs/>
                          <w:color w:val="EE0000"/>
                          <w:sz w:val="28"/>
                          <w:szCs w:val="28"/>
                        </w:rPr>
                      </w:pPr>
                      <w:r w:rsidRPr="00560A8E">
                        <w:rPr>
                          <w:rFonts w:ascii="Times New Roman" w:hAnsi="Times New Roman" w:cs="Times New Roman"/>
                          <w:b/>
                          <w:bCs/>
                          <w:i/>
                          <w:iCs/>
                          <w:color w:val="EE0000"/>
                          <w:sz w:val="28"/>
                          <w:szCs w:val="28"/>
                          <w:u w:val="single"/>
                        </w:rPr>
                        <w:t xml:space="preserve">BACHELOR EN </w:t>
                      </w:r>
                      <w:proofErr w:type="gramStart"/>
                      <w:r w:rsidRPr="00560A8E">
                        <w:rPr>
                          <w:rFonts w:ascii="Times New Roman" w:hAnsi="Times New Roman" w:cs="Times New Roman"/>
                          <w:b/>
                          <w:bCs/>
                          <w:i/>
                          <w:iCs/>
                          <w:color w:val="EE0000"/>
                          <w:sz w:val="28"/>
                          <w:szCs w:val="28"/>
                          <w:u w:val="single"/>
                        </w:rPr>
                        <w:t>INFORMATIQUE</w:t>
                      </w:r>
                      <w:r w:rsidRPr="00560A8E">
                        <w:rPr>
                          <w:rFonts w:ascii="Times New Roman" w:hAnsi="Times New Roman" w:cs="Times New Roman"/>
                          <w:b/>
                          <w:bCs/>
                          <w:color w:val="EE0000"/>
                          <w:sz w:val="28"/>
                          <w:szCs w:val="28"/>
                        </w:rPr>
                        <w:t>:</w:t>
                      </w:r>
                      <w:proofErr w:type="gramEnd"/>
                    </w:p>
                    <w:p w14:paraId="59458765" w14:textId="77777777" w:rsidR="00816B3C" w:rsidRPr="00560A8E" w:rsidRDefault="00816B3C" w:rsidP="00816B3C">
                      <w:pPr>
                        <w:jc w:val="center"/>
                        <w:rPr>
                          <w:rFonts w:ascii="Times New Roman" w:hAnsi="Times New Roman" w:cs="Times New Roman"/>
                          <w:b/>
                          <w:bCs/>
                          <w:sz w:val="28"/>
                          <w:szCs w:val="28"/>
                        </w:rPr>
                      </w:pPr>
                      <w:r w:rsidRPr="00560A8E">
                        <w:rPr>
                          <w:rFonts w:ascii="Times New Roman" w:hAnsi="Times New Roman" w:cs="Times New Roman"/>
                          <w:b/>
                          <w:bCs/>
                          <w:sz w:val="28"/>
                          <w:szCs w:val="28"/>
                        </w:rPr>
                        <w:t>RAPPORT DE S</w:t>
                      </w:r>
                      <w:r>
                        <w:rPr>
                          <w:rFonts w:ascii="Times New Roman" w:hAnsi="Times New Roman" w:cs="Times New Roman"/>
                          <w:b/>
                          <w:bCs/>
                          <w:sz w:val="28"/>
                          <w:szCs w:val="28"/>
                        </w:rPr>
                        <w:t>TAGE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20D353B" wp14:editId="7FC00274">
                <wp:simplePos x="0" y="0"/>
                <wp:positionH relativeFrom="margin">
                  <wp:align>center</wp:align>
                </wp:positionH>
                <wp:positionV relativeFrom="paragraph">
                  <wp:posOffset>6223156</wp:posOffset>
                </wp:positionV>
                <wp:extent cx="2485854" cy="1012958"/>
                <wp:effectExtent l="0" t="0" r="0" b="0"/>
                <wp:wrapNone/>
                <wp:docPr id="1356071756" name="Zone de texte 12"/>
                <wp:cNvGraphicFramePr/>
                <a:graphic xmlns:a="http://schemas.openxmlformats.org/drawingml/2006/main">
                  <a:graphicData uri="http://schemas.microsoft.com/office/word/2010/wordprocessingShape">
                    <wps:wsp>
                      <wps:cNvSpPr txBox="1"/>
                      <wps:spPr>
                        <a:xfrm>
                          <a:off x="0" y="0"/>
                          <a:ext cx="2485854" cy="1012958"/>
                        </a:xfrm>
                        <a:prstGeom prst="rect">
                          <a:avLst/>
                        </a:prstGeom>
                        <a:solidFill>
                          <a:schemeClr val="lt1"/>
                        </a:solidFill>
                        <a:ln w="6350">
                          <a:noFill/>
                        </a:ln>
                      </wps:spPr>
                      <wps:txbx>
                        <w:txbxContent>
                          <w:p w14:paraId="403246DF" w14:textId="77777777"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INTERPRETANT</w:t>
                            </w:r>
                            <w:r>
                              <w:rPr>
                                <w:rFonts w:ascii="Times New Roman" w:hAnsi="Times New Roman" w:cs="Times New Roman"/>
                                <w:sz w:val="28"/>
                                <w:szCs w:val="28"/>
                              </w:rPr>
                              <w:t> :</w:t>
                            </w:r>
                          </w:p>
                          <w:p w14:paraId="63D5BE17" w14:textId="77777777"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D353B" id="Zone de texte 12" o:spid="_x0000_s1030" type="#_x0000_t202" style="position:absolute;left:0;text-align:left;margin-left:0;margin-top:490pt;width:195.75pt;height:79.7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" fillcolor="white [3201]" stroked="f" strokeweight=".5pt">
                <v:textbox>
                  <w:txbxContent>
                    <w:p w14:paraId="403246DF" w14:textId="77777777"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INTERPRETANT</w:t>
                      </w:r>
                      <w:r>
                        <w:rPr>
                          <w:rFonts w:ascii="Times New Roman" w:hAnsi="Times New Roman" w:cs="Times New Roman"/>
                          <w:sz w:val="28"/>
                          <w:szCs w:val="28"/>
                        </w:rPr>
                        <w:t> :</w:t>
                      </w:r>
                    </w:p>
                    <w:p w14:paraId="63D5BE17" w14:textId="77777777"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42B1D3F" wp14:editId="050DAC2B">
                <wp:simplePos x="0" y="0"/>
                <wp:positionH relativeFrom="margin">
                  <wp:align>left</wp:align>
                </wp:positionH>
                <wp:positionV relativeFrom="paragraph">
                  <wp:posOffset>7613882</wp:posOffset>
                </wp:positionV>
                <wp:extent cx="2228507" cy="1253878"/>
                <wp:effectExtent l="0" t="0" r="635" b="3810"/>
                <wp:wrapNone/>
                <wp:docPr id="2025298195" name="Zone de texte 10"/>
                <wp:cNvGraphicFramePr/>
                <a:graphic xmlns:a="http://schemas.openxmlformats.org/drawingml/2006/main">
                  <a:graphicData uri="http://schemas.microsoft.com/office/word/2010/wordprocessingShape">
                    <wps:wsp>
                      <wps:cNvSpPr txBox="1"/>
                      <wps:spPr>
                        <a:xfrm>
                          <a:off x="0" y="0"/>
                          <a:ext cx="2228507" cy="1253878"/>
                        </a:xfrm>
                        <a:prstGeom prst="rect">
                          <a:avLst/>
                        </a:prstGeom>
                        <a:solidFill>
                          <a:schemeClr val="lt1"/>
                        </a:solidFill>
                        <a:ln w="6350">
                          <a:noFill/>
                        </a:ln>
                      </wps:spPr>
                      <wps:txbx>
                        <w:txbxContent>
                          <w:p w14:paraId="4D90F7A3"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 xml:space="preserve">FACULTY </w:t>
                            </w:r>
                            <w:proofErr w:type="gramStart"/>
                            <w:r w:rsidRPr="00EA2954">
                              <w:rPr>
                                <w:rFonts w:ascii="Times New Roman" w:hAnsi="Times New Roman" w:cs="Times New Roman"/>
                                <w:b/>
                                <w:bCs/>
                                <w:sz w:val="28"/>
                                <w:szCs w:val="28"/>
                                <w:lang w:val="en-US"/>
                              </w:rPr>
                              <w:t>ADVISOR</w:t>
                            </w:r>
                            <w:r>
                              <w:rPr>
                                <w:rFonts w:ascii="Times New Roman" w:hAnsi="Times New Roman" w:cs="Times New Roman"/>
                                <w:sz w:val="28"/>
                                <w:szCs w:val="28"/>
                                <w:lang w:val="en-US"/>
                              </w:rPr>
                              <w:t xml:space="preserve"> </w:t>
                            </w:r>
                            <w:r w:rsidRPr="00EA2954">
                              <w:rPr>
                                <w:rFonts w:ascii="Times New Roman" w:hAnsi="Times New Roman" w:cs="Times New Roman"/>
                                <w:sz w:val="28"/>
                                <w:szCs w:val="28"/>
                                <w:lang w:val="en-US"/>
                              </w:rPr>
                              <w:t>:</w:t>
                            </w:r>
                            <w:proofErr w:type="gramEnd"/>
                          </w:p>
                          <w:p w14:paraId="4D790846"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14:paraId="373F3A06" w14:textId="77777777" w:rsidR="00816B3C" w:rsidRPr="00EA2954" w:rsidRDefault="00816B3C" w:rsidP="00816B3C">
                            <w:pPr>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2B1D3F" id="_x0000_s1031" type="#_x0000_t202" style="position:absolute;left:0;text-align:left;margin-left:0;margin-top:599.5pt;width:175.45pt;height:98.7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" fillcolor="white [3201]" stroked="f" strokeweight=".5pt">
                <v:textbox>
                  <w:txbxContent>
                    <w:p w14:paraId="4D90F7A3"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 xml:space="preserve">FACULTY </w:t>
                      </w:r>
                      <w:proofErr w:type="gramStart"/>
                      <w:r w:rsidRPr="00EA2954">
                        <w:rPr>
                          <w:rFonts w:ascii="Times New Roman" w:hAnsi="Times New Roman" w:cs="Times New Roman"/>
                          <w:b/>
                          <w:bCs/>
                          <w:sz w:val="28"/>
                          <w:szCs w:val="28"/>
                          <w:lang w:val="en-US"/>
                        </w:rPr>
                        <w:t>ADVISOR</w:t>
                      </w:r>
                      <w:r>
                        <w:rPr>
                          <w:rFonts w:ascii="Times New Roman" w:hAnsi="Times New Roman" w:cs="Times New Roman"/>
                          <w:sz w:val="28"/>
                          <w:szCs w:val="28"/>
                          <w:lang w:val="en-US"/>
                        </w:rPr>
                        <w:t xml:space="preserve"> </w:t>
                      </w:r>
                      <w:r w:rsidRPr="00EA2954">
                        <w:rPr>
                          <w:rFonts w:ascii="Times New Roman" w:hAnsi="Times New Roman" w:cs="Times New Roman"/>
                          <w:sz w:val="28"/>
                          <w:szCs w:val="28"/>
                          <w:lang w:val="en-US"/>
                        </w:rPr>
                        <w:t>:</w:t>
                      </w:r>
                      <w:proofErr w:type="gramEnd"/>
                    </w:p>
                    <w:p w14:paraId="4D790846" w14:textId="77777777"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14:paraId="373F3A06" w14:textId="77777777" w:rsidR="00816B3C" w:rsidRPr="00EA2954" w:rsidRDefault="00816B3C" w:rsidP="00816B3C">
                      <w:pPr>
                        <w:jc w:val="center"/>
                        <w:rPr>
                          <w:rFonts w:ascii="Times New Roman" w:hAnsi="Times New Roman" w:cs="Times New Roman"/>
                          <w:sz w:val="28"/>
                          <w:szCs w:val="28"/>
                          <w:lang w:val="en-US"/>
                        </w:rPr>
                      </w:pP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8929C86" wp14:editId="2B8BB5A5">
                <wp:simplePos x="0" y="0"/>
                <wp:positionH relativeFrom="margin">
                  <wp:align>right</wp:align>
                </wp:positionH>
                <wp:positionV relativeFrom="paragraph">
                  <wp:posOffset>7587117</wp:posOffset>
                </wp:positionV>
                <wp:extent cx="2157327" cy="1281255"/>
                <wp:effectExtent l="0" t="0" r="0" b="0"/>
                <wp:wrapNone/>
                <wp:docPr id="4015878" name="Zone de texte 11"/>
                <wp:cNvGraphicFramePr/>
                <a:graphic xmlns:a="http://schemas.openxmlformats.org/drawingml/2006/main">
                  <a:graphicData uri="http://schemas.microsoft.com/office/word/2010/wordprocessingShape">
                    <wps:wsp>
                      <wps:cNvSpPr txBox="1"/>
                      <wps:spPr>
                        <a:xfrm>
                          <a:off x="0" y="0"/>
                          <a:ext cx="2157327" cy="1281255"/>
                        </a:xfrm>
                        <a:prstGeom prst="rect">
                          <a:avLst/>
                        </a:prstGeom>
                        <a:solidFill>
                          <a:schemeClr val="lt1"/>
                        </a:solidFill>
                        <a:ln w="6350">
                          <a:noFill/>
                        </a:ln>
                      </wps:spPr>
                      <wps:txbx>
                        <w:txbxContent>
                          <w:p w14:paraId="4E6D36B4" w14:textId="77777777"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MAITRE DE </w:t>
                            </w:r>
                            <w:proofErr w:type="gramStart"/>
                            <w:r>
                              <w:rPr>
                                <w:rFonts w:ascii="Times New Roman" w:hAnsi="Times New Roman" w:cs="Times New Roman"/>
                                <w:b/>
                                <w:bCs/>
                                <w:sz w:val="28"/>
                                <w:szCs w:val="28"/>
                                <w:lang w:val="en-US"/>
                              </w:rPr>
                              <w:t>STAGE</w:t>
                            </w:r>
                            <w:r w:rsidRPr="00EA2954">
                              <w:rPr>
                                <w:rFonts w:ascii="Times New Roman" w:hAnsi="Times New Roman" w:cs="Times New Roman"/>
                                <w:sz w:val="28"/>
                                <w:szCs w:val="28"/>
                                <w:lang w:val="en-US"/>
                              </w:rPr>
                              <w:t xml:space="preserve"> :</w:t>
                            </w:r>
                            <w:proofErr w:type="gramEnd"/>
                            <w:r w:rsidRPr="00EA2954">
                              <w:rPr>
                                <w:rFonts w:ascii="Times New Roman" w:hAnsi="Times New Roman" w:cs="Times New Roman"/>
                                <w:sz w:val="28"/>
                                <w:szCs w:val="28"/>
                                <w:lang w:val="en-US"/>
                              </w:rPr>
                              <w:t xml:space="preserve"> </w:t>
                            </w:r>
                          </w:p>
                          <w:p w14:paraId="4ED871C1" w14:textId="77777777" w:rsidR="00816B3C" w:rsidRPr="00EA2954" w:rsidRDefault="00816B3C" w:rsidP="00816B3C">
                            <w:pPr>
                              <w:jc w:val="center"/>
                              <w:rPr>
                                <w:rFonts w:ascii="Times New Roman" w:hAnsi="Times New Roman" w:cs="Times New Roman"/>
                                <w:sz w:val="28"/>
                                <w:szCs w:val="28"/>
                                <w:lang w:val="en-US"/>
                              </w:rPr>
                            </w:pPr>
                            <w:proofErr w:type="gramStart"/>
                            <w:r w:rsidRPr="00EA2954">
                              <w:rPr>
                                <w:rFonts w:ascii="Times New Roman" w:hAnsi="Times New Roman" w:cs="Times New Roman"/>
                                <w:sz w:val="28"/>
                                <w:szCs w:val="28"/>
                                <w:lang w:val="en-US"/>
                              </w:rPr>
                              <w:t>MR.N’DRI</w:t>
                            </w:r>
                            <w:proofErr w:type="gramEnd"/>
                            <w:r w:rsidRPr="00EA2954">
                              <w:rPr>
                                <w:rFonts w:ascii="Times New Roman" w:hAnsi="Times New Roman" w:cs="Times New Roman"/>
                                <w:sz w:val="28"/>
                                <w:szCs w:val="28"/>
                                <w:lang w:val="en-US"/>
                              </w:rPr>
                              <w:t xml:space="preserve"> AIME BRICE STEPHANE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29C86" id="Zone de texte 11" o:spid="_x0000_s1032" type="#_x0000_t202" style="position:absolute;left:0;text-align:left;margin-left:118.65pt;margin-top:597.4pt;width:169.85pt;height:100.9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" fillcolor="white [3201]" stroked="f" strokeweight=".5pt">
                <v:textbox>
                  <w:txbxContent>
                    <w:p w14:paraId="4E6D36B4" w14:textId="77777777"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 xml:space="preserve">MAITRE DE </w:t>
                      </w:r>
                      <w:proofErr w:type="gramStart"/>
                      <w:r>
                        <w:rPr>
                          <w:rFonts w:ascii="Times New Roman" w:hAnsi="Times New Roman" w:cs="Times New Roman"/>
                          <w:b/>
                          <w:bCs/>
                          <w:sz w:val="28"/>
                          <w:szCs w:val="28"/>
                          <w:lang w:val="en-US"/>
                        </w:rPr>
                        <w:t>STAGE</w:t>
                      </w:r>
                      <w:r w:rsidRPr="00EA2954">
                        <w:rPr>
                          <w:rFonts w:ascii="Times New Roman" w:hAnsi="Times New Roman" w:cs="Times New Roman"/>
                          <w:sz w:val="28"/>
                          <w:szCs w:val="28"/>
                          <w:lang w:val="en-US"/>
                        </w:rPr>
                        <w:t xml:space="preserve"> :</w:t>
                      </w:r>
                      <w:proofErr w:type="gramEnd"/>
                      <w:r w:rsidRPr="00EA2954">
                        <w:rPr>
                          <w:rFonts w:ascii="Times New Roman" w:hAnsi="Times New Roman" w:cs="Times New Roman"/>
                          <w:sz w:val="28"/>
                          <w:szCs w:val="28"/>
                          <w:lang w:val="en-US"/>
                        </w:rPr>
                        <w:t xml:space="preserve"> </w:t>
                      </w:r>
                    </w:p>
                    <w:p w14:paraId="4ED871C1" w14:textId="77777777" w:rsidR="00816B3C" w:rsidRPr="00EA2954" w:rsidRDefault="00816B3C" w:rsidP="00816B3C">
                      <w:pPr>
                        <w:jc w:val="center"/>
                        <w:rPr>
                          <w:rFonts w:ascii="Times New Roman" w:hAnsi="Times New Roman" w:cs="Times New Roman"/>
                          <w:sz w:val="28"/>
                          <w:szCs w:val="28"/>
                          <w:lang w:val="en-US"/>
                        </w:rPr>
                      </w:pPr>
                      <w:proofErr w:type="gramStart"/>
                      <w:r w:rsidRPr="00EA2954">
                        <w:rPr>
                          <w:rFonts w:ascii="Times New Roman" w:hAnsi="Times New Roman" w:cs="Times New Roman"/>
                          <w:sz w:val="28"/>
                          <w:szCs w:val="28"/>
                          <w:lang w:val="en-US"/>
                        </w:rPr>
                        <w:t>MR.N’DRI</w:t>
                      </w:r>
                      <w:proofErr w:type="gramEnd"/>
                      <w:r w:rsidRPr="00EA2954">
                        <w:rPr>
                          <w:rFonts w:ascii="Times New Roman" w:hAnsi="Times New Roman" w:cs="Times New Roman"/>
                          <w:sz w:val="28"/>
                          <w:szCs w:val="28"/>
                          <w:lang w:val="en-US"/>
                        </w:rPr>
                        <w:t xml:space="preserve"> AIME BRICE STEPHANE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9C44340" wp14:editId="6954AC97">
                <wp:simplePos x="0" y="0"/>
                <wp:positionH relativeFrom="column">
                  <wp:posOffset>233623</wp:posOffset>
                </wp:positionH>
                <wp:positionV relativeFrom="paragraph">
                  <wp:posOffset>3732435</wp:posOffset>
                </wp:positionV>
                <wp:extent cx="5436562" cy="1171746"/>
                <wp:effectExtent l="0" t="0" r="0" b="9525"/>
                <wp:wrapNone/>
                <wp:docPr id="1940663030" name="Zone de texte 9"/>
                <wp:cNvGraphicFramePr/>
                <a:graphic xmlns:a="http://schemas.openxmlformats.org/drawingml/2006/main">
                  <a:graphicData uri="http://schemas.microsoft.com/office/word/2010/wordprocessingShape">
                    <wps:wsp>
                      <wps:cNvSpPr txBox="1"/>
                      <wps:spPr>
                        <a:xfrm>
                          <a:off x="0" y="0"/>
                          <a:ext cx="5436562" cy="1171746"/>
                        </a:xfrm>
                        <a:prstGeom prst="rect">
                          <a:avLst/>
                        </a:prstGeom>
                        <a:solidFill>
                          <a:schemeClr val="accent5">
                            <a:lumMod val="20000"/>
                            <a:lumOff val="80000"/>
                          </a:schemeClr>
                        </a:solidFill>
                        <a:ln w="6350">
                          <a:noFill/>
                        </a:ln>
                      </wps:spPr>
                      <wps:txbx>
                        <w:txbxContent>
                          <w:p w14:paraId="2F4FE86F" w14:textId="77777777" w:rsidR="00816B3C" w:rsidRPr="00816B3C" w:rsidRDefault="00816B3C" w:rsidP="00816B3C">
                            <w:pPr>
                              <w:jc w:val="center"/>
                              <w:rPr>
                                <w:rFonts w:ascii="Times New Roman" w:hAnsi="Times New Roman" w:cs="Times New Roman"/>
                                <w:b/>
                                <w:bCs/>
                                <w:sz w:val="28"/>
                                <w:szCs w:val="28"/>
                                <w:u w:val="single"/>
                              </w:rPr>
                            </w:pPr>
                            <w:r w:rsidRPr="00816B3C">
                              <w:rPr>
                                <w:rFonts w:ascii="Times New Roman" w:hAnsi="Times New Roman" w:cs="Times New Roman"/>
                                <w:b/>
                                <w:bCs/>
                                <w:sz w:val="28"/>
                                <w:szCs w:val="28"/>
                                <w:u w:val="single"/>
                              </w:rPr>
                              <w:t>THEME :</w:t>
                            </w:r>
                          </w:p>
                          <w:p w14:paraId="2794BB2C" w14:textId="2DA9B287" w:rsidR="00816B3C" w:rsidRPr="00560A8E" w:rsidRDefault="00816B3C" w:rsidP="00816B3C">
                            <w:pPr>
                              <w:jc w:val="center"/>
                              <w:rPr>
                                <w:rFonts w:ascii="Times New Roman" w:hAnsi="Times New Roman" w:cs="Times New Roman"/>
                                <w:sz w:val="36"/>
                                <w:szCs w:val="36"/>
                              </w:rPr>
                            </w:pPr>
                            <w:r w:rsidRPr="00560A8E">
                              <w:rPr>
                                <w:rFonts w:ascii="Times New Roman" w:hAnsi="Times New Roman" w:cs="Times New Roman"/>
                                <w:b/>
                                <w:bCs/>
                                <w:sz w:val="36"/>
                                <w:szCs w:val="36"/>
                              </w:rPr>
                              <w:t>LA P</w:t>
                            </w:r>
                            <w:r w:rsidR="00EB7420">
                              <w:rPr>
                                <w:rFonts w:ascii="Times New Roman" w:hAnsi="Times New Roman" w:cs="Times New Roman"/>
                                <w:b/>
                                <w:bCs/>
                                <w:sz w:val="36"/>
                                <w:szCs w:val="36"/>
                              </w:rPr>
                              <w:t>ROJECTION</w:t>
                            </w:r>
                            <w:r w:rsidRPr="00560A8E">
                              <w:rPr>
                                <w:rFonts w:ascii="Times New Roman" w:hAnsi="Times New Roman" w:cs="Times New Roman"/>
                                <w:b/>
                                <w:bCs/>
                                <w:sz w:val="36"/>
                                <w:szCs w:val="36"/>
                              </w:rPr>
                              <w:t xml:space="preserve"> DES RECETTES BUDGETAIRE </w:t>
                            </w:r>
                            <w:r w:rsidR="00EB7420">
                              <w:rPr>
                                <w:rFonts w:ascii="Times New Roman" w:hAnsi="Times New Roman" w:cs="Times New Roman"/>
                                <w:b/>
                                <w:bCs/>
                                <w:sz w:val="36"/>
                                <w:szCs w:val="36"/>
                              </w:rPr>
                              <w:t>A L’AIDE DE</w:t>
                            </w:r>
                            <w:r>
                              <w:rPr>
                                <w:rFonts w:ascii="Times New Roman" w:hAnsi="Times New Roman" w:cs="Times New Roman"/>
                                <w:b/>
                                <w:bCs/>
                                <w:sz w:val="36"/>
                                <w:szCs w:val="36"/>
                              </w:rPr>
                              <w:t xml:space="preserve"> L’INTELLIGENCE ARTICICIELLE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44340" id="Zone de texte 9" o:spid="_x0000_s1033" type="#_x0000_t202" style="position:absolute;left:0;text-align:left;margin-left:18.4pt;margin-top:293.9pt;width:428.1pt;height:9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" fillcolor="#deeaf6 [664]" stroked="f" strokeweight=".5pt">
                <v:textbox>
                  <w:txbxContent>
                    <w:p w14:paraId="2F4FE86F" w14:textId="77777777" w:rsidR="00816B3C" w:rsidRPr="00816B3C" w:rsidRDefault="00816B3C" w:rsidP="00816B3C">
                      <w:pPr>
                        <w:jc w:val="center"/>
                        <w:rPr>
                          <w:rFonts w:ascii="Times New Roman" w:hAnsi="Times New Roman" w:cs="Times New Roman"/>
                          <w:b/>
                          <w:bCs/>
                          <w:sz w:val="28"/>
                          <w:szCs w:val="28"/>
                          <w:u w:val="single"/>
                        </w:rPr>
                      </w:pPr>
                      <w:r w:rsidRPr="00816B3C">
                        <w:rPr>
                          <w:rFonts w:ascii="Times New Roman" w:hAnsi="Times New Roman" w:cs="Times New Roman"/>
                          <w:b/>
                          <w:bCs/>
                          <w:sz w:val="28"/>
                          <w:szCs w:val="28"/>
                          <w:u w:val="single"/>
                        </w:rPr>
                        <w:t>THEME :</w:t>
                      </w:r>
                    </w:p>
                    <w:p w14:paraId="2794BB2C" w14:textId="2DA9B287" w:rsidR="00816B3C" w:rsidRPr="00560A8E" w:rsidRDefault="00816B3C" w:rsidP="00816B3C">
                      <w:pPr>
                        <w:jc w:val="center"/>
                        <w:rPr>
                          <w:rFonts w:ascii="Times New Roman" w:hAnsi="Times New Roman" w:cs="Times New Roman"/>
                          <w:sz w:val="36"/>
                          <w:szCs w:val="36"/>
                        </w:rPr>
                      </w:pPr>
                      <w:r w:rsidRPr="00560A8E">
                        <w:rPr>
                          <w:rFonts w:ascii="Times New Roman" w:hAnsi="Times New Roman" w:cs="Times New Roman"/>
                          <w:b/>
                          <w:bCs/>
                          <w:sz w:val="36"/>
                          <w:szCs w:val="36"/>
                        </w:rPr>
                        <w:t>LA P</w:t>
                      </w:r>
                      <w:r w:rsidR="00EB7420">
                        <w:rPr>
                          <w:rFonts w:ascii="Times New Roman" w:hAnsi="Times New Roman" w:cs="Times New Roman"/>
                          <w:b/>
                          <w:bCs/>
                          <w:sz w:val="36"/>
                          <w:szCs w:val="36"/>
                        </w:rPr>
                        <w:t>ROJECTION</w:t>
                      </w:r>
                      <w:r w:rsidRPr="00560A8E">
                        <w:rPr>
                          <w:rFonts w:ascii="Times New Roman" w:hAnsi="Times New Roman" w:cs="Times New Roman"/>
                          <w:b/>
                          <w:bCs/>
                          <w:sz w:val="36"/>
                          <w:szCs w:val="36"/>
                        </w:rPr>
                        <w:t xml:space="preserve"> DES RECETTES BUDGETAIRE </w:t>
                      </w:r>
                      <w:r w:rsidR="00EB7420">
                        <w:rPr>
                          <w:rFonts w:ascii="Times New Roman" w:hAnsi="Times New Roman" w:cs="Times New Roman"/>
                          <w:b/>
                          <w:bCs/>
                          <w:sz w:val="36"/>
                          <w:szCs w:val="36"/>
                        </w:rPr>
                        <w:t>A L’AIDE DE</w:t>
                      </w:r>
                      <w:r>
                        <w:rPr>
                          <w:rFonts w:ascii="Times New Roman" w:hAnsi="Times New Roman" w:cs="Times New Roman"/>
                          <w:b/>
                          <w:bCs/>
                          <w:sz w:val="36"/>
                          <w:szCs w:val="36"/>
                        </w:rPr>
                        <w:t xml:space="preserve"> L’INTELLIGENCE ARTICICIELLE</w:t>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06DFB7D" wp14:editId="4655D40F">
                <wp:simplePos x="0" y="0"/>
                <wp:positionH relativeFrom="margin">
                  <wp:align>left</wp:align>
                </wp:positionH>
                <wp:positionV relativeFrom="paragraph">
                  <wp:posOffset>3496199</wp:posOffset>
                </wp:positionV>
                <wp:extent cx="5739696" cy="1640920"/>
                <wp:effectExtent l="0" t="0" r="13970" b="16510"/>
                <wp:wrapNone/>
                <wp:docPr id="1484208689" name="Parchemin : horizontal 7"/>
                <wp:cNvGraphicFramePr/>
                <a:graphic xmlns:a="http://schemas.openxmlformats.org/drawingml/2006/main">
                  <a:graphicData uri="http://schemas.microsoft.com/office/word/2010/wordprocessingShape">
                    <wps:wsp>
                      <wps:cNvSpPr/>
                      <wps:spPr>
                        <a:xfrm>
                          <a:off x="0" y="0"/>
                          <a:ext cx="5739696" cy="1640920"/>
                        </a:xfrm>
                        <a:prstGeom prst="horizontalScroll">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15DD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6" type="#_x0000_t98" style="position:absolute;margin-left:0;margin-top:275.3pt;width:451.95pt;height:129.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" fillcolor="#deeaf6 [664]" strokecolor="#09101d [484]" strokeweight="1pt">
                <v:stroke joinstyle="miter"/>
                <w10:wrap anchorx="margin"/>
              </v:shape>
            </w:pict>
          </mc:Fallback>
        </mc:AlternateContent>
      </w:r>
      <w:r w:rsidRPr="00AB1D00">
        <w:rPr>
          <w:rFonts w:ascii="Times New Roman" w:hAnsi="Times New Roman" w:cs="Times New Roman"/>
        </w:rPr>
        <w:t>66118111978882</w:t>
      </w:r>
      <w:r w:rsidRPr="00AB1D0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5B521C8" wp14:editId="70DDE9CB">
                <wp:simplePos x="0" y="0"/>
                <wp:positionH relativeFrom="column">
                  <wp:posOffset>-94679</wp:posOffset>
                </wp:positionH>
                <wp:positionV relativeFrom="paragraph">
                  <wp:posOffset>-324827</wp:posOffset>
                </wp:positionV>
                <wp:extent cx="1374114" cy="1834230"/>
                <wp:effectExtent l="0" t="0" r="0" b="0"/>
                <wp:wrapNone/>
                <wp:docPr id="1049340363" name="Zone de texte 6"/>
                <wp:cNvGraphicFramePr/>
                <a:graphic xmlns:a="http://schemas.openxmlformats.org/drawingml/2006/main">
                  <a:graphicData uri="http://schemas.microsoft.com/office/word/2010/wordprocessingShape">
                    <wps:wsp>
                      <wps:cNvSpPr txBox="1"/>
                      <wps:spPr>
                        <a:xfrm>
                          <a:off x="0" y="0"/>
                          <a:ext cx="1374114" cy="1834230"/>
                        </a:xfrm>
                        <a:prstGeom prst="rect">
                          <a:avLst/>
                        </a:prstGeom>
                        <a:solidFill>
                          <a:schemeClr val="lt1"/>
                        </a:solidFill>
                        <a:ln w="6350">
                          <a:noFill/>
                        </a:ln>
                      </wps:spPr>
                      <wps:txbx>
                        <w:txbxContent>
                          <w:p w14:paraId="3AC9F0F9" w14:textId="77777777" w:rsidR="00816B3C" w:rsidRPr="00A831CE" w:rsidRDefault="00816B3C" w:rsidP="00816B3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21C8" id="Zone de texte 6" o:spid="_x0000_s1034" type="#_x0000_t202" style="position:absolute;left:0;text-align:left;margin-left:-7.45pt;margin-top:-25.6pt;width:108.2pt;height:14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dMgIAAFwEAAAOAAAAZHJzL2Uyb0RvYy54bWysVN9v2jAQfp+0/8Hy+wgB2rK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" fillcolor="white [3201]" stroked="f" strokeweight=".5pt">
                <v:textbox>
                  <w:txbxContent>
                    <w:p w14:paraId="3AC9F0F9" w14:textId="77777777" w:rsidR="00816B3C" w:rsidRPr="00A831CE" w:rsidRDefault="00816B3C" w:rsidP="00816B3C">
                      <w:pPr>
                        <w:rPr>
                          <w:lang w:val="en-US"/>
                        </w:rPr>
                      </w:pP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5EFF6B" wp14:editId="33796A4A">
                <wp:simplePos x="0" y="0"/>
                <wp:positionH relativeFrom="margin">
                  <wp:align>right</wp:align>
                </wp:positionH>
                <wp:positionV relativeFrom="paragraph">
                  <wp:posOffset>270772</wp:posOffset>
                </wp:positionV>
                <wp:extent cx="1765416" cy="274770"/>
                <wp:effectExtent l="0" t="0" r="6350" b="0"/>
                <wp:wrapNone/>
                <wp:docPr id="1061319863" name="Zone de texte 2"/>
                <wp:cNvGraphicFramePr/>
                <a:graphic xmlns:a="http://schemas.openxmlformats.org/drawingml/2006/main">
                  <a:graphicData uri="http://schemas.microsoft.com/office/word/2010/wordprocessingShape">
                    <wps:wsp>
                      <wps:cNvSpPr txBox="1"/>
                      <wps:spPr>
                        <a:xfrm>
                          <a:off x="0" y="0"/>
                          <a:ext cx="1765416" cy="274770"/>
                        </a:xfrm>
                        <a:prstGeom prst="rect">
                          <a:avLst/>
                        </a:prstGeom>
                        <a:solidFill>
                          <a:schemeClr val="lt1"/>
                        </a:solidFill>
                        <a:ln w="6350">
                          <a:noFill/>
                        </a:ln>
                      </wps:spPr>
                      <wps:txbx>
                        <w:txbxContent>
                          <w:p w14:paraId="3A9066B5" w14:textId="77777777"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5EFF6B" id="Zone de texte 2" o:spid="_x0000_s1035" type="#_x0000_t202" style="position:absolute;left:0;text-align:left;margin-left:87.8pt;margin-top:21.3pt;width:139pt;height:21.6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R9MQ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" fillcolor="white [3201]" stroked="f" strokeweight=".5pt">
                <v:textbox>
                  <w:txbxContent>
                    <w:p w14:paraId="3A9066B5" w14:textId="77777777"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TRAVAIL</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3EF581F" wp14:editId="201482CB">
                <wp:simplePos x="0" y="0"/>
                <wp:positionH relativeFrom="margin">
                  <wp:align>right</wp:align>
                </wp:positionH>
                <wp:positionV relativeFrom="paragraph">
                  <wp:posOffset>-3413</wp:posOffset>
                </wp:positionV>
                <wp:extent cx="1819416" cy="270266"/>
                <wp:effectExtent l="0" t="0" r="9525" b="0"/>
                <wp:wrapNone/>
                <wp:docPr id="1809094052" name="Zone de texte 1"/>
                <wp:cNvGraphicFramePr/>
                <a:graphic xmlns:a="http://schemas.openxmlformats.org/drawingml/2006/main">
                  <a:graphicData uri="http://schemas.microsoft.com/office/word/2010/wordprocessingShape">
                    <wps:wsp>
                      <wps:cNvSpPr txBox="1"/>
                      <wps:spPr>
                        <a:xfrm>
                          <a:off x="0" y="0"/>
                          <a:ext cx="1819416" cy="270266"/>
                        </a:xfrm>
                        <a:prstGeom prst="rect">
                          <a:avLst/>
                        </a:prstGeom>
                        <a:solidFill>
                          <a:schemeClr val="lt1"/>
                        </a:solidFill>
                        <a:ln w="6350">
                          <a:noFill/>
                        </a:ln>
                      </wps:spPr>
                      <wps:txbx>
                        <w:txbxContent>
                          <w:p w14:paraId="18D71DB0" w14:textId="77777777" w:rsidR="00816B3C" w:rsidRDefault="00816B3C" w:rsidP="00816B3C">
                            <w:pPr>
                              <w:jc w:val="center"/>
                            </w:pPr>
                            <w:r>
                              <w:t>REPUBLIC OF C</w:t>
                            </w:r>
                            <w:r>
                              <w:rPr>
                                <w:rFonts w:cstheme="minorHAnsi"/>
                              </w:rPr>
                              <w:t>Ô</w:t>
                            </w:r>
                            <w:r>
                              <w:t>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581F" id="Zone de texte 1" o:spid="_x0000_s1036" type="#_x0000_t202" style="position:absolute;left:0;text-align:left;margin-left:92.05pt;margin-top:-.25pt;width:143.25pt;height:21.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" fillcolor="white [3201]" stroked="f" strokeweight=".5pt">
                <v:textbox>
                  <w:txbxContent>
                    <w:p w14:paraId="18D71DB0" w14:textId="77777777" w:rsidR="00816B3C" w:rsidRDefault="00816B3C" w:rsidP="00816B3C">
                      <w:pPr>
                        <w:jc w:val="center"/>
                      </w:pPr>
                      <w:r>
                        <w:t>REPUBLIC OF C</w:t>
                      </w:r>
                      <w:r>
                        <w:rPr>
                          <w:rFonts w:cstheme="minorHAnsi"/>
                        </w:rPr>
                        <w:t>Ô</w:t>
                      </w:r>
                      <w:r>
                        <w:t>TE D’IVOIRE</w:t>
                      </w:r>
                    </w:p>
                  </w:txbxContent>
                </v:textbox>
                <w10:wrap anchorx="margin"/>
              </v:shape>
            </w:pict>
          </mc:Fallback>
        </mc:AlternateContent>
      </w:r>
    </w:p>
    <w:p w14:paraId="17F62A34" w14:textId="6232BD9B" w:rsidR="00540886" w:rsidRPr="00AB1D00" w:rsidRDefault="00540886" w:rsidP="00CE10C1">
      <w:pPr>
        <w:pStyle w:val="Titre2"/>
        <w:tabs>
          <w:tab w:val="center" w:pos="1645"/>
        </w:tabs>
        <w:spacing w:after="253" w:line="480" w:lineRule="auto"/>
        <w:ind w:left="0" w:firstLine="0"/>
        <w:rPr>
          <w:rFonts w:ascii="Times New Roman" w:hAnsi="Times New Roman" w:cs="Times New Roman"/>
          <w:color w:val="000000" w:themeColor="text1"/>
          <w:sz w:val="24"/>
          <w:szCs w:val="24"/>
          <w:u w:color="000000"/>
        </w:rPr>
      </w:pPr>
    </w:p>
    <w:p w14:paraId="623D9CDC" w14:textId="77777777" w:rsidR="00F76DD4" w:rsidRPr="00AB1D00" w:rsidRDefault="00F76DD4" w:rsidP="00CE10C1">
      <w:pPr>
        <w:spacing w:line="480" w:lineRule="auto"/>
        <w:rPr>
          <w:rFonts w:ascii="Times New Roman" w:hAnsi="Times New Roman" w:cs="Times New Roman"/>
        </w:rPr>
      </w:pPr>
    </w:p>
    <w:p w14:paraId="4F9357A2" w14:textId="77777777" w:rsidR="00F76DD4" w:rsidRPr="00AB1D00" w:rsidRDefault="00F76DD4" w:rsidP="00CE10C1">
      <w:pPr>
        <w:spacing w:line="480" w:lineRule="auto"/>
        <w:rPr>
          <w:rFonts w:ascii="Times New Roman" w:hAnsi="Times New Roman" w:cs="Times New Roman"/>
        </w:rPr>
      </w:pPr>
    </w:p>
    <w:p w14:paraId="749A01ED" w14:textId="77777777" w:rsidR="00F76DD4" w:rsidRPr="00AB1D00" w:rsidRDefault="00F76DD4" w:rsidP="00CE10C1">
      <w:pPr>
        <w:spacing w:line="480" w:lineRule="auto"/>
        <w:rPr>
          <w:rFonts w:ascii="Times New Roman" w:hAnsi="Times New Roman" w:cs="Times New Roman"/>
        </w:rPr>
      </w:pPr>
    </w:p>
    <w:p w14:paraId="09CF56D3" w14:textId="77777777" w:rsidR="00F76DD4" w:rsidRPr="00AB1D00" w:rsidRDefault="00F76DD4" w:rsidP="00CE10C1">
      <w:pPr>
        <w:spacing w:line="480" w:lineRule="auto"/>
        <w:rPr>
          <w:rFonts w:ascii="Times New Roman" w:hAnsi="Times New Roman" w:cs="Times New Roman"/>
        </w:rPr>
      </w:pPr>
    </w:p>
    <w:p w14:paraId="0BA933B0" w14:textId="77777777" w:rsidR="00F76DD4" w:rsidRPr="00AB1D00" w:rsidRDefault="00F76DD4" w:rsidP="00CE10C1">
      <w:pPr>
        <w:spacing w:line="480" w:lineRule="auto"/>
        <w:rPr>
          <w:rFonts w:ascii="Times New Roman" w:hAnsi="Times New Roman" w:cs="Times New Roman"/>
        </w:rPr>
      </w:pPr>
    </w:p>
    <w:p w14:paraId="65A7D58C" w14:textId="77777777" w:rsidR="00F76DD4" w:rsidRPr="00AB1D00" w:rsidRDefault="00F76DD4" w:rsidP="00CE10C1">
      <w:pPr>
        <w:spacing w:line="480" w:lineRule="auto"/>
        <w:rPr>
          <w:rFonts w:ascii="Times New Roman" w:hAnsi="Times New Roman" w:cs="Times New Roman"/>
        </w:rPr>
      </w:pPr>
    </w:p>
    <w:p w14:paraId="6B3537E9" w14:textId="77777777" w:rsidR="00F76DD4" w:rsidRPr="00AB1D00" w:rsidRDefault="00F76DD4" w:rsidP="00CE10C1">
      <w:pPr>
        <w:spacing w:line="480" w:lineRule="auto"/>
        <w:rPr>
          <w:rFonts w:ascii="Times New Roman" w:hAnsi="Times New Roman" w:cs="Times New Roman"/>
        </w:rPr>
      </w:pPr>
    </w:p>
    <w:p w14:paraId="11ED85F5" w14:textId="77777777" w:rsidR="00F76DD4" w:rsidRPr="00AB1D00" w:rsidRDefault="00F76DD4" w:rsidP="00CE10C1">
      <w:pPr>
        <w:spacing w:line="480" w:lineRule="auto"/>
        <w:rPr>
          <w:rFonts w:ascii="Times New Roman" w:hAnsi="Times New Roman" w:cs="Times New Roman"/>
        </w:rPr>
      </w:pPr>
    </w:p>
    <w:p w14:paraId="3F2C2A5C" w14:textId="77777777" w:rsidR="00F76DD4" w:rsidRPr="00AB1D00" w:rsidRDefault="00F76DD4" w:rsidP="00CE10C1">
      <w:pPr>
        <w:spacing w:line="480" w:lineRule="auto"/>
        <w:rPr>
          <w:rFonts w:ascii="Times New Roman" w:hAnsi="Times New Roman" w:cs="Times New Roman"/>
        </w:rPr>
      </w:pPr>
    </w:p>
    <w:p w14:paraId="7515D857" w14:textId="77777777" w:rsidR="00F76DD4" w:rsidRPr="00AB1D00" w:rsidRDefault="00F76DD4" w:rsidP="00CE10C1">
      <w:pPr>
        <w:spacing w:line="480" w:lineRule="auto"/>
        <w:rPr>
          <w:rFonts w:ascii="Times New Roman" w:hAnsi="Times New Roman" w:cs="Times New Roman"/>
        </w:rPr>
      </w:pPr>
    </w:p>
    <w:p w14:paraId="2D72248B" w14:textId="77777777" w:rsidR="00F76DD4" w:rsidRPr="00AB1D00" w:rsidRDefault="00F76DD4" w:rsidP="00CE10C1">
      <w:pPr>
        <w:spacing w:line="480" w:lineRule="auto"/>
        <w:rPr>
          <w:rFonts w:ascii="Times New Roman" w:hAnsi="Times New Roman" w:cs="Times New Roman"/>
        </w:rPr>
      </w:pPr>
    </w:p>
    <w:p w14:paraId="2BABC95B" w14:textId="77777777" w:rsidR="00F76DD4" w:rsidRPr="00AB1D00" w:rsidRDefault="00F76DD4" w:rsidP="00CE10C1">
      <w:pPr>
        <w:spacing w:line="480" w:lineRule="auto"/>
        <w:rPr>
          <w:rFonts w:ascii="Times New Roman" w:hAnsi="Times New Roman" w:cs="Times New Roman"/>
        </w:rPr>
      </w:pPr>
    </w:p>
    <w:p w14:paraId="18C76F15" w14:textId="77777777" w:rsidR="00F76DD4" w:rsidRPr="00AB1D00" w:rsidRDefault="00F76DD4" w:rsidP="00CE10C1">
      <w:pPr>
        <w:spacing w:line="480" w:lineRule="auto"/>
        <w:rPr>
          <w:rFonts w:ascii="Times New Roman" w:hAnsi="Times New Roman" w:cs="Times New Roman"/>
        </w:rPr>
      </w:pPr>
    </w:p>
    <w:p w14:paraId="10B1E002" w14:textId="77777777" w:rsidR="00F76DD4" w:rsidRPr="00AB1D00" w:rsidRDefault="00F76DD4" w:rsidP="00CE10C1">
      <w:pPr>
        <w:spacing w:line="480" w:lineRule="auto"/>
        <w:rPr>
          <w:rFonts w:ascii="Times New Roman" w:hAnsi="Times New Roman" w:cs="Times New Roman"/>
        </w:rPr>
      </w:pPr>
    </w:p>
    <w:p w14:paraId="4860CABB" w14:textId="77777777" w:rsidR="00F76DD4" w:rsidRPr="00AB1D00" w:rsidRDefault="00F76DD4" w:rsidP="00CE10C1">
      <w:pPr>
        <w:spacing w:line="480" w:lineRule="auto"/>
        <w:rPr>
          <w:rFonts w:ascii="Times New Roman" w:hAnsi="Times New Roman" w:cs="Times New Roman"/>
        </w:rPr>
      </w:pPr>
    </w:p>
    <w:p w14:paraId="15B1DCA6" w14:textId="77777777" w:rsidR="00F76DD4" w:rsidRPr="00AB1D00" w:rsidRDefault="00F76DD4" w:rsidP="00CE10C1">
      <w:pPr>
        <w:spacing w:line="480" w:lineRule="auto"/>
        <w:rPr>
          <w:rFonts w:ascii="Times New Roman" w:hAnsi="Times New Roman" w:cs="Times New Roman"/>
        </w:rPr>
      </w:pPr>
    </w:p>
    <w:p w14:paraId="0D796E6E" w14:textId="77777777" w:rsidR="00F76DD4" w:rsidRPr="00AB1D00" w:rsidRDefault="00F76DD4" w:rsidP="00CE10C1">
      <w:pPr>
        <w:spacing w:line="480" w:lineRule="auto"/>
        <w:rPr>
          <w:rFonts w:ascii="Times New Roman" w:hAnsi="Times New Roman" w:cs="Times New Roman"/>
        </w:rPr>
      </w:pPr>
    </w:p>
    <w:p w14:paraId="4429F069" w14:textId="77777777" w:rsidR="00F76DD4" w:rsidRPr="00AB1D00" w:rsidRDefault="00F76DD4" w:rsidP="00CE10C1">
      <w:pPr>
        <w:spacing w:line="480" w:lineRule="auto"/>
        <w:rPr>
          <w:rFonts w:ascii="Times New Roman" w:hAnsi="Times New Roman" w:cs="Times New Roman"/>
        </w:rPr>
      </w:pPr>
    </w:p>
    <w:p w14:paraId="30D72548" w14:textId="77777777" w:rsidR="00F76DD4" w:rsidRPr="00AB1D00" w:rsidRDefault="00F76DD4" w:rsidP="00CE10C1">
      <w:pPr>
        <w:spacing w:line="480" w:lineRule="auto"/>
        <w:rPr>
          <w:rFonts w:ascii="Times New Roman" w:hAnsi="Times New Roman" w:cs="Times New Roman"/>
        </w:rPr>
      </w:pPr>
    </w:p>
    <w:p w14:paraId="16FF4E16" w14:textId="77777777" w:rsidR="00F76DD4" w:rsidRPr="00AB1D00" w:rsidRDefault="00F76DD4" w:rsidP="00CE10C1">
      <w:pPr>
        <w:spacing w:line="480" w:lineRule="auto"/>
        <w:rPr>
          <w:rFonts w:ascii="Times New Roman" w:hAnsi="Times New Roman" w:cs="Times New Roman"/>
        </w:rPr>
      </w:pPr>
    </w:p>
    <w:p w14:paraId="58AB07CA" w14:textId="77777777" w:rsidR="00F76DD4" w:rsidRPr="00AB1D00" w:rsidRDefault="00F76DD4" w:rsidP="00CE10C1">
      <w:pPr>
        <w:spacing w:line="480" w:lineRule="auto"/>
        <w:rPr>
          <w:rFonts w:ascii="Times New Roman" w:hAnsi="Times New Roman" w:cs="Times New Roman"/>
        </w:rPr>
      </w:pPr>
    </w:p>
    <w:p w14:paraId="759E5650" w14:textId="77777777" w:rsidR="00E7277A" w:rsidRPr="00AB1D00" w:rsidRDefault="00E7277A" w:rsidP="00CE10C1">
      <w:pPr>
        <w:spacing w:line="480" w:lineRule="auto"/>
        <w:ind w:left="0" w:firstLine="0"/>
        <w:rPr>
          <w:rFonts w:ascii="Times New Roman" w:hAnsi="Times New Roman" w:cs="Times New Roman"/>
        </w:rPr>
      </w:pPr>
      <w:bookmarkStart w:id="0" w:name="_Toc216966479"/>
    </w:p>
    <w:p w14:paraId="6D2B7A0F" w14:textId="77777777" w:rsidR="00A61408" w:rsidRPr="00AB1D00" w:rsidRDefault="00A61408" w:rsidP="00CE10C1">
      <w:pPr>
        <w:spacing w:line="480" w:lineRule="auto"/>
        <w:ind w:left="0" w:firstLine="0"/>
        <w:rPr>
          <w:rFonts w:ascii="Times New Roman" w:hAnsi="Times New Roman" w:cs="Times New Roman"/>
          <w:b/>
          <w:bCs/>
          <w:sz w:val="28"/>
          <w:szCs w:val="28"/>
          <w:u w:color="000000"/>
        </w:rPr>
        <w:sectPr w:rsidR="00A61408" w:rsidRPr="00AB1D00" w:rsidSect="00A61408">
          <w:footerReference w:type="default" r:id="rId12"/>
          <w:pgSz w:w="11906" w:h="16838"/>
          <w:pgMar w:top="1418" w:right="1418" w:bottom="1418" w:left="1418" w:header="709" w:footer="709" w:gutter="0"/>
          <w:pgNumType w:start="1"/>
          <w:cols w:space="708"/>
          <w:docGrid w:linePitch="360"/>
        </w:sectPr>
      </w:pPr>
    </w:p>
    <w:p w14:paraId="51A1447F" w14:textId="6B033893" w:rsidR="008D515B" w:rsidRDefault="008D515B" w:rsidP="00CE10C1">
      <w:pPr>
        <w:spacing w:line="480" w:lineRule="auto"/>
        <w:ind w:left="0" w:firstLine="0"/>
        <w:rPr>
          <w:rFonts w:ascii="Times New Roman" w:hAnsi="Times New Roman" w:cs="Times New Roman"/>
          <w:b/>
          <w:bCs/>
          <w:sz w:val="28"/>
          <w:szCs w:val="28"/>
          <w:u w:color="000000"/>
        </w:rPr>
      </w:pPr>
      <w:r w:rsidRPr="008D515B">
        <w:rPr>
          <w:rFonts w:ascii="Times New Roman" w:hAnsi="Times New Roman" w:cs="Times New Roman"/>
          <w:b/>
          <w:bCs/>
          <w:sz w:val="28"/>
          <w:szCs w:val="28"/>
          <w:u w:color="000000"/>
        </w:rPr>
        <w:lastRenderedPageBreak/>
        <w:t>REMERCIEMENTS</w:t>
      </w:r>
    </w:p>
    <w:p w14:paraId="43CFCE2D" w14:textId="77777777" w:rsidR="00C568FE" w:rsidRPr="008D515B" w:rsidRDefault="00C568FE" w:rsidP="00CE10C1">
      <w:pPr>
        <w:spacing w:line="480" w:lineRule="auto"/>
        <w:ind w:left="0" w:firstLine="0"/>
        <w:rPr>
          <w:rFonts w:ascii="Times New Roman" w:hAnsi="Times New Roman" w:cs="Times New Roman"/>
          <w:b/>
          <w:bCs/>
          <w:sz w:val="28"/>
          <w:szCs w:val="28"/>
          <w:u w:color="000000"/>
        </w:rPr>
      </w:pPr>
    </w:p>
    <w:p w14:paraId="32CD8B43"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Avant d'aller plus loin, il convient d'adresser nos remerciements à toutes les personnes qui ont contribué au bon déroulement de cette expérience :</w:t>
      </w:r>
    </w:p>
    <w:p w14:paraId="2F29B9CD" w14:textId="32904C3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 xml:space="preserve">M. KEITA Mahamadou, Directeur de la DSIB, de </w:t>
      </w:r>
      <w:r w:rsidR="001E4770">
        <w:rPr>
          <w:rFonts w:ascii="Times New Roman" w:hAnsi="Times New Roman" w:cs="Times New Roman"/>
          <w:u w:color="000000"/>
        </w:rPr>
        <w:t xml:space="preserve">Nous </w:t>
      </w:r>
      <w:r w:rsidRPr="008D515B">
        <w:rPr>
          <w:rFonts w:ascii="Times New Roman" w:hAnsi="Times New Roman" w:cs="Times New Roman"/>
          <w:u w:color="000000"/>
        </w:rPr>
        <w:t>avoir reçu dans sa structure</w:t>
      </w:r>
    </w:p>
    <w:p w14:paraId="6EC9AC7C"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L'ensemble du corps professoral et du personnel administratif</w:t>
      </w:r>
    </w:p>
    <w:p w14:paraId="49EB0808" w14:textId="77777777"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Toute l'équipe de la DSIB pour son accueil, son accompagnement et sa bienveillance</w:t>
      </w:r>
    </w:p>
    <w:p w14:paraId="58A005D4" w14:textId="376FF27E" w:rsidR="008D515B" w:rsidRPr="008D515B" w:rsidRDefault="008D515B" w:rsidP="00CE10C1">
      <w:pPr>
        <w:spacing w:line="480" w:lineRule="auto"/>
        <w:rPr>
          <w:rFonts w:ascii="Times New Roman" w:hAnsi="Times New Roman" w:cs="Times New Roman"/>
          <w:u w:color="000000"/>
        </w:rPr>
      </w:pPr>
      <w:r w:rsidRPr="008D515B">
        <w:rPr>
          <w:rFonts w:ascii="Times New Roman" w:hAnsi="Times New Roman" w:cs="Times New Roman"/>
          <w:u w:color="000000"/>
        </w:rPr>
        <w:t>M. N'</w:t>
      </w:r>
      <w:proofErr w:type="spellStart"/>
      <w:r w:rsidRPr="008D515B">
        <w:rPr>
          <w:rFonts w:ascii="Times New Roman" w:hAnsi="Times New Roman" w:cs="Times New Roman"/>
          <w:u w:color="000000"/>
        </w:rPr>
        <w:t>Dri</w:t>
      </w:r>
      <w:proofErr w:type="spellEnd"/>
      <w:r w:rsidR="00E7277A" w:rsidRPr="00AB1D00">
        <w:rPr>
          <w:rFonts w:ascii="Times New Roman" w:hAnsi="Times New Roman" w:cs="Times New Roman"/>
          <w:u w:color="000000"/>
        </w:rPr>
        <w:t xml:space="preserve"> </w:t>
      </w:r>
      <w:proofErr w:type="spellStart"/>
      <w:r w:rsidR="00E7277A" w:rsidRPr="00AB1D00">
        <w:rPr>
          <w:rFonts w:ascii="Times New Roman" w:hAnsi="Times New Roman" w:cs="Times New Roman"/>
          <w:u w:color="000000"/>
        </w:rPr>
        <w:t>Stephane</w:t>
      </w:r>
      <w:proofErr w:type="spellEnd"/>
      <w:r w:rsidRPr="008D515B">
        <w:rPr>
          <w:rFonts w:ascii="Times New Roman" w:hAnsi="Times New Roman" w:cs="Times New Roman"/>
          <w:u w:color="000000"/>
        </w:rPr>
        <w:t xml:space="preserve"> pour son encadrement et ses précieux conseils</w:t>
      </w:r>
    </w:p>
    <w:p w14:paraId="0227445C" w14:textId="77777777" w:rsidR="008D515B" w:rsidRPr="00AB1D00" w:rsidRDefault="008D515B" w:rsidP="00CE10C1">
      <w:pPr>
        <w:spacing w:line="480" w:lineRule="auto"/>
        <w:rPr>
          <w:rFonts w:ascii="Times New Roman" w:hAnsi="Times New Roman" w:cs="Times New Roman"/>
          <w:b/>
          <w:bCs/>
          <w:u w:color="000000"/>
        </w:rPr>
      </w:pPr>
    </w:p>
    <w:p w14:paraId="4A02B2F7" w14:textId="77777777" w:rsidR="008D515B" w:rsidRPr="00AB1D00" w:rsidRDefault="008D515B" w:rsidP="00CE10C1">
      <w:pPr>
        <w:spacing w:line="480" w:lineRule="auto"/>
        <w:rPr>
          <w:rFonts w:ascii="Times New Roman" w:hAnsi="Times New Roman" w:cs="Times New Roman"/>
          <w:b/>
          <w:bCs/>
          <w:u w:color="000000"/>
        </w:rPr>
      </w:pPr>
    </w:p>
    <w:p w14:paraId="4347BA2F" w14:textId="377621FD" w:rsidR="00F76DD4" w:rsidRPr="00AB1D00" w:rsidRDefault="00F76DD4" w:rsidP="00CE10C1">
      <w:pPr>
        <w:spacing w:line="480" w:lineRule="auto"/>
        <w:rPr>
          <w:rFonts w:ascii="Times New Roman" w:hAnsi="Times New Roman" w:cs="Times New Roman"/>
          <w:b/>
          <w:bCs/>
          <w:sz w:val="28"/>
          <w:szCs w:val="28"/>
          <w:u w:color="000000"/>
        </w:rPr>
      </w:pPr>
      <w:r w:rsidRPr="00AB1D00">
        <w:rPr>
          <w:rFonts w:ascii="Times New Roman" w:hAnsi="Times New Roman" w:cs="Times New Roman"/>
          <w:b/>
          <w:bCs/>
          <w:sz w:val="28"/>
          <w:szCs w:val="28"/>
          <w:u w:color="000000"/>
        </w:rPr>
        <w:t>DEDICACE</w:t>
      </w:r>
      <w:bookmarkEnd w:id="0"/>
    </w:p>
    <w:p w14:paraId="51244853" w14:textId="77777777" w:rsidR="00F76DD4" w:rsidRPr="00AB1D00" w:rsidRDefault="00F76DD4" w:rsidP="00CE10C1">
      <w:pPr>
        <w:spacing w:line="480" w:lineRule="auto"/>
        <w:rPr>
          <w:rFonts w:ascii="Times New Roman" w:hAnsi="Times New Roman" w:cs="Times New Roman"/>
          <w:u w:color="000000"/>
        </w:rPr>
      </w:pPr>
    </w:p>
    <w:p w14:paraId="31BE65C2" w14:textId="77777777" w:rsidR="00F76DD4" w:rsidRPr="00AB1D00" w:rsidRDefault="00F76DD4" w:rsidP="00CE10C1">
      <w:pPr>
        <w:spacing w:line="480" w:lineRule="auto"/>
        <w:rPr>
          <w:rFonts w:ascii="Times New Roman" w:hAnsi="Times New Roman" w:cs="Times New Roman"/>
          <w:u w:color="000000"/>
        </w:rPr>
      </w:pPr>
      <w:bookmarkStart w:id="1" w:name="_Toc216966480"/>
      <w:r w:rsidRPr="00AB1D00">
        <w:rPr>
          <w:rFonts w:ascii="Times New Roman" w:hAnsi="Times New Roman" w:cs="Times New Roman"/>
          <w:u w:color="000000"/>
        </w:rPr>
        <w:t>À mes parents, Pour tous leurs efforts et sacrifices.</w:t>
      </w:r>
      <w:bookmarkEnd w:id="1"/>
    </w:p>
    <w:p w14:paraId="70527E4B" w14:textId="1210198C" w:rsidR="00F76DD4" w:rsidRPr="00AB1D00" w:rsidRDefault="00F76DD4" w:rsidP="00CE10C1">
      <w:pPr>
        <w:spacing w:line="480" w:lineRule="auto"/>
        <w:rPr>
          <w:rFonts w:ascii="Times New Roman" w:hAnsi="Times New Roman" w:cs="Times New Roman"/>
          <w:u w:color="000000"/>
        </w:rPr>
      </w:pPr>
    </w:p>
    <w:p w14:paraId="48BFAC71" w14:textId="77777777" w:rsidR="00E7277A" w:rsidRPr="00AB1D00" w:rsidRDefault="00E7277A" w:rsidP="00CE10C1">
      <w:pPr>
        <w:spacing w:line="480" w:lineRule="auto"/>
        <w:rPr>
          <w:rFonts w:ascii="Times New Roman" w:hAnsi="Times New Roman" w:cs="Times New Roman"/>
          <w:u w:color="000000"/>
        </w:rPr>
      </w:pPr>
    </w:p>
    <w:p w14:paraId="55A64AF0" w14:textId="77777777" w:rsidR="00E7277A" w:rsidRPr="00AB1D00" w:rsidRDefault="00E7277A" w:rsidP="00CE10C1">
      <w:pPr>
        <w:spacing w:line="480" w:lineRule="auto"/>
        <w:rPr>
          <w:rFonts w:ascii="Times New Roman" w:hAnsi="Times New Roman" w:cs="Times New Roman"/>
          <w:u w:color="000000"/>
        </w:rPr>
      </w:pPr>
    </w:p>
    <w:p w14:paraId="02AA7992" w14:textId="77777777" w:rsidR="00E7277A" w:rsidRPr="00AB1D00" w:rsidRDefault="00E7277A" w:rsidP="00CE10C1">
      <w:pPr>
        <w:spacing w:line="480" w:lineRule="auto"/>
        <w:rPr>
          <w:rFonts w:ascii="Times New Roman" w:hAnsi="Times New Roman" w:cs="Times New Roman"/>
          <w:u w:color="000000"/>
        </w:rPr>
      </w:pPr>
    </w:p>
    <w:p w14:paraId="53F5D1B2" w14:textId="77777777" w:rsidR="00E7277A" w:rsidRPr="00AB1D00" w:rsidRDefault="00E7277A" w:rsidP="00CE10C1">
      <w:pPr>
        <w:spacing w:line="480" w:lineRule="auto"/>
        <w:rPr>
          <w:rFonts w:ascii="Times New Roman" w:hAnsi="Times New Roman" w:cs="Times New Roman"/>
          <w:u w:color="000000"/>
        </w:rPr>
      </w:pPr>
    </w:p>
    <w:p w14:paraId="2BCAD7C1" w14:textId="77777777" w:rsidR="00E7277A" w:rsidRPr="00AB1D00" w:rsidRDefault="00E7277A" w:rsidP="00CE10C1">
      <w:pPr>
        <w:spacing w:line="480" w:lineRule="auto"/>
        <w:rPr>
          <w:rFonts w:ascii="Times New Roman" w:hAnsi="Times New Roman" w:cs="Times New Roman"/>
          <w:u w:color="000000"/>
        </w:rPr>
      </w:pPr>
    </w:p>
    <w:p w14:paraId="3594851A" w14:textId="77777777" w:rsidR="00E7277A" w:rsidRPr="00AB1D00" w:rsidRDefault="00E7277A" w:rsidP="00CE10C1">
      <w:pPr>
        <w:spacing w:line="480" w:lineRule="auto"/>
        <w:rPr>
          <w:rFonts w:ascii="Times New Roman" w:hAnsi="Times New Roman" w:cs="Times New Roman"/>
          <w:u w:color="000000"/>
        </w:rPr>
      </w:pPr>
    </w:p>
    <w:p w14:paraId="5EAAF9D2" w14:textId="77777777" w:rsidR="00E7277A" w:rsidRPr="00AB1D00" w:rsidRDefault="00E7277A" w:rsidP="00CE10C1">
      <w:pPr>
        <w:spacing w:line="480" w:lineRule="auto"/>
        <w:rPr>
          <w:rFonts w:ascii="Times New Roman" w:hAnsi="Times New Roman" w:cs="Times New Roman"/>
          <w:u w:color="000000"/>
        </w:rPr>
      </w:pPr>
    </w:p>
    <w:p w14:paraId="654A1910" w14:textId="77777777" w:rsidR="00E7277A" w:rsidRPr="00AB1D00" w:rsidRDefault="00E7277A" w:rsidP="00CE10C1">
      <w:pPr>
        <w:spacing w:line="480" w:lineRule="auto"/>
        <w:rPr>
          <w:rFonts w:ascii="Times New Roman" w:hAnsi="Times New Roman" w:cs="Times New Roman"/>
          <w:u w:color="000000"/>
        </w:rPr>
      </w:pPr>
    </w:p>
    <w:p w14:paraId="15F4391C" w14:textId="77777777" w:rsidR="00E7277A" w:rsidRPr="00AB1D00" w:rsidRDefault="00E7277A" w:rsidP="00CE10C1">
      <w:pPr>
        <w:spacing w:line="480" w:lineRule="auto"/>
        <w:rPr>
          <w:rFonts w:ascii="Times New Roman" w:hAnsi="Times New Roman" w:cs="Times New Roman"/>
          <w:u w:color="000000"/>
        </w:rPr>
      </w:pPr>
    </w:p>
    <w:p w14:paraId="05DA2FEF" w14:textId="77777777" w:rsidR="00E7277A" w:rsidRPr="00AB1D00" w:rsidRDefault="00E7277A" w:rsidP="00CE10C1">
      <w:pPr>
        <w:spacing w:line="480" w:lineRule="auto"/>
        <w:rPr>
          <w:rFonts w:ascii="Times New Roman" w:hAnsi="Times New Roman" w:cs="Times New Roman"/>
          <w:u w:color="000000"/>
        </w:rPr>
      </w:pPr>
    </w:p>
    <w:p w14:paraId="6A3A34BD" w14:textId="77777777" w:rsidR="00E7277A" w:rsidRPr="00AB1D00" w:rsidRDefault="00E7277A" w:rsidP="00CE10C1">
      <w:pPr>
        <w:spacing w:line="480" w:lineRule="auto"/>
        <w:rPr>
          <w:rFonts w:ascii="Times New Roman" w:hAnsi="Times New Roman" w:cs="Times New Roman"/>
          <w:u w:color="000000"/>
        </w:rPr>
      </w:pPr>
    </w:p>
    <w:p w14:paraId="7F18F347" w14:textId="77777777" w:rsidR="00E7277A" w:rsidRPr="00AB1D00" w:rsidRDefault="00E7277A" w:rsidP="00CE10C1">
      <w:pPr>
        <w:spacing w:line="480" w:lineRule="auto"/>
        <w:rPr>
          <w:rFonts w:ascii="Times New Roman" w:hAnsi="Times New Roman" w:cs="Times New Roman"/>
          <w:u w:color="000000"/>
        </w:rPr>
      </w:pPr>
    </w:p>
    <w:p w14:paraId="27C3F3A4" w14:textId="77777777" w:rsidR="00F76DD4" w:rsidRPr="00AB1D00" w:rsidRDefault="00F76DD4" w:rsidP="00CE10C1">
      <w:pPr>
        <w:spacing w:line="480" w:lineRule="auto"/>
        <w:ind w:left="11" w:hanging="11"/>
        <w:outlineLvl w:val="0"/>
        <w:rPr>
          <w:rFonts w:ascii="Times New Roman" w:hAnsi="Times New Roman" w:cs="Times New Roman"/>
          <w:b/>
          <w:bCs/>
          <w:sz w:val="28"/>
          <w:szCs w:val="28"/>
          <w:u w:color="000000"/>
        </w:rPr>
      </w:pPr>
      <w:bookmarkStart w:id="2" w:name="_Toc216966482"/>
      <w:bookmarkStart w:id="3" w:name="_Toc217034616"/>
      <w:r w:rsidRPr="00AB1D00">
        <w:rPr>
          <w:rFonts w:ascii="Times New Roman" w:hAnsi="Times New Roman" w:cs="Times New Roman"/>
          <w:b/>
          <w:bCs/>
          <w:sz w:val="28"/>
          <w:szCs w:val="28"/>
          <w:u w:color="000000"/>
        </w:rPr>
        <w:t>AVANT PROPOS</w:t>
      </w:r>
      <w:bookmarkEnd w:id="2"/>
      <w:bookmarkEnd w:id="3"/>
    </w:p>
    <w:p w14:paraId="7D732474" w14:textId="77777777" w:rsidR="00F76DD4" w:rsidRPr="00AB1D00" w:rsidRDefault="00F76DD4" w:rsidP="00CE10C1">
      <w:pPr>
        <w:pStyle w:val="Corpsdetext"/>
        <w:jc w:val="both"/>
        <w:rPr>
          <w:rFonts w:cs="Times New Roman"/>
        </w:rPr>
      </w:pPr>
    </w:p>
    <w:p w14:paraId="23669FBD" w14:textId="77777777" w:rsidR="00F76DD4" w:rsidRPr="00AB1D00" w:rsidRDefault="00F76DD4" w:rsidP="00CE10C1">
      <w:pPr>
        <w:spacing w:line="480" w:lineRule="auto"/>
        <w:rPr>
          <w:rFonts w:ascii="Times New Roman" w:hAnsi="Times New Roman" w:cs="Times New Roman"/>
          <w:u w:color="000000"/>
        </w:rPr>
      </w:pPr>
      <w:bookmarkStart w:id="4" w:name="_Toc216966483"/>
      <w:r w:rsidRPr="00AB1D00">
        <w:rPr>
          <w:rFonts w:ascii="Times New Roman" w:hAnsi="Times New Roman" w:cs="Times New Roman"/>
          <w:u w:color="000000"/>
        </w:rPr>
        <w:t>Le secteur des finances publiques en Côte d'Ivoire connaît une transformation numérique progressive. La Direction générale du budget et des finances (DGBF), en tant qu'acteur clé de la gestion des finances publiques nationales, s'appuie sur des systèmes informatiques de plus en plus sophistiqués pour répondre aux défis de la planification budgétaire moderne.</w:t>
      </w:r>
      <w:bookmarkEnd w:id="4"/>
    </w:p>
    <w:p w14:paraId="330AE23D" w14:textId="2248F73A" w:rsidR="00F76DD4" w:rsidRPr="00AB1D00" w:rsidRDefault="00F76DD4" w:rsidP="00CE10C1">
      <w:pPr>
        <w:spacing w:line="480" w:lineRule="auto"/>
        <w:rPr>
          <w:rFonts w:ascii="Times New Roman" w:hAnsi="Times New Roman" w:cs="Times New Roman"/>
          <w:u w:color="000000"/>
        </w:rPr>
      </w:pPr>
      <w:bookmarkStart w:id="5" w:name="_Toc216966484"/>
      <w:r w:rsidRPr="00AB1D00">
        <w:rPr>
          <w:rFonts w:ascii="Times New Roman" w:hAnsi="Times New Roman" w:cs="Times New Roman"/>
          <w:u w:color="000000"/>
        </w:rPr>
        <w:t xml:space="preserve">La Direction des systèmes d'information budgétaire (DSIB), composante essentielle de la DGBF, a pour mission de concevoir, développer et maintenir les infrastructures numériques qui soutiennent ces processus critiques. C'est dans ce contexte que le projet de développement d'un système de </w:t>
      </w:r>
      <w:r w:rsidR="00B67C12" w:rsidRPr="00AB1D00">
        <w:rPr>
          <w:rFonts w:ascii="Times New Roman" w:hAnsi="Times New Roman" w:cs="Times New Roman"/>
          <w:u w:color="000000"/>
        </w:rPr>
        <w:t>projection</w:t>
      </w:r>
      <w:r w:rsidRPr="00AB1D00">
        <w:rPr>
          <w:rFonts w:ascii="Times New Roman" w:hAnsi="Times New Roman" w:cs="Times New Roman"/>
          <w:u w:color="000000"/>
        </w:rPr>
        <w:t xml:space="preserve"> des recettes basé sur l'intelligence artificielle a été initié.</w:t>
      </w:r>
      <w:bookmarkEnd w:id="5"/>
    </w:p>
    <w:p w14:paraId="1BCD0842" w14:textId="3501A5E4" w:rsidR="00F76DD4" w:rsidRPr="00AB1D00" w:rsidRDefault="00F76DD4" w:rsidP="00CE10C1">
      <w:pPr>
        <w:spacing w:line="480" w:lineRule="auto"/>
        <w:rPr>
          <w:rFonts w:ascii="Times New Roman" w:hAnsi="Times New Roman" w:cs="Times New Roman"/>
          <w:u w:color="000000"/>
        </w:rPr>
      </w:pPr>
      <w:bookmarkStart w:id="6" w:name="_Toc216966485"/>
      <w:r w:rsidRPr="00AB1D00">
        <w:rPr>
          <w:rFonts w:ascii="Times New Roman" w:hAnsi="Times New Roman" w:cs="Times New Roman"/>
          <w:u w:color="000000"/>
        </w:rPr>
        <w:t xml:space="preserve">Ce rapport présente le travail effectué au cours d'un stage de trois mois, au cours duquel un système informatique complet a été conçu et mis en œuvre pour automatiser la </w:t>
      </w:r>
      <w:r w:rsidR="00B67C12" w:rsidRPr="00AB1D00">
        <w:rPr>
          <w:rFonts w:ascii="Times New Roman" w:hAnsi="Times New Roman" w:cs="Times New Roman"/>
          <w:u w:color="000000"/>
        </w:rPr>
        <w:t>projection</w:t>
      </w:r>
      <w:r w:rsidRPr="00AB1D00">
        <w:rPr>
          <w:rFonts w:ascii="Times New Roman" w:hAnsi="Times New Roman" w:cs="Times New Roman"/>
          <w:u w:color="000000"/>
        </w:rPr>
        <w:t xml:space="preserve"> des recettes budgétaires de l'État. Ce projet s'inscrit dans la démarche plus large de modernisation numérique de l'administration publique ivoirienne.</w:t>
      </w:r>
      <w:bookmarkEnd w:id="6"/>
    </w:p>
    <w:p w14:paraId="6F438045" w14:textId="77777777" w:rsidR="00E7277A" w:rsidRPr="00AB1D00" w:rsidRDefault="00E7277A" w:rsidP="00CE10C1">
      <w:pPr>
        <w:spacing w:line="480" w:lineRule="auto"/>
        <w:rPr>
          <w:rFonts w:ascii="Times New Roman" w:hAnsi="Times New Roman" w:cs="Times New Roman"/>
          <w:u w:color="000000"/>
        </w:rPr>
      </w:pPr>
    </w:p>
    <w:p w14:paraId="178E8B56" w14:textId="77777777" w:rsidR="00E7277A" w:rsidRPr="00AB1D00" w:rsidRDefault="00E7277A" w:rsidP="00CE10C1">
      <w:pPr>
        <w:spacing w:line="480" w:lineRule="auto"/>
        <w:rPr>
          <w:rFonts w:ascii="Times New Roman" w:hAnsi="Times New Roman" w:cs="Times New Roman"/>
          <w:u w:color="000000"/>
        </w:rPr>
      </w:pPr>
    </w:p>
    <w:p w14:paraId="5EA64BB0" w14:textId="77777777" w:rsidR="00E7277A" w:rsidRPr="00AB1D00" w:rsidRDefault="00E7277A" w:rsidP="00CE10C1">
      <w:pPr>
        <w:spacing w:line="480" w:lineRule="auto"/>
        <w:rPr>
          <w:rFonts w:ascii="Times New Roman" w:hAnsi="Times New Roman" w:cs="Times New Roman"/>
          <w:u w:color="000000"/>
        </w:rPr>
      </w:pPr>
    </w:p>
    <w:p w14:paraId="7C304095" w14:textId="77777777" w:rsidR="00E7277A" w:rsidRPr="00AB1D00" w:rsidRDefault="00E7277A" w:rsidP="00CE10C1">
      <w:pPr>
        <w:spacing w:line="480" w:lineRule="auto"/>
        <w:rPr>
          <w:rFonts w:ascii="Times New Roman" w:hAnsi="Times New Roman" w:cs="Times New Roman"/>
          <w:u w:color="000000"/>
        </w:rPr>
      </w:pPr>
    </w:p>
    <w:p w14:paraId="7DF78BAD" w14:textId="77777777" w:rsidR="00E7277A" w:rsidRPr="00AB1D00" w:rsidRDefault="00E7277A" w:rsidP="00CE10C1">
      <w:pPr>
        <w:spacing w:line="480" w:lineRule="auto"/>
        <w:rPr>
          <w:rFonts w:ascii="Times New Roman" w:hAnsi="Times New Roman" w:cs="Times New Roman"/>
          <w:u w:color="000000"/>
        </w:rPr>
      </w:pPr>
    </w:p>
    <w:p w14:paraId="29D8CC65" w14:textId="77777777" w:rsidR="00E7277A" w:rsidRPr="00AB1D00" w:rsidRDefault="00E7277A" w:rsidP="00CE10C1">
      <w:pPr>
        <w:spacing w:line="480" w:lineRule="auto"/>
        <w:rPr>
          <w:rFonts w:ascii="Times New Roman" w:hAnsi="Times New Roman" w:cs="Times New Roman"/>
          <w:u w:color="000000"/>
        </w:rPr>
      </w:pPr>
    </w:p>
    <w:p w14:paraId="3FFD8AD9" w14:textId="77777777" w:rsidR="00E7277A" w:rsidRPr="00AB1D00" w:rsidRDefault="00E7277A" w:rsidP="00CE10C1">
      <w:pPr>
        <w:spacing w:line="480" w:lineRule="auto"/>
        <w:rPr>
          <w:rFonts w:ascii="Times New Roman" w:hAnsi="Times New Roman" w:cs="Times New Roman"/>
          <w:u w:color="000000"/>
        </w:rPr>
      </w:pPr>
    </w:p>
    <w:p w14:paraId="14FD4C81" w14:textId="77777777" w:rsidR="00E7277A" w:rsidRPr="00AB1D00" w:rsidRDefault="00E7277A" w:rsidP="00CE10C1">
      <w:pPr>
        <w:spacing w:line="480" w:lineRule="auto"/>
        <w:rPr>
          <w:rFonts w:ascii="Times New Roman" w:hAnsi="Times New Roman" w:cs="Times New Roman"/>
          <w:u w:color="000000"/>
        </w:rPr>
      </w:pPr>
    </w:p>
    <w:p w14:paraId="12C14C9D" w14:textId="1F9B1C47" w:rsidR="00540886" w:rsidRPr="00AB1D00" w:rsidRDefault="00540886">
      <w:pPr>
        <w:pStyle w:val="Titre2"/>
        <w:tabs>
          <w:tab w:val="center" w:pos="1645"/>
        </w:tabs>
        <w:spacing w:after="253" w:line="480" w:lineRule="auto"/>
        <w:ind w:left="720" w:firstLine="0"/>
        <w:rPr>
          <w:rFonts w:ascii="Times New Roman" w:hAnsi="Times New Roman" w:cs="Times New Roman"/>
          <w:b/>
          <w:bCs/>
          <w:color w:val="000000" w:themeColor="text1"/>
          <w:sz w:val="28"/>
          <w:szCs w:val="28"/>
          <w:u w:color="000000"/>
        </w:rPr>
        <w:pPrChange w:id="7" w:author="Cheick Traoré" w:date="2025-12-30T18:20:00Z" w16du:dateUtc="2025-12-30T18:20:00Z">
          <w:pPr>
            <w:pStyle w:val="Titre2"/>
            <w:numPr>
              <w:numId w:val="90"/>
            </w:numPr>
            <w:tabs>
              <w:tab w:val="center" w:pos="1645"/>
            </w:tabs>
            <w:spacing w:after="253" w:line="480" w:lineRule="auto"/>
            <w:ind w:left="720" w:hanging="360"/>
          </w:pPr>
        </w:pPrChange>
      </w:pPr>
      <w:bookmarkStart w:id="8" w:name="_Toc216966486"/>
      <w:bookmarkStart w:id="9" w:name="_Toc217034617"/>
      <w:r w:rsidRPr="00AB1D00">
        <w:rPr>
          <w:rFonts w:ascii="Times New Roman" w:hAnsi="Times New Roman" w:cs="Times New Roman"/>
          <w:b/>
          <w:bCs/>
          <w:color w:val="000000" w:themeColor="text1"/>
          <w:sz w:val="28"/>
          <w:szCs w:val="28"/>
          <w:u w:color="000000"/>
        </w:rPr>
        <w:lastRenderedPageBreak/>
        <w:t>INTRODUCTION</w:t>
      </w:r>
      <w:bookmarkEnd w:id="8"/>
      <w:bookmarkEnd w:id="9"/>
    </w:p>
    <w:p w14:paraId="33628741" w14:textId="17755A52" w:rsidR="000C3DCC" w:rsidRPr="00213470" w:rsidDel="00484DBA" w:rsidRDefault="004B0FBB">
      <w:pPr>
        <w:pStyle w:val="font-claude-response-body"/>
        <w:spacing w:line="480" w:lineRule="auto"/>
        <w:jc w:val="both"/>
        <w:rPr>
          <w:del w:id="10" w:author="Cheick Traoré" w:date="2025-12-29T17:28:00Z" w16du:dateUtc="2025-12-29T17:28:00Z"/>
        </w:rPr>
      </w:pPr>
      <w:del w:id="11" w:author="Cheick Traoré" w:date="2025-12-29T17:28:00Z" w16du:dateUtc="2025-12-29T17:28:00Z">
        <w:r w:rsidRPr="00213470" w:rsidDel="00484DBA">
          <w:delText>La Direction générale du budget et des finances (DGBF) fait face</w:delText>
        </w:r>
        <w:r w:rsidR="00C63FDF" w:rsidRPr="00213470" w:rsidDel="00484DBA">
          <w:delText xml:space="preserve"> chaque </w:delText>
        </w:r>
        <w:r w:rsidR="00B83BA4" w:rsidRPr="00213470" w:rsidDel="00484DBA">
          <w:delText>année</w:delText>
        </w:r>
        <w:r w:rsidRPr="00213470" w:rsidDel="00484DBA">
          <w:delText xml:space="preserve"> à un défi fondamental </w:delText>
        </w:r>
        <w:r w:rsidR="00C63FDF" w:rsidRPr="00213470" w:rsidDel="00484DBA">
          <w:delText>qui est de</w:delText>
        </w:r>
        <w:r w:rsidRPr="00213470" w:rsidDel="00484DBA">
          <w:delText xml:space="preserve"> prévoir avec précision les recettes budgétaires qui guideront les investissements publics et les politiques nationales. Cependant, </w:delText>
        </w:r>
        <w:r w:rsidR="0026725B" w:rsidRPr="00213470" w:rsidDel="00484DBA">
          <w:delText>la détermination de ces projections n</w:delText>
        </w:r>
      </w:del>
      <w:del w:id="12" w:author="Cheick Traoré" w:date="2025-12-29T12:15:00Z" w16du:dateUtc="2025-12-29T12:15:00Z">
        <w:r w:rsidR="0026725B" w:rsidRPr="00213470" w:rsidDel="0056373F">
          <w:delText>e</w:delText>
        </w:r>
      </w:del>
      <w:del w:id="13" w:author="Cheick Traoré" w:date="2025-12-29T12:14:00Z" w16du:dateUtc="2025-12-29T12:14:00Z">
        <w:r w:rsidR="0026725B" w:rsidRPr="00213470" w:rsidDel="0056373F">
          <w:delText xml:space="preserve"> se fait</w:delText>
        </w:r>
      </w:del>
      <w:del w:id="14" w:author="Cheick Traoré" w:date="2025-12-29T17:28:00Z" w16du:dateUtc="2025-12-29T17:28:00Z">
        <w:r w:rsidR="0026725B" w:rsidRPr="00213470" w:rsidDel="00484DBA">
          <w:delText xml:space="preserve"> pas encore automatisée de bout en bout. Cette situation peut présenter un risque </w:delText>
        </w:r>
      </w:del>
      <w:del w:id="15" w:author="Cheick Traoré" w:date="2025-12-29T12:13:00Z" w16du:dateUtc="2025-12-29T12:13:00Z">
        <w:r w:rsidR="0026725B" w:rsidRPr="00213470" w:rsidDel="00A64E94">
          <w:delText>(d’e</w:delText>
        </w:r>
      </w:del>
      <w:del w:id="16" w:author="Cheick Traoré" w:date="2025-12-29T12:12:00Z" w16du:dateUtc="2025-12-29T12:12:00Z">
        <w:r w:rsidR="0026725B" w:rsidRPr="00213470" w:rsidDel="00A64E94">
          <w:delText>rreur)</w:delText>
        </w:r>
      </w:del>
      <w:del w:id="17" w:author="Cheick Traoré" w:date="2025-12-29T17:28:00Z" w16du:dateUtc="2025-12-29T17:28:00Z">
        <w:r w:rsidR="0026725B" w:rsidRPr="00213470" w:rsidDel="00484DBA">
          <w:delText xml:space="preserve"> susceptible d’impacter la fiabilité des chiffres </w:delText>
        </w:r>
      </w:del>
      <w:del w:id="18" w:author="Cheick Traoré" w:date="2025-12-29T12:13:00Z" w16du:dateUtc="2025-12-29T12:13:00Z">
        <w:r w:rsidR="0026725B" w:rsidRPr="00213470" w:rsidDel="00A64E94">
          <w:delText>déduits</w:delText>
        </w:r>
      </w:del>
      <w:del w:id="19" w:author="Cheick Traoré" w:date="2025-12-29T12:12:00Z" w16du:dateUtc="2025-12-29T12:12:00Z">
        <w:r w:rsidR="0026725B" w:rsidRPr="00213470" w:rsidDel="00A64E94">
          <w:delText xml:space="preserve">.   </w:delText>
        </w:r>
        <w:r w:rsidRPr="00213470" w:rsidDel="00A64E94">
          <w:delText xml:space="preserve">cette </w:delText>
        </w:r>
        <w:r w:rsidR="00B67C12" w:rsidRPr="00213470" w:rsidDel="00A64E94">
          <w:delText>projection</w:delText>
        </w:r>
        <w:r w:rsidRPr="00213470" w:rsidDel="00A64E94">
          <w:delText>, critique pour l'économie du pays, s'effectuait encore de manière manuelle, via des tableurs Excel, sans bénéficier des technologies modernes d'analyse de données et d'intelligence artificielle.</w:delText>
        </w:r>
      </w:del>
    </w:p>
    <w:p w14:paraId="50C4C884" w14:textId="5D403605" w:rsidR="004B0FBB" w:rsidRPr="00213470" w:rsidDel="00484DBA" w:rsidRDefault="004B0FBB">
      <w:pPr>
        <w:pStyle w:val="font-claude-response-body"/>
        <w:spacing w:line="480" w:lineRule="auto"/>
        <w:jc w:val="both"/>
        <w:rPr>
          <w:del w:id="20" w:author="Cheick Traoré" w:date="2025-12-29T17:28:00Z" w16du:dateUtc="2025-12-29T17:28:00Z"/>
        </w:rPr>
      </w:pPr>
      <w:del w:id="21" w:author="Cheick Traoré" w:date="2025-12-29T16:59:00Z" w16du:dateUtc="2025-12-29T16:59:00Z">
        <w:r w:rsidRPr="00213470" w:rsidDel="00BC6CFD">
          <w:delText xml:space="preserve">C'est à partir de ce constat que </w:delText>
        </w:r>
        <w:r w:rsidR="001E4770" w:rsidRPr="00213470" w:rsidDel="00BC6CFD">
          <w:delText>Nous avons</w:delText>
        </w:r>
        <w:r w:rsidRPr="00213470" w:rsidDel="00BC6CFD">
          <w:delText xml:space="preserve"> proposé la conception et la mise en œuvre d'un </w:delText>
        </w:r>
        <w:r w:rsidRPr="00213470" w:rsidDel="00BC6CFD">
          <w:rPr>
            <w:rStyle w:val="lev"/>
            <w:rFonts w:eastAsiaTheme="majorEastAsia"/>
          </w:rPr>
          <w:delText>système de pr</w:delText>
        </w:r>
        <w:r w:rsidR="00823EF3" w:rsidRPr="00213470" w:rsidDel="00BC6CFD">
          <w:rPr>
            <w:rStyle w:val="lev"/>
            <w:rFonts w:eastAsiaTheme="majorEastAsia"/>
          </w:rPr>
          <w:delText>ojection</w:delText>
        </w:r>
        <w:r w:rsidRPr="00213470" w:rsidDel="00BC6CFD">
          <w:rPr>
            <w:rStyle w:val="lev"/>
            <w:rFonts w:eastAsiaTheme="majorEastAsia"/>
          </w:rPr>
          <w:delText xml:space="preserve"> des recettes budgétaires basé sur l'intelligence artificielle</w:delText>
        </w:r>
        <w:r w:rsidRPr="00213470" w:rsidDel="00BC6CFD">
          <w:delText xml:space="preserve">. </w:delText>
        </w:r>
      </w:del>
      <w:del w:id="22" w:author="Cheick Traoré" w:date="2025-12-29T17:28:00Z" w16du:dateUtc="2025-12-29T17:28:00Z">
        <w:r w:rsidRPr="00213470" w:rsidDel="00484DBA">
          <w:delText>Ce projet ambitieux vise à transformer un processus administratif lourd en un outil analytique moderne, capable de traiter des années de données historiques, d'identifier les tendances complexes, et de générer des projections précises et fiables pour les années à venir.</w:delText>
        </w:r>
      </w:del>
    </w:p>
    <w:p w14:paraId="3585DD44" w14:textId="314AD86D" w:rsidR="00971917" w:rsidRPr="00213470" w:rsidDel="00484DBA" w:rsidRDefault="004B0FBB">
      <w:pPr>
        <w:pStyle w:val="font-claude-response-body"/>
        <w:spacing w:line="480" w:lineRule="auto"/>
        <w:jc w:val="both"/>
        <w:rPr>
          <w:del w:id="23" w:author="Cheick Traoré" w:date="2025-12-29T17:28:00Z" w16du:dateUtc="2025-12-29T17:28:00Z"/>
        </w:rPr>
      </w:pPr>
      <w:del w:id="24" w:author="Cheick Traoré" w:date="2025-12-29T17:28:00Z" w16du:dateUtc="2025-12-29T17:28:00Z">
        <w:r w:rsidRPr="00213470" w:rsidDel="00484DBA">
          <w:delText xml:space="preserve">La réalisation de ce projet s'est déroulée selon une démarche structurée et progressive. Tout d'abord, </w:delText>
        </w:r>
        <w:r w:rsidR="001E4770" w:rsidRPr="00213470" w:rsidDel="00484DBA">
          <w:delText>Nous avons</w:delText>
        </w:r>
        <w:r w:rsidRPr="00213470" w:rsidDel="00484DBA">
          <w:delText xml:space="preserve"> pris le temps de comprendre les véritables besoins de l'organisation en rencontrant les analystes budgétaires et en étudiant leurs processus actuels.</w:delText>
        </w:r>
      </w:del>
    </w:p>
    <w:p w14:paraId="373D2C1E" w14:textId="613BFF06" w:rsidR="004B0FBB" w:rsidRPr="00213470" w:rsidDel="000C3DCC" w:rsidRDefault="00971917">
      <w:pPr>
        <w:pStyle w:val="font-claude-response-body"/>
        <w:spacing w:line="480" w:lineRule="auto"/>
        <w:jc w:val="both"/>
        <w:rPr>
          <w:del w:id="25" w:author="Cheick Traoré" w:date="2025-12-29T15:07:00Z" w16du:dateUtc="2025-12-29T15:07:00Z"/>
        </w:rPr>
      </w:pPr>
      <w:del w:id="26" w:author="Cheick Traoré" w:date="2025-12-29T15:07:00Z" w16du:dateUtc="2025-12-29T15:07:00Z">
        <w:r w:rsidRPr="00213470" w:rsidDel="000C3DCC">
          <w:delText xml:space="preserve">Lors de notre première semaine de Recherche nous avons été </w:delText>
        </w:r>
        <w:r w:rsidR="00E160D8" w:rsidRPr="00213470" w:rsidDel="000C3DCC">
          <w:delText>reçus</w:delText>
        </w:r>
        <w:r w:rsidRPr="00213470" w:rsidDel="000C3DCC">
          <w:delText xml:space="preserve"> par un spécialiste de la Direction des Operations des Collectivité Décentralisées (DOCD) Qui nous a expliqué comment s’effectue le cadrage budgétaire annuel et a fourni des exemples de données sur lesquels nous avons commencés a nous basées. </w:delText>
        </w:r>
        <w:r w:rsidR="004B0FBB" w:rsidRPr="00213470" w:rsidDel="000C3DCC">
          <w:delText xml:space="preserve">Ces échanges m'ont permis de collecter les données historiques essentielles et de comprendre le contexte macroéconomique dans lequel s'inscrivent les </w:delText>
        </w:r>
        <w:r w:rsidR="00B67C12" w:rsidRPr="00213470" w:rsidDel="000C3DCC">
          <w:delText>projection</w:delText>
        </w:r>
        <w:r w:rsidR="004B0FBB" w:rsidRPr="00213470" w:rsidDel="000C3DCC">
          <w:delText>s budgétaires.</w:delText>
        </w:r>
      </w:del>
    </w:p>
    <w:p w14:paraId="007E6385" w14:textId="5B4480A8" w:rsidR="00823EF3" w:rsidRPr="00213470" w:rsidDel="00484DBA" w:rsidRDefault="004B0FBB">
      <w:pPr>
        <w:pStyle w:val="font-claude-response-body"/>
        <w:spacing w:line="480" w:lineRule="auto"/>
        <w:jc w:val="both"/>
        <w:rPr>
          <w:del w:id="27" w:author="Cheick Traoré" w:date="2025-12-29T17:28:00Z" w16du:dateUtc="2025-12-29T17:28:00Z"/>
        </w:rPr>
      </w:pPr>
      <w:del w:id="28" w:author="Cheick Traoré" w:date="2025-12-29T17:28:00Z" w16du:dateUtc="2025-12-29T17:28:00Z">
        <w:r w:rsidRPr="00213470" w:rsidDel="00484DBA">
          <w:delText xml:space="preserve">Une fois les données en main, </w:delText>
        </w:r>
      </w:del>
      <w:del w:id="29" w:author="Cheick Traoré" w:date="2025-12-29T15:11:00Z" w16du:dateUtc="2025-12-29T15:11:00Z">
        <w:r w:rsidRPr="00213470" w:rsidDel="00B0009B">
          <w:delText xml:space="preserve">Il a fallu entreprendre </w:delText>
        </w:r>
      </w:del>
      <w:del w:id="30" w:author="Cheick Traoré" w:date="2025-12-29T17:28:00Z" w16du:dateUtc="2025-12-29T17:28:00Z">
        <w:r w:rsidRPr="00213470" w:rsidDel="00484DBA">
          <w:delText>la construction des fondations techniques du système</w:delText>
        </w:r>
      </w:del>
      <w:del w:id="31" w:author="Cheick Traoré" w:date="2025-12-29T15:16:00Z" w16du:dateUtc="2025-12-29T15:16:00Z">
        <w:r w:rsidRPr="00213470" w:rsidDel="00B0009B">
          <w:delText xml:space="preserve">. </w:delText>
        </w:r>
      </w:del>
      <w:del w:id="32" w:author="Cheick Traoré" w:date="2025-12-29T15:14:00Z" w16du:dateUtc="2025-12-29T15:14:00Z">
        <w:r w:rsidRPr="00213470" w:rsidDel="00B0009B">
          <w:delText xml:space="preserve">Cela a impliqué </w:delText>
        </w:r>
      </w:del>
      <w:del w:id="33" w:author="Cheick Traoré" w:date="2025-12-29T17:28:00Z" w16du:dateUtc="2025-12-29T17:28:00Z">
        <w:r w:rsidRPr="00213470" w:rsidDel="00484DBA">
          <w:delText xml:space="preserve">l'apprentissage et la mise en œuvre de méthodes de modélisation de données permettant de concevoir une base de données cohérente et complète. Ensuite, </w:delText>
        </w:r>
        <w:r w:rsidR="001E4770" w:rsidRPr="00213470" w:rsidDel="00484DBA">
          <w:delText>Nous avons</w:delText>
        </w:r>
        <w:r w:rsidRPr="00213470" w:rsidDel="00484DBA">
          <w:delText xml:space="preserve"> devions acquérir la maitrise de notre langage de programmation pour la science des données permettant la lecture, le nettoyage et la transformation les données brutes en informations exploitables.</w:delText>
        </w:r>
        <w:bookmarkStart w:id="34" w:name="_Toc216966487"/>
      </w:del>
    </w:p>
    <w:p w14:paraId="134D53F6" w14:textId="464C71D4" w:rsidR="00823EF3" w:rsidRPr="00213470" w:rsidDel="00667EF4" w:rsidRDefault="00823EF3">
      <w:pPr>
        <w:pStyle w:val="font-claude-response-body"/>
        <w:spacing w:line="480" w:lineRule="auto"/>
        <w:jc w:val="both"/>
        <w:rPr>
          <w:del w:id="35" w:author="Cheick Traoré" w:date="2025-12-29T16:41:00Z" w16du:dateUtc="2025-12-29T16:41:00Z"/>
        </w:rPr>
      </w:pPr>
      <w:del w:id="36" w:author="Cheick Traoré" w:date="2025-12-29T17:28:00Z" w16du:dateUtc="2025-12-29T17:28:00Z">
        <w:r w:rsidRPr="00213470" w:rsidDel="00484DBA">
          <w:delText>L'étape suivante</w:delText>
        </w:r>
      </w:del>
      <w:del w:id="37" w:author="Cheick Traoré" w:date="2025-12-29T16:39:00Z" w16du:dateUtc="2025-12-29T16:39:00Z">
        <w:r w:rsidRPr="00213470" w:rsidDel="00667EF4">
          <w:delText xml:space="preserve"> a</w:delText>
        </w:r>
      </w:del>
      <w:del w:id="38" w:author="Cheick Traoré" w:date="2025-12-29T17:28:00Z" w16du:dateUtc="2025-12-29T17:28:00Z">
        <w:r w:rsidRPr="00213470" w:rsidDel="00484DBA">
          <w:delText xml:space="preserve"> consist</w:delText>
        </w:r>
      </w:del>
      <w:del w:id="39" w:author="Cheick Traoré" w:date="2025-12-29T15:16:00Z" w16du:dateUtc="2025-12-29T15:16:00Z">
        <w:r w:rsidRPr="00213470" w:rsidDel="00B0009B">
          <w:delText>é</w:delText>
        </w:r>
      </w:del>
      <w:del w:id="40" w:author="Cheick Traoré" w:date="2025-12-29T17:28:00Z" w16du:dateUtc="2025-12-29T17:28:00Z">
        <w:r w:rsidRPr="00213470" w:rsidDel="00484DBA">
          <w:delText xml:space="preserve"> à développer le moteur de </w:delText>
        </w:r>
        <w:r w:rsidR="00B67C12" w:rsidRPr="00213470" w:rsidDel="00484DBA">
          <w:delText>projection</w:delText>
        </w:r>
        <w:r w:rsidRPr="00213470" w:rsidDel="00484DBA">
          <w:delText xml:space="preserve"> proprement dit</w:delText>
        </w:r>
      </w:del>
      <w:del w:id="41" w:author="Cheick Traoré" w:date="2025-12-29T16:39:00Z" w16du:dateUtc="2025-12-29T16:39:00Z">
        <w:r w:rsidRPr="00213470" w:rsidDel="00667EF4">
          <w:delText>. Il s'agissait de</w:delText>
        </w:r>
      </w:del>
      <w:del w:id="42" w:author="Cheick Traoré" w:date="2025-12-29T17:28:00Z" w16du:dateUtc="2025-12-29T17:28:00Z">
        <w:r w:rsidRPr="00213470" w:rsidDel="00484DBA">
          <w:delText xml:space="preserve"> sélectionner et</w:delText>
        </w:r>
      </w:del>
      <w:del w:id="43" w:author="Cheick Traoré" w:date="2025-12-29T16:40:00Z" w16du:dateUtc="2025-12-29T16:40:00Z">
        <w:r w:rsidRPr="00213470" w:rsidDel="00667EF4">
          <w:delText xml:space="preserve"> de</w:delText>
        </w:r>
      </w:del>
      <w:del w:id="44" w:author="Cheick Traoré" w:date="2025-12-29T17:28:00Z" w16du:dateUtc="2025-12-29T17:28:00Z">
        <w:r w:rsidRPr="00213470" w:rsidDel="00484DBA">
          <w:delText xml:space="preserve"> calibrer les modèles statistiques les plus adaptés aux différentes catégories de revenus budgétaires, en tenant compte de leurs caractéristiques spécifiques saisonnalité, tendances, comportements irréguliers et de l'intégration de facteurs macroéconomiques pouvant influencer les recettes.</w:delText>
        </w:r>
      </w:del>
    </w:p>
    <w:p w14:paraId="03AF100C" w14:textId="5CFE955B" w:rsidR="00823EF3" w:rsidRPr="00213470" w:rsidDel="00484DBA" w:rsidRDefault="00823EF3">
      <w:pPr>
        <w:pStyle w:val="font-claude-response-body"/>
        <w:spacing w:line="480" w:lineRule="auto"/>
        <w:jc w:val="both"/>
        <w:rPr>
          <w:del w:id="45" w:author="Cheick Traoré" w:date="2025-12-29T17:28:00Z" w16du:dateUtc="2025-12-29T17:28:00Z"/>
        </w:rPr>
      </w:pPr>
      <w:del w:id="46" w:author="Cheick Traoré" w:date="2025-12-29T16:41:00Z" w16du:dateUtc="2025-12-29T16:41:00Z">
        <w:r w:rsidRPr="00213470" w:rsidDel="00667EF4">
          <w:delText>Enfin,</w:delText>
        </w:r>
      </w:del>
      <w:del w:id="47" w:author="Cheick Traoré" w:date="2025-12-29T17:28:00Z" w16du:dateUtc="2025-12-29T17:28:00Z">
        <w:r w:rsidRPr="00213470" w:rsidDel="00484DBA">
          <w:delText xml:space="preserve"> </w:delText>
        </w:r>
        <w:r w:rsidR="001E4770" w:rsidRPr="00213470" w:rsidDel="00484DBA">
          <w:delText xml:space="preserve">Nous </w:delText>
        </w:r>
      </w:del>
      <w:del w:id="48" w:author="Cheick Traoré" w:date="2025-12-29T16:40:00Z" w16du:dateUtc="2025-12-29T16:40:00Z">
        <w:r w:rsidR="001E4770" w:rsidRPr="00213470" w:rsidDel="00667EF4">
          <w:delText>avons</w:delText>
        </w:r>
        <w:r w:rsidRPr="00213470" w:rsidDel="00667EF4">
          <w:delText xml:space="preserve"> créé</w:delText>
        </w:r>
      </w:del>
      <w:del w:id="49" w:author="Cheick Traoré" w:date="2025-12-29T17:28:00Z" w16du:dateUtc="2025-12-29T17:28:00Z">
        <w:r w:rsidRPr="00213470" w:rsidDel="00484DBA">
          <w:delText xml:space="preserve"> une interface web interactive permettant aux utilisateurs finaux d'explorer les données historiques et de visualiser les projections budgétaires, avec la possibilité d'ajuster les facteurs influençant les </w:delText>
        </w:r>
        <w:r w:rsidR="00B67C12" w:rsidRPr="00213470" w:rsidDel="00484DBA">
          <w:delText>projection</w:delText>
        </w:r>
        <w:r w:rsidRPr="00213470" w:rsidDel="00484DBA">
          <w:delText>s pour explorer différents scénarios.</w:delText>
        </w:r>
      </w:del>
    </w:p>
    <w:p w14:paraId="25E99B25" w14:textId="03260CF5" w:rsidR="00E160D8" w:rsidRPr="002B4BE1" w:rsidDel="00667EF4" w:rsidRDefault="00823EF3">
      <w:pPr>
        <w:pStyle w:val="font-claude-response-body"/>
        <w:spacing w:line="480" w:lineRule="auto"/>
        <w:jc w:val="both"/>
        <w:rPr>
          <w:del w:id="50" w:author="Cheick Traoré" w:date="2025-12-29T16:44:00Z" w16du:dateUtc="2025-12-29T16:44:00Z"/>
          <w:rPrChange w:id="51" w:author="Cheick Traoré" w:date="2025-12-30T11:56:00Z" w16du:dateUtc="2025-12-30T11:56:00Z">
            <w:rPr>
              <w:del w:id="52" w:author="Cheick Traoré" w:date="2025-12-29T16:44:00Z" w16du:dateUtc="2025-12-29T16:44:00Z"/>
              <w:rFonts w:eastAsiaTheme="majorEastAsia"/>
            </w:rPr>
          </w:rPrChange>
        </w:rPr>
      </w:pPr>
      <w:del w:id="53" w:author="Cheick Traoré" w:date="2025-12-29T17:28:00Z" w16du:dateUtc="2025-12-29T17:28:00Z">
        <w:r w:rsidRPr="00213470" w:rsidDel="00484DBA">
          <w:delText>Ce rapport documente en détail chacune de ces étapes, depuis l'analyse initiale des besoins jusqu'à la validation finale du système en production</w:delText>
        </w:r>
      </w:del>
      <w:del w:id="54" w:author="Cheick Traoré" w:date="2025-12-29T16:44:00Z" w16du:dateUtc="2025-12-29T16:44:00Z">
        <w:r w:rsidRPr="00213470" w:rsidDel="00667EF4">
          <w:delText>.</w:delText>
        </w:r>
        <w:bookmarkEnd w:id="34"/>
        <w:r w:rsidR="00E160D8" w:rsidRPr="00213470" w:rsidDel="00667EF4">
          <w:delText xml:space="preserve"> </w:delText>
        </w:r>
        <w:r w:rsidR="002F3B40" w:rsidRPr="00213470" w:rsidDel="00667EF4">
          <w:rPr>
            <w:rFonts w:eastAsiaTheme="majorEastAsia"/>
          </w:rPr>
          <w:delText>Il documente ensuite le processus de mise en œuvre, les défis rencontrés et les solutions apportées</w:delText>
        </w:r>
      </w:del>
      <w:del w:id="55" w:author="Cheick Traoré" w:date="2025-12-29T16:41:00Z" w16du:dateUtc="2025-12-29T16:41:00Z">
        <w:r w:rsidR="002F3B40" w:rsidRPr="00213470" w:rsidDel="00667EF4">
          <w:rPr>
            <w:rFonts w:eastAsiaTheme="majorEastAsia"/>
          </w:rPr>
          <w:delText>.</w:delText>
        </w:r>
      </w:del>
      <w:del w:id="56" w:author="Cheick Traoré" w:date="2025-12-29T16:44:00Z" w16du:dateUtc="2025-12-29T16:44:00Z">
        <w:r w:rsidR="002F3B40" w:rsidRPr="00213470" w:rsidDel="00667EF4">
          <w:rPr>
            <w:rFonts w:eastAsiaTheme="majorEastAsia"/>
          </w:rPr>
          <w:delText xml:space="preserve"> </w:delText>
        </w:r>
      </w:del>
    </w:p>
    <w:p w14:paraId="28AAD556" w14:textId="56AAA7F4" w:rsidR="002F3B40" w:rsidRPr="00213470" w:rsidDel="00484DBA" w:rsidRDefault="002F3B40">
      <w:pPr>
        <w:pStyle w:val="font-claude-response-body"/>
        <w:spacing w:line="480" w:lineRule="auto"/>
        <w:jc w:val="both"/>
        <w:rPr>
          <w:del w:id="57" w:author="Cheick Traoré" w:date="2025-12-29T17:28:00Z" w16du:dateUtc="2025-12-29T17:28:00Z"/>
        </w:rPr>
      </w:pPr>
      <w:del w:id="58" w:author="Cheick Traoré" w:date="2025-12-29T16:44:00Z" w16du:dateUtc="2025-12-29T16:44:00Z">
        <w:r w:rsidRPr="00213470" w:rsidDel="00667EF4">
          <w:rPr>
            <w:rFonts w:eastAsiaTheme="majorEastAsia"/>
          </w:rPr>
          <w:delText xml:space="preserve">Enfin, le rapport présente </w:delText>
        </w:r>
      </w:del>
      <w:del w:id="59" w:author="Cheick Traoré" w:date="2025-12-29T16:43:00Z" w16du:dateUtc="2025-12-29T16:43:00Z">
        <w:r w:rsidRPr="00213470" w:rsidDel="00667EF4">
          <w:rPr>
            <w:rFonts w:eastAsiaTheme="majorEastAsia"/>
          </w:rPr>
          <w:delText>les résultats des tests, validant que le système répond à tous les objectifs définis et génère des prévisions précises et fiables prêtes pour utilisation institutionnelle.</w:delText>
        </w:r>
      </w:del>
    </w:p>
    <w:p w14:paraId="0862C4AF" w14:textId="77777777" w:rsidR="002B4BE1" w:rsidRPr="002B4BE1" w:rsidRDefault="002B4BE1">
      <w:pPr>
        <w:spacing w:line="480" w:lineRule="auto"/>
        <w:rPr>
          <w:ins w:id="60" w:author="Cheick Traoré" w:date="2025-12-30T11:56:00Z"/>
          <w:rFonts w:ascii="Times New Roman" w:eastAsia="Times New Roman" w:hAnsi="Times New Roman" w:cs="Times New Roman"/>
          <w:color w:val="auto"/>
          <w:kern w:val="0"/>
          <w14:ligatures w14:val="none"/>
        </w:rPr>
        <w:pPrChange w:id="61" w:author="Cheick Traoré" w:date="2025-12-30T11:56:00Z" w16du:dateUtc="2025-12-30T11:56:00Z">
          <w:pPr/>
        </w:pPrChange>
      </w:pPr>
      <w:ins w:id="62" w:author="Cheick Traoré" w:date="2025-12-30T11:56:00Z">
        <w:r w:rsidRPr="002B4BE1">
          <w:rPr>
            <w:rFonts w:ascii="Times New Roman" w:eastAsia="Times New Roman" w:hAnsi="Times New Roman" w:cs="Times New Roman"/>
            <w:color w:val="auto"/>
            <w:kern w:val="0"/>
            <w14:ligatures w14:val="none"/>
          </w:rPr>
          <w:t>La Direction Générale du Budget et des Finances (DGBF) est confrontée chaque année à un défi majeur, à savoir la prévision précise des recettes budgétaires destinées à orienter les investissements publics et les politiques nationales. Toutefois, le processus de détermination de ces projections n’est pas encore entièrement automatisé, ce qui peut engendrer des risques susceptibles d’affecter la fiabilité des données produites.</w:t>
        </w:r>
      </w:ins>
    </w:p>
    <w:p w14:paraId="502017C2" w14:textId="77777777" w:rsidR="002B4BE1" w:rsidRPr="002B4BE1" w:rsidRDefault="002B4BE1">
      <w:pPr>
        <w:spacing w:line="480" w:lineRule="auto"/>
        <w:rPr>
          <w:ins w:id="63" w:author="Cheick Traoré" w:date="2025-12-30T11:56:00Z"/>
          <w:rFonts w:ascii="Times New Roman" w:eastAsia="Times New Roman" w:hAnsi="Times New Roman" w:cs="Times New Roman"/>
          <w:color w:val="auto"/>
          <w:kern w:val="0"/>
          <w14:ligatures w14:val="none"/>
        </w:rPr>
        <w:pPrChange w:id="64" w:author="Cheick Traoré" w:date="2025-12-30T11:56:00Z" w16du:dateUtc="2025-12-30T11:56:00Z">
          <w:pPr/>
        </w:pPrChange>
      </w:pPr>
      <w:ins w:id="65" w:author="Cheick Traoré" w:date="2025-12-30T11:56:00Z">
        <w:r w:rsidRPr="002B4BE1">
          <w:rPr>
            <w:rFonts w:ascii="Times New Roman" w:eastAsia="Times New Roman" w:hAnsi="Times New Roman" w:cs="Times New Roman"/>
            <w:color w:val="auto"/>
            <w:kern w:val="0"/>
            <w14:ligatures w14:val="none"/>
          </w:rPr>
          <w:t>Dans un contexte marqué par l’émergence de nouvelles technologies, il existe aujourd’hui des outils d’analyse et de traitement des données de plus en plus performants, notamment grâce à l’Intelligence Artificielle. L’intégration de ces technologies au sein de l’écosystème applicatif de la DGBF représente ainsi une opportunité majeure pour améliorer la performance et la productivité des services.</w:t>
        </w:r>
      </w:ins>
    </w:p>
    <w:p w14:paraId="7A3C516D" w14:textId="77777777" w:rsidR="002B4BE1" w:rsidRPr="002B4BE1" w:rsidRDefault="002B4BE1">
      <w:pPr>
        <w:spacing w:line="480" w:lineRule="auto"/>
        <w:rPr>
          <w:ins w:id="66" w:author="Cheick Traoré" w:date="2025-12-30T11:56:00Z"/>
          <w:rFonts w:ascii="Times New Roman" w:eastAsia="Times New Roman" w:hAnsi="Times New Roman" w:cs="Times New Roman"/>
          <w:color w:val="auto"/>
          <w:kern w:val="0"/>
          <w14:ligatures w14:val="none"/>
        </w:rPr>
        <w:pPrChange w:id="67" w:author="Cheick Traoré" w:date="2025-12-30T11:56:00Z" w16du:dateUtc="2025-12-30T11:56:00Z">
          <w:pPr/>
        </w:pPrChange>
      </w:pPr>
      <w:ins w:id="68" w:author="Cheick Traoré" w:date="2025-12-30T11:56:00Z">
        <w:r w:rsidRPr="002B4BE1">
          <w:rPr>
            <w:rFonts w:ascii="Times New Roman" w:eastAsia="Times New Roman" w:hAnsi="Times New Roman" w:cs="Times New Roman"/>
            <w:color w:val="auto"/>
            <w:kern w:val="0"/>
            <w14:ligatures w14:val="none"/>
          </w:rPr>
          <w:t xml:space="preserve">C’est dans cette optique qu’il nous a été proposé de mener une étude portant sur le thème : </w:t>
        </w:r>
        <w:r w:rsidRPr="002B4BE1">
          <w:rPr>
            <w:rFonts w:ascii="Times New Roman" w:eastAsia="Times New Roman" w:hAnsi="Times New Roman" w:cs="Times New Roman"/>
            <w:b/>
            <w:bCs/>
            <w:color w:val="auto"/>
            <w:kern w:val="0"/>
            <w14:ligatures w14:val="none"/>
          </w:rPr>
          <w:t>« La mise en place d’un système de projection des recettes budgétaires à l’aide de l’Intelligence Artificielle »</w:t>
        </w:r>
        <w:r w:rsidRPr="002B4BE1">
          <w:rPr>
            <w:rFonts w:ascii="Times New Roman" w:eastAsia="Times New Roman" w:hAnsi="Times New Roman" w:cs="Times New Roman"/>
            <w:color w:val="auto"/>
            <w:kern w:val="0"/>
            <w14:ligatures w14:val="none"/>
          </w:rPr>
          <w:t>.</w:t>
        </w:r>
      </w:ins>
    </w:p>
    <w:p w14:paraId="770CCEA3" w14:textId="77777777" w:rsidR="002B4BE1" w:rsidRPr="002B4BE1" w:rsidRDefault="002B4BE1">
      <w:pPr>
        <w:spacing w:line="480" w:lineRule="auto"/>
        <w:rPr>
          <w:ins w:id="69" w:author="Cheick Traoré" w:date="2025-12-30T11:56:00Z"/>
          <w:rFonts w:ascii="Times New Roman" w:eastAsia="Times New Roman" w:hAnsi="Times New Roman" w:cs="Times New Roman"/>
          <w:color w:val="auto"/>
          <w:kern w:val="0"/>
          <w14:ligatures w14:val="none"/>
        </w:rPr>
        <w:pPrChange w:id="70" w:author="Cheick Traoré" w:date="2025-12-30T11:56:00Z" w16du:dateUtc="2025-12-30T11:56:00Z">
          <w:pPr/>
        </w:pPrChange>
      </w:pPr>
      <w:ins w:id="71" w:author="Cheick Traoré" w:date="2025-12-30T11:56:00Z">
        <w:r w:rsidRPr="002B4BE1">
          <w:rPr>
            <w:rFonts w:ascii="Times New Roman" w:eastAsia="Times New Roman" w:hAnsi="Times New Roman" w:cs="Times New Roman"/>
            <w:color w:val="auto"/>
            <w:kern w:val="0"/>
            <w14:ligatures w14:val="none"/>
          </w:rPr>
          <w:t>Le présent rapport est structuré en trois grandes parties. La première partie est consacrée à l’étude préalable, visant l’analyse de l’existant et l’identification des insuffisances du système actuel. La deuxième partie porte sur l’étude détaillée des solutions proposées. Enfin, la troisième partie présente la réalisation du projet à travers la mise en œuvre concrète du système développé.</w:t>
        </w:r>
      </w:ins>
    </w:p>
    <w:p w14:paraId="4B896066" w14:textId="77777777" w:rsidR="00484DBA" w:rsidRPr="00C64EC5" w:rsidRDefault="00484DBA">
      <w:pPr>
        <w:spacing w:line="480" w:lineRule="auto"/>
        <w:rPr>
          <w:rFonts w:cs="Times New Roman"/>
        </w:rPr>
        <w:pPrChange w:id="72" w:author="Cheick Traoré" w:date="2025-12-30T11:56:00Z" w16du:dateUtc="2025-12-30T11:56:00Z">
          <w:pPr>
            <w:pStyle w:val="Corpsdetext"/>
            <w:spacing w:line="480" w:lineRule="auto"/>
            <w:jc w:val="both"/>
          </w:pPr>
        </w:pPrChange>
      </w:pPr>
    </w:p>
    <w:p w14:paraId="3310BB06" w14:textId="77777777" w:rsidR="008E3D12" w:rsidRDefault="008E3D12" w:rsidP="00CE10C1">
      <w:pPr>
        <w:rPr>
          <w:rFonts w:ascii="Times New Roman" w:hAnsi="Times New Roman" w:cs="Times New Roman"/>
        </w:rPr>
      </w:pPr>
    </w:p>
    <w:p w14:paraId="7C66C52C" w14:textId="77777777" w:rsidR="000D0CE3" w:rsidRDefault="000D0CE3" w:rsidP="00CE10C1">
      <w:pPr>
        <w:rPr>
          <w:ins w:id="73" w:author="Cheick Traoré" w:date="2025-12-30T11:56:00Z" w16du:dateUtc="2025-12-30T11:56:00Z"/>
          <w:rFonts w:ascii="Times New Roman" w:hAnsi="Times New Roman" w:cs="Times New Roman"/>
        </w:rPr>
      </w:pPr>
    </w:p>
    <w:p w14:paraId="1C3630B4" w14:textId="77777777" w:rsidR="002B4BE1" w:rsidRPr="00AB1D00" w:rsidRDefault="002B4BE1" w:rsidP="00CE10C1">
      <w:pPr>
        <w:rPr>
          <w:rFonts w:ascii="Times New Roman" w:hAnsi="Times New Roman" w:cs="Times New Roman"/>
        </w:rPr>
      </w:pPr>
    </w:p>
    <w:p w14:paraId="1D350C89" w14:textId="079F5319" w:rsidR="00F17BCB" w:rsidRPr="00AB1D00" w:rsidRDefault="00F17BCB" w:rsidP="00CE10C1">
      <w:pPr>
        <w:pStyle w:val="Titre2"/>
        <w:numPr>
          <w:ilvl w:val="0"/>
          <w:numId w:val="90"/>
        </w:numPr>
        <w:tabs>
          <w:tab w:val="center" w:pos="2903"/>
        </w:tabs>
        <w:spacing w:after="254" w:line="480" w:lineRule="auto"/>
        <w:rPr>
          <w:rFonts w:ascii="Times New Roman" w:hAnsi="Times New Roman" w:cs="Times New Roman"/>
          <w:b/>
          <w:bCs/>
          <w:color w:val="000000" w:themeColor="text1"/>
          <w:sz w:val="28"/>
          <w:szCs w:val="28"/>
        </w:rPr>
      </w:pPr>
      <w:bookmarkStart w:id="74" w:name="_Toc216966535"/>
      <w:bookmarkStart w:id="75" w:name="_Toc217034623"/>
      <w:r w:rsidRPr="00AB1D00">
        <w:rPr>
          <w:rFonts w:ascii="Times New Roman" w:hAnsi="Times New Roman" w:cs="Times New Roman"/>
          <w:b/>
          <w:bCs/>
          <w:color w:val="000000" w:themeColor="text1"/>
          <w:sz w:val="28"/>
          <w:szCs w:val="28"/>
        </w:rPr>
        <w:lastRenderedPageBreak/>
        <w:t xml:space="preserve">PRESENTATION DE </w:t>
      </w:r>
      <w:bookmarkEnd w:id="74"/>
      <w:bookmarkEnd w:id="75"/>
      <w:r w:rsidR="00FB73D2" w:rsidRPr="00AB1D00">
        <w:rPr>
          <w:rFonts w:ascii="Times New Roman" w:hAnsi="Times New Roman" w:cs="Times New Roman"/>
          <w:b/>
          <w:bCs/>
          <w:color w:val="000000" w:themeColor="text1"/>
          <w:sz w:val="28"/>
          <w:szCs w:val="28"/>
        </w:rPr>
        <w:t>L’ENTREPRISE ET ORGANISATION</w:t>
      </w:r>
    </w:p>
    <w:p w14:paraId="50D1C2C9" w14:textId="77777777" w:rsidR="006E1E92" w:rsidRPr="00AB1D00" w:rsidRDefault="006E1E92" w:rsidP="00CE10C1">
      <w:pPr>
        <w:ind w:left="360" w:firstLine="0"/>
        <w:rPr>
          <w:rFonts w:ascii="Times New Roman" w:hAnsi="Times New Roman" w:cs="Times New Roman"/>
        </w:rPr>
      </w:pPr>
    </w:p>
    <w:p w14:paraId="5421E281" w14:textId="77777777" w:rsidR="00B46A40" w:rsidRPr="00AB1D00" w:rsidRDefault="00B46A40" w:rsidP="00CE10C1">
      <w:pPr>
        <w:spacing w:line="480" w:lineRule="auto"/>
        <w:ind w:left="-5"/>
        <w:rPr>
          <w:rFonts w:ascii="Times New Roman" w:hAnsi="Times New Roman" w:cs="Times New Roman"/>
          <w:color w:val="000000" w:themeColor="text1"/>
        </w:rPr>
      </w:pPr>
    </w:p>
    <w:p w14:paraId="172EAFD3" w14:textId="4B2FD246" w:rsidR="00F17BCB" w:rsidRPr="00AB1D00" w:rsidRDefault="00B46A40"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DGBF (Direction Générale du Budget et des Finances) est un acteur clé de la gestion des finances publiques en Côte </w:t>
      </w:r>
      <w:proofErr w:type="gramStart"/>
      <w:r w:rsidRPr="00AB1D00">
        <w:rPr>
          <w:rFonts w:ascii="Times New Roman" w:hAnsi="Times New Roman" w:cs="Times New Roman"/>
          <w:color w:val="000000" w:themeColor="text1"/>
        </w:rPr>
        <w:t>d’Ivoire .</w:t>
      </w:r>
      <w:proofErr w:type="gramEnd"/>
      <w:r w:rsidRPr="00AB1D00">
        <w:rPr>
          <w:rFonts w:ascii="Times New Roman" w:hAnsi="Times New Roman" w:cs="Times New Roman"/>
          <w:color w:val="000000" w:themeColor="text1"/>
        </w:rPr>
        <w:t xml:space="preserve"> </w:t>
      </w:r>
      <w:r w:rsidR="00F17BCB" w:rsidRPr="00AB1D00">
        <w:rPr>
          <w:rFonts w:ascii="Times New Roman" w:hAnsi="Times New Roman" w:cs="Times New Roman"/>
          <w:color w:val="000000" w:themeColor="text1"/>
        </w:rPr>
        <w:t>Bien que le stage se soit déroulé à la DGBF, cette présentation se concentre spécifiquement sur la DSIB (Direction des Systèmes d’Informations Budgétaire), direction au sein de laquelle le stage a été effectué.</w:t>
      </w:r>
    </w:p>
    <w:p w14:paraId="751BF323" w14:textId="77777777" w:rsidR="00F17BCB" w:rsidRPr="00AB1D00" w:rsidRDefault="00F17BCB" w:rsidP="00CE10C1">
      <w:pPr>
        <w:spacing w:after="117" w:line="480" w:lineRule="auto"/>
        <w:ind w:left="0" w:firstLine="0"/>
        <w:rPr>
          <w:rFonts w:ascii="Times New Roman" w:hAnsi="Times New Roman" w:cs="Times New Roman"/>
          <w:color w:val="000000" w:themeColor="text1"/>
        </w:rPr>
      </w:pPr>
    </w:p>
    <w:p w14:paraId="4C4B7C7A" w14:textId="77777777" w:rsidR="00F17BCB" w:rsidRPr="00AB1D00" w:rsidRDefault="00F17BCB" w:rsidP="00CE10C1">
      <w:pPr>
        <w:pStyle w:val="Titre3"/>
        <w:spacing w:line="480" w:lineRule="auto"/>
        <w:ind w:left="-5"/>
        <w:rPr>
          <w:rFonts w:ascii="Times New Roman" w:hAnsi="Times New Roman" w:cs="Times New Roman"/>
          <w:b/>
          <w:bCs/>
          <w:color w:val="000000" w:themeColor="text1"/>
          <w:sz w:val="24"/>
          <w:szCs w:val="24"/>
          <w:u w:val="single"/>
        </w:rPr>
      </w:pPr>
      <w:bookmarkStart w:id="76" w:name="_Toc216966536"/>
      <w:bookmarkStart w:id="77" w:name="_Toc217034624"/>
      <w:r w:rsidRPr="00AB1D00">
        <w:rPr>
          <w:rFonts w:ascii="Times New Roman" w:hAnsi="Times New Roman" w:cs="Times New Roman"/>
          <w:b/>
          <w:bCs/>
          <w:color w:val="000000" w:themeColor="text1"/>
          <w:sz w:val="24"/>
          <w:szCs w:val="24"/>
          <w:u w:val="single"/>
        </w:rPr>
        <w:t>Missions de la DSIB</w:t>
      </w:r>
      <w:bookmarkEnd w:id="76"/>
      <w:bookmarkEnd w:id="77"/>
    </w:p>
    <w:p w14:paraId="39AEF309" w14:textId="4C72ADCC" w:rsidR="00F17BCB" w:rsidRPr="00AB1D00" w:rsidRDefault="00F17BCB" w:rsidP="00CE10C1">
      <w:pPr>
        <w:spacing w:after="117"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La DSIB a pour missions principales :</w:t>
      </w:r>
    </w:p>
    <w:p w14:paraId="07AE6189"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Suivi du plan directeur informatique :</w:t>
      </w:r>
    </w:p>
    <w:p w14:paraId="0AA56CB9" w14:textId="66824266"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Assurer la mise à jour et le pilotage du plan directeur informatique de la DGBF afin d'aligner les projets IT sur les objectifs stratégiques du ministère.</w:t>
      </w:r>
    </w:p>
    <w:p w14:paraId="0C535288" w14:textId="75999AF5"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Sécurité et disponibilité des outils informatiques :</w:t>
      </w:r>
    </w:p>
    <w:p w14:paraId="7391D79C" w14:textId="77777777"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Garantir la sécurité, la continuité et la disponibilité des systèmes et applications, afin d'assurer le bon déroulement des opérations budgétaires.</w:t>
      </w:r>
    </w:p>
    <w:p w14:paraId="3D098252"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Conduite des projets informatiques :</w:t>
      </w:r>
    </w:p>
    <w:p w14:paraId="1A85A238" w14:textId="3EADA5B2"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Piloter les projets IT de la DGBF, depuis leur conception jusqu'à leur mise en œuvre, en veillant à leur cohérence et à leur qualité.</w:t>
      </w:r>
    </w:p>
    <w:p w14:paraId="13AD024F"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Études et développements applicatifs :</w:t>
      </w:r>
    </w:p>
    <w:p w14:paraId="415774B4" w14:textId="05B9DB18"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Mener des études préalables, développer et maintenir les applications et progiciels nécessaires à la gestion budgétaire.</w:t>
      </w:r>
    </w:p>
    <w:p w14:paraId="5324F162"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Assistance aux utilisateurs :</w:t>
      </w:r>
    </w:p>
    <w:p w14:paraId="6AF1F5B9" w14:textId="5ADAA8B2"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lastRenderedPageBreak/>
        <w:t>Fournir un support technique et accompagner les différents services de la DGBF dans l'exploitation optimale des outils et équipements informatiques.</w:t>
      </w:r>
    </w:p>
    <w:p w14:paraId="5F6CB7EF"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Acquisition et maintenance des équipements :</w:t>
      </w:r>
    </w:p>
    <w:p w14:paraId="721B87A9" w14:textId="11869C11"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Assurer l'acquisition, la maintenance et la mise à jour des équipements et supports informatiques mis à la disposition des directions et services du ministère.</w:t>
      </w:r>
    </w:p>
    <w:p w14:paraId="253064BE"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Maintenance des réseaux et télécommunications :</w:t>
      </w:r>
    </w:p>
    <w:p w14:paraId="4C959AB9" w14:textId="77777777" w:rsidR="00F17BCB" w:rsidRPr="00AB1D00" w:rsidDel="002B4BE1" w:rsidRDefault="00F17BCB" w:rsidP="00CE10C1">
      <w:pPr>
        <w:spacing w:line="480" w:lineRule="auto"/>
        <w:ind w:left="-5"/>
        <w:rPr>
          <w:del w:id="78" w:author="Cheick Traoré" w:date="2025-12-30T11:59:00Z" w16du:dateUtc="2025-12-30T11:59:00Z"/>
          <w:rFonts w:ascii="Times New Roman" w:hAnsi="Times New Roman" w:cs="Times New Roman"/>
          <w:color w:val="000000" w:themeColor="text1"/>
        </w:rPr>
      </w:pPr>
      <w:r w:rsidRPr="00AB1D00">
        <w:rPr>
          <w:rFonts w:ascii="Times New Roman" w:hAnsi="Times New Roman" w:cs="Times New Roman"/>
          <w:color w:val="000000" w:themeColor="text1"/>
        </w:rPr>
        <w:t>Veiller à la stabilité et à la sécurité des réseaux informatiques et de télécommunication pour garantir une circulation fluide des informations.</w:t>
      </w:r>
    </w:p>
    <w:p w14:paraId="225D92E9" w14:textId="77777777" w:rsidR="00F17BCB" w:rsidRPr="00AB1D00" w:rsidRDefault="00F17BCB">
      <w:pPr>
        <w:spacing w:line="480" w:lineRule="auto"/>
        <w:ind w:left="-5"/>
        <w:rPr>
          <w:rFonts w:ascii="Times New Roman" w:hAnsi="Times New Roman" w:cs="Times New Roman"/>
          <w:color w:val="000000" w:themeColor="text1"/>
        </w:rPr>
        <w:pPrChange w:id="79" w:author="Cheick Traoré" w:date="2025-12-30T11:59:00Z" w16du:dateUtc="2025-12-30T11:59:00Z">
          <w:pPr>
            <w:spacing w:after="174" w:line="480" w:lineRule="auto"/>
            <w:ind w:left="0" w:firstLine="0"/>
          </w:pPr>
        </w:pPrChange>
      </w:pPr>
    </w:p>
    <w:p w14:paraId="7AD9B71A"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Mise en œuvre du plan qualité informatique :</w:t>
      </w:r>
    </w:p>
    <w:p w14:paraId="2CFC2A7F" w14:textId="13EEF656"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Déployer et suivre le plan d'assurance qualité informatique pour renforcer la fiabilité des systèmes et améliorer les performances globales.</w:t>
      </w:r>
    </w:p>
    <w:p w14:paraId="60F72480" w14:textId="77777777" w:rsidR="00F17BCB" w:rsidRPr="00AB1D00" w:rsidRDefault="00F17BCB" w:rsidP="00CE10C1">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Formation des utilisateurs :</w:t>
      </w:r>
    </w:p>
    <w:p w14:paraId="2AE24366" w14:textId="49C03F98" w:rsidR="00F17BCB" w:rsidRPr="00AB1D00" w:rsidRDefault="00F17BCB" w:rsidP="00CE10C1">
      <w:pPr>
        <w:spacing w:line="480" w:lineRule="auto"/>
        <w:ind w:left="-5"/>
        <w:rPr>
          <w:rFonts w:ascii="Times New Roman" w:hAnsi="Times New Roman" w:cs="Times New Roman"/>
          <w:color w:val="000000" w:themeColor="text1"/>
        </w:rPr>
      </w:pPr>
      <w:r w:rsidRPr="00AB1D00">
        <w:rPr>
          <w:rFonts w:ascii="Times New Roman" w:hAnsi="Times New Roman" w:cs="Times New Roman"/>
          <w:color w:val="000000" w:themeColor="text1"/>
        </w:rPr>
        <w:t>Participer à la formation des utilisateurs afin de favoriser l'adoption et une utilisation efficace des différentes applications informatiques.</w:t>
      </w:r>
    </w:p>
    <w:p w14:paraId="1AF02761" w14:textId="77777777" w:rsidR="00FB73D2" w:rsidRPr="00AB1D00" w:rsidRDefault="00FB73D2" w:rsidP="00CE10C1">
      <w:pPr>
        <w:spacing w:line="480" w:lineRule="auto"/>
        <w:ind w:left="-5"/>
        <w:rPr>
          <w:rFonts w:ascii="Times New Roman" w:hAnsi="Times New Roman" w:cs="Times New Roman"/>
          <w:color w:val="000000" w:themeColor="text1"/>
        </w:rPr>
      </w:pPr>
    </w:p>
    <w:p w14:paraId="454070E7" w14:textId="77777777" w:rsidR="00F17BCB" w:rsidRPr="00AB1D00" w:rsidRDefault="00F17BCB" w:rsidP="00CE10C1">
      <w:pPr>
        <w:spacing w:after="116" w:line="480" w:lineRule="auto"/>
        <w:ind w:left="-5"/>
        <w:rPr>
          <w:rFonts w:ascii="Times New Roman" w:hAnsi="Times New Roman" w:cs="Times New Roman"/>
          <w:b/>
          <w:bCs/>
          <w:color w:val="000000" w:themeColor="text1"/>
        </w:rPr>
      </w:pPr>
      <w:r w:rsidRPr="00AB1D00">
        <w:rPr>
          <w:rFonts w:ascii="Times New Roman" w:hAnsi="Times New Roman" w:cs="Times New Roman"/>
          <w:b/>
          <w:bCs/>
          <w:color w:val="000000" w:themeColor="text1"/>
          <w:u w:val="single" w:color="000000"/>
        </w:rPr>
        <w:t>Activités Principales</w:t>
      </w:r>
    </w:p>
    <w:p w14:paraId="094BAFCC" w14:textId="65932412" w:rsidR="00F17BCB" w:rsidRPr="00AB1D00" w:rsidRDefault="00F17BCB" w:rsidP="00CE10C1">
      <w:pPr>
        <w:spacing w:line="480" w:lineRule="auto"/>
        <w:ind w:left="-15" w:firstLine="708"/>
        <w:rPr>
          <w:rFonts w:ascii="Times New Roman" w:hAnsi="Times New Roman" w:cs="Times New Roman"/>
          <w:color w:val="000000" w:themeColor="text1"/>
        </w:rPr>
      </w:pPr>
      <w:r w:rsidRPr="00AB1D00">
        <w:rPr>
          <w:rFonts w:ascii="Times New Roman" w:hAnsi="Times New Roman" w:cs="Times New Roman"/>
          <w:color w:val="000000" w:themeColor="text1"/>
        </w:rPr>
        <w:t>Les activités de la DSIB s’articulent autour de trois axes majeurs :</w:t>
      </w:r>
    </w:p>
    <w:p w14:paraId="37A3ECBE" w14:textId="1A8A97A5" w:rsidR="00F17BCB" w:rsidRPr="00AB1D00" w:rsidRDefault="00C63FDF" w:rsidP="00C63FDF">
      <w:pPr>
        <w:pStyle w:val="Titre3"/>
        <w:numPr>
          <w:ilvl w:val="0"/>
          <w:numId w:val="95"/>
        </w:numPr>
        <w:spacing w:line="480" w:lineRule="auto"/>
        <w:rPr>
          <w:rFonts w:ascii="Times New Roman" w:hAnsi="Times New Roman" w:cs="Times New Roman"/>
          <w:b/>
          <w:bCs/>
          <w:color w:val="000000" w:themeColor="text1"/>
          <w:sz w:val="24"/>
          <w:szCs w:val="24"/>
        </w:rPr>
      </w:pPr>
      <w:bookmarkStart w:id="80" w:name="_Toc216966537"/>
      <w:bookmarkStart w:id="81" w:name="_Toc217034625"/>
      <w:r>
        <w:rPr>
          <w:rFonts w:ascii="Times New Roman" w:hAnsi="Times New Roman" w:cs="Times New Roman"/>
          <w:b/>
          <w:bCs/>
          <w:color w:val="000000" w:themeColor="text1"/>
          <w:sz w:val="24"/>
          <w:szCs w:val="24"/>
        </w:rPr>
        <w:t xml:space="preserve">La </w:t>
      </w:r>
      <w:r w:rsidR="00F17BCB" w:rsidRPr="00AB1D00">
        <w:rPr>
          <w:rFonts w:ascii="Times New Roman" w:hAnsi="Times New Roman" w:cs="Times New Roman"/>
          <w:b/>
          <w:bCs/>
          <w:color w:val="000000" w:themeColor="text1"/>
          <w:sz w:val="24"/>
          <w:szCs w:val="24"/>
        </w:rPr>
        <w:t>Conduite des projets informatiques</w:t>
      </w:r>
      <w:bookmarkEnd w:id="80"/>
      <w:bookmarkEnd w:id="81"/>
    </w:p>
    <w:p w14:paraId="26BE0161" w14:textId="756B246C"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w:t>
      </w:r>
      <w:r w:rsidR="00F17BCB" w:rsidRPr="00AB1D00">
        <w:rPr>
          <w:rFonts w:ascii="Times New Roman" w:hAnsi="Times New Roman" w:cs="Times New Roman"/>
          <w:color w:val="000000" w:themeColor="text1"/>
        </w:rPr>
        <w:t>Réalisation des études et développements applicatifs pour répondre aux besoins métiers de la DGBF.</w:t>
      </w:r>
    </w:p>
    <w:p w14:paraId="62479D3C" w14:textId="79B64090"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Le </w:t>
      </w:r>
      <w:r w:rsidR="00F17BCB" w:rsidRPr="00AB1D00">
        <w:rPr>
          <w:rFonts w:ascii="Times New Roman" w:hAnsi="Times New Roman" w:cs="Times New Roman"/>
          <w:color w:val="000000" w:themeColor="text1"/>
        </w:rPr>
        <w:t>Déploiement de nouvelles infrastructures et mise en place de mesures de sécurité pour les systèmes d'information.</w:t>
      </w:r>
    </w:p>
    <w:p w14:paraId="7067ED12" w14:textId="77777777" w:rsidR="00F17BCB" w:rsidRPr="00AB1D00" w:rsidRDefault="00F17BCB" w:rsidP="00CE10C1">
      <w:pPr>
        <w:spacing w:after="115" w:line="480" w:lineRule="auto"/>
        <w:ind w:left="720" w:firstLine="0"/>
        <w:rPr>
          <w:rFonts w:ascii="Times New Roman" w:hAnsi="Times New Roman" w:cs="Times New Roman"/>
          <w:color w:val="000000" w:themeColor="text1"/>
        </w:rPr>
      </w:pPr>
    </w:p>
    <w:p w14:paraId="5DFEC96B" w14:textId="416F5C08" w:rsidR="00F17BCB" w:rsidRPr="00AB1D00" w:rsidRDefault="00C63FDF" w:rsidP="00C63FDF">
      <w:pPr>
        <w:pStyle w:val="Titre3"/>
        <w:numPr>
          <w:ilvl w:val="0"/>
          <w:numId w:val="95"/>
        </w:numPr>
        <w:spacing w:after="176" w:line="480" w:lineRule="auto"/>
        <w:rPr>
          <w:rFonts w:ascii="Times New Roman" w:hAnsi="Times New Roman" w:cs="Times New Roman"/>
          <w:b/>
          <w:bCs/>
          <w:color w:val="000000" w:themeColor="text1"/>
          <w:sz w:val="24"/>
          <w:szCs w:val="24"/>
        </w:rPr>
      </w:pPr>
      <w:bookmarkStart w:id="82" w:name="_Toc216966538"/>
      <w:bookmarkStart w:id="83" w:name="_Toc217034626"/>
      <w:r>
        <w:rPr>
          <w:rFonts w:ascii="Times New Roman" w:hAnsi="Times New Roman" w:cs="Times New Roman"/>
          <w:b/>
          <w:bCs/>
          <w:color w:val="000000" w:themeColor="text1"/>
          <w:sz w:val="24"/>
          <w:szCs w:val="24"/>
        </w:rPr>
        <w:lastRenderedPageBreak/>
        <w:t>L’</w:t>
      </w:r>
      <w:r w:rsidR="00F17BCB" w:rsidRPr="00AB1D00">
        <w:rPr>
          <w:rFonts w:ascii="Times New Roman" w:hAnsi="Times New Roman" w:cs="Times New Roman"/>
          <w:b/>
          <w:bCs/>
          <w:color w:val="000000" w:themeColor="text1"/>
          <w:sz w:val="24"/>
          <w:szCs w:val="24"/>
        </w:rPr>
        <w:t>Exploitation et support technique</w:t>
      </w:r>
      <w:bookmarkEnd w:id="82"/>
      <w:bookmarkEnd w:id="83"/>
    </w:p>
    <w:p w14:paraId="1281EDB5" w14:textId="7BAC0EFD"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L’a</w:t>
      </w:r>
      <w:r w:rsidR="00F17BCB" w:rsidRPr="00AB1D00">
        <w:rPr>
          <w:rFonts w:ascii="Times New Roman" w:hAnsi="Times New Roman" w:cs="Times New Roman"/>
          <w:color w:val="000000" w:themeColor="text1"/>
        </w:rPr>
        <w:t>ssistance aux services de la DGBF pour l’utilisation quotidienne des outils informatiques.</w:t>
      </w:r>
    </w:p>
    <w:p w14:paraId="1D88F872" w14:textId="2B864E8B" w:rsidR="00F17BCB" w:rsidRPr="00AB1D00" w:rsidRDefault="00FB73D2" w:rsidP="00CE10C1">
      <w:pPr>
        <w:spacing w:line="480" w:lineRule="auto"/>
        <w:rPr>
          <w:rFonts w:ascii="Times New Roman" w:hAnsi="Times New Roman" w:cs="Times New Roman"/>
          <w:color w:val="000000" w:themeColor="text1"/>
        </w:rPr>
      </w:pPr>
      <w:r w:rsidRPr="00AB1D00">
        <w:rPr>
          <w:rFonts w:ascii="Times New Roman" w:hAnsi="Times New Roman" w:cs="Times New Roman"/>
          <w:color w:val="000000" w:themeColor="text1"/>
        </w:rPr>
        <w:t xml:space="preserve">La </w:t>
      </w:r>
      <w:r w:rsidR="00F17BCB" w:rsidRPr="00AB1D00">
        <w:rPr>
          <w:rFonts w:ascii="Times New Roman" w:hAnsi="Times New Roman" w:cs="Times New Roman"/>
          <w:color w:val="000000" w:themeColor="text1"/>
        </w:rPr>
        <w:t>Maintenance corrective et préventive des équipements, supports informatiques et réseaux, assurant une exploitation fluide du système d’information.</w:t>
      </w:r>
    </w:p>
    <w:p w14:paraId="2AAFF007" w14:textId="77777777" w:rsidR="00F17BCB" w:rsidRPr="00AB1D00" w:rsidRDefault="00F17BCB" w:rsidP="00CE10C1">
      <w:pPr>
        <w:spacing w:after="117" w:line="480" w:lineRule="auto"/>
        <w:ind w:left="360" w:firstLine="0"/>
        <w:rPr>
          <w:rFonts w:ascii="Times New Roman" w:hAnsi="Times New Roman" w:cs="Times New Roman"/>
          <w:color w:val="000000" w:themeColor="text1"/>
        </w:rPr>
      </w:pPr>
    </w:p>
    <w:p w14:paraId="3A980260" w14:textId="474E6AE8" w:rsidR="00F17BCB" w:rsidRPr="00AB1D00" w:rsidRDefault="00F17BCB" w:rsidP="00C63FDF">
      <w:pPr>
        <w:pStyle w:val="Titre3"/>
        <w:numPr>
          <w:ilvl w:val="0"/>
          <w:numId w:val="95"/>
        </w:numPr>
        <w:spacing w:after="174" w:line="480" w:lineRule="auto"/>
        <w:rPr>
          <w:rFonts w:ascii="Times New Roman" w:hAnsi="Times New Roman" w:cs="Times New Roman"/>
          <w:b/>
          <w:bCs/>
          <w:color w:val="000000" w:themeColor="text1"/>
          <w:sz w:val="24"/>
          <w:szCs w:val="24"/>
        </w:rPr>
      </w:pPr>
      <w:bookmarkStart w:id="84" w:name="_Toc216966539"/>
      <w:bookmarkStart w:id="85" w:name="_Toc217034627"/>
      <w:r w:rsidRPr="00AB1D00">
        <w:rPr>
          <w:rFonts w:ascii="Times New Roman" w:hAnsi="Times New Roman" w:cs="Times New Roman"/>
          <w:b/>
          <w:bCs/>
          <w:color w:val="000000" w:themeColor="text1"/>
          <w:sz w:val="24"/>
          <w:szCs w:val="24"/>
          <w:u w:color="000000"/>
        </w:rPr>
        <w:t xml:space="preserve"> </w:t>
      </w:r>
      <w:r w:rsidR="00C63FDF">
        <w:rPr>
          <w:rFonts w:ascii="Times New Roman" w:hAnsi="Times New Roman" w:cs="Times New Roman"/>
          <w:b/>
          <w:bCs/>
          <w:color w:val="000000" w:themeColor="text1"/>
          <w:sz w:val="24"/>
          <w:szCs w:val="24"/>
          <w:u w:color="000000"/>
        </w:rPr>
        <w:t>L’</w:t>
      </w:r>
      <w:r w:rsidRPr="00AB1D00">
        <w:rPr>
          <w:rFonts w:ascii="Times New Roman" w:hAnsi="Times New Roman" w:cs="Times New Roman"/>
          <w:b/>
          <w:bCs/>
          <w:color w:val="000000" w:themeColor="text1"/>
          <w:sz w:val="24"/>
          <w:szCs w:val="24"/>
        </w:rPr>
        <w:t>Optimisation et modernisation des outils</w:t>
      </w:r>
      <w:bookmarkEnd w:id="84"/>
      <w:bookmarkEnd w:id="85"/>
    </w:p>
    <w:p w14:paraId="74A001CD" w14:textId="603E48A6" w:rsidR="00F17BCB" w:rsidRPr="00AB1D00" w:rsidRDefault="00F17BCB" w:rsidP="00CE10C1">
      <w:pPr>
        <w:numPr>
          <w:ilvl w:val="0"/>
          <w:numId w:val="4"/>
        </w:numPr>
        <w:spacing w:after="45"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 xml:space="preserve">Suivi du Système Intégré de Gestion des Opérations Budgétaires de l’État (SIGOBE), outil central permettant l’élaboration du budget, la saisie des données de </w:t>
      </w:r>
      <w:r w:rsidR="00B67C12" w:rsidRPr="00AB1D00">
        <w:rPr>
          <w:rFonts w:ascii="Times New Roman" w:hAnsi="Times New Roman" w:cs="Times New Roman"/>
          <w:color w:val="000000" w:themeColor="text1"/>
        </w:rPr>
        <w:t>projection</w:t>
      </w:r>
      <w:r w:rsidRPr="00AB1D00">
        <w:rPr>
          <w:rFonts w:ascii="Times New Roman" w:hAnsi="Times New Roman" w:cs="Times New Roman"/>
          <w:color w:val="000000" w:themeColor="text1"/>
        </w:rPr>
        <w:t>, la comptabilité budgétaire et la clôture de l’exercice.</w:t>
      </w:r>
    </w:p>
    <w:p w14:paraId="39720903" w14:textId="77777777" w:rsidR="00F17BCB" w:rsidRPr="00AB1D00" w:rsidRDefault="00F17BCB" w:rsidP="00CE10C1">
      <w:pPr>
        <w:numPr>
          <w:ilvl w:val="0"/>
          <w:numId w:val="4"/>
        </w:numPr>
        <w:spacing w:after="47"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Renforcement de la sécurité et de la sauvegarde du système d’information budgétaire.</w:t>
      </w:r>
    </w:p>
    <w:p w14:paraId="60DC904C" w14:textId="75A77E71" w:rsidR="000522BF" w:rsidRPr="00AB1D00" w:rsidRDefault="00F17BCB" w:rsidP="00CE10C1">
      <w:pPr>
        <w:numPr>
          <w:ilvl w:val="0"/>
          <w:numId w:val="4"/>
        </w:numPr>
        <w:spacing w:after="48" w:line="480" w:lineRule="auto"/>
        <w:ind w:hanging="360"/>
        <w:rPr>
          <w:rFonts w:ascii="Times New Roman" w:hAnsi="Times New Roman" w:cs="Times New Roman"/>
          <w:color w:val="000000" w:themeColor="text1"/>
        </w:rPr>
      </w:pPr>
      <w:r w:rsidRPr="00AB1D00">
        <w:rPr>
          <w:rFonts w:ascii="Times New Roman" w:hAnsi="Times New Roman" w:cs="Times New Roman"/>
          <w:color w:val="000000" w:themeColor="text1"/>
        </w:rPr>
        <w:t>Mise en œuvre d’initiatives de modernisation, comme la transition de la téléphonie analogique vers la téléphonie IP, afin d’améliorer la communication interne.</w:t>
      </w:r>
    </w:p>
    <w:p w14:paraId="4D3790B4" w14:textId="77777777" w:rsidR="00E9463F" w:rsidRPr="00AB1D00" w:rsidRDefault="00E9463F" w:rsidP="00CE10C1">
      <w:pPr>
        <w:spacing w:after="48" w:line="480" w:lineRule="auto"/>
        <w:ind w:left="720" w:firstLine="0"/>
        <w:rPr>
          <w:rFonts w:ascii="Times New Roman" w:hAnsi="Times New Roman" w:cs="Times New Roman"/>
          <w:color w:val="000000" w:themeColor="text1"/>
        </w:rPr>
      </w:pPr>
    </w:p>
    <w:p w14:paraId="3622D7A4"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24F430D8"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62215786"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1D11D629"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4F7D8A52"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3D0A1068"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08102EC0" w14:textId="77777777" w:rsidR="00B46A40" w:rsidRDefault="00B46A40" w:rsidP="00CE10C1">
      <w:pPr>
        <w:spacing w:after="48" w:line="480" w:lineRule="auto"/>
        <w:ind w:left="720" w:firstLine="0"/>
        <w:rPr>
          <w:rFonts w:ascii="Times New Roman" w:hAnsi="Times New Roman" w:cs="Times New Roman"/>
          <w:color w:val="000000" w:themeColor="text1"/>
        </w:rPr>
      </w:pPr>
    </w:p>
    <w:p w14:paraId="31D32E62" w14:textId="77777777" w:rsidR="00CE10C1" w:rsidRDefault="00CE10C1" w:rsidP="00CE10C1">
      <w:pPr>
        <w:spacing w:after="48" w:line="480" w:lineRule="auto"/>
        <w:ind w:left="720" w:firstLine="0"/>
        <w:rPr>
          <w:rFonts w:ascii="Times New Roman" w:hAnsi="Times New Roman" w:cs="Times New Roman"/>
          <w:color w:val="000000" w:themeColor="text1"/>
        </w:rPr>
      </w:pPr>
    </w:p>
    <w:p w14:paraId="629BB658" w14:textId="77777777" w:rsidR="00CE10C1" w:rsidRDefault="00CE10C1" w:rsidP="00CE10C1">
      <w:pPr>
        <w:spacing w:after="48" w:line="480" w:lineRule="auto"/>
        <w:ind w:left="720" w:firstLine="0"/>
        <w:rPr>
          <w:rFonts w:ascii="Times New Roman" w:hAnsi="Times New Roman" w:cs="Times New Roman"/>
          <w:color w:val="000000" w:themeColor="text1"/>
        </w:rPr>
      </w:pPr>
    </w:p>
    <w:p w14:paraId="7F37A39B" w14:textId="77777777" w:rsidR="00CE10C1" w:rsidRPr="00AB1D00" w:rsidRDefault="00CE10C1" w:rsidP="00CE10C1">
      <w:pPr>
        <w:spacing w:after="48" w:line="480" w:lineRule="auto"/>
        <w:ind w:left="720" w:firstLine="0"/>
        <w:rPr>
          <w:rFonts w:ascii="Times New Roman" w:hAnsi="Times New Roman" w:cs="Times New Roman"/>
          <w:color w:val="000000" w:themeColor="text1"/>
        </w:rPr>
      </w:pPr>
    </w:p>
    <w:p w14:paraId="43BA2638" w14:textId="77777777" w:rsidR="00B46A40" w:rsidRDefault="00B46A40" w:rsidP="00CE10C1">
      <w:pPr>
        <w:spacing w:after="48" w:line="480" w:lineRule="auto"/>
        <w:ind w:left="720" w:firstLine="0"/>
        <w:rPr>
          <w:rFonts w:ascii="Times New Roman" w:hAnsi="Times New Roman" w:cs="Times New Roman"/>
          <w:color w:val="000000" w:themeColor="text1"/>
        </w:rPr>
      </w:pPr>
    </w:p>
    <w:p w14:paraId="5541FFE9" w14:textId="77777777" w:rsidR="009F3822" w:rsidRDefault="009F3822" w:rsidP="00CE10C1">
      <w:pPr>
        <w:spacing w:after="48" w:line="480" w:lineRule="auto"/>
        <w:ind w:left="720" w:firstLine="0"/>
        <w:rPr>
          <w:rFonts w:ascii="Times New Roman" w:hAnsi="Times New Roman" w:cs="Times New Roman"/>
          <w:color w:val="000000" w:themeColor="text1"/>
        </w:rPr>
      </w:pPr>
    </w:p>
    <w:p w14:paraId="7E7D6804" w14:textId="77777777" w:rsidR="009F3822" w:rsidRPr="00AB1D00" w:rsidRDefault="009F3822" w:rsidP="00CE10C1">
      <w:pPr>
        <w:spacing w:after="48" w:line="480" w:lineRule="auto"/>
        <w:ind w:left="720" w:firstLine="0"/>
        <w:rPr>
          <w:rFonts w:ascii="Times New Roman" w:hAnsi="Times New Roman" w:cs="Times New Roman"/>
          <w:color w:val="000000" w:themeColor="text1"/>
        </w:rPr>
      </w:pPr>
    </w:p>
    <w:p w14:paraId="37A9667A" w14:textId="77777777" w:rsidR="00B46A40" w:rsidRPr="00AB1D00" w:rsidRDefault="00B46A40" w:rsidP="00CE10C1">
      <w:pPr>
        <w:spacing w:after="48" w:line="480" w:lineRule="auto"/>
        <w:ind w:left="720" w:firstLine="0"/>
        <w:rPr>
          <w:rFonts w:ascii="Times New Roman" w:hAnsi="Times New Roman" w:cs="Times New Roman"/>
          <w:color w:val="000000" w:themeColor="text1"/>
        </w:rPr>
      </w:pPr>
    </w:p>
    <w:p w14:paraId="57656DEB" w14:textId="35AAAF43" w:rsidR="00540886" w:rsidRPr="00AB1D00" w:rsidRDefault="00FB73D2" w:rsidP="00CE10C1">
      <w:pPr>
        <w:pStyle w:val="Titre3"/>
        <w:spacing w:line="480" w:lineRule="auto"/>
        <w:ind w:left="-5" w:firstLine="5"/>
        <w:rPr>
          <w:rFonts w:ascii="Times New Roman" w:hAnsi="Times New Roman" w:cs="Times New Roman"/>
          <w:b/>
          <w:bCs/>
          <w:color w:val="000000" w:themeColor="text1"/>
        </w:rPr>
      </w:pPr>
      <w:bookmarkStart w:id="86" w:name="_Toc216966540"/>
      <w:bookmarkStart w:id="87" w:name="_Toc217034628"/>
      <w:r w:rsidRPr="00AB1D0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7113699" wp14:editId="4423C736">
                <wp:simplePos x="0" y="0"/>
                <wp:positionH relativeFrom="margin">
                  <wp:align>left</wp:align>
                </wp:positionH>
                <wp:positionV relativeFrom="paragraph">
                  <wp:posOffset>361315</wp:posOffset>
                </wp:positionV>
                <wp:extent cx="5737412" cy="5478780"/>
                <wp:effectExtent l="0" t="0" r="0" b="7620"/>
                <wp:wrapNone/>
                <wp:docPr id="1811317011" name="Zone de texte 1"/>
                <wp:cNvGraphicFramePr/>
                <a:graphic xmlns:a="http://schemas.openxmlformats.org/drawingml/2006/main">
                  <a:graphicData uri="http://schemas.microsoft.com/office/word/2010/wordprocessingShape">
                    <wps:wsp>
                      <wps:cNvSpPr txBox="1"/>
                      <wps:spPr>
                        <a:xfrm>
                          <a:off x="0" y="0"/>
                          <a:ext cx="5737412" cy="5478780"/>
                        </a:xfrm>
                        <a:prstGeom prst="rect">
                          <a:avLst/>
                        </a:prstGeom>
                        <a:solidFill>
                          <a:schemeClr val="lt1"/>
                        </a:solidFill>
                        <a:ln w="6350">
                          <a:noFill/>
                        </a:ln>
                      </wps:spPr>
                      <wps:txbx>
                        <w:txbxContent>
                          <w:p w14:paraId="550CC9F0" w14:textId="32E11C90" w:rsidR="00F17BCB" w:rsidRDefault="00FB1B29">
                            <w:pPr>
                              <w:ind w:left="0"/>
                            </w:pPr>
                            <w:r>
                              <w:rPr>
                                <w:noProof/>
                              </w:rPr>
                              <w:drawing>
                                <wp:inline distT="0" distB="0" distL="0" distR="0" wp14:anchorId="01118F11" wp14:editId="64888E60">
                                  <wp:extent cx="5547360" cy="5356860"/>
                                  <wp:effectExtent l="0" t="0" r="0" b="0"/>
                                  <wp:docPr id="891522052" name="Picture 69347"/>
                                  <wp:cNvGraphicFramePr/>
                                  <a:graphic xmlns:a="http://schemas.openxmlformats.org/drawingml/2006/main">
                                    <a:graphicData uri="http://schemas.openxmlformats.org/drawingml/2006/picture">
                                      <pic:pic xmlns:pic="http://schemas.openxmlformats.org/drawingml/2006/picture">
                                        <pic:nvPicPr>
                                          <pic:cNvPr id="69347" name="Picture 69347"/>
                                          <pic:cNvPicPr/>
                                        </pic:nvPicPr>
                                        <pic:blipFill>
                                          <a:blip r:embed="rId13"/>
                                          <a:stretch>
                                            <a:fillRect/>
                                          </a:stretch>
                                        </pic:blipFill>
                                        <pic:spPr>
                                          <a:xfrm>
                                            <a:off x="0" y="0"/>
                                            <a:ext cx="5555771" cy="53649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13699" id="_x0000_s1037" type="#_x0000_t202" style="position:absolute;left:0;text-align:left;margin-left:0;margin-top:28.45pt;width:451.75pt;height:431.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" fillcolor="white [3201]" stroked="f" strokeweight=".5pt">
                <v:textbox>
                  <w:txbxContent>
                    <w:p w14:paraId="550CC9F0" w14:textId="32E11C90" w:rsidR="00F17BCB" w:rsidRDefault="00FB1B29">
                      <w:pPr>
                        <w:ind w:left="0"/>
                      </w:pPr>
                      <w:r>
                        <w:rPr>
                          <w:noProof/>
                        </w:rPr>
                        <w:drawing>
                          <wp:inline distT="0" distB="0" distL="0" distR="0" wp14:anchorId="01118F11" wp14:editId="64888E60">
                            <wp:extent cx="5547360" cy="5356860"/>
                            <wp:effectExtent l="0" t="0" r="0" b="0"/>
                            <wp:docPr id="891522052" name="Picture 69347"/>
                            <wp:cNvGraphicFramePr/>
                            <a:graphic xmlns:a="http://schemas.openxmlformats.org/drawingml/2006/main">
                              <a:graphicData uri="http://schemas.openxmlformats.org/drawingml/2006/picture">
                                <pic:pic xmlns:pic="http://schemas.openxmlformats.org/drawingml/2006/picture">
                                  <pic:nvPicPr>
                                    <pic:cNvPr id="69347" name="Picture 69347"/>
                                    <pic:cNvPicPr/>
                                  </pic:nvPicPr>
                                  <pic:blipFill>
                                    <a:blip r:embed="rId13"/>
                                    <a:stretch>
                                      <a:fillRect/>
                                    </a:stretch>
                                  </pic:blipFill>
                                  <pic:spPr>
                                    <a:xfrm>
                                      <a:off x="0" y="0"/>
                                      <a:ext cx="5555771" cy="5364982"/>
                                    </a:xfrm>
                                    <a:prstGeom prst="rect">
                                      <a:avLst/>
                                    </a:prstGeom>
                                  </pic:spPr>
                                </pic:pic>
                              </a:graphicData>
                            </a:graphic>
                          </wp:inline>
                        </w:drawing>
                      </w:r>
                    </w:p>
                  </w:txbxContent>
                </v:textbox>
                <w10:wrap anchorx="margin"/>
              </v:shape>
            </w:pict>
          </mc:Fallback>
        </mc:AlternateContent>
      </w:r>
      <w:r w:rsidR="00F17BCB" w:rsidRPr="00AB1D00">
        <w:rPr>
          <w:rFonts w:ascii="Times New Roman" w:hAnsi="Times New Roman" w:cs="Times New Roman"/>
          <w:b/>
          <w:bCs/>
          <w:color w:val="000000" w:themeColor="text1"/>
        </w:rPr>
        <w:t>Organisation</w:t>
      </w:r>
      <w:bookmarkEnd w:id="86"/>
      <w:bookmarkEnd w:id="87"/>
    </w:p>
    <w:p w14:paraId="6936A9D5" w14:textId="165A3EEC" w:rsidR="00F17BCB" w:rsidRPr="00AB1D00" w:rsidRDefault="00F17BCB" w:rsidP="00CE10C1">
      <w:pPr>
        <w:spacing w:line="480" w:lineRule="auto"/>
        <w:ind w:left="-15" w:firstLine="708"/>
        <w:rPr>
          <w:rFonts w:ascii="Times New Roman" w:hAnsi="Times New Roman" w:cs="Times New Roman"/>
        </w:rPr>
      </w:pPr>
    </w:p>
    <w:p w14:paraId="66ABE276" w14:textId="77777777" w:rsidR="00F17BCB" w:rsidRPr="00AB1D00" w:rsidRDefault="00F17BCB" w:rsidP="00CE10C1">
      <w:pPr>
        <w:spacing w:line="480" w:lineRule="auto"/>
        <w:ind w:left="-15" w:firstLine="708"/>
        <w:rPr>
          <w:rFonts w:ascii="Times New Roman" w:hAnsi="Times New Roman" w:cs="Times New Roman"/>
        </w:rPr>
      </w:pPr>
    </w:p>
    <w:p w14:paraId="6B1BC6BF" w14:textId="2155B511" w:rsidR="0063018E" w:rsidRPr="00AB1D00" w:rsidRDefault="0063018E" w:rsidP="00CE10C1">
      <w:pPr>
        <w:spacing w:line="480" w:lineRule="auto"/>
        <w:rPr>
          <w:rFonts w:ascii="Times New Roman" w:hAnsi="Times New Roman" w:cs="Times New Roman"/>
        </w:rPr>
      </w:pPr>
    </w:p>
    <w:p w14:paraId="23A46D39" w14:textId="77777777" w:rsidR="00F12B41" w:rsidRPr="00AB1D00" w:rsidRDefault="00F12B41" w:rsidP="00CE10C1">
      <w:pPr>
        <w:spacing w:line="480" w:lineRule="auto"/>
        <w:rPr>
          <w:rFonts w:ascii="Times New Roman" w:hAnsi="Times New Roman" w:cs="Times New Roman"/>
        </w:rPr>
      </w:pPr>
    </w:p>
    <w:p w14:paraId="75FEE378" w14:textId="77777777" w:rsidR="00F12B41" w:rsidRPr="00AB1D00" w:rsidRDefault="00F12B41" w:rsidP="00CE10C1">
      <w:pPr>
        <w:spacing w:line="480" w:lineRule="auto"/>
        <w:rPr>
          <w:rFonts w:ascii="Times New Roman" w:hAnsi="Times New Roman" w:cs="Times New Roman"/>
        </w:rPr>
      </w:pPr>
    </w:p>
    <w:p w14:paraId="4E696289" w14:textId="77777777" w:rsidR="00F12B41" w:rsidRPr="00AB1D00" w:rsidRDefault="00F12B41" w:rsidP="00CE10C1">
      <w:pPr>
        <w:spacing w:line="480" w:lineRule="auto"/>
        <w:rPr>
          <w:rFonts w:ascii="Times New Roman" w:hAnsi="Times New Roman" w:cs="Times New Roman"/>
        </w:rPr>
      </w:pPr>
    </w:p>
    <w:p w14:paraId="3BF609FF" w14:textId="77777777" w:rsidR="00F12B41" w:rsidRPr="00AB1D00" w:rsidRDefault="00F12B41" w:rsidP="00CE10C1">
      <w:pPr>
        <w:spacing w:line="480" w:lineRule="auto"/>
        <w:rPr>
          <w:rFonts w:ascii="Times New Roman" w:hAnsi="Times New Roman" w:cs="Times New Roman"/>
        </w:rPr>
      </w:pPr>
    </w:p>
    <w:p w14:paraId="68EA4883" w14:textId="77777777" w:rsidR="00F12B41" w:rsidRPr="00AB1D00" w:rsidRDefault="00F12B41" w:rsidP="00CE10C1">
      <w:pPr>
        <w:spacing w:line="480" w:lineRule="auto"/>
        <w:rPr>
          <w:rFonts w:ascii="Times New Roman" w:hAnsi="Times New Roman" w:cs="Times New Roman"/>
        </w:rPr>
      </w:pPr>
    </w:p>
    <w:p w14:paraId="7EECB15D" w14:textId="77777777" w:rsidR="00F12B41" w:rsidRPr="00AB1D00" w:rsidRDefault="00F12B41" w:rsidP="00CE10C1">
      <w:pPr>
        <w:spacing w:line="480" w:lineRule="auto"/>
        <w:rPr>
          <w:rFonts w:ascii="Times New Roman" w:hAnsi="Times New Roman" w:cs="Times New Roman"/>
        </w:rPr>
      </w:pPr>
    </w:p>
    <w:p w14:paraId="595D2C94" w14:textId="77777777" w:rsidR="00F12B41" w:rsidRPr="00AB1D00" w:rsidRDefault="00F12B41" w:rsidP="00CE10C1">
      <w:pPr>
        <w:spacing w:line="480" w:lineRule="auto"/>
        <w:rPr>
          <w:rFonts w:ascii="Times New Roman" w:hAnsi="Times New Roman" w:cs="Times New Roman"/>
        </w:rPr>
      </w:pPr>
    </w:p>
    <w:p w14:paraId="668403E7" w14:textId="77777777" w:rsidR="00F12B41" w:rsidRPr="00AB1D00" w:rsidRDefault="00F12B41" w:rsidP="00CE10C1">
      <w:pPr>
        <w:spacing w:line="480" w:lineRule="auto"/>
        <w:rPr>
          <w:rFonts w:ascii="Times New Roman" w:hAnsi="Times New Roman" w:cs="Times New Roman"/>
        </w:rPr>
      </w:pPr>
    </w:p>
    <w:p w14:paraId="7196A276" w14:textId="77777777" w:rsidR="00F12B41" w:rsidRPr="00AB1D00" w:rsidRDefault="00F12B41" w:rsidP="00CE10C1">
      <w:pPr>
        <w:spacing w:line="480" w:lineRule="auto"/>
        <w:rPr>
          <w:rFonts w:ascii="Times New Roman" w:hAnsi="Times New Roman" w:cs="Times New Roman"/>
        </w:rPr>
      </w:pPr>
    </w:p>
    <w:p w14:paraId="3AE37823" w14:textId="77777777" w:rsidR="00F12B41" w:rsidRPr="00AB1D00" w:rsidRDefault="00F12B41" w:rsidP="00CE10C1">
      <w:pPr>
        <w:spacing w:line="480" w:lineRule="auto"/>
        <w:rPr>
          <w:rFonts w:ascii="Times New Roman" w:hAnsi="Times New Roman" w:cs="Times New Roman"/>
        </w:rPr>
      </w:pPr>
    </w:p>
    <w:p w14:paraId="4384A683" w14:textId="77777777" w:rsidR="00F12B41" w:rsidRPr="00AB1D00" w:rsidRDefault="00F12B41" w:rsidP="00CE10C1">
      <w:pPr>
        <w:spacing w:line="480" w:lineRule="auto"/>
        <w:rPr>
          <w:rFonts w:ascii="Times New Roman" w:hAnsi="Times New Roman" w:cs="Times New Roman"/>
        </w:rPr>
      </w:pPr>
    </w:p>
    <w:p w14:paraId="46A7F689" w14:textId="3D98F81D" w:rsidR="00BE31E6" w:rsidRPr="00AB1D00" w:rsidRDefault="00BE31E6" w:rsidP="00CE10C1">
      <w:pPr>
        <w:tabs>
          <w:tab w:val="left" w:pos="3200"/>
        </w:tabs>
        <w:spacing w:line="480" w:lineRule="auto"/>
        <w:ind w:left="0" w:firstLine="0"/>
        <w:rPr>
          <w:rFonts w:ascii="Times New Roman" w:hAnsi="Times New Roman" w:cs="Times New Roman"/>
        </w:rPr>
      </w:pPr>
    </w:p>
    <w:p w14:paraId="38FF6188" w14:textId="77777777" w:rsidR="00FB73D2" w:rsidRDefault="00FB73D2" w:rsidP="00CE10C1">
      <w:pPr>
        <w:tabs>
          <w:tab w:val="left" w:pos="3200"/>
        </w:tabs>
        <w:spacing w:line="480" w:lineRule="auto"/>
        <w:ind w:left="0" w:firstLine="0"/>
        <w:rPr>
          <w:rFonts w:ascii="Times New Roman" w:hAnsi="Times New Roman" w:cs="Times New Roman"/>
        </w:rPr>
      </w:pPr>
    </w:p>
    <w:p w14:paraId="662F4531" w14:textId="77777777" w:rsidR="00857900" w:rsidRDefault="00857900" w:rsidP="00CE10C1">
      <w:pPr>
        <w:tabs>
          <w:tab w:val="left" w:pos="3200"/>
        </w:tabs>
        <w:spacing w:line="480" w:lineRule="auto"/>
        <w:ind w:left="0" w:firstLine="0"/>
        <w:rPr>
          <w:ins w:id="88" w:author="Cheick Traoré" w:date="2025-12-30T14:10:00Z" w16du:dateUtc="2025-12-30T14:10:00Z"/>
          <w:rFonts w:ascii="Times New Roman" w:hAnsi="Times New Roman" w:cs="Times New Roman"/>
        </w:rPr>
      </w:pPr>
    </w:p>
    <w:p w14:paraId="2AB4253F" w14:textId="77777777" w:rsidR="00213470" w:rsidRDefault="00213470" w:rsidP="00CE10C1">
      <w:pPr>
        <w:tabs>
          <w:tab w:val="left" w:pos="3200"/>
        </w:tabs>
        <w:spacing w:line="480" w:lineRule="auto"/>
        <w:ind w:left="0" w:firstLine="0"/>
        <w:rPr>
          <w:ins w:id="89" w:author="Cheick Traoré" w:date="2025-12-30T14:10:00Z" w16du:dateUtc="2025-12-30T14:10:00Z"/>
          <w:rFonts w:ascii="Times New Roman" w:hAnsi="Times New Roman" w:cs="Times New Roman"/>
        </w:rPr>
      </w:pPr>
    </w:p>
    <w:p w14:paraId="7F15317E" w14:textId="77777777" w:rsidR="00213470" w:rsidRDefault="00213470" w:rsidP="00CE10C1">
      <w:pPr>
        <w:tabs>
          <w:tab w:val="left" w:pos="3200"/>
        </w:tabs>
        <w:spacing w:line="480" w:lineRule="auto"/>
        <w:ind w:left="0" w:firstLine="0"/>
        <w:rPr>
          <w:ins w:id="90" w:author="Cheick Traoré" w:date="2025-12-30T14:10:00Z" w16du:dateUtc="2025-12-30T14:10:00Z"/>
          <w:rFonts w:ascii="Times New Roman" w:hAnsi="Times New Roman" w:cs="Times New Roman"/>
        </w:rPr>
      </w:pPr>
    </w:p>
    <w:p w14:paraId="1396A9B7" w14:textId="77777777" w:rsidR="00213470" w:rsidRDefault="00213470" w:rsidP="00CE10C1">
      <w:pPr>
        <w:tabs>
          <w:tab w:val="left" w:pos="3200"/>
        </w:tabs>
        <w:spacing w:line="480" w:lineRule="auto"/>
        <w:ind w:left="0" w:firstLine="0"/>
        <w:rPr>
          <w:ins w:id="91" w:author="Cheick Traoré" w:date="2025-12-30T14:10:00Z" w16du:dateUtc="2025-12-30T14:10:00Z"/>
          <w:rFonts w:ascii="Times New Roman" w:hAnsi="Times New Roman" w:cs="Times New Roman"/>
        </w:rPr>
      </w:pPr>
    </w:p>
    <w:p w14:paraId="59C272CB" w14:textId="77777777" w:rsidR="00213470" w:rsidRDefault="00213470" w:rsidP="00CE10C1">
      <w:pPr>
        <w:tabs>
          <w:tab w:val="left" w:pos="3200"/>
        </w:tabs>
        <w:spacing w:line="480" w:lineRule="auto"/>
        <w:ind w:left="0" w:firstLine="0"/>
        <w:rPr>
          <w:ins w:id="92" w:author="Cheick Traoré" w:date="2025-12-30T14:10:00Z" w16du:dateUtc="2025-12-30T14:10:00Z"/>
          <w:rFonts w:ascii="Times New Roman" w:hAnsi="Times New Roman" w:cs="Times New Roman"/>
        </w:rPr>
      </w:pPr>
    </w:p>
    <w:p w14:paraId="67075FB3" w14:textId="77777777" w:rsidR="00213470" w:rsidRDefault="00213470" w:rsidP="00CE10C1">
      <w:pPr>
        <w:tabs>
          <w:tab w:val="left" w:pos="3200"/>
        </w:tabs>
        <w:spacing w:line="480" w:lineRule="auto"/>
        <w:ind w:left="0" w:firstLine="0"/>
        <w:rPr>
          <w:ins w:id="93" w:author="Cheick Traoré" w:date="2025-12-30T14:10:00Z" w16du:dateUtc="2025-12-30T14:10:00Z"/>
          <w:rFonts w:ascii="Times New Roman" w:hAnsi="Times New Roman" w:cs="Times New Roman"/>
        </w:rPr>
      </w:pPr>
    </w:p>
    <w:p w14:paraId="5F7FDA85" w14:textId="77777777" w:rsidR="00213470" w:rsidRDefault="00213470" w:rsidP="00CE10C1">
      <w:pPr>
        <w:tabs>
          <w:tab w:val="left" w:pos="3200"/>
        </w:tabs>
        <w:spacing w:line="480" w:lineRule="auto"/>
        <w:ind w:left="0" w:firstLine="0"/>
        <w:rPr>
          <w:ins w:id="94" w:author="Cheick Traoré" w:date="2025-12-30T14:10:00Z" w16du:dateUtc="2025-12-30T14:10:00Z"/>
          <w:rFonts w:ascii="Times New Roman" w:hAnsi="Times New Roman" w:cs="Times New Roman"/>
        </w:rPr>
      </w:pPr>
    </w:p>
    <w:p w14:paraId="366644FF" w14:textId="77777777" w:rsidR="00213470" w:rsidRDefault="00213470" w:rsidP="00CE10C1">
      <w:pPr>
        <w:tabs>
          <w:tab w:val="left" w:pos="3200"/>
        </w:tabs>
        <w:spacing w:line="480" w:lineRule="auto"/>
        <w:ind w:left="0" w:firstLine="0"/>
        <w:rPr>
          <w:ins w:id="95" w:author="Cheick Traoré" w:date="2025-12-30T14:10:00Z" w16du:dateUtc="2025-12-30T14:10:00Z"/>
          <w:rFonts w:ascii="Times New Roman" w:hAnsi="Times New Roman" w:cs="Times New Roman"/>
        </w:rPr>
      </w:pPr>
    </w:p>
    <w:p w14:paraId="43FF6B9D" w14:textId="77777777" w:rsidR="00213470" w:rsidRDefault="00213470" w:rsidP="00CE10C1">
      <w:pPr>
        <w:tabs>
          <w:tab w:val="left" w:pos="3200"/>
        </w:tabs>
        <w:spacing w:line="480" w:lineRule="auto"/>
        <w:ind w:left="0" w:firstLine="0"/>
        <w:rPr>
          <w:ins w:id="96" w:author="Cheick Traoré" w:date="2025-12-30T14:10:00Z" w16du:dateUtc="2025-12-30T14:10:00Z"/>
          <w:rFonts w:ascii="Times New Roman" w:hAnsi="Times New Roman" w:cs="Times New Roman"/>
        </w:rPr>
      </w:pPr>
    </w:p>
    <w:p w14:paraId="0C3B5F3D" w14:textId="77777777" w:rsidR="00213470" w:rsidRDefault="00213470" w:rsidP="00CE10C1">
      <w:pPr>
        <w:tabs>
          <w:tab w:val="left" w:pos="3200"/>
        </w:tabs>
        <w:spacing w:line="480" w:lineRule="auto"/>
        <w:ind w:left="0" w:firstLine="0"/>
        <w:rPr>
          <w:ins w:id="97" w:author="Cheick Traoré" w:date="2025-12-30T14:10:00Z" w16du:dateUtc="2025-12-30T14:10:00Z"/>
          <w:rFonts w:ascii="Times New Roman" w:hAnsi="Times New Roman" w:cs="Times New Roman"/>
        </w:rPr>
      </w:pPr>
    </w:p>
    <w:p w14:paraId="233F1AC9" w14:textId="77777777" w:rsidR="00213470" w:rsidRDefault="00213470" w:rsidP="00CE10C1">
      <w:pPr>
        <w:tabs>
          <w:tab w:val="left" w:pos="3200"/>
        </w:tabs>
        <w:spacing w:line="480" w:lineRule="auto"/>
        <w:ind w:left="0" w:firstLine="0"/>
        <w:rPr>
          <w:ins w:id="98" w:author="Cheick Traoré" w:date="2025-12-30T14:10:00Z" w16du:dateUtc="2025-12-30T14:10:00Z"/>
          <w:rFonts w:ascii="Times New Roman" w:hAnsi="Times New Roman" w:cs="Times New Roman"/>
        </w:rPr>
      </w:pPr>
    </w:p>
    <w:p w14:paraId="7531C535" w14:textId="77777777" w:rsidR="00213470" w:rsidRDefault="00213470" w:rsidP="00CE10C1">
      <w:pPr>
        <w:tabs>
          <w:tab w:val="left" w:pos="3200"/>
        </w:tabs>
        <w:spacing w:line="480" w:lineRule="auto"/>
        <w:ind w:left="0" w:firstLine="0"/>
        <w:rPr>
          <w:ins w:id="99" w:author="Cheick Traoré" w:date="2025-12-30T14:10:00Z" w16du:dateUtc="2025-12-30T14:10:00Z"/>
          <w:rFonts w:ascii="Times New Roman" w:hAnsi="Times New Roman" w:cs="Times New Roman"/>
        </w:rPr>
      </w:pPr>
    </w:p>
    <w:p w14:paraId="30475ED1" w14:textId="77777777" w:rsidR="00213470" w:rsidRPr="00A60FE6" w:rsidRDefault="00213470" w:rsidP="00CE10C1">
      <w:pPr>
        <w:tabs>
          <w:tab w:val="left" w:pos="3200"/>
        </w:tabs>
        <w:spacing w:line="480" w:lineRule="auto"/>
        <w:ind w:left="0" w:firstLine="0"/>
        <w:rPr>
          <w:ins w:id="100" w:author="Cheick Traoré" w:date="2025-12-30T14:10:00Z" w16du:dateUtc="2025-12-30T14:10:00Z"/>
          <w:rFonts w:ascii="Times New Roman" w:hAnsi="Times New Roman" w:cs="Times New Roman"/>
          <w:sz w:val="44"/>
          <w:szCs w:val="44"/>
          <w:rPrChange w:id="101" w:author="Cheick Traoré" w:date="2025-12-31T15:27:00Z" w16du:dateUtc="2025-12-31T15:27:00Z">
            <w:rPr>
              <w:ins w:id="102" w:author="Cheick Traoré" w:date="2025-12-30T14:10:00Z" w16du:dateUtc="2025-12-30T14:10:00Z"/>
              <w:rFonts w:ascii="Times New Roman" w:hAnsi="Times New Roman" w:cs="Times New Roman"/>
            </w:rPr>
          </w:rPrChange>
        </w:rPr>
      </w:pPr>
    </w:p>
    <w:p w14:paraId="026DCAB2" w14:textId="4692993D" w:rsidR="00213470" w:rsidRPr="00A60FE6" w:rsidRDefault="00A60FE6">
      <w:pPr>
        <w:tabs>
          <w:tab w:val="left" w:pos="3200"/>
        </w:tabs>
        <w:spacing w:line="480" w:lineRule="auto"/>
        <w:ind w:left="0" w:firstLine="0"/>
        <w:jc w:val="center"/>
        <w:rPr>
          <w:ins w:id="103" w:author="Cheick Traoré" w:date="2025-12-30T14:10:00Z" w16du:dateUtc="2025-12-30T14:10:00Z"/>
          <w:rFonts w:ascii="Times New Roman" w:hAnsi="Times New Roman" w:cs="Times New Roman"/>
          <w:b/>
          <w:bCs/>
          <w:color w:val="4472C4" w:themeColor="accent1"/>
          <w:sz w:val="72"/>
          <w:szCs w:val="72"/>
          <w:rPrChange w:id="104" w:author="Cheick Traoré" w:date="2025-12-31T15:27:00Z" w16du:dateUtc="2025-12-31T15:27:00Z">
            <w:rPr>
              <w:ins w:id="105" w:author="Cheick Traoré" w:date="2025-12-30T14:10:00Z" w16du:dateUtc="2025-12-30T14:10:00Z"/>
              <w:rFonts w:ascii="Times New Roman" w:hAnsi="Times New Roman" w:cs="Times New Roman"/>
            </w:rPr>
          </w:rPrChange>
        </w:rPr>
        <w:pPrChange w:id="106" w:author="Cheick Traoré" w:date="2025-12-31T15:27:00Z" w16du:dateUtc="2025-12-31T15:27:00Z">
          <w:pPr>
            <w:tabs>
              <w:tab w:val="left" w:pos="3200"/>
            </w:tabs>
            <w:spacing w:line="480" w:lineRule="auto"/>
            <w:ind w:left="0" w:firstLine="0"/>
          </w:pPr>
        </w:pPrChange>
      </w:pPr>
      <w:ins w:id="107" w:author="Cheick Traoré" w:date="2025-12-30T14:10:00Z" w16du:dateUtc="2025-12-30T14:10:00Z">
        <w:r w:rsidRPr="00A60FE6">
          <w:rPr>
            <w:rFonts w:ascii="Times New Roman" w:hAnsi="Times New Roman" w:cs="Times New Roman"/>
            <w:b/>
            <w:bCs/>
            <w:color w:val="4472C4" w:themeColor="accent1"/>
            <w:sz w:val="56"/>
            <w:szCs w:val="56"/>
            <w:rPrChange w:id="108" w:author="Cheick Traoré" w:date="2025-12-31T15:27:00Z" w16du:dateUtc="2025-12-31T15:27:00Z">
              <w:rPr>
                <w:rFonts w:ascii="Times New Roman" w:hAnsi="Times New Roman" w:cs="Times New Roman"/>
                <w:sz w:val="36"/>
                <w:szCs w:val="36"/>
              </w:rPr>
            </w:rPrChange>
          </w:rPr>
          <w:t>ETUDE PR</w:t>
        </w:r>
      </w:ins>
      <w:ins w:id="109" w:author="Cheick Traoré" w:date="2025-12-30T14:11:00Z" w16du:dateUtc="2025-12-30T14:11:00Z">
        <w:r w:rsidRPr="00A60FE6">
          <w:rPr>
            <w:rFonts w:ascii="Times New Roman" w:hAnsi="Times New Roman" w:cs="Times New Roman"/>
            <w:b/>
            <w:bCs/>
            <w:color w:val="4472C4" w:themeColor="accent1"/>
            <w:sz w:val="56"/>
            <w:szCs w:val="56"/>
            <w:rPrChange w:id="110" w:author="Cheick Traoré" w:date="2025-12-31T15:27:00Z" w16du:dateUtc="2025-12-31T15:27:00Z">
              <w:rPr>
                <w:rFonts w:ascii="Times New Roman" w:hAnsi="Times New Roman" w:cs="Times New Roman"/>
                <w:sz w:val="36"/>
                <w:szCs w:val="36"/>
              </w:rPr>
            </w:rPrChange>
          </w:rPr>
          <w:t>EALABLE</w:t>
        </w:r>
      </w:ins>
    </w:p>
    <w:p w14:paraId="6922C33D" w14:textId="77777777" w:rsidR="00213470" w:rsidRDefault="00213470" w:rsidP="00CE10C1">
      <w:pPr>
        <w:tabs>
          <w:tab w:val="left" w:pos="3200"/>
        </w:tabs>
        <w:spacing w:line="480" w:lineRule="auto"/>
        <w:ind w:left="0" w:firstLine="0"/>
        <w:rPr>
          <w:ins w:id="111" w:author="Cheick Traoré" w:date="2025-12-30T14:10:00Z" w16du:dateUtc="2025-12-30T14:10:00Z"/>
          <w:rFonts w:ascii="Times New Roman" w:hAnsi="Times New Roman" w:cs="Times New Roman"/>
        </w:rPr>
      </w:pPr>
    </w:p>
    <w:p w14:paraId="01D5B9ED" w14:textId="77777777" w:rsidR="00213470" w:rsidRDefault="00213470" w:rsidP="00CE10C1">
      <w:pPr>
        <w:tabs>
          <w:tab w:val="left" w:pos="3200"/>
        </w:tabs>
        <w:spacing w:line="480" w:lineRule="auto"/>
        <w:ind w:left="0" w:firstLine="0"/>
        <w:rPr>
          <w:ins w:id="112" w:author="Cheick Traoré" w:date="2025-12-30T14:10:00Z" w16du:dateUtc="2025-12-30T14:10:00Z"/>
          <w:rFonts w:ascii="Times New Roman" w:hAnsi="Times New Roman" w:cs="Times New Roman"/>
        </w:rPr>
      </w:pPr>
    </w:p>
    <w:p w14:paraId="31CFF333" w14:textId="77777777" w:rsidR="00213470" w:rsidRDefault="00213470" w:rsidP="00CE10C1">
      <w:pPr>
        <w:tabs>
          <w:tab w:val="left" w:pos="3200"/>
        </w:tabs>
        <w:spacing w:line="480" w:lineRule="auto"/>
        <w:ind w:left="0" w:firstLine="0"/>
        <w:rPr>
          <w:ins w:id="113" w:author="Cheick Traoré" w:date="2025-12-30T14:10:00Z" w16du:dateUtc="2025-12-30T14:10:00Z"/>
          <w:rFonts w:ascii="Times New Roman" w:hAnsi="Times New Roman" w:cs="Times New Roman"/>
        </w:rPr>
      </w:pPr>
    </w:p>
    <w:p w14:paraId="290E69F4" w14:textId="77777777" w:rsidR="00213470" w:rsidRDefault="00213470" w:rsidP="00CE10C1">
      <w:pPr>
        <w:tabs>
          <w:tab w:val="left" w:pos="3200"/>
        </w:tabs>
        <w:spacing w:line="480" w:lineRule="auto"/>
        <w:ind w:left="0" w:firstLine="0"/>
        <w:rPr>
          <w:ins w:id="114" w:author="Cheick Traoré" w:date="2025-12-30T14:10:00Z" w16du:dateUtc="2025-12-30T14:10:00Z"/>
          <w:rFonts w:ascii="Times New Roman" w:hAnsi="Times New Roman" w:cs="Times New Roman"/>
        </w:rPr>
      </w:pPr>
    </w:p>
    <w:p w14:paraId="0088A6F7" w14:textId="77777777" w:rsidR="00213470" w:rsidRDefault="00213470" w:rsidP="00CE10C1">
      <w:pPr>
        <w:tabs>
          <w:tab w:val="left" w:pos="3200"/>
        </w:tabs>
        <w:spacing w:line="480" w:lineRule="auto"/>
        <w:ind w:left="0" w:firstLine="0"/>
        <w:rPr>
          <w:ins w:id="115" w:author="Cheick Traoré" w:date="2025-12-30T14:10:00Z" w16du:dateUtc="2025-12-30T14:10:00Z"/>
          <w:rFonts w:ascii="Times New Roman" w:hAnsi="Times New Roman" w:cs="Times New Roman"/>
        </w:rPr>
      </w:pPr>
    </w:p>
    <w:p w14:paraId="138EFD06" w14:textId="77777777" w:rsidR="00213470" w:rsidRDefault="00213470" w:rsidP="00CE10C1">
      <w:pPr>
        <w:tabs>
          <w:tab w:val="left" w:pos="3200"/>
        </w:tabs>
        <w:spacing w:line="480" w:lineRule="auto"/>
        <w:ind w:left="0" w:firstLine="0"/>
        <w:rPr>
          <w:ins w:id="116" w:author="Cheick Traoré" w:date="2025-12-30T14:10:00Z" w16du:dateUtc="2025-12-30T14:10:00Z"/>
          <w:rFonts w:ascii="Times New Roman" w:hAnsi="Times New Roman" w:cs="Times New Roman"/>
        </w:rPr>
      </w:pPr>
    </w:p>
    <w:p w14:paraId="79AAED77" w14:textId="77777777" w:rsidR="00213470" w:rsidRDefault="00213470" w:rsidP="00CE10C1">
      <w:pPr>
        <w:tabs>
          <w:tab w:val="left" w:pos="3200"/>
        </w:tabs>
        <w:spacing w:line="480" w:lineRule="auto"/>
        <w:ind w:left="0" w:firstLine="0"/>
        <w:rPr>
          <w:ins w:id="117" w:author="Cheick Traoré" w:date="2025-12-30T14:10:00Z" w16du:dateUtc="2025-12-30T14:10:00Z"/>
          <w:rFonts w:ascii="Times New Roman" w:hAnsi="Times New Roman" w:cs="Times New Roman"/>
        </w:rPr>
      </w:pPr>
    </w:p>
    <w:p w14:paraId="3699F933" w14:textId="77777777" w:rsidR="00213470" w:rsidRDefault="00213470" w:rsidP="00CE10C1">
      <w:pPr>
        <w:tabs>
          <w:tab w:val="left" w:pos="3200"/>
        </w:tabs>
        <w:spacing w:line="480" w:lineRule="auto"/>
        <w:ind w:left="0" w:firstLine="0"/>
        <w:rPr>
          <w:ins w:id="118" w:author="Cheick Traoré" w:date="2025-12-30T14:10:00Z" w16du:dateUtc="2025-12-30T14:10:00Z"/>
          <w:rFonts w:ascii="Times New Roman" w:hAnsi="Times New Roman" w:cs="Times New Roman"/>
        </w:rPr>
      </w:pPr>
    </w:p>
    <w:p w14:paraId="63CA1BE6" w14:textId="77777777" w:rsidR="00213470" w:rsidRDefault="00213470" w:rsidP="00CE10C1">
      <w:pPr>
        <w:tabs>
          <w:tab w:val="left" w:pos="3200"/>
        </w:tabs>
        <w:spacing w:line="480" w:lineRule="auto"/>
        <w:ind w:left="0" w:firstLine="0"/>
        <w:rPr>
          <w:ins w:id="119" w:author="Cheick Traoré" w:date="2025-12-30T14:10:00Z" w16du:dateUtc="2025-12-30T14:10:00Z"/>
          <w:rFonts w:ascii="Times New Roman" w:hAnsi="Times New Roman" w:cs="Times New Roman"/>
        </w:rPr>
      </w:pPr>
    </w:p>
    <w:p w14:paraId="78C45A21" w14:textId="77777777" w:rsidR="00213470" w:rsidRDefault="00213470" w:rsidP="00CE10C1">
      <w:pPr>
        <w:tabs>
          <w:tab w:val="left" w:pos="3200"/>
        </w:tabs>
        <w:spacing w:line="480" w:lineRule="auto"/>
        <w:ind w:left="0" w:firstLine="0"/>
        <w:rPr>
          <w:ins w:id="120" w:author="Cheick Traoré" w:date="2025-12-30T14:10:00Z" w16du:dateUtc="2025-12-30T14:10:00Z"/>
          <w:rFonts w:ascii="Times New Roman" w:hAnsi="Times New Roman" w:cs="Times New Roman"/>
        </w:rPr>
      </w:pPr>
    </w:p>
    <w:p w14:paraId="69D8BDBC" w14:textId="77777777" w:rsidR="00213470" w:rsidRDefault="00213470" w:rsidP="00CE10C1">
      <w:pPr>
        <w:tabs>
          <w:tab w:val="left" w:pos="3200"/>
        </w:tabs>
        <w:spacing w:line="480" w:lineRule="auto"/>
        <w:ind w:left="0" w:firstLine="0"/>
        <w:rPr>
          <w:ins w:id="121" w:author="Cheick Traoré" w:date="2025-12-30T14:10:00Z" w16du:dateUtc="2025-12-30T14:10:00Z"/>
          <w:rFonts w:ascii="Times New Roman" w:hAnsi="Times New Roman" w:cs="Times New Roman"/>
        </w:rPr>
      </w:pPr>
    </w:p>
    <w:p w14:paraId="1E7EA7E6" w14:textId="77777777" w:rsidR="00213470" w:rsidRDefault="00213470" w:rsidP="00CE10C1">
      <w:pPr>
        <w:tabs>
          <w:tab w:val="left" w:pos="3200"/>
        </w:tabs>
        <w:spacing w:line="480" w:lineRule="auto"/>
        <w:ind w:left="0" w:firstLine="0"/>
        <w:rPr>
          <w:ins w:id="122" w:author="Cheick Traoré" w:date="2025-12-30T14:10:00Z" w16du:dateUtc="2025-12-30T14:10:00Z"/>
          <w:rFonts w:ascii="Times New Roman" w:hAnsi="Times New Roman" w:cs="Times New Roman"/>
        </w:rPr>
      </w:pPr>
    </w:p>
    <w:p w14:paraId="1D508DEA" w14:textId="77777777" w:rsidR="00213470" w:rsidRDefault="00213470" w:rsidP="00CE10C1">
      <w:pPr>
        <w:tabs>
          <w:tab w:val="left" w:pos="3200"/>
        </w:tabs>
        <w:spacing w:line="480" w:lineRule="auto"/>
        <w:ind w:left="0" w:firstLine="0"/>
        <w:rPr>
          <w:ins w:id="123" w:author="Cheick Traoré" w:date="2025-12-30T14:10:00Z" w16du:dateUtc="2025-12-30T14:10:00Z"/>
          <w:rFonts w:ascii="Times New Roman" w:hAnsi="Times New Roman" w:cs="Times New Roman"/>
        </w:rPr>
      </w:pPr>
    </w:p>
    <w:p w14:paraId="66AC083C" w14:textId="77777777" w:rsidR="00213470" w:rsidRPr="00AB1D00" w:rsidRDefault="00213470" w:rsidP="00CE10C1">
      <w:pPr>
        <w:tabs>
          <w:tab w:val="left" w:pos="3200"/>
        </w:tabs>
        <w:spacing w:line="480" w:lineRule="auto"/>
        <w:ind w:left="0" w:firstLine="0"/>
        <w:rPr>
          <w:rFonts w:ascii="Times New Roman" w:hAnsi="Times New Roman" w:cs="Times New Roman"/>
        </w:rPr>
      </w:pPr>
    </w:p>
    <w:p w14:paraId="3F75B7AB" w14:textId="592B655C" w:rsidR="00642F58" w:rsidRDefault="00BE31E6" w:rsidP="00C64EC5">
      <w:pPr>
        <w:pStyle w:val="Paragraphedeliste"/>
        <w:numPr>
          <w:ilvl w:val="0"/>
          <w:numId w:val="90"/>
        </w:numPr>
        <w:tabs>
          <w:tab w:val="left" w:pos="3200"/>
        </w:tabs>
        <w:spacing w:line="480" w:lineRule="auto"/>
        <w:outlineLvl w:val="0"/>
        <w:rPr>
          <w:ins w:id="124" w:author="Cheick Traoré" w:date="2026-01-05T19:04:00Z" w16du:dateUtc="2026-01-05T19:04:00Z"/>
          <w:rFonts w:ascii="Times New Roman" w:hAnsi="Times New Roman" w:cs="Times New Roman"/>
          <w:b/>
          <w:bCs/>
          <w:sz w:val="28"/>
          <w:szCs w:val="28"/>
        </w:rPr>
      </w:pPr>
      <w:bookmarkStart w:id="125" w:name="_Toc217034629"/>
      <w:bookmarkStart w:id="126" w:name="_Hlk218192853"/>
      <w:del w:id="127" w:author="Cheick Traoré" w:date="2025-12-30T18:19:00Z" w16du:dateUtc="2025-12-30T18:19:00Z">
        <w:r w:rsidRPr="00642F58" w:rsidDel="00642F58">
          <w:rPr>
            <w:rFonts w:ascii="Times New Roman" w:hAnsi="Times New Roman" w:cs="Times New Roman"/>
            <w:b/>
            <w:bCs/>
            <w:sz w:val="28"/>
            <w:szCs w:val="28"/>
            <w:rPrChange w:id="128" w:author="Cheick Traoré" w:date="2025-12-30T18:19:00Z" w16du:dateUtc="2025-12-30T18:19:00Z">
              <w:rPr/>
            </w:rPrChange>
          </w:rPr>
          <w:delText xml:space="preserve">3. </w:delText>
        </w:r>
      </w:del>
      <w:del w:id="129" w:author="Cheick Traoré" w:date="2025-12-31T10:06:00Z" w16du:dateUtc="2025-12-31T10:06:00Z">
        <w:r w:rsidRPr="00642F58" w:rsidDel="00E973D6">
          <w:rPr>
            <w:rFonts w:ascii="Times New Roman" w:hAnsi="Times New Roman" w:cs="Times New Roman"/>
            <w:b/>
            <w:bCs/>
            <w:sz w:val="28"/>
            <w:szCs w:val="28"/>
            <w:rPrChange w:id="130" w:author="Cheick Traoré" w:date="2025-12-30T18:19:00Z" w16du:dateUtc="2025-12-30T18:19:00Z">
              <w:rPr/>
            </w:rPrChange>
          </w:rPr>
          <w:delText>DESCRIPTION DU PROBLEME EN TERMES DE SERVICES</w:delText>
        </w:r>
      </w:del>
      <w:bookmarkEnd w:id="125"/>
      <w:ins w:id="131" w:author="Cheick Traoré" w:date="2025-12-31T10:06:00Z" w16du:dateUtc="2025-12-31T10:06:00Z">
        <w:r w:rsidR="00E973D6">
          <w:rPr>
            <w:rFonts w:ascii="Times New Roman" w:hAnsi="Times New Roman" w:cs="Times New Roman"/>
            <w:b/>
            <w:bCs/>
            <w:sz w:val="28"/>
            <w:szCs w:val="28"/>
          </w:rPr>
          <w:t>Etude de l’existant</w:t>
        </w:r>
      </w:ins>
    </w:p>
    <w:p w14:paraId="1AA9F435" w14:textId="77777777" w:rsidR="00C64EC5" w:rsidRPr="00C64EC5" w:rsidRDefault="00C64EC5" w:rsidP="00C64EC5">
      <w:pPr>
        <w:pStyle w:val="Paragraphedeliste"/>
        <w:tabs>
          <w:tab w:val="left" w:pos="3200"/>
        </w:tabs>
        <w:spacing w:line="480" w:lineRule="auto"/>
        <w:ind w:firstLine="0"/>
        <w:outlineLvl w:val="0"/>
        <w:rPr>
          <w:rFonts w:ascii="Times New Roman" w:hAnsi="Times New Roman" w:cs="Times New Roman"/>
          <w:b/>
          <w:bCs/>
          <w:sz w:val="28"/>
          <w:szCs w:val="28"/>
          <w:rPrChange w:id="132" w:author="Cheick Traoré" w:date="2026-01-05T19:04:00Z" w16du:dateUtc="2026-01-05T19:04:00Z">
            <w:rPr/>
          </w:rPrChange>
        </w:rPr>
        <w:pPrChange w:id="133" w:author="Cheick Traoré" w:date="2026-01-05T19:04:00Z" w16du:dateUtc="2026-01-05T19:04:00Z">
          <w:pPr>
            <w:tabs>
              <w:tab w:val="left" w:pos="3200"/>
            </w:tabs>
            <w:spacing w:line="480" w:lineRule="auto"/>
            <w:ind w:left="0" w:firstLine="0"/>
            <w:outlineLvl w:val="0"/>
          </w:pPr>
        </w:pPrChange>
      </w:pPr>
    </w:p>
    <w:p w14:paraId="5D804C88" w14:textId="0D37ED67" w:rsidR="000522BF" w:rsidRPr="00AB1D00" w:rsidDel="00A0357D" w:rsidRDefault="009600FD" w:rsidP="00C64EC5">
      <w:pPr>
        <w:pStyle w:val="Corpsdetext"/>
        <w:rPr>
          <w:del w:id="134" w:author="Cheick Traoré" w:date="2025-12-30T17:59:00Z" w16du:dateUtc="2025-12-30T17:59:00Z"/>
          <w:rFonts w:cs="Times New Roman"/>
        </w:rPr>
        <w:pPrChange w:id="135" w:author="Cheick Traoré" w:date="2026-01-05T19:03:00Z" w16du:dateUtc="2026-01-05T19:03:00Z">
          <w:pPr>
            <w:tabs>
              <w:tab w:val="left" w:pos="3200"/>
            </w:tabs>
            <w:spacing w:line="480" w:lineRule="auto"/>
          </w:pPr>
        </w:pPrChange>
      </w:pPr>
      <w:del w:id="136" w:author="Cheick Traoré" w:date="2025-12-30T17:59:00Z" w16du:dateUtc="2025-12-30T17:59:00Z">
        <w:r w:rsidRPr="00AB1D00" w:rsidDel="00A0357D">
          <w:rPr>
            <w:rFonts w:cs="Times New Roman"/>
          </w:rPr>
          <w:delText xml:space="preserve">Le processus de </w:delText>
        </w:r>
        <w:r w:rsidR="00B67C12" w:rsidRPr="00AB1D00" w:rsidDel="00A0357D">
          <w:rPr>
            <w:rFonts w:cs="Times New Roman"/>
          </w:rPr>
          <w:delText>projection</w:delText>
        </w:r>
        <w:r w:rsidRPr="00AB1D00" w:rsidDel="00A0357D">
          <w:rPr>
            <w:rFonts w:cs="Times New Roman"/>
          </w:rPr>
          <w:delText xml:space="preserve"> des recettes budgétaires se caractérise par plusieurs lacunes majeures.</w:delText>
        </w:r>
      </w:del>
    </w:p>
    <w:p w14:paraId="28A61F98" w14:textId="65693182" w:rsidR="009600FD" w:rsidRPr="00AB1D00" w:rsidDel="00A0357D" w:rsidRDefault="009600FD" w:rsidP="00C64EC5">
      <w:pPr>
        <w:pStyle w:val="Corpsdetext"/>
        <w:rPr>
          <w:del w:id="137" w:author="Cheick Traoré" w:date="2025-12-30T17:59:00Z" w16du:dateUtc="2025-12-30T17:59:00Z"/>
          <w:rFonts w:cs="Times New Roman"/>
        </w:rPr>
        <w:pPrChange w:id="138" w:author="Cheick Traoré" w:date="2026-01-05T19:03:00Z" w16du:dateUtc="2026-01-05T19:03:00Z">
          <w:pPr>
            <w:tabs>
              <w:tab w:val="left" w:pos="3200"/>
            </w:tabs>
            <w:spacing w:line="480" w:lineRule="auto"/>
          </w:pPr>
        </w:pPrChange>
      </w:pPr>
      <w:del w:id="139" w:author="Cheick Traoré" w:date="2025-12-30T16:41:00Z" w16du:dateUtc="2025-12-30T16:41:00Z">
        <w:r w:rsidRPr="00AB1D00" w:rsidDel="00213470">
          <w:rPr>
            <w:rFonts w:cs="Times New Roman"/>
            <w:b/>
            <w:bCs/>
          </w:rPr>
          <w:delText>Extraction manuelle et incohérente</w:delText>
        </w:r>
        <w:r w:rsidRPr="00AB1D00" w:rsidDel="00213470">
          <w:rPr>
            <w:rFonts w:cs="Times New Roman"/>
          </w:rPr>
          <w:delText xml:space="preserve"> : </w:delText>
        </w:r>
      </w:del>
      <w:del w:id="140" w:author="Cheick Traoré" w:date="2025-12-30T17:59:00Z" w16du:dateUtc="2025-12-30T17:59:00Z">
        <w:r w:rsidRPr="00AB1D00" w:rsidDel="00A0357D">
          <w:rPr>
            <w:rFonts w:cs="Times New Roman"/>
          </w:rPr>
          <w:delText xml:space="preserve">Les analystes extraient manuellement les données des </w:delText>
        </w:r>
      </w:del>
      <w:del w:id="141" w:author="Cheick Traoré" w:date="2025-12-30T16:42:00Z" w16du:dateUtc="2025-12-30T16:42:00Z">
        <w:r w:rsidRPr="00AB1D00" w:rsidDel="00213470">
          <w:rPr>
            <w:rFonts w:cs="Times New Roman"/>
          </w:rPr>
          <w:delText xml:space="preserve">serveurs MySQL </w:delText>
        </w:r>
      </w:del>
      <w:del w:id="142" w:author="Cheick Traoré" w:date="2025-12-30T16:43:00Z" w16du:dateUtc="2025-12-30T16:43:00Z">
        <w:r w:rsidRPr="00AB1D00" w:rsidDel="00213470">
          <w:rPr>
            <w:rFonts w:cs="Times New Roman"/>
          </w:rPr>
          <w:delText xml:space="preserve">ou du système </w:delText>
        </w:r>
      </w:del>
      <w:del w:id="143" w:author="Cheick Traoré" w:date="2025-12-30T17:59:00Z" w16du:dateUtc="2025-12-30T17:59:00Z">
        <w:r w:rsidRPr="00AB1D00" w:rsidDel="00A0357D">
          <w:rPr>
            <w:rFonts w:cs="Times New Roman"/>
          </w:rPr>
          <w:delText>C</w:delText>
        </w:r>
      </w:del>
      <w:del w:id="144" w:author="Cheick Traoré" w:date="2025-12-30T16:43:00Z" w16du:dateUtc="2025-12-30T16:43:00Z">
        <w:r w:rsidRPr="00AB1D00" w:rsidDel="00213470">
          <w:rPr>
            <w:rFonts w:cs="Times New Roman"/>
          </w:rPr>
          <w:delText>ADRAGE</w:delText>
        </w:r>
      </w:del>
      <w:del w:id="145" w:author="Cheick Traoré" w:date="2025-12-30T17:59:00Z" w16du:dateUtc="2025-12-30T17:59:00Z">
        <w:r w:rsidRPr="00AB1D00" w:rsidDel="00A0357D">
          <w:rPr>
            <w:rFonts w:cs="Times New Roman"/>
          </w:rPr>
          <w:delText xml:space="preserve">. Ces extractions ne sont pas </w:delText>
        </w:r>
      </w:del>
      <w:del w:id="146" w:author="Cheick Traoré" w:date="2025-12-30T16:44:00Z" w16du:dateUtc="2025-12-30T16:44:00Z">
        <w:r w:rsidRPr="00AB1D00" w:rsidDel="00213470">
          <w:rPr>
            <w:rFonts w:cs="Times New Roman"/>
          </w:rPr>
          <w:delText>toujours cohérentes, engendrant un risque d'incohérences.</w:delText>
        </w:r>
      </w:del>
    </w:p>
    <w:p w14:paraId="0816DCDE" w14:textId="1E248A54" w:rsidR="009600FD" w:rsidRPr="00AB1D00" w:rsidDel="00A0357D" w:rsidRDefault="009600FD" w:rsidP="00C64EC5">
      <w:pPr>
        <w:pStyle w:val="Corpsdetext"/>
        <w:rPr>
          <w:del w:id="147" w:author="Cheick Traoré" w:date="2025-12-30T17:59:00Z" w16du:dateUtc="2025-12-30T17:59:00Z"/>
          <w:rFonts w:cs="Times New Roman"/>
        </w:rPr>
        <w:pPrChange w:id="148" w:author="Cheick Traoré" w:date="2026-01-05T19:03:00Z" w16du:dateUtc="2026-01-05T19:03:00Z">
          <w:pPr>
            <w:tabs>
              <w:tab w:val="left" w:pos="3200"/>
            </w:tabs>
            <w:spacing w:line="480" w:lineRule="auto"/>
          </w:pPr>
        </w:pPrChange>
      </w:pPr>
      <w:del w:id="149" w:author="Cheick Traoré" w:date="2025-12-30T17:59:00Z" w16du:dateUtc="2025-12-30T17:59:00Z">
        <w:r w:rsidRPr="00AB1D00" w:rsidDel="00A0357D">
          <w:rPr>
            <w:rFonts w:cs="Times New Roman"/>
            <w:b/>
            <w:bCs/>
          </w:rPr>
          <w:delText>Prétraitement non standardisé</w:delText>
        </w:r>
        <w:r w:rsidRPr="00AB1D00" w:rsidDel="00A0357D">
          <w:rPr>
            <w:rFonts w:cs="Times New Roman"/>
          </w:rPr>
          <w:delText xml:space="preserve"> : Les données doivent être nettoyées et reformatées manuellement. L'absence d'un pipeline unifié expose chaque exercice au risque d'erreurs méthodologiques.</w:delText>
        </w:r>
      </w:del>
    </w:p>
    <w:p w14:paraId="7F58C8F8" w14:textId="1664FCBC" w:rsidR="00213470" w:rsidRPr="00AB1D00" w:rsidDel="00A0357D" w:rsidRDefault="009600FD" w:rsidP="00C64EC5">
      <w:pPr>
        <w:pStyle w:val="Corpsdetext"/>
        <w:rPr>
          <w:del w:id="150" w:author="Cheick Traoré" w:date="2025-12-30T17:59:00Z" w16du:dateUtc="2025-12-30T17:59:00Z"/>
          <w:rFonts w:cs="Times New Roman"/>
        </w:rPr>
        <w:pPrChange w:id="151" w:author="Cheick Traoré" w:date="2026-01-05T19:03:00Z" w16du:dateUtc="2026-01-05T19:03:00Z">
          <w:pPr>
            <w:tabs>
              <w:tab w:val="left" w:pos="3200"/>
            </w:tabs>
            <w:spacing w:line="480" w:lineRule="auto"/>
          </w:pPr>
        </w:pPrChange>
      </w:pPr>
      <w:del w:id="152" w:author="Cheick Traoré" w:date="2025-12-30T17:59:00Z" w16du:dateUtc="2025-12-30T17:59:00Z">
        <w:r w:rsidRPr="00AB1D00" w:rsidDel="00A0357D">
          <w:rPr>
            <w:rFonts w:cs="Times New Roman"/>
            <w:b/>
            <w:bCs/>
          </w:rPr>
          <w:delText>Modélisation limitée</w:delText>
        </w:r>
        <w:r w:rsidRPr="00AB1D00" w:rsidDel="00A0357D">
          <w:rPr>
            <w:rFonts w:cs="Times New Roman"/>
          </w:rPr>
          <w:delText xml:space="preserve"> : Les analystes </w:delText>
        </w:r>
      </w:del>
      <w:del w:id="153" w:author="Cheick Traoré" w:date="2025-12-30T16:56:00Z" w16du:dateUtc="2025-12-30T16:56:00Z">
        <w:r w:rsidRPr="00AB1D00" w:rsidDel="00213470">
          <w:rPr>
            <w:rFonts w:cs="Times New Roman"/>
          </w:rPr>
          <w:delText>se contentent de</w:delText>
        </w:r>
      </w:del>
      <w:del w:id="154" w:author="Cheick Traoré" w:date="2025-12-30T17:59:00Z" w16du:dateUtc="2025-12-30T17:59:00Z">
        <w:r w:rsidRPr="00AB1D00" w:rsidDel="00A0357D">
          <w:rPr>
            <w:rFonts w:cs="Times New Roman"/>
          </w:rPr>
          <w:delText xml:space="preserve"> formules Excel basiques qui n'intègrent pas la saisonnalité, les cycles économiques ou les ruptures structurelles.</w:delText>
        </w:r>
      </w:del>
    </w:p>
    <w:p w14:paraId="2DF5FA26" w14:textId="34C63652" w:rsidR="009600FD" w:rsidRPr="00AB1D00" w:rsidDel="00A0357D" w:rsidRDefault="009600FD" w:rsidP="00C64EC5">
      <w:pPr>
        <w:pStyle w:val="Corpsdetext"/>
        <w:rPr>
          <w:del w:id="155" w:author="Cheick Traoré" w:date="2025-12-30T17:59:00Z" w16du:dateUtc="2025-12-30T17:59:00Z"/>
          <w:rFonts w:cs="Times New Roman"/>
        </w:rPr>
        <w:pPrChange w:id="156" w:author="Cheick Traoré" w:date="2026-01-05T19:03:00Z" w16du:dateUtc="2026-01-05T19:03:00Z">
          <w:pPr>
            <w:tabs>
              <w:tab w:val="left" w:pos="3200"/>
            </w:tabs>
            <w:spacing w:line="480" w:lineRule="auto"/>
          </w:pPr>
        </w:pPrChange>
      </w:pPr>
      <w:del w:id="157" w:author="Cheick Traoré" w:date="2025-12-30T17:59:00Z" w16du:dateUtc="2025-12-30T17:59:00Z">
        <w:r w:rsidRPr="00AB1D00" w:rsidDel="00A0357D">
          <w:rPr>
            <w:rFonts w:cs="Times New Roman"/>
            <w:b/>
            <w:bCs/>
          </w:rPr>
          <w:delText>Mise à jour problématique</w:delText>
        </w:r>
        <w:r w:rsidRPr="00AB1D00" w:rsidDel="00A0357D">
          <w:rPr>
            <w:rFonts w:cs="Times New Roman"/>
          </w:rPr>
          <w:delText xml:space="preserve"> : L'absence d'automatisation oblige à répéter l'intégralité du processus lors des révisions budgétaires, engendrant une perte de temps précieux.</w:delText>
        </w:r>
      </w:del>
    </w:p>
    <w:p w14:paraId="508A5480" w14:textId="3F10C27D" w:rsidR="009600FD" w:rsidRPr="00AB1D00" w:rsidDel="00A0357D" w:rsidRDefault="009600FD" w:rsidP="00C64EC5">
      <w:pPr>
        <w:pStyle w:val="Corpsdetext"/>
        <w:rPr>
          <w:del w:id="158" w:author="Cheick Traoré" w:date="2025-12-30T17:59:00Z" w16du:dateUtc="2025-12-30T17:59:00Z"/>
          <w:rFonts w:cs="Times New Roman"/>
        </w:rPr>
        <w:pPrChange w:id="159" w:author="Cheick Traoré" w:date="2026-01-05T19:03:00Z" w16du:dateUtc="2026-01-05T19:03:00Z">
          <w:pPr>
            <w:tabs>
              <w:tab w:val="left" w:pos="3200"/>
            </w:tabs>
            <w:spacing w:line="480" w:lineRule="auto"/>
          </w:pPr>
        </w:pPrChange>
      </w:pPr>
      <w:del w:id="160" w:author="Cheick Traoré" w:date="2025-12-30T17:59:00Z" w16du:dateUtc="2025-12-30T17:59:00Z">
        <w:r w:rsidRPr="00AB1D00" w:rsidDel="00A0357D">
          <w:rPr>
            <w:rFonts w:cs="Times New Roman"/>
            <w:b/>
            <w:bCs/>
          </w:rPr>
          <w:delText>Contraintes institutionnelles</w:delText>
        </w:r>
        <w:r w:rsidRPr="00AB1D00" w:rsidDel="00A0357D">
          <w:rPr>
            <w:rFonts w:cs="Times New Roman"/>
          </w:rPr>
          <w:delText xml:space="preserve"> : Les données budgétaires doivent respecter des normes strictes de chiffrement, contrôle d'accès, auditabilité et sécurité.</w:delText>
        </w:r>
      </w:del>
    </w:p>
    <w:p w14:paraId="22883908" w14:textId="0101FA93" w:rsidR="004C72D8" w:rsidRPr="00AB1D00" w:rsidDel="00A0357D" w:rsidRDefault="004C72D8" w:rsidP="00C64EC5">
      <w:pPr>
        <w:pStyle w:val="Corpsdetext"/>
        <w:rPr>
          <w:del w:id="161" w:author="Cheick Traoré" w:date="2025-12-30T17:59:00Z" w16du:dateUtc="2025-12-30T17:59:00Z"/>
          <w:rFonts w:cs="Times New Roman"/>
        </w:rPr>
        <w:pPrChange w:id="162" w:author="Cheick Traoré" w:date="2026-01-05T19:03:00Z" w16du:dateUtc="2026-01-05T19:03:00Z">
          <w:pPr>
            <w:tabs>
              <w:tab w:val="left" w:pos="3200"/>
            </w:tabs>
            <w:spacing w:line="480" w:lineRule="auto"/>
            <w:ind w:left="0" w:firstLine="0"/>
          </w:pPr>
        </w:pPrChange>
      </w:pPr>
    </w:p>
    <w:p w14:paraId="19107F0F" w14:textId="21F7AFA1" w:rsidR="00B417AF" w:rsidRPr="009F3822" w:rsidDel="00A0357D" w:rsidRDefault="009600FD" w:rsidP="00C64EC5">
      <w:pPr>
        <w:pStyle w:val="Corpsdetext"/>
        <w:rPr>
          <w:del w:id="163" w:author="Cheick Traoré" w:date="2025-12-30T17:59:00Z" w16du:dateUtc="2025-12-30T17:59:00Z"/>
          <w:rFonts w:cs="Times New Roman"/>
          <w:b/>
          <w:bCs/>
          <w:u w:val="single"/>
        </w:rPr>
        <w:pPrChange w:id="164" w:author="Cheick Traoré" w:date="2026-01-05T19:03:00Z" w16du:dateUtc="2026-01-05T19:03:00Z">
          <w:pPr>
            <w:tabs>
              <w:tab w:val="left" w:pos="3200"/>
            </w:tabs>
            <w:spacing w:line="480" w:lineRule="auto"/>
            <w:ind w:left="11" w:hanging="11"/>
            <w:outlineLvl w:val="1"/>
          </w:pPr>
        </w:pPrChange>
      </w:pPr>
      <w:bookmarkStart w:id="165" w:name="_Toc217034631"/>
      <w:del w:id="166" w:author="Cheick Traoré" w:date="2025-12-30T17:59:00Z" w16du:dateUtc="2025-12-30T17:59:00Z">
        <w:r w:rsidRPr="009F3822" w:rsidDel="00A0357D">
          <w:rPr>
            <w:rFonts w:cs="Times New Roman"/>
            <w:b/>
            <w:bCs/>
            <w:u w:val="single"/>
          </w:rPr>
          <w:delText>Services offerts par le système</w:delText>
        </w:r>
        <w:bookmarkEnd w:id="165"/>
        <w:r w:rsidR="009F3822" w:rsidDel="00A0357D">
          <w:rPr>
            <w:rFonts w:cs="Times New Roman"/>
            <w:b/>
            <w:bCs/>
            <w:u w:val="single"/>
          </w:rPr>
          <w:delText> :</w:delText>
        </w:r>
      </w:del>
    </w:p>
    <w:p w14:paraId="056FE68B" w14:textId="3619731A" w:rsidR="004C72D8" w:rsidRPr="00AB1D00" w:rsidDel="00A0357D" w:rsidRDefault="004C72D8" w:rsidP="00C64EC5">
      <w:pPr>
        <w:pStyle w:val="Corpsdetext"/>
        <w:rPr>
          <w:del w:id="167" w:author="Cheick Traoré" w:date="2025-12-30T17:59:00Z" w16du:dateUtc="2025-12-30T17:59:00Z"/>
          <w:rFonts w:cs="Times New Roman"/>
          <w:b/>
          <w:bCs/>
        </w:rPr>
        <w:pPrChange w:id="168" w:author="Cheick Traoré" w:date="2026-01-05T19:03:00Z" w16du:dateUtc="2026-01-05T19:03:00Z">
          <w:pPr>
            <w:tabs>
              <w:tab w:val="left" w:pos="3200"/>
            </w:tabs>
            <w:spacing w:line="480" w:lineRule="auto"/>
            <w:ind w:left="0" w:firstLine="0"/>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6638"/>
      </w:tblGrid>
      <w:tr w:rsidR="009600FD" w:rsidRPr="00AB1D00" w:rsidDel="00A0357D" w14:paraId="63718263" w14:textId="1E1BC242" w:rsidTr="00BE31E6">
        <w:trPr>
          <w:trHeight w:val="560"/>
          <w:del w:id="169" w:author="Cheick Traoré" w:date="2025-12-30T17:59:00Z"/>
        </w:trPr>
        <w:tc>
          <w:tcPr>
            <w:tcW w:w="0" w:type="auto"/>
            <w:tcMar>
              <w:top w:w="100" w:type="dxa"/>
              <w:left w:w="100" w:type="dxa"/>
              <w:bottom w:w="100" w:type="dxa"/>
              <w:right w:w="100" w:type="dxa"/>
            </w:tcMar>
            <w:hideMark/>
          </w:tcPr>
          <w:p w14:paraId="43276DC4" w14:textId="7EA2C217" w:rsidR="009600FD" w:rsidRPr="00AB1D00" w:rsidDel="00A0357D" w:rsidRDefault="009600FD" w:rsidP="00C64EC5">
            <w:pPr>
              <w:pStyle w:val="Corpsdetext"/>
              <w:rPr>
                <w:del w:id="170" w:author="Cheick Traoré" w:date="2025-12-30T17:59:00Z" w16du:dateUtc="2025-12-30T17:59:00Z"/>
                <w:rFonts w:cs="Times New Roman"/>
              </w:rPr>
              <w:pPrChange w:id="171" w:author="Cheick Traoré" w:date="2026-01-05T19:03:00Z" w16du:dateUtc="2026-01-05T19:03:00Z">
                <w:pPr>
                  <w:tabs>
                    <w:tab w:val="left" w:pos="3200"/>
                  </w:tabs>
                  <w:spacing w:line="480" w:lineRule="auto"/>
                </w:pPr>
              </w:pPrChange>
            </w:pPr>
            <w:del w:id="172" w:author="Cheick Traoré" w:date="2025-12-30T17:59:00Z" w16du:dateUtc="2025-12-30T17:59:00Z">
              <w:r w:rsidRPr="00AB1D00" w:rsidDel="00A0357D">
                <w:rPr>
                  <w:rFonts w:cs="Times New Roman"/>
                  <w:b/>
                  <w:bCs/>
                </w:rPr>
                <w:delText>Service</w:delText>
              </w:r>
            </w:del>
          </w:p>
        </w:tc>
        <w:tc>
          <w:tcPr>
            <w:tcW w:w="0" w:type="auto"/>
            <w:tcMar>
              <w:top w:w="100" w:type="dxa"/>
              <w:left w:w="100" w:type="dxa"/>
              <w:bottom w:w="100" w:type="dxa"/>
              <w:right w:w="100" w:type="dxa"/>
            </w:tcMar>
            <w:hideMark/>
          </w:tcPr>
          <w:p w14:paraId="5AAABF16" w14:textId="37A70947" w:rsidR="009600FD" w:rsidRPr="00AB1D00" w:rsidDel="00A0357D" w:rsidRDefault="009600FD" w:rsidP="00C64EC5">
            <w:pPr>
              <w:pStyle w:val="Corpsdetext"/>
              <w:rPr>
                <w:del w:id="173" w:author="Cheick Traoré" w:date="2025-12-30T17:59:00Z" w16du:dateUtc="2025-12-30T17:59:00Z"/>
                <w:rFonts w:cs="Times New Roman"/>
              </w:rPr>
              <w:pPrChange w:id="174" w:author="Cheick Traoré" w:date="2026-01-05T19:03:00Z" w16du:dateUtc="2026-01-05T19:03:00Z">
                <w:pPr>
                  <w:tabs>
                    <w:tab w:val="left" w:pos="3200"/>
                  </w:tabs>
                  <w:spacing w:line="480" w:lineRule="auto"/>
                </w:pPr>
              </w:pPrChange>
            </w:pPr>
            <w:del w:id="175" w:author="Cheick Traoré" w:date="2025-12-30T17:59:00Z" w16du:dateUtc="2025-12-30T17:59:00Z">
              <w:r w:rsidRPr="00AB1D00" w:rsidDel="00A0357D">
                <w:rPr>
                  <w:rFonts w:cs="Times New Roman"/>
                  <w:b/>
                  <w:bCs/>
                </w:rPr>
                <w:delText>Description</w:delText>
              </w:r>
            </w:del>
          </w:p>
        </w:tc>
      </w:tr>
      <w:tr w:rsidR="009600FD" w:rsidRPr="00AB1D00" w:rsidDel="00A0357D" w14:paraId="22375E53" w14:textId="14692E1D" w:rsidTr="00BE31E6">
        <w:trPr>
          <w:trHeight w:val="905"/>
          <w:del w:id="176" w:author="Cheick Traoré" w:date="2025-12-30T17:59:00Z"/>
        </w:trPr>
        <w:tc>
          <w:tcPr>
            <w:tcW w:w="0" w:type="auto"/>
            <w:tcMar>
              <w:top w:w="100" w:type="dxa"/>
              <w:left w:w="100" w:type="dxa"/>
              <w:bottom w:w="100" w:type="dxa"/>
              <w:right w:w="100" w:type="dxa"/>
            </w:tcMar>
            <w:hideMark/>
          </w:tcPr>
          <w:p w14:paraId="14A3F02D" w14:textId="31CFE69E" w:rsidR="009600FD" w:rsidRPr="00AB1D00" w:rsidDel="00A0357D" w:rsidRDefault="009600FD" w:rsidP="00C64EC5">
            <w:pPr>
              <w:pStyle w:val="Corpsdetext"/>
              <w:rPr>
                <w:del w:id="177" w:author="Cheick Traoré" w:date="2025-12-30T17:59:00Z" w16du:dateUtc="2025-12-30T17:59:00Z"/>
                <w:rFonts w:cs="Times New Roman"/>
              </w:rPr>
              <w:pPrChange w:id="178" w:author="Cheick Traoré" w:date="2026-01-05T19:03:00Z" w16du:dateUtc="2026-01-05T19:03:00Z">
                <w:pPr>
                  <w:tabs>
                    <w:tab w:val="left" w:pos="3200"/>
                  </w:tabs>
                  <w:spacing w:line="480" w:lineRule="auto"/>
                </w:pPr>
              </w:pPrChange>
            </w:pPr>
            <w:del w:id="179" w:author="Cheick Traoré" w:date="2025-12-30T17:59:00Z" w16du:dateUtc="2025-12-30T17:59:00Z">
              <w:r w:rsidRPr="00AB1D00" w:rsidDel="00A0357D">
                <w:rPr>
                  <w:rFonts w:cs="Times New Roman"/>
                  <w:b/>
                  <w:bCs/>
                </w:rPr>
                <w:delText>Extraction sécurisée</w:delText>
              </w:r>
            </w:del>
          </w:p>
        </w:tc>
        <w:tc>
          <w:tcPr>
            <w:tcW w:w="0" w:type="auto"/>
            <w:tcMar>
              <w:top w:w="100" w:type="dxa"/>
              <w:left w:w="100" w:type="dxa"/>
              <w:bottom w:w="100" w:type="dxa"/>
              <w:right w:w="100" w:type="dxa"/>
            </w:tcMar>
            <w:hideMark/>
          </w:tcPr>
          <w:p w14:paraId="7041AA83" w14:textId="0FCF07C1" w:rsidR="009600FD" w:rsidRPr="00AB1D00" w:rsidDel="00A0357D" w:rsidRDefault="009600FD" w:rsidP="00C64EC5">
            <w:pPr>
              <w:pStyle w:val="Corpsdetext"/>
              <w:rPr>
                <w:del w:id="180" w:author="Cheick Traoré" w:date="2025-12-30T17:59:00Z" w16du:dateUtc="2025-12-30T17:59:00Z"/>
                <w:rFonts w:cs="Times New Roman"/>
              </w:rPr>
              <w:pPrChange w:id="181" w:author="Cheick Traoré" w:date="2026-01-05T19:03:00Z" w16du:dateUtc="2026-01-05T19:03:00Z">
                <w:pPr>
                  <w:tabs>
                    <w:tab w:val="left" w:pos="3200"/>
                  </w:tabs>
                  <w:spacing w:line="480" w:lineRule="auto"/>
                </w:pPr>
              </w:pPrChange>
            </w:pPr>
            <w:del w:id="182" w:author="Cheick Traoré" w:date="2025-12-30T17:59:00Z" w16du:dateUtc="2025-12-30T17:59:00Z">
              <w:r w:rsidRPr="00AB1D00" w:rsidDel="00A0357D">
                <w:rPr>
                  <w:rFonts w:cs="Times New Roman"/>
                </w:rPr>
                <w:delText>Connexion authentifiée à MySQL, récupération sécurisée des données</w:delText>
              </w:r>
            </w:del>
          </w:p>
        </w:tc>
      </w:tr>
      <w:tr w:rsidR="009600FD" w:rsidRPr="00AB1D00" w:rsidDel="00A0357D" w14:paraId="7753BB8B" w14:textId="183A5F65" w:rsidTr="00BE31E6">
        <w:trPr>
          <w:trHeight w:val="905"/>
          <w:del w:id="183" w:author="Cheick Traoré" w:date="2025-12-30T17:59:00Z"/>
        </w:trPr>
        <w:tc>
          <w:tcPr>
            <w:tcW w:w="0" w:type="auto"/>
            <w:tcMar>
              <w:top w:w="100" w:type="dxa"/>
              <w:left w:w="100" w:type="dxa"/>
              <w:bottom w:w="100" w:type="dxa"/>
              <w:right w:w="100" w:type="dxa"/>
            </w:tcMar>
            <w:hideMark/>
          </w:tcPr>
          <w:p w14:paraId="412A5E02" w14:textId="796EE94A" w:rsidR="009600FD" w:rsidRPr="00AB1D00" w:rsidDel="00A0357D" w:rsidRDefault="009600FD" w:rsidP="00C64EC5">
            <w:pPr>
              <w:pStyle w:val="Corpsdetext"/>
              <w:rPr>
                <w:del w:id="184" w:author="Cheick Traoré" w:date="2025-12-30T17:59:00Z" w16du:dateUtc="2025-12-30T17:59:00Z"/>
                <w:rFonts w:cs="Times New Roman"/>
              </w:rPr>
              <w:pPrChange w:id="185" w:author="Cheick Traoré" w:date="2026-01-05T19:03:00Z" w16du:dateUtc="2026-01-05T19:03:00Z">
                <w:pPr>
                  <w:tabs>
                    <w:tab w:val="left" w:pos="3200"/>
                  </w:tabs>
                  <w:spacing w:line="480" w:lineRule="auto"/>
                </w:pPr>
              </w:pPrChange>
            </w:pPr>
            <w:del w:id="186" w:author="Cheick Traoré" w:date="2025-12-30T17:59:00Z" w16du:dateUtc="2025-12-30T17:59:00Z">
              <w:r w:rsidRPr="00AB1D00" w:rsidDel="00A0357D">
                <w:rPr>
                  <w:rFonts w:cs="Times New Roman"/>
                  <w:b/>
                  <w:bCs/>
                </w:rPr>
                <w:delText>Prétraitement</w:delText>
              </w:r>
            </w:del>
          </w:p>
        </w:tc>
        <w:tc>
          <w:tcPr>
            <w:tcW w:w="0" w:type="auto"/>
            <w:tcMar>
              <w:top w:w="100" w:type="dxa"/>
              <w:left w:w="100" w:type="dxa"/>
              <w:bottom w:w="100" w:type="dxa"/>
              <w:right w:w="100" w:type="dxa"/>
            </w:tcMar>
            <w:hideMark/>
          </w:tcPr>
          <w:p w14:paraId="116553FD" w14:textId="2EF8C215" w:rsidR="009600FD" w:rsidRPr="00AB1D00" w:rsidDel="00A0357D" w:rsidRDefault="009600FD" w:rsidP="00C64EC5">
            <w:pPr>
              <w:pStyle w:val="Corpsdetext"/>
              <w:rPr>
                <w:del w:id="187" w:author="Cheick Traoré" w:date="2025-12-30T17:59:00Z" w16du:dateUtc="2025-12-30T17:59:00Z"/>
                <w:rFonts w:cs="Times New Roman"/>
              </w:rPr>
              <w:pPrChange w:id="188" w:author="Cheick Traoré" w:date="2026-01-05T19:03:00Z" w16du:dateUtc="2026-01-05T19:03:00Z">
                <w:pPr>
                  <w:tabs>
                    <w:tab w:val="left" w:pos="3200"/>
                  </w:tabs>
                  <w:spacing w:line="480" w:lineRule="auto"/>
                </w:pPr>
              </w:pPrChange>
            </w:pPr>
            <w:del w:id="189" w:author="Cheick Traoré" w:date="2025-12-30T17:59:00Z" w16du:dateUtc="2025-12-30T17:59:00Z">
              <w:r w:rsidRPr="00AB1D00" w:rsidDel="00A0357D">
                <w:rPr>
                  <w:rFonts w:cs="Times New Roman"/>
                </w:rPr>
                <w:delText>Nettoyage, normalisation, gestion des anomalies automatisées</w:delText>
              </w:r>
            </w:del>
          </w:p>
        </w:tc>
      </w:tr>
      <w:tr w:rsidR="009600FD" w:rsidRPr="00AB1D00" w:rsidDel="00A0357D" w14:paraId="18A9719C" w14:textId="593F95A8" w:rsidTr="00BE31E6">
        <w:trPr>
          <w:trHeight w:val="905"/>
          <w:del w:id="190" w:author="Cheick Traoré" w:date="2025-12-30T17:59:00Z"/>
        </w:trPr>
        <w:tc>
          <w:tcPr>
            <w:tcW w:w="0" w:type="auto"/>
            <w:tcMar>
              <w:top w:w="100" w:type="dxa"/>
              <w:left w:w="100" w:type="dxa"/>
              <w:bottom w:w="100" w:type="dxa"/>
              <w:right w:w="100" w:type="dxa"/>
            </w:tcMar>
            <w:hideMark/>
          </w:tcPr>
          <w:p w14:paraId="624EAAE5" w14:textId="183B9225" w:rsidR="009600FD" w:rsidRPr="00AB1D00" w:rsidDel="00A0357D" w:rsidRDefault="009600FD" w:rsidP="00C64EC5">
            <w:pPr>
              <w:pStyle w:val="Corpsdetext"/>
              <w:rPr>
                <w:del w:id="191" w:author="Cheick Traoré" w:date="2025-12-30T17:59:00Z" w16du:dateUtc="2025-12-30T17:59:00Z"/>
                <w:rFonts w:cs="Times New Roman"/>
              </w:rPr>
              <w:pPrChange w:id="192" w:author="Cheick Traoré" w:date="2026-01-05T19:03:00Z" w16du:dateUtc="2026-01-05T19:03:00Z">
                <w:pPr>
                  <w:tabs>
                    <w:tab w:val="left" w:pos="3200"/>
                  </w:tabs>
                  <w:spacing w:line="480" w:lineRule="auto"/>
                </w:pPr>
              </w:pPrChange>
            </w:pPr>
            <w:del w:id="193" w:author="Cheick Traoré" w:date="2025-12-30T17:59:00Z" w16du:dateUtc="2025-12-30T17:59:00Z">
              <w:r w:rsidRPr="00AB1D00" w:rsidDel="00A0357D">
                <w:rPr>
                  <w:rFonts w:cs="Times New Roman"/>
                  <w:b/>
                  <w:bCs/>
                </w:rPr>
                <w:delText>Modélisation</w:delText>
              </w:r>
            </w:del>
          </w:p>
        </w:tc>
        <w:tc>
          <w:tcPr>
            <w:tcW w:w="0" w:type="auto"/>
            <w:tcMar>
              <w:top w:w="100" w:type="dxa"/>
              <w:left w:w="100" w:type="dxa"/>
              <w:bottom w:w="100" w:type="dxa"/>
              <w:right w:w="100" w:type="dxa"/>
            </w:tcMar>
            <w:hideMark/>
          </w:tcPr>
          <w:p w14:paraId="7EFF0681" w14:textId="174BFD42" w:rsidR="009600FD" w:rsidRPr="00AB1D00" w:rsidDel="00A0357D" w:rsidRDefault="009600FD" w:rsidP="00C64EC5">
            <w:pPr>
              <w:pStyle w:val="Corpsdetext"/>
              <w:rPr>
                <w:del w:id="194" w:author="Cheick Traoré" w:date="2025-12-30T17:59:00Z" w16du:dateUtc="2025-12-30T17:59:00Z"/>
                <w:rFonts w:cs="Times New Roman"/>
              </w:rPr>
              <w:pPrChange w:id="195" w:author="Cheick Traoré" w:date="2026-01-05T19:03:00Z" w16du:dateUtc="2026-01-05T19:03:00Z">
                <w:pPr>
                  <w:tabs>
                    <w:tab w:val="left" w:pos="3200"/>
                  </w:tabs>
                  <w:spacing w:line="480" w:lineRule="auto"/>
                </w:pPr>
              </w:pPrChange>
            </w:pPr>
            <w:del w:id="196" w:author="Cheick Traoré" w:date="2025-12-30T17:59:00Z" w16du:dateUtc="2025-12-30T17:59:00Z">
              <w:r w:rsidRPr="00AB1D00" w:rsidDel="00A0357D">
                <w:rPr>
                  <w:rFonts w:cs="Times New Roman"/>
                </w:rPr>
                <w:delText>Sélection dynamique du modèle approprié (Prophet, SARIMA</w:delText>
              </w:r>
            </w:del>
            <w:del w:id="197" w:author="Cheick Traoré" w:date="2025-12-30T17:17:00Z" w16du:dateUtc="2025-12-30T17:17:00Z">
              <w:r w:rsidRPr="00AB1D00" w:rsidDel="006A2057">
                <w:rPr>
                  <w:rFonts w:cs="Times New Roman"/>
                </w:rPr>
                <w:delText>, Random Forest</w:delText>
              </w:r>
            </w:del>
            <w:del w:id="198" w:author="Cheick Traoré" w:date="2025-12-30T17:59:00Z" w16du:dateUtc="2025-12-30T17:59:00Z">
              <w:r w:rsidRPr="00AB1D00" w:rsidDel="00A0357D">
                <w:rPr>
                  <w:rFonts w:cs="Times New Roman"/>
                </w:rPr>
                <w:delText>)</w:delText>
              </w:r>
            </w:del>
          </w:p>
        </w:tc>
      </w:tr>
      <w:tr w:rsidR="009600FD" w:rsidRPr="00AB1D00" w:rsidDel="00A0357D" w14:paraId="6EFCE777" w14:textId="37993F49" w:rsidTr="00BE31E6">
        <w:trPr>
          <w:trHeight w:val="905"/>
          <w:del w:id="199" w:author="Cheick Traoré" w:date="2025-12-30T17:59:00Z"/>
        </w:trPr>
        <w:tc>
          <w:tcPr>
            <w:tcW w:w="0" w:type="auto"/>
            <w:tcMar>
              <w:top w:w="100" w:type="dxa"/>
              <w:left w:w="100" w:type="dxa"/>
              <w:bottom w:w="100" w:type="dxa"/>
              <w:right w:w="100" w:type="dxa"/>
            </w:tcMar>
            <w:hideMark/>
          </w:tcPr>
          <w:p w14:paraId="37783322" w14:textId="4CE91B02" w:rsidR="009600FD" w:rsidRPr="00AB1D00" w:rsidDel="00A0357D" w:rsidRDefault="00B67C12" w:rsidP="00C64EC5">
            <w:pPr>
              <w:pStyle w:val="Corpsdetext"/>
              <w:rPr>
                <w:del w:id="200" w:author="Cheick Traoré" w:date="2025-12-30T17:59:00Z" w16du:dateUtc="2025-12-30T17:59:00Z"/>
                <w:rFonts w:cs="Times New Roman"/>
              </w:rPr>
              <w:pPrChange w:id="201" w:author="Cheick Traoré" w:date="2026-01-05T19:03:00Z" w16du:dateUtc="2026-01-05T19:03:00Z">
                <w:pPr>
                  <w:tabs>
                    <w:tab w:val="left" w:pos="3200"/>
                  </w:tabs>
                  <w:spacing w:line="480" w:lineRule="auto"/>
                </w:pPr>
              </w:pPrChange>
            </w:pPr>
            <w:del w:id="202" w:author="Cheick Traoré" w:date="2025-12-30T17:59:00Z" w16du:dateUtc="2025-12-30T17:59:00Z">
              <w:r w:rsidRPr="00AB1D00" w:rsidDel="00A0357D">
                <w:rPr>
                  <w:rFonts w:cs="Times New Roman"/>
                  <w:b/>
                  <w:bCs/>
                </w:rPr>
                <w:delText>Projection</w:delText>
              </w:r>
            </w:del>
          </w:p>
        </w:tc>
        <w:tc>
          <w:tcPr>
            <w:tcW w:w="0" w:type="auto"/>
            <w:tcMar>
              <w:top w:w="100" w:type="dxa"/>
              <w:left w:w="100" w:type="dxa"/>
              <w:bottom w:w="100" w:type="dxa"/>
              <w:right w:w="100" w:type="dxa"/>
            </w:tcMar>
            <w:hideMark/>
          </w:tcPr>
          <w:p w14:paraId="194E6171" w14:textId="6B5F06EA" w:rsidR="009600FD" w:rsidRPr="00AB1D00" w:rsidDel="00A0357D" w:rsidRDefault="009600FD" w:rsidP="00C64EC5">
            <w:pPr>
              <w:pStyle w:val="Corpsdetext"/>
              <w:rPr>
                <w:del w:id="203" w:author="Cheick Traoré" w:date="2025-12-30T17:59:00Z" w16du:dateUtc="2025-12-30T17:59:00Z"/>
                <w:rFonts w:cs="Times New Roman"/>
              </w:rPr>
              <w:pPrChange w:id="204" w:author="Cheick Traoré" w:date="2026-01-05T19:03:00Z" w16du:dateUtc="2026-01-05T19:03:00Z">
                <w:pPr>
                  <w:tabs>
                    <w:tab w:val="left" w:pos="3200"/>
                  </w:tabs>
                  <w:spacing w:line="480" w:lineRule="auto"/>
                </w:pPr>
              </w:pPrChange>
            </w:pPr>
            <w:del w:id="205" w:author="Cheick Traoré" w:date="2025-12-30T17:59:00Z" w16du:dateUtc="2025-12-30T17:59:00Z">
              <w:r w:rsidRPr="00AB1D00" w:rsidDel="00A0357D">
                <w:rPr>
                  <w:rFonts w:cs="Times New Roman"/>
                </w:rPr>
                <w:delText xml:space="preserve">Génération de </w:delText>
              </w:r>
              <w:r w:rsidR="00B67C12" w:rsidRPr="00AB1D00" w:rsidDel="00A0357D">
                <w:rPr>
                  <w:rFonts w:cs="Times New Roman"/>
                </w:rPr>
                <w:delText>projection</w:delText>
              </w:r>
              <w:r w:rsidRPr="00AB1D00" w:rsidDel="00A0357D">
                <w:rPr>
                  <w:rFonts w:cs="Times New Roman"/>
                </w:rPr>
                <w:delText>s multi-horizon avec intervalles de confiance</w:delText>
              </w:r>
            </w:del>
          </w:p>
        </w:tc>
      </w:tr>
      <w:tr w:rsidR="009600FD" w:rsidRPr="00AB1D00" w:rsidDel="00A0357D" w14:paraId="7D9D46CD" w14:textId="45407B27" w:rsidTr="00BE31E6">
        <w:trPr>
          <w:trHeight w:val="905"/>
          <w:del w:id="206" w:author="Cheick Traoré" w:date="2025-12-30T17:59:00Z"/>
        </w:trPr>
        <w:tc>
          <w:tcPr>
            <w:tcW w:w="0" w:type="auto"/>
            <w:tcMar>
              <w:top w:w="100" w:type="dxa"/>
              <w:left w:w="100" w:type="dxa"/>
              <w:bottom w:w="100" w:type="dxa"/>
              <w:right w:w="100" w:type="dxa"/>
            </w:tcMar>
            <w:hideMark/>
          </w:tcPr>
          <w:p w14:paraId="7748C201" w14:textId="4662762A" w:rsidR="009600FD" w:rsidRPr="00AB1D00" w:rsidDel="00A0357D" w:rsidRDefault="009600FD" w:rsidP="00C64EC5">
            <w:pPr>
              <w:pStyle w:val="Corpsdetext"/>
              <w:rPr>
                <w:del w:id="207" w:author="Cheick Traoré" w:date="2025-12-30T17:59:00Z" w16du:dateUtc="2025-12-30T17:59:00Z"/>
                <w:rFonts w:cs="Times New Roman"/>
              </w:rPr>
              <w:pPrChange w:id="208" w:author="Cheick Traoré" w:date="2026-01-05T19:03:00Z" w16du:dateUtc="2026-01-05T19:03:00Z">
                <w:pPr>
                  <w:tabs>
                    <w:tab w:val="left" w:pos="3200"/>
                  </w:tabs>
                  <w:spacing w:line="480" w:lineRule="auto"/>
                </w:pPr>
              </w:pPrChange>
            </w:pPr>
            <w:del w:id="209" w:author="Cheick Traoré" w:date="2025-12-30T17:59:00Z" w16du:dateUtc="2025-12-30T17:59:00Z">
              <w:r w:rsidRPr="00AB1D00" w:rsidDel="00A0357D">
                <w:rPr>
                  <w:rFonts w:cs="Times New Roman"/>
                  <w:b/>
                  <w:bCs/>
                </w:rPr>
                <w:delText>Génération de rapports</w:delText>
              </w:r>
            </w:del>
          </w:p>
        </w:tc>
        <w:tc>
          <w:tcPr>
            <w:tcW w:w="0" w:type="auto"/>
            <w:tcMar>
              <w:top w:w="100" w:type="dxa"/>
              <w:left w:w="100" w:type="dxa"/>
              <w:bottom w:w="100" w:type="dxa"/>
              <w:right w:w="100" w:type="dxa"/>
            </w:tcMar>
            <w:hideMark/>
          </w:tcPr>
          <w:p w14:paraId="3D479148" w14:textId="4A5BF7DB" w:rsidR="009600FD" w:rsidRPr="00AB1D00" w:rsidDel="00A0357D" w:rsidRDefault="009600FD" w:rsidP="00C64EC5">
            <w:pPr>
              <w:pStyle w:val="Corpsdetext"/>
              <w:rPr>
                <w:del w:id="210" w:author="Cheick Traoré" w:date="2025-12-30T17:59:00Z" w16du:dateUtc="2025-12-30T17:59:00Z"/>
                <w:rFonts w:cs="Times New Roman"/>
              </w:rPr>
              <w:pPrChange w:id="211" w:author="Cheick Traoré" w:date="2026-01-05T19:03:00Z" w16du:dateUtc="2026-01-05T19:03:00Z">
                <w:pPr>
                  <w:tabs>
                    <w:tab w:val="left" w:pos="3200"/>
                  </w:tabs>
                  <w:spacing w:line="480" w:lineRule="auto"/>
                </w:pPr>
              </w:pPrChange>
            </w:pPr>
            <w:del w:id="212" w:author="Cheick Traoré" w:date="2025-12-30T17:59:00Z" w16du:dateUtc="2025-12-30T17:59:00Z">
              <w:r w:rsidRPr="00AB1D00" w:rsidDel="00A0357D">
                <w:rPr>
                  <w:rFonts w:cs="Times New Roman"/>
                </w:rPr>
                <w:delText>Exportation Excel conforme aux normes DSIB</w:delText>
              </w:r>
            </w:del>
          </w:p>
        </w:tc>
      </w:tr>
      <w:tr w:rsidR="009600FD" w:rsidRPr="00AB1D00" w:rsidDel="00A0357D" w14:paraId="272F2CBF" w14:textId="59083CE1" w:rsidTr="00BE31E6">
        <w:trPr>
          <w:trHeight w:val="905"/>
          <w:del w:id="213" w:author="Cheick Traoré" w:date="2025-12-30T17:59:00Z"/>
        </w:trPr>
        <w:tc>
          <w:tcPr>
            <w:tcW w:w="0" w:type="auto"/>
            <w:tcMar>
              <w:top w:w="100" w:type="dxa"/>
              <w:left w:w="100" w:type="dxa"/>
              <w:bottom w:w="100" w:type="dxa"/>
              <w:right w:w="100" w:type="dxa"/>
            </w:tcMar>
            <w:hideMark/>
          </w:tcPr>
          <w:p w14:paraId="15B229E6" w14:textId="4013B3C2" w:rsidR="009600FD" w:rsidRPr="00AB1D00" w:rsidDel="00A0357D" w:rsidRDefault="009600FD" w:rsidP="00C64EC5">
            <w:pPr>
              <w:pStyle w:val="Corpsdetext"/>
              <w:rPr>
                <w:del w:id="214" w:author="Cheick Traoré" w:date="2025-12-30T17:59:00Z" w16du:dateUtc="2025-12-30T17:59:00Z"/>
                <w:rFonts w:cs="Times New Roman"/>
              </w:rPr>
              <w:pPrChange w:id="215" w:author="Cheick Traoré" w:date="2026-01-05T19:03:00Z" w16du:dateUtc="2026-01-05T19:03:00Z">
                <w:pPr>
                  <w:tabs>
                    <w:tab w:val="left" w:pos="3200"/>
                  </w:tabs>
                  <w:spacing w:line="480" w:lineRule="auto"/>
                </w:pPr>
              </w:pPrChange>
            </w:pPr>
            <w:del w:id="216" w:author="Cheick Traoré" w:date="2025-12-30T17:59:00Z" w16du:dateUtc="2025-12-30T17:59:00Z">
              <w:r w:rsidRPr="00AB1D00" w:rsidDel="00A0357D">
                <w:rPr>
                  <w:rFonts w:cs="Times New Roman"/>
                  <w:b/>
                  <w:bCs/>
                </w:rPr>
                <w:delText>Interface utilisateur</w:delText>
              </w:r>
            </w:del>
          </w:p>
        </w:tc>
        <w:tc>
          <w:tcPr>
            <w:tcW w:w="0" w:type="auto"/>
            <w:tcMar>
              <w:top w:w="100" w:type="dxa"/>
              <w:left w:w="100" w:type="dxa"/>
              <w:bottom w:w="100" w:type="dxa"/>
              <w:right w:w="100" w:type="dxa"/>
            </w:tcMar>
            <w:hideMark/>
          </w:tcPr>
          <w:p w14:paraId="6EFE271B" w14:textId="1B2AEE64" w:rsidR="009600FD" w:rsidRPr="00AB1D00" w:rsidDel="00A0357D" w:rsidRDefault="009600FD" w:rsidP="00C64EC5">
            <w:pPr>
              <w:pStyle w:val="Corpsdetext"/>
              <w:rPr>
                <w:del w:id="217" w:author="Cheick Traoré" w:date="2025-12-30T17:59:00Z" w16du:dateUtc="2025-12-30T17:59:00Z"/>
                <w:rFonts w:cs="Times New Roman"/>
              </w:rPr>
              <w:pPrChange w:id="218" w:author="Cheick Traoré" w:date="2026-01-05T19:03:00Z" w16du:dateUtc="2026-01-05T19:03:00Z">
                <w:pPr>
                  <w:tabs>
                    <w:tab w:val="left" w:pos="3200"/>
                  </w:tabs>
                  <w:spacing w:line="480" w:lineRule="auto"/>
                </w:pPr>
              </w:pPrChange>
            </w:pPr>
            <w:del w:id="219" w:author="Cheick Traoré" w:date="2025-12-30T17:59:00Z" w16du:dateUtc="2025-12-30T17:59:00Z">
              <w:r w:rsidRPr="00AB1D00" w:rsidDel="00A0357D">
                <w:rPr>
                  <w:rFonts w:cs="Times New Roman"/>
                </w:rPr>
                <w:delText>Interaction intuitive, visualisations et gestion des paramètres</w:delText>
              </w:r>
            </w:del>
          </w:p>
        </w:tc>
      </w:tr>
      <w:tr w:rsidR="009600FD" w:rsidRPr="00AB1D00" w:rsidDel="00A0357D" w14:paraId="11428EAA" w14:textId="01742B88" w:rsidTr="00BE31E6">
        <w:trPr>
          <w:trHeight w:val="905"/>
          <w:del w:id="220" w:author="Cheick Traoré" w:date="2025-12-30T17:59:00Z"/>
        </w:trPr>
        <w:tc>
          <w:tcPr>
            <w:tcW w:w="0" w:type="auto"/>
            <w:tcMar>
              <w:top w:w="100" w:type="dxa"/>
              <w:left w:w="100" w:type="dxa"/>
              <w:bottom w:w="100" w:type="dxa"/>
              <w:right w:w="100" w:type="dxa"/>
            </w:tcMar>
            <w:hideMark/>
          </w:tcPr>
          <w:p w14:paraId="57D471A1" w14:textId="288CB7F1" w:rsidR="009600FD" w:rsidRPr="00AB1D00" w:rsidDel="00A0357D" w:rsidRDefault="009600FD" w:rsidP="00C64EC5">
            <w:pPr>
              <w:pStyle w:val="Corpsdetext"/>
              <w:rPr>
                <w:del w:id="221" w:author="Cheick Traoré" w:date="2025-12-30T17:59:00Z" w16du:dateUtc="2025-12-30T17:59:00Z"/>
                <w:rFonts w:cs="Times New Roman"/>
              </w:rPr>
              <w:pPrChange w:id="222" w:author="Cheick Traoré" w:date="2026-01-05T19:03:00Z" w16du:dateUtc="2026-01-05T19:03:00Z">
                <w:pPr>
                  <w:tabs>
                    <w:tab w:val="left" w:pos="3200"/>
                  </w:tabs>
                  <w:spacing w:line="480" w:lineRule="auto"/>
                </w:pPr>
              </w:pPrChange>
            </w:pPr>
            <w:del w:id="223" w:author="Cheick Traoré" w:date="2025-12-30T17:59:00Z" w16du:dateUtc="2025-12-30T17:59:00Z">
              <w:r w:rsidRPr="00AB1D00" w:rsidDel="00A0357D">
                <w:rPr>
                  <w:rFonts w:cs="Times New Roman"/>
                  <w:b/>
                  <w:bCs/>
                </w:rPr>
                <w:delText>Traçabilité</w:delText>
              </w:r>
            </w:del>
          </w:p>
        </w:tc>
        <w:tc>
          <w:tcPr>
            <w:tcW w:w="0" w:type="auto"/>
            <w:tcMar>
              <w:top w:w="100" w:type="dxa"/>
              <w:left w:w="100" w:type="dxa"/>
              <w:bottom w:w="100" w:type="dxa"/>
              <w:right w:w="100" w:type="dxa"/>
            </w:tcMar>
            <w:hideMark/>
          </w:tcPr>
          <w:p w14:paraId="0C1809F4" w14:textId="39796714" w:rsidR="009600FD" w:rsidRPr="00AB1D00" w:rsidDel="00A0357D" w:rsidRDefault="009600FD" w:rsidP="00C64EC5">
            <w:pPr>
              <w:pStyle w:val="Corpsdetext"/>
              <w:rPr>
                <w:del w:id="224" w:author="Cheick Traoré" w:date="2025-12-30T17:59:00Z" w16du:dateUtc="2025-12-30T17:59:00Z"/>
                <w:rFonts w:cs="Times New Roman"/>
              </w:rPr>
              <w:pPrChange w:id="225" w:author="Cheick Traoré" w:date="2026-01-05T19:03:00Z" w16du:dateUtc="2026-01-05T19:03:00Z">
                <w:pPr>
                  <w:tabs>
                    <w:tab w:val="left" w:pos="3200"/>
                  </w:tabs>
                  <w:spacing w:line="480" w:lineRule="auto"/>
                </w:pPr>
              </w:pPrChange>
            </w:pPr>
            <w:del w:id="226" w:author="Cheick Traoré" w:date="2025-12-30T17:59:00Z" w16du:dateUtc="2025-12-30T17:59:00Z">
              <w:r w:rsidRPr="00AB1D00" w:rsidDel="00A0357D">
                <w:rPr>
                  <w:rFonts w:cs="Times New Roman"/>
                </w:rPr>
                <w:delText>Journalisation complète, piste d'audit, gestion des versions</w:delText>
              </w:r>
            </w:del>
          </w:p>
        </w:tc>
      </w:tr>
    </w:tbl>
    <w:p w14:paraId="444C7641" w14:textId="60B6BBE6" w:rsidR="00B417AF" w:rsidRPr="00AB1D00" w:rsidDel="00A0357D" w:rsidRDefault="00B417AF" w:rsidP="00C64EC5">
      <w:pPr>
        <w:pStyle w:val="Corpsdetext"/>
        <w:rPr>
          <w:del w:id="227" w:author="Cheick Traoré" w:date="2025-12-30T17:59:00Z" w16du:dateUtc="2025-12-30T17:59:00Z"/>
          <w:rFonts w:cs="Times New Roman"/>
          <w:b/>
          <w:bCs/>
        </w:rPr>
        <w:pPrChange w:id="228" w:author="Cheick Traoré" w:date="2026-01-05T19:03:00Z" w16du:dateUtc="2026-01-05T19:03:00Z">
          <w:pPr>
            <w:tabs>
              <w:tab w:val="left" w:pos="3200"/>
            </w:tabs>
            <w:spacing w:line="480" w:lineRule="auto"/>
            <w:ind w:left="0" w:firstLine="0"/>
          </w:pPr>
        </w:pPrChange>
      </w:pPr>
    </w:p>
    <w:p w14:paraId="4167CC00" w14:textId="1FDB9406" w:rsidR="009600FD" w:rsidRPr="009F3822" w:rsidDel="00A0357D" w:rsidRDefault="009600FD" w:rsidP="00C64EC5">
      <w:pPr>
        <w:pStyle w:val="Corpsdetext"/>
        <w:rPr>
          <w:del w:id="229" w:author="Cheick Traoré" w:date="2025-12-30T17:59:00Z" w16du:dateUtc="2025-12-30T17:59:00Z"/>
          <w:rFonts w:cs="Times New Roman"/>
          <w:b/>
          <w:bCs/>
          <w:u w:val="single"/>
        </w:rPr>
        <w:pPrChange w:id="230" w:author="Cheick Traoré" w:date="2026-01-05T19:03:00Z" w16du:dateUtc="2026-01-05T19:03:00Z">
          <w:pPr>
            <w:tabs>
              <w:tab w:val="left" w:pos="3200"/>
            </w:tabs>
            <w:spacing w:line="480" w:lineRule="auto"/>
            <w:ind w:left="11" w:hanging="11"/>
            <w:outlineLvl w:val="1"/>
          </w:pPr>
        </w:pPrChange>
      </w:pPr>
      <w:bookmarkStart w:id="231" w:name="_Toc217034632"/>
      <w:del w:id="232" w:author="Cheick Traoré" w:date="2025-12-30T17:59:00Z" w16du:dateUtc="2025-12-30T17:59:00Z">
        <w:r w:rsidRPr="009F3822" w:rsidDel="00A0357D">
          <w:rPr>
            <w:rFonts w:cs="Times New Roman"/>
            <w:b/>
            <w:bCs/>
            <w:u w:val="single"/>
          </w:rPr>
          <w:delText>Rôles utilisateurs et interactions</w:delText>
        </w:r>
        <w:bookmarkEnd w:id="231"/>
        <w:r w:rsidR="009F3822" w:rsidDel="00A0357D">
          <w:rPr>
            <w:rFonts w:cs="Times New Roman"/>
            <w:b/>
            <w:bCs/>
            <w:u w:val="single"/>
          </w:rPr>
          <w:delText> :</w:delText>
        </w:r>
      </w:del>
    </w:p>
    <w:p w14:paraId="4609F756" w14:textId="0B3F7BF7" w:rsidR="009600FD" w:rsidRPr="00AB1D00" w:rsidDel="00A0357D" w:rsidRDefault="009600FD" w:rsidP="00C64EC5">
      <w:pPr>
        <w:pStyle w:val="Corpsdetext"/>
        <w:rPr>
          <w:del w:id="233" w:author="Cheick Traoré" w:date="2025-12-30T17:59:00Z" w16du:dateUtc="2025-12-30T17:59:00Z"/>
          <w:rFonts w:cs="Times New Roman"/>
          <w:b/>
          <w:bCs/>
        </w:rPr>
        <w:pPrChange w:id="234" w:author="Cheick Traoré" w:date="2026-01-05T19:03:00Z" w16du:dateUtc="2026-01-05T19:03:00Z">
          <w:pPr>
            <w:tabs>
              <w:tab w:val="left" w:pos="3200"/>
            </w:tabs>
            <w:spacing w:line="480" w:lineRule="auto"/>
          </w:pPr>
        </w:pPrChange>
      </w:pPr>
      <w:del w:id="235" w:author="Cheick Traoré" w:date="2025-12-30T17:59:00Z" w16du:dateUtc="2025-12-30T17:59:00Z">
        <w:r w:rsidRPr="00AB1D00" w:rsidDel="00A0357D">
          <w:rPr>
            <w:rFonts w:cs="Times New Roman"/>
            <w:b/>
            <w:bCs/>
          </w:rPr>
          <w:delText>Analystes budgétaires</w:delText>
        </w:r>
        <w:r w:rsidR="009F3822" w:rsidDel="00A0357D">
          <w:rPr>
            <w:rFonts w:cs="Times New Roman"/>
            <w:b/>
            <w:bCs/>
          </w:rPr>
          <w:delText> :</w:delText>
        </w:r>
      </w:del>
    </w:p>
    <w:p w14:paraId="6A0F937E" w14:textId="1C0EAADA" w:rsidR="009600FD" w:rsidDel="00A0357D" w:rsidRDefault="009600FD" w:rsidP="00C64EC5">
      <w:pPr>
        <w:pStyle w:val="Corpsdetext"/>
        <w:rPr>
          <w:del w:id="236" w:author="Cheick Traoré" w:date="2025-12-30T17:59:00Z" w16du:dateUtc="2025-12-30T17:59:00Z"/>
          <w:rFonts w:cs="Times New Roman"/>
        </w:rPr>
        <w:pPrChange w:id="237" w:author="Cheick Traoré" w:date="2026-01-05T19:03:00Z" w16du:dateUtc="2026-01-05T19:03:00Z">
          <w:pPr>
            <w:tabs>
              <w:tab w:val="left" w:pos="3200"/>
            </w:tabs>
            <w:spacing w:line="480" w:lineRule="auto"/>
            <w:ind w:left="720" w:firstLine="0"/>
          </w:pPr>
        </w:pPrChange>
      </w:pPr>
      <w:del w:id="238" w:author="Cheick Traoré" w:date="2025-12-30T17:59:00Z" w16du:dateUtc="2025-12-30T17:59:00Z">
        <w:r w:rsidRPr="00AB1D00" w:rsidDel="00A0357D">
          <w:rPr>
            <w:rFonts w:cs="Times New Roman"/>
            <w:b/>
            <w:bCs/>
          </w:rPr>
          <w:delText>Responsabilités</w:delText>
        </w:r>
        <w:r w:rsidRPr="00AB1D00" w:rsidDel="00A0357D">
          <w:rPr>
            <w:rFonts w:cs="Times New Roman"/>
          </w:rPr>
          <w:delText xml:space="preserve"> : sélectionner les données, générer les </w:delText>
        </w:r>
        <w:r w:rsidR="00B67C12" w:rsidRPr="00AB1D00" w:rsidDel="00A0357D">
          <w:rPr>
            <w:rFonts w:cs="Times New Roman"/>
          </w:rPr>
          <w:delText>projection</w:delText>
        </w:r>
        <w:r w:rsidRPr="00AB1D00" w:rsidDel="00A0357D">
          <w:rPr>
            <w:rFonts w:cs="Times New Roman"/>
          </w:rPr>
          <w:delText>s, interpréter les résultats</w:delText>
        </w:r>
        <w:r w:rsidR="00B46A40" w:rsidRPr="00AB1D00" w:rsidDel="00A0357D">
          <w:rPr>
            <w:rFonts w:cs="Times New Roman"/>
          </w:rPr>
          <w:delText xml:space="preserve"> via un </w:delText>
        </w:r>
        <w:r w:rsidRPr="00AB1D00" w:rsidDel="00A0357D">
          <w:rPr>
            <w:rFonts w:cs="Times New Roman"/>
          </w:rPr>
          <w:delText>accès complet à l'interface</w:delText>
        </w:r>
        <w:r w:rsidR="00B46A40" w:rsidRPr="00AB1D00" w:rsidDel="00A0357D">
          <w:rPr>
            <w:rFonts w:cs="Times New Roman"/>
          </w:rPr>
          <w:delText xml:space="preserve"> et le</w:delText>
        </w:r>
        <w:r w:rsidRPr="00AB1D00" w:rsidDel="00A0357D">
          <w:rPr>
            <w:rFonts w:cs="Times New Roman"/>
          </w:rPr>
          <w:delText xml:space="preserve"> lancement des </w:delText>
        </w:r>
        <w:r w:rsidR="00B67C12" w:rsidRPr="00AB1D00" w:rsidDel="00A0357D">
          <w:rPr>
            <w:rFonts w:cs="Times New Roman"/>
          </w:rPr>
          <w:delText>projection</w:delText>
        </w:r>
        <w:r w:rsidRPr="00AB1D00" w:rsidDel="00A0357D">
          <w:rPr>
            <w:rFonts w:cs="Times New Roman"/>
          </w:rPr>
          <w:delText>s</w:delText>
        </w:r>
      </w:del>
    </w:p>
    <w:p w14:paraId="258487E9" w14:textId="79BD21CB" w:rsidR="009F3822" w:rsidRPr="00AB1D00" w:rsidDel="00A0357D" w:rsidRDefault="009F3822" w:rsidP="00C64EC5">
      <w:pPr>
        <w:pStyle w:val="Corpsdetext"/>
        <w:rPr>
          <w:del w:id="239" w:author="Cheick Traoré" w:date="2025-12-30T17:59:00Z" w16du:dateUtc="2025-12-30T17:59:00Z"/>
          <w:rFonts w:cs="Times New Roman"/>
        </w:rPr>
        <w:pPrChange w:id="240" w:author="Cheick Traoré" w:date="2026-01-05T19:03:00Z" w16du:dateUtc="2026-01-05T19:03:00Z">
          <w:pPr>
            <w:tabs>
              <w:tab w:val="left" w:pos="3200"/>
            </w:tabs>
            <w:spacing w:line="480" w:lineRule="auto"/>
            <w:ind w:left="720" w:firstLine="0"/>
          </w:pPr>
        </w:pPrChange>
      </w:pPr>
    </w:p>
    <w:p w14:paraId="2350579B" w14:textId="27A4D1E0" w:rsidR="009600FD" w:rsidRPr="00AB1D00" w:rsidDel="00A0357D" w:rsidRDefault="009600FD" w:rsidP="00C64EC5">
      <w:pPr>
        <w:pStyle w:val="Corpsdetext"/>
        <w:rPr>
          <w:del w:id="241" w:author="Cheick Traoré" w:date="2025-12-30T17:59:00Z" w16du:dateUtc="2025-12-30T17:59:00Z"/>
          <w:rFonts w:cs="Times New Roman"/>
          <w:b/>
          <w:bCs/>
        </w:rPr>
        <w:pPrChange w:id="242" w:author="Cheick Traoré" w:date="2026-01-05T19:03:00Z" w16du:dateUtc="2026-01-05T19:03:00Z">
          <w:pPr>
            <w:tabs>
              <w:tab w:val="left" w:pos="3200"/>
            </w:tabs>
            <w:spacing w:line="480" w:lineRule="auto"/>
          </w:pPr>
        </w:pPrChange>
      </w:pPr>
      <w:del w:id="243" w:author="Cheick Traoré" w:date="2025-12-30T17:59:00Z" w16du:dateUtc="2025-12-30T17:59:00Z">
        <w:r w:rsidRPr="00AB1D00" w:rsidDel="00A0357D">
          <w:rPr>
            <w:rFonts w:cs="Times New Roman"/>
            <w:b/>
            <w:bCs/>
          </w:rPr>
          <w:delText>Superviseurs et contrôleurs</w:delText>
        </w:r>
        <w:r w:rsidR="009F3822" w:rsidDel="00A0357D">
          <w:rPr>
            <w:rFonts w:cs="Times New Roman"/>
            <w:b/>
            <w:bCs/>
          </w:rPr>
          <w:delText> :</w:delText>
        </w:r>
      </w:del>
    </w:p>
    <w:p w14:paraId="5C3DAB40" w14:textId="43E01402" w:rsidR="009600FD" w:rsidRPr="00AB1D00" w:rsidDel="00A0357D" w:rsidRDefault="009600FD" w:rsidP="00C64EC5">
      <w:pPr>
        <w:pStyle w:val="Corpsdetext"/>
        <w:rPr>
          <w:del w:id="244" w:author="Cheick Traoré" w:date="2025-12-30T17:59:00Z" w16du:dateUtc="2025-12-30T17:59:00Z"/>
          <w:rFonts w:cs="Times New Roman"/>
        </w:rPr>
        <w:pPrChange w:id="245" w:author="Cheick Traoré" w:date="2026-01-05T19:03:00Z" w16du:dateUtc="2026-01-05T19:03:00Z">
          <w:pPr>
            <w:tabs>
              <w:tab w:val="left" w:pos="3200"/>
            </w:tabs>
            <w:spacing w:line="480" w:lineRule="auto"/>
            <w:ind w:left="720" w:firstLine="0"/>
          </w:pPr>
        </w:pPrChange>
      </w:pPr>
      <w:del w:id="246" w:author="Cheick Traoré" w:date="2025-12-30T17:59:00Z" w16du:dateUtc="2025-12-30T17:59:00Z">
        <w:r w:rsidRPr="00AB1D00" w:rsidDel="00A0357D">
          <w:rPr>
            <w:rFonts w:cs="Times New Roman"/>
            <w:b/>
            <w:bCs/>
          </w:rPr>
          <w:delText>Responsabilités</w:delText>
        </w:r>
        <w:r w:rsidRPr="00AB1D00" w:rsidDel="00A0357D">
          <w:rPr>
            <w:rFonts w:cs="Times New Roman"/>
          </w:rPr>
          <w:delText xml:space="preserve"> : valider les </w:delText>
        </w:r>
        <w:r w:rsidR="00B67C12" w:rsidRPr="00AB1D00" w:rsidDel="00A0357D">
          <w:rPr>
            <w:rFonts w:cs="Times New Roman"/>
          </w:rPr>
          <w:delText>projection</w:delText>
        </w:r>
        <w:r w:rsidRPr="00AB1D00" w:rsidDel="00A0357D">
          <w:rPr>
            <w:rFonts w:cs="Times New Roman"/>
          </w:rPr>
          <w:delText>s, effectuer le contrôle qualité</w:delText>
        </w:r>
      </w:del>
    </w:p>
    <w:p w14:paraId="44DF9D34" w14:textId="0ACABEC3" w:rsidR="009600FD" w:rsidRPr="00AB1D00" w:rsidDel="00A0357D" w:rsidRDefault="009600FD" w:rsidP="00C64EC5">
      <w:pPr>
        <w:pStyle w:val="Corpsdetext"/>
        <w:rPr>
          <w:del w:id="247" w:author="Cheick Traoré" w:date="2025-12-30T17:59:00Z" w16du:dateUtc="2025-12-30T17:59:00Z"/>
          <w:rFonts w:cs="Times New Roman"/>
        </w:rPr>
        <w:pPrChange w:id="248" w:author="Cheick Traoré" w:date="2026-01-05T19:03:00Z" w16du:dateUtc="2026-01-05T19:03:00Z">
          <w:pPr>
            <w:tabs>
              <w:tab w:val="left" w:pos="3200"/>
            </w:tabs>
            <w:spacing w:line="480" w:lineRule="auto"/>
            <w:ind w:left="720" w:firstLine="0"/>
          </w:pPr>
        </w:pPrChange>
      </w:pPr>
      <w:del w:id="249" w:author="Cheick Traoré" w:date="2025-12-30T17:59:00Z" w16du:dateUtc="2025-12-30T17:59:00Z">
        <w:r w:rsidRPr="00AB1D00" w:rsidDel="00A0357D">
          <w:rPr>
            <w:rFonts w:cs="Times New Roman"/>
            <w:b/>
            <w:bCs/>
          </w:rPr>
          <w:delText>Interactions</w:delText>
        </w:r>
        <w:r w:rsidRPr="00AB1D00" w:rsidDel="00A0357D">
          <w:rPr>
            <w:rFonts w:cs="Times New Roman"/>
          </w:rPr>
          <w:delText xml:space="preserve"> : accès en lecture, génération de rapports synthétiques</w:delText>
        </w:r>
      </w:del>
    </w:p>
    <w:p w14:paraId="519E9D65" w14:textId="6D597448" w:rsidR="009600FD" w:rsidDel="00A0357D" w:rsidRDefault="009600FD" w:rsidP="00C64EC5">
      <w:pPr>
        <w:pStyle w:val="Corpsdetext"/>
        <w:rPr>
          <w:del w:id="250" w:author="Cheick Traoré" w:date="2025-12-30T17:59:00Z" w16du:dateUtc="2025-12-30T17:59:00Z"/>
          <w:rFonts w:cs="Times New Roman"/>
        </w:rPr>
        <w:pPrChange w:id="251" w:author="Cheick Traoré" w:date="2026-01-05T19:03:00Z" w16du:dateUtc="2026-01-05T19:03:00Z">
          <w:pPr>
            <w:tabs>
              <w:tab w:val="left" w:pos="3200"/>
            </w:tabs>
            <w:spacing w:line="480" w:lineRule="auto"/>
            <w:ind w:left="720" w:firstLine="0"/>
          </w:pPr>
        </w:pPrChange>
      </w:pPr>
      <w:del w:id="252" w:author="Cheick Traoré" w:date="2025-12-30T17:59:00Z" w16du:dateUtc="2025-12-30T17:59:00Z">
        <w:r w:rsidRPr="00AB1D00" w:rsidDel="00A0357D">
          <w:rPr>
            <w:rFonts w:cs="Times New Roman"/>
            <w:b/>
            <w:bCs/>
          </w:rPr>
          <w:delText>Restrictions</w:delText>
        </w:r>
        <w:r w:rsidRPr="00AB1D00" w:rsidDel="00A0357D">
          <w:rPr>
            <w:rFonts w:cs="Times New Roman"/>
          </w:rPr>
          <w:delText xml:space="preserve"> : pas de capacité à relancer les </w:delText>
        </w:r>
        <w:r w:rsidR="00B67C12" w:rsidRPr="00AB1D00" w:rsidDel="00A0357D">
          <w:rPr>
            <w:rFonts w:cs="Times New Roman"/>
          </w:rPr>
          <w:delText>projection</w:delText>
        </w:r>
        <w:r w:rsidRPr="00AB1D00" w:rsidDel="00A0357D">
          <w:rPr>
            <w:rFonts w:cs="Times New Roman"/>
          </w:rPr>
          <w:delText>s</w:delText>
        </w:r>
      </w:del>
    </w:p>
    <w:p w14:paraId="178CE242" w14:textId="1BCEEF09" w:rsidR="009F3822" w:rsidRPr="00AB1D00" w:rsidDel="00A0357D" w:rsidRDefault="009F3822" w:rsidP="00C64EC5">
      <w:pPr>
        <w:pStyle w:val="Corpsdetext"/>
        <w:rPr>
          <w:del w:id="253" w:author="Cheick Traoré" w:date="2025-12-30T17:59:00Z" w16du:dateUtc="2025-12-30T17:59:00Z"/>
          <w:rFonts w:cs="Times New Roman"/>
        </w:rPr>
        <w:pPrChange w:id="254" w:author="Cheick Traoré" w:date="2026-01-05T19:03:00Z" w16du:dateUtc="2026-01-05T19:03:00Z">
          <w:pPr>
            <w:tabs>
              <w:tab w:val="left" w:pos="3200"/>
            </w:tabs>
            <w:spacing w:line="480" w:lineRule="auto"/>
            <w:ind w:left="720" w:firstLine="0"/>
          </w:pPr>
        </w:pPrChange>
      </w:pPr>
    </w:p>
    <w:p w14:paraId="4D090CCC" w14:textId="6EF2955F" w:rsidR="009600FD" w:rsidRPr="00AB1D00" w:rsidDel="00A0357D" w:rsidRDefault="009600FD" w:rsidP="00C64EC5">
      <w:pPr>
        <w:pStyle w:val="Corpsdetext"/>
        <w:rPr>
          <w:del w:id="255" w:author="Cheick Traoré" w:date="2025-12-30T17:59:00Z" w16du:dateUtc="2025-12-30T17:59:00Z"/>
          <w:rFonts w:cs="Times New Roman"/>
          <w:b/>
          <w:bCs/>
        </w:rPr>
        <w:pPrChange w:id="256" w:author="Cheick Traoré" w:date="2026-01-05T19:03:00Z" w16du:dateUtc="2026-01-05T19:03:00Z">
          <w:pPr>
            <w:tabs>
              <w:tab w:val="left" w:pos="3200"/>
            </w:tabs>
            <w:spacing w:line="480" w:lineRule="auto"/>
          </w:pPr>
        </w:pPrChange>
      </w:pPr>
      <w:del w:id="257" w:author="Cheick Traoré" w:date="2025-12-30T17:59:00Z" w16du:dateUtc="2025-12-30T17:59:00Z">
        <w:r w:rsidRPr="00AB1D00" w:rsidDel="00A0357D">
          <w:rPr>
            <w:rFonts w:cs="Times New Roman"/>
            <w:b/>
            <w:bCs/>
          </w:rPr>
          <w:delText>Décideurs et planificateurs</w:delText>
        </w:r>
        <w:r w:rsidR="009F3822" w:rsidDel="00A0357D">
          <w:rPr>
            <w:rFonts w:cs="Times New Roman"/>
            <w:b/>
            <w:bCs/>
          </w:rPr>
          <w:delText> :</w:delText>
        </w:r>
      </w:del>
    </w:p>
    <w:p w14:paraId="6F3CD788" w14:textId="09DC7BF7" w:rsidR="009600FD" w:rsidRPr="00AB1D00" w:rsidDel="00A0357D" w:rsidRDefault="009600FD" w:rsidP="00C64EC5">
      <w:pPr>
        <w:pStyle w:val="Corpsdetext"/>
        <w:rPr>
          <w:del w:id="258" w:author="Cheick Traoré" w:date="2025-12-30T17:59:00Z" w16du:dateUtc="2025-12-30T17:59:00Z"/>
          <w:rFonts w:cs="Times New Roman"/>
        </w:rPr>
        <w:pPrChange w:id="259" w:author="Cheick Traoré" w:date="2026-01-05T19:03:00Z" w16du:dateUtc="2026-01-05T19:03:00Z">
          <w:pPr>
            <w:tabs>
              <w:tab w:val="left" w:pos="3200"/>
            </w:tabs>
            <w:spacing w:line="480" w:lineRule="auto"/>
            <w:ind w:left="720" w:firstLine="0"/>
          </w:pPr>
        </w:pPrChange>
      </w:pPr>
      <w:del w:id="260" w:author="Cheick Traoré" w:date="2025-12-30T17:59:00Z" w16du:dateUtc="2025-12-30T17:59:00Z">
        <w:r w:rsidRPr="00AB1D00" w:rsidDel="00A0357D">
          <w:rPr>
            <w:rFonts w:cs="Times New Roman"/>
            <w:b/>
            <w:bCs/>
          </w:rPr>
          <w:delText>Responsabilités</w:delText>
        </w:r>
        <w:r w:rsidRPr="00AB1D00" w:rsidDel="00A0357D">
          <w:rPr>
            <w:rFonts w:cs="Times New Roman"/>
          </w:rPr>
          <w:delText xml:space="preserve"> : utiliser les </w:delText>
        </w:r>
        <w:r w:rsidR="00B67C12" w:rsidRPr="00AB1D00" w:rsidDel="00A0357D">
          <w:rPr>
            <w:rFonts w:cs="Times New Roman"/>
          </w:rPr>
          <w:delText>projection</w:delText>
        </w:r>
        <w:r w:rsidRPr="00AB1D00" w:rsidDel="00A0357D">
          <w:rPr>
            <w:rFonts w:cs="Times New Roman"/>
          </w:rPr>
          <w:delText>s pour la planification stratégique</w:delText>
        </w:r>
      </w:del>
    </w:p>
    <w:p w14:paraId="0C256C0E" w14:textId="29E03268" w:rsidR="009600FD" w:rsidRPr="00AB1D00" w:rsidDel="00A0357D" w:rsidRDefault="009600FD" w:rsidP="00C64EC5">
      <w:pPr>
        <w:pStyle w:val="Corpsdetext"/>
        <w:rPr>
          <w:del w:id="261" w:author="Cheick Traoré" w:date="2025-12-30T17:59:00Z" w16du:dateUtc="2025-12-30T17:59:00Z"/>
          <w:rFonts w:cs="Times New Roman"/>
        </w:rPr>
        <w:pPrChange w:id="262" w:author="Cheick Traoré" w:date="2026-01-05T19:03:00Z" w16du:dateUtc="2026-01-05T19:03:00Z">
          <w:pPr>
            <w:tabs>
              <w:tab w:val="left" w:pos="3200"/>
            </w:tabs>
            <w:spacing w:line="480" w:lineRule="auto"/>
            <w:ind w:left="720" w:firstLine="0"/>
          </w:pPr>
        </w:pPrChange>
      </w:pPr>
      <w:del w:id="263" w:author="Cheick Traoré" w:date="2025-12-30T17:59:00Z" w16du:dateUtc="2025-12-30T17:59:00Z">
        <w:r w:rsidRPr="00AB1D00" w:rsidDel="00A0357D">
          <w:rPr>
            <w:rFonts w:cs="Times New Roman"/>
            <w:b/>
            <w:bCs/>
          </w:rPr>
          <w:delText>Interactions</w:delText>
        </w:r>
        <w:r w:rsidRPr="00AB1D00" w:rsidDel="00A0357D">
          <w:rPr>
            <w:rFonts w:cs="Times New Roman"/>
          </w:rPr>
          <w:delText xml:space="preserve"> : accès aux rapports et synthèses</w:delText>
        </w:r>
      </w:del>
    </w:p>
    <w:p w14:paraId="12AEFB14" w14:textId="0F799E0E" w:rsidR="009600FD" w:rsidDel="00A0357D" w:rsidRDefault="009600FD" w:rsidP="00C64EC5">
      <w:pPr>
        <w:pStyle w:val="Corpsdetext"/>
        <w:rPr>
          <w:del w:id="264" w:author="Cheick Traoré" w:date="2025-12-30T17:59:00Z" w16du:dateUtc="2025-12-30T17:59:00Z"/>
          <w:rFonts w:cs="Times New Roman"/>
        </w:rPr>
        <w:pPrChange w:id="265" w:author="Cheick Traoré" w:date="2026-01-05T19:03:00Z" w16du:dateUtc="2026-01-05T19:03:00Z">
          <w:pPr>
            <w:tabs>
              <w:tab w:val="left" w:pos="3200"/>
            </w:tabs>
            <w:spacing w:line="480" w:lineRule="auto"/>
            <w:ind w:left="720" w:firstLine="0"/>
          </w:pPr>
        </w:pPrChange>
      </w:pPr>
      <w:del w:id="266" w:author="Cheick Traoré" w:date="2025-12-30T17:59:00Z" w16du:dateUtc="2025-12-30T17:59:00Z">
        <w:r w:rsidRPr="00AB1D00" w:rsidDel="00A0357D">
          <w:rPr>
            <w:rFonts w:cs="Times New Roman"/>
            <w:b/>
            <w:bCs/>
          </w:rPr>
          <w:delText>Restrictions</w:delText>
        </w:r>
        <w:r w:rsidRPr="00AB1D00" w:rsidDel="00A0357D">
          <w:rPr>
            <w:rFonts w:cs="Times New Roman"/>
          </w:rPr>
          <w:delText xml:space="preserve"> : accès en consultation uniquement</w:delText>
        </w:r>
      </w:del>
    </w:p>
    <w:p w14:paraId="6BA77BA3" w14:textId="47B12DFE" w:rsidR="009F3822" w:rsidRPr="00AB1D00" w:rsidDel="00A0357D" w:rsidRDefault="009F3822" w:rsidP="00C64EC5">
      <w:pPr>
        <w:pStyle w:val="Corpsdetext"/>
        <w:rPr>
          <w:del w:id="267" w:author="Cheick Traoré" w:date="2025-12-30T17:59:00Z" w16du:dateUtc="2025-12-30T17:59:00Z"/>
          <w:rFonts w:cs="Times New Roman"/>
        </w:rPr>
        <w:pPrChange w:id="268" w:author="Cheick Traoré" w:date="2026-01-05T19:03:00Z" w16du:dateUtc="2026-01-05T19:03:00Z">
          <w:pPr>
            <w:tabs>
              <w:tab w:val="left" w:pos="3200"/>
            </w:tabs>
            <w:spacing w:line="480" w:lineRule="auto"/>
            <w:ind w:left="720" w:firstLine="0"/>
          </w:pPr>
        </w:pPrChange>
      </w:pPr>
    </w:p>
    <w:p w14:paraId="5DE2E543" w14:textId="4FA49C0B" w:rsidR="009600FD" w:rsidRPr="00AB1D00" w:rsidDel="00A0357D" w:rsidRDefault="009600FD" w:rsidP="00C64EC5">
      <w:pPr>
        <w:pStyle w:val="Corpsdetext"/>
        <w:rPr>
          <w:del w:id="269" w:author="Cheick Traoré" w:date="2025-12-30T17:59:00Z" w16du:dateUtc="2025-12-30T17:59:00Z"/>
          <w:rFonts w:cs="Times New Roman"/>
          <w:b/>
          <w:bCs/>
        </w:rPr>
        <w:pPrChange w:id="270" w:author="Cheick Traoré" w:date="2026-01-05T19:03:00Z" w16du:dateUtc="2026-01-05T19:03:00Z">
          <w:pPr>
            <w:tabs>
              <w:tab w:val="left" w:pos="3200"/>
            </w:tabs>
            <w:spacing w:line="480" w:lineRule="auto"/>
          </w:pPr>
        </w:pPrChange>
      </w:pPr>
      <w:del w:id="271" w:author="Cheick Traoré" w:date="2025-12-30T17:59:00Z" w16du:dateUtc="2025-12-30T17:59:00Z">
        <w:r w:rsidRPr="00AB1D00" w:rsidDel="00A0357D">
          <w:rPr>
            <w:rFonts w:cs="Times New Roman"/>
            <w:b/>
            <w:bCs/>
          </w:rPr>
          <w:delText>Administrateurs informatiques</w:delText>
        </w:r>
        <w:r w:rsidR="009F3822" w:rsidDel="00A0357D">
          <w:rPr>
            <w:rFonts w:cs="Times New Roman"/>
            <w:b/>
            <w:bCs/>
          </w:rPr>
          <w:delText> :</w:delText>
        </w:r>
      </w:del>
    </w:p>
    <w:p w14:paraId="6482219D" w14:textId="0B0B9307" w:rsidR="009600FD" w:rsidRPr="00AB1D00" w:rsidDel="00A0357D" w:rsidRDefault="009600FD" w:rsidP="00C64EC5">
      <w:pPr>
        <w:pStyle w:val="Corpsdetext"/>
        <w:rPr>
          <w:del w:id="272" w:author="Cheick Traoré" w:date="2025-12-30T17:59:00Z" w16du:dateUtc="2025-12-30T17:59:00Z"/>
          <w:rFonts w:cs="Times New Roman"/>
        </w:rPr>
        <w:pPrChange w:id="273" w:author="Cheick Traoré" w:date="2026-01-05T19:03:00Z" w16du:dateUtc="2026-01-05T19:03:00Z">
          <w:pPr>
            <w:tabs>
              <w:tab w:val="left" w:pos="3200"/>
            </w:tabs>
            <w:spacing w:line="480" w:lineRule="auto"/>
            <w:ind w:left="720" w:firstLine="0"/>
          </w:pPr>
        </w:pPrChange>
      </w:pPr>
      <w:del w:id="274" w:author="Cheick Traoré" w:date="2025-12-30T17:59:00Z" w16du:dateUtc="2025-12-30T17:59:00Z">
        <w:r w:rsidRPr="00AB1D00" w:rsidDel="00A0357D">
          <w:rPr>
            <w:rFonts w:cs="Times New Roman"/>
            <w:b/>
            <w:bCs/>
          </w:rPr>
          <w:delText>Responsabilités</w:delText>
        </w:r>
        <w:r w:rsidRPr="00AB1D00" w:rsidDel="00A0357D">
          <w:rPr>
            <w:rFonts w:cs="Times New Roman"/>
          </w:rPr>
          <w:delText xml:space="preserve"> : maintenance, gestion de la sécurité, monitoring</w:delText>
        </w:r>
      </w:del>
    </w:p>
    <w:p w14:paraId="6F5081EA" w14:textId="5F5A6EC7" w:rsidR="009600FD" w:rsidRPr="00AB1D00" w:rsidDel="00A0357D" w:rsidRDefault="009600FD" w:rsidP="00C64EC5">
      <w:pPr>
        <w:pStyle w:val="Corpsdetext"/>
        <w:rPr>
          <w:del w:id="275" w:author="Cheick Traoré" w:date="2025-12-30T17:59:00Z" w16du:dateUtc="2025-12-30T17:59:00Z"/>
          <w:rFonts w:cs="Times New Roman"/>
        </w:rPr>
        <w:pPrChange w:id="276" w:author="Cheick Traoré" w:date="2026-01-05T19:03:00Z" w16du:dateUtc="2026-01-05T19:03:00Z">
          <w:pPr>
            <w:tabs>
              <w:tab w:val="left" w:pos="3200"/>
            </w:tabs>
            <w:spacing w:line="480" w:lineRule="auto"/>
            <w:ind w:left="720" w:firstLine="0"/>
          </w:pPr>
        </w:pPrChange>
      </w:pPr>
      <w:del w:id="277" w:author="Cheick Traoré" w:date="2025-12-30T17:59:00Z" w16du:dateUtc="2025-12-30T17:59:00Z">
        <w:r w:rsidRPr="00AB1D00" w:rsidDel="00A0357D">
          <w:rPr>
            <w:rFonts w:cs="Times New Roman"/>
            <w:b/>
            <w:bCs/>
          </w:rPr>
          <w:delText>Interactions</w:delText>
        </w:r>
        <w:r w:rsidRPr="00AB1D00" w:rsidDel="00A0357D">
          <w:rPr>
            <w:rFonts w:cs="Times New Roman"/>
          </w:rPr>
          <w:delText xml:space="preserve"> : configuration système, gestion des utilisateurs</w:delText>
        </w:r>
      </w:del>
    </w:p>
    <w:p w14:paraId="7E94CDD6" w14:textId="05C61C32" w:rsidR="009600FD" w:rsidRPr="00AB1D00" w:rsidDel="00A0357D" w:rsidRDefault="009600FD" w:rsidP="00C64EC5">
      <w:pPr>
        <w:pStyle w:val="Corpsdetext"/>
        <w:rPr>
          <w:del w:id="278" w:author="Cheick Traoré" w:date="2025-12-30T17:59:00Z" w16du:dateUtc="2025-12-30T17:59:00Z"/>
          <w:rFonts w:cs="Times New Roman"/>
        </w:rPr>
        <w:pPrChange w:id="279" w:author="Cheick Traoré" w:date="2026-01-05T19:03:00Z" w16du:dateUtc="2026-01-05T19:03:00Z">
          <w:pPr>
            <w:tabs>
              <w:tab w:val="left" w:pos="3200"/>
            </w:tabs>
            <w:spacing w:line="480" w:lineRule="auto"/>
            <w:ind w:left="720" w:firstLine="0"/>
          </w:pPr>
        </w:pPrChange>
      </w:pPr>
      <w:del w:id="280" w:author="Cheick Traoré" w:date="2025-12-30T17:59:00Z" w16du:dateUtc="2025-12-30T17:59:00Z">
        <w:r w:rsidRPr="00AB1D00" w:rsidDel="00A0357D">
          <w:rPr>
            <w:rFonts w:cs="Times New Roman"/>
            <w:b/>
            <w:bCs/>
          </w:rPr>
          <w:delText>Restrictions</w:delText>
        </w:r>
        <w:r w:rsidRPr="00AB1D00" w:rsidDel="00A0357D">
          <w:rPr>
            <w:rFonts w:cs="Times New Roman"/>
          </w:rPr>
          <w:delText xml:space="preserve"> : pas d'accès aux données sensibles</w:delText>
        </w:r>
      </w:del>
    </w:p>
    <w:p w14:paraId="3E630AE0" w14:textId="1C3459E5" w:rsidR="00B417AF" w:rsidRPr="00AB1D00" w:rsidDel="00A0357D" w:rsidRDefault="00B417AF" w:rsidP="00C64EC5">
      <w:pPr>
        <w:pStyle w:val="Corpsdetext"/>
        <w:rPr>
          <w:del w:id="281" w:author="Cheick Traoré" w:date="2025-12-30T17:59:00Z" w16du:dateUtc="2025-12-30T17:59:00Z"/>
          <w:rFonts w:cs="Times New Roman"/>
        </w:rPr>
        <w:pPrChange w:id="282" w:author="Cheick Traoré" w:date="2026-01-05T19:03:00Z" w16du:dateUtc="2026-01-05T19:03:00Z">
          <w:pPr>
            <w:tabs>
              <w:tab w:val="left" w:pos="3200"/>
            </w:tabs>
            <w:spacing w:line="480" w:lineRule="auto"/>
            <w:ind w:left="720" w:firstLine="0"/>
          </w:pPr>
        </w:pPrChange>
      </w:pPr>
    </w:p>
    <w:p w14:paraId="2DA9973C" w14:textId="4F677DFC" w:rsidR="009600FD" w:rsidRPr="009F3822" w:rsidDel="00A0357D" w:rsidRDefault="009600FD" w:rsidP="00C64EC5">
      <w:pPr>
        <w:pStyle w:val="Corpsdetext"/>
        <w:rPr>
          <w:del w:id="283" w:author="Cheick Traoré" w:date="2025-12-30T17:59:00Z" w16du:dateUtc="2025-12-30T17:59:00Z"/>
          <w:rFonts w:cs="Times New Roman"/>
          <w:b/>
          <w:bCs/>
          <w:u w:val="single"/>
        </w:rPr>
        <w:pPrChange w:id="284" w:author="Cheick Traoré" w:date="2026-01-05T19:03:00Z" w16du:dateUtc="2026-01-05T19:03:00Z">
          <w:pPr>
            <w:tabs>
              <w:tab w:val="left" w:pos="3200"/>
            </w:tabs>
            <w:spacing w:line="480" w:lineRule="auto"/>
            <w:ind w:left="11" w:hanging="11"/>
            <w:outlineLvl w:val="1"/>
          </w:pPr>
        </w:pPrChange>
      </w:pPr>
      <w:bookmarkStart w:id="285" w:name="_Toc217034633"/>
      <w:del w:id="286" w:author="Cheick Traoré" w:date="2025-12-30T17:59:00Z" w16du:dateUtc="2025-12-30T17:59:00Z">
        <w:r w:rsidRPr="009F3822" w:rsidDel="00A0357D">
          <w:rPr>
            <w:rFonts w:cs="Times New Roman"/>
            <w:b/>
            <w:bCs/>
            <w:u w:val="single"/>
          </w:rPr>
          <w:delText>Contraintes métier</w:delText>
        </w:r>
        <w:bookmarkEnd w:id="285"/>
        <w:r w:rsidR="009F3822" w:rsidDel="00A0357D">
          <w:rPr>
            <w:rFonts w:cs="Times New Roman"/>
            <w:b/>
            <w:bCs/>
            <w:u w:val="single"/>
          </w:rPr>
          <w:delText> :</w:delText>
        </w:r>
      </w:del>
    </w:p>
    <w:p w14:paraId="675A120A" w14:textId="5058FCCC" w:rsidR="00B417AF" w:rsidRPr="00AB1D00" w:rsidDel="00A0357D" w:rsidRDefault="00B417AF" w:rsidP="00C64EC5">
      <w:pPr>
        <w:pStyle w:val="Corpsdetext"/>
        <w:rPr>
          <w:del w:id="287" w:author="Cheick Traoré" w:date="2025-12-30T17:59:00Z" w16du:dateUtc="2025-12-30T17:59:00Z"/>
          <w:rFonts w:cs="Times New Roman"/>
          <w:b/>
          <w:bCs/>
        </w:rPr>
        <w:pPrChange w:id="288" w:author="Cheick Traoré" w:date="2026-01-05T19:03:00Z" w16du:dateUtc="2026-01-05T19:03:00Z">
          <w:pPr>
            <w:tabs>
              <w:tab w:val="left" w:pos="3200"/>
            </w:tabs>
            <w:spacing w:line="480" w:lineRule="auto"/>
            <w:ind w:left="11" w:hanging="11"/>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6816"/>
      </w:tblGrid>
      <w:tr w:rsidR="009600FD" w:rsidRPr="00AB1D00" w:rsidDel="00A0357D" w14:paraId="17A9CD79" w14:textId="5C3A3133" w:rsidTr="00B417AF">
        <w:trPr>
          <w:trHeight w:val="560"/>
          <w:del w:id="289" w:author="Cheick Traoré" w:date="2025-12-30T17:59:00Z"/>
        </w:trPr>
        <w:tc>
          <w:tcPr>
            <w:tcW w:w="0" w:type="auto"/>
            <w:tcMar>
              <w:top w:w="100" w:type="dxa"/>
              <w:left w:w="100" w:type="dxa"/>
              <w:bottom w:w="100" w:type="dxa"/>
              <w:right w:w="100" w:type="dxa"/>
            </w:tcMar>
            <w:hideMark/>
          </w:tcPr>
          <w:p w14:paraId="5E1BA273" w14:textId="388C2DE6" w:rsidR="009600FD" w:rsidRPr="00AB1D00" w:rsidDel="00A0357D" w:rsidRDefault="009600FD" w:rsidP="00C64EC5">
            <w:pPr>
              <w:pStyle w:val="Corpsdetext"/>
              <w:rPr>
                <w:del w:id="290" w:author="Cheick Traoré" w:date="2025-12-30T17:59:00Z" w16du:dateUtc="2025-12-30T17:59:00Z"/>
                <w:rFonts w:cs="Times New Roman"/>
              </w:rPr>
              <w:pPrChange w:id="291" w:author="Cheick Traoré" w:date="2026-01-05T19:03:00Z" w16du:dateUtc="2026-01-05T19:03:00Z">
                <w:pPr>
                  <w:tabs>
                    <w:tab w:val="left" w:pos="3200"/>
                  </w:tabs>
                  <w:spacing w:line="480" w:lineRule="auto"/>
                </w:pPr>
              </w:pPrChange>
            </w:pPr>
            <w:del w:id="292" w:author="Cheick Traoré" w:date="2025-12-30T17:59:00Z" w16du:dateUtc="2025-12-30T17:59:00Z">
              <w:r w:rsidRPr="00AB1D00" w:rsidDel="00A0357D">
                <w:rPr>
                  <w:rFonts w:cs="Times New Roman"/>
                  <w:b/>
                  <w:bCs/>
                </w:rPr>
                <w:delText>Contrainte</w:delText>
              </w:r>
            </w:del>
          </w:p>
        </w:tc>
        <w:tc>
          <w:tcPr>
            <w:tcW w:w="0" w:type="auto"/>
            <w:tcMar>
              <w:top w:w="100" w:type="dxa"/>
              <w:left w:w="100" w:type="dxa"/>
              <w:bottom w:w="100" w:type="dxa"/>
              <w:right w:w="100" w:type="dxa"/>
            </w:tcMar>
            <w:hideMark/>
          </w:tcPr>
          <w:p w14:paraId="653404D2" w14:textId="748CE500" w:rsidR="009600FD" w:rsidRPr="00AB1D00" w:rsidDel="00A0357D" w:rsidRDefault="009600FD" w:rsidP="00C64EC5">
            <w:pPr>
              <w:pStyle w:val="Corpsdetext"/>
              <w:rPr>
                <w:del w:id="293" w:author="Cheick Traoré" w:date="2025-12-30T17:59:00Z" w16du:dateUtc="2025-12-30T17:59:00Z"/>
                <w:rFonts w:cs="Times New Roman"/>
              </w:rPr>
              <w:pPrChange w:id="294" w:author="Cheick Traoré" w:date="2026-01-05T19:03:00Z" w16du:dateUtc="2026-01-05T19:03:00Z">
                <w:pPr>
                  <w:tabs>
                    <w:tab w:val="left" w:pos="3200"/>
                  </w:tabs>
                  <w:spacing w:line="480" w:lineRule="auto"/>
                </w:pPr>
              </w:pPrChange>
            </w:pPr>
            <w:del w:id="295" w:author="Cheick Traoré" w:date="2025-12-30T17:59:00Z" w16du:dateUtc="2025-12-30T17:59:00Z">
              <w:r w:rsidRPr="00AB1D00" w:rsidDel="00A0357D">
                <w:rPr>
                  <w:rFonts w:cs="Times New Roman"/>
                  <w:b/>
                  <w:bCs/>
                </w:rPr>
                <w:delText>Spécification</w:delText>
              </w:r>
            </w:del>
          </w:p>
        </w:tc>
      </w:tr>
      <w:tr w:rsidR="009600FD" w:rsidRPr="00AB1D00" w:rsidDel="00A0357D" w14:paraId="0BB1961F" w14:textId="796EB66D" w:rsidTr="00B417AF">
        <w:trPr>
          <w:trHeight w:val="905"/>
          <w:del w:id="296" w:author="Cheick Traoré" w:date="2025-12-30T17:59:00Z"/>
        </w:trPr>
        <w:tc>
          <w:tcPr>
            <w:tcW w:w="0" w:type="auto"/>
            <w:tcMar>
              <w:top w:w="100" w:type="dxa"/>
              <w:left w:w="100" w:type="dxa"/>
              <w:bottom w:w="100" w:type="dxa"/>
              <w:right w:w="100" w:type="dxa"/>
            </w:tcMar>
            <w:hideMark/>
          </w:tcPr>
          <w:p w14:paraId="683C64FC" w14:textId="6FA77292" w:rsidR="009600FD" w:rsidRPr="00AB1D00" w:rsidDel="00A0357D" w:rsidRDefault="009600FD" w:rsidP="00C64EC5">
            <w:pPr>
              <w:pStyle w:val="Corpsdetext"/>
              <w:rPr>
                <w:del w:id="297" w:author="Cheick Traoré" w:date="2025-12-30T17:59:00Z" w16du:dateUtc="2025-12-30T17:59:00Z"/>
                <w:rFonts w:cs="Times New Roman"/>
              </w:rPr>
              <w:pPrChange w:id="298" w:author="Cheick Traoré" w:date="2026-01-05T19:03:00Z" w16du:dateUtc="2026-01-05T19:03:00Z">
                <w:pPr>
                  <w:tabs>
                    <w:tab w:val="left" w:pos="3200"/>
                  </w:tabs>
                  <w:spacing w:line="480" w:lineRule="auto"/>
                </w:pPr>
              </w:pPrChange>
            </w:pPr>
            <w:del w:id="299" w:author="Cheick Traoré" w:date="2025-12-30T17:59:00Z" w16du:dateUtc="2025-12-30T17:59:00Z">
              <w:r w:rsidRPr="00AB1D00" w:rsidDel="00A0357D">
                <w:rPr>
                  <w:rFonts w:cs="Times New Roman"/>
                  <w:b/>
                  <w:bCs/>
                </w:rPr>
                <w:delText>Sécurité</w:delText>
              </w:r>
            </w:del>
          </w:p>
        </w:tc>
        <w:tc>
          <w:tcPr>
            <w:tcW w:w="0" w:type="auto"/>
            <w:tcMar>
              <w:top w:w="100" w:type="dxa"/>
              <w:left w:w="100" w:type="dxa"/>
              <w:bottom w:w="100" w:type="dxa"/>
              <w:right w:w="100" w:type="dxa"/>
            </w:tcMar>
            <w:hideMark/>
          </w:tcPr>
          <w:p w14:paraId="6FFB0311" w14:textId="05E33B83" w:rsidR="009600FD" w:rsidRPr="00AB1D00" w:rsidDel="00A0357D" w:rsidRDefault="009600FD" w:rsidP="00C64EC5">
            <w:pPr>
              <w:pStyle w:val="Corpsdetext"/>
              <w:rPr>
                <w:del w:id="300" w:author="Cheick Traoré" w:date="2025-12-30T17:59:00Z" w16du:dateUtc="2025-12-30T17:59:00Z"/>
                <w:rFonts w:cs="Times New Roman"/>
              </w:rPr>
              <w:pPrChange w:id="301" w:author="Cheick Traoré" w:date="2026-01-05T19:03:00Z" w16du:dateUtc="2026-01-05T19:03:00Z">
                <w:pPr>
                  <w:tabs>
                    <w:tab w:val="left" w:pos="3200"/>
                  </w:tabs>
                  <w:spacing w:line="480" w:lineRule="auto"/>
                </w:pPr>
              </w:pPrChange>
            </w:pPr>
            <w:del w:id="302" w:author="Cheick Traoré" w:date="2025-12-30T17:59:00Z" w16du:dateUtc="2025-12-30T17:59:00Z">
              <w:r w:rsidRPr="00AB1D00" w:rsidDel="00A0357D">
                <w:rPr>
                  <w:rFonts w:cs="Times New Roman"/>
                </w:rPr>
                <w:delText>Accès uniquement via intranet sécurisé, authentification obligatoire</w:delText>
              </w:r>
            </w:del>
          </w:p>
        </w:tc>
      </w:tr>
      <w:tr w:rsidR="009600FD" w:rsidRPr="00AB1D00" w:rsidDel="00A0357D" w14:paraId="22059463" w14:textId="3CBE63C5" w:rsidTr="00B417AF">
        <w:trPr>
          <w:trHeight w:val="905"/>
          <w:del w:id="303" w:author="Cheick Traoré" w:date="2025-12-30T17:59:00Z"/>
        </w:trPr>
        <w:tc>
          <w:tcPr>
            <w:tcW w:w="0" w:type="auto"/>
            <w:tcMar>
              <w:top w:w="100" w:type="dxa"/>
              <w:left w:w="100" w:type="dxa"/>
              <w:bottom w:w="100" w:type="dxa"/>
              <w:right w:w="100" w:type="dxa"/>
            </w:tcMar>
            <w:hideMark/>
          </w:tcPr>
          <w:p w14:paraId="36D8C8F4" w14:textId="2C2CC31F" w:rsidR="009600FD" w:rsidRPr="00AB1D00" w:rsidDel="00A0357D" w:rsidRDefault="009600FD" w:rsidP="00C64EC5">
            <w:pPr>
              <w:pStyle w:val="Corpsdetext"/>
              <w:rPr>
                <w:del w:id="304" w:author="Cheick Traoré" w:date="2025-12-30T17:59:00Z" w16du:dateUtc="2025-12-30T17:59:00Z"/>
                <w:rFonts w:cs="Times New Roman"/>
              </w:rPr>
              <w:pPrChange w:id="305" w:author="Cheick Traoré" w:date="2026-01-05T19:03:00Z" w16du:dateUtc="2026-01-05T19:03:00Z">
                <w:pPr>
                  <w:tabs>
                    <w:tab w:val="left" w:pos="3200"/>
                  </w:tabs>
                  <w:spacing w:line="480" w:lineRule="auto"/>
                </w:pPr>
              </w:pPrChange>
            </w:pPr>
            <w:del w:id="306" w:author="Cheick Traoré" w:date="2025-12-30T17:59:00Z" w16du:dateUtc="2025-12-30T17:59:00Z">
              <w:r w:rsidRPr="00AB1D00" w:rsidDel="00A0357D">
                <w:rPr>
                  <w:rFonts w:cs="Times New Roman"/>
                  <w:b/>
                  <w:bCs/>
                </w:rPr>
                <w:delText>Performance</w:delText>
              </w:r>
            </w:del>
          </w:p>
        </w:tc>
        <w:tc>
          <w:tcPr>
            <w:tcW w:w="0" w:type="auto"/>
            <w:tcMar>
              <w:top w:w="100" w:type="dxa"/>
              <w:left w:w="100" w:type="dxa"/>
              <w:bottom w:w="100" w:type="dxa"/>
              <w:right w:w="100" w:type="dxa"/>
            </w:tcMar>
            <w:hideMark/>
          </w:tcPr>
          <w:p w14:paraId="35A1FA21" w14:textId="40EC1A6B" w:rsidR="009600FD" w:rsidRPr="00AB1D00" w:rsidDel="00A0357D" w:rsidRDefault="00B67C12" w:rsidP="00C64EC5">
            <w:pPr>
              <w:pStyle w:val="Corpsdetext"/>
              <w:rPr>
                <w:del w:id="307" w:author="Cheick Traoré" w:date="2025-12-30T17:59:00Z" w16du:dateUtc="2025-12-30T17:59:00Z"/>
                <w:rFonts w:cs="Times New Roman"/>
              </w:rPr>
              <w:pPrChange w:id="308" w:author="Cheick Traoré" w:date="2026-01-05T19:03:00Z" w16du:dateUtc="2026-01-05T19:03:00Z">
                <w:pPr>
                  <w:tabs>
                    <w:tab w:val="left" w:pos="3200"/>
                  </w:tabs>
                  <w:spacing w:line="480" w:lineRule="auto"/>
                </w:pPr>
              </w:pPrChange>
            </w:pPr>
            <w:del w:id="309" w:author="Cheick Traoré" w:date="2025-12-30T17:59:00Z" w16du:dateUtc="2025-12-30T17:59:00Z">
              <w:r w:rsidRPr="00AB1D00" w:rsidDel="00A0357D">
                <w:rPr>
                  <w:rFonts w:cs="Times New Roman"/>
                </w:rPr>
                <w:delText>Projection</w:delText>
              </w:r>
              <w:r w:rsidR="009600FD" w:rsidRPr="00AB1D00" w:rsidDel="00A0357D">
                <w:rPr>
                  <w:rFonts w:cs="Times New Roman"/>
                </w:rPr>
                <w:delText>s &lt; 30 min, interface &lt; 2 sec, traitement 10 ans de données</w:delText>
              </w:r>
            </w:del>
          </w:p>
        </w:tc>
      </w:tr>
      <w:tr w:rsidR="009600FD" w:rsidRPr="00AB1D00" w:rsidDel="00A0357D" w14:paraId="49C37731" w14:textId="01DB8A33" w:rsidTr="00B417AF">
        <w:trPr>
          <w:trHeight w:val="560"/>
          <w:del w:id="310" w:author="Cheick Traoré" w:date="2025-12-30T17:59:00Z"/>
        </w:trPr>
        <w:tc>
          <w:tcPr>
            <w:tcW w:w="0" w:type="auto"/>
            <w:tcMar>
              <w:top w:w="100" w:type="dxa"/>
              <w:left w:w="100" w:type="dxa"/>
              <w:bottom w:w="100" w:type="dxa"/>
              <w:right w:w="100" w:type="dxa"/>
            </w:tcMar>
            <w:hideMark/>
          </w:tcPr>
          <w:p w14:paraId="4B1A6FFB" w14:textId="62E291CB" w:rsidR="009600FD" w:rsidRPr="00AB1D00" w:rsidDel="00A0357D" w:rsidRDefault="009600FD" w:rsidP="00C64EC5">
            <w:pPr>
              <w:pStyle w:val="Corpsdetext"/>
              <w:rPr>
                <w:del w:id="311" w:author="Cheick Traoré" w:date="2025-12-30T17:59:00Z" w16du:dateUtc="2025-12-30T17:59:00Z"/>
                <w:rFonts w:cs="Times New Roman"/>
              </w:rPr>
              <w:pPrChange w:id="312" w:author="Cheick Traoré" w:date="2026-01-05T19:03:00Z" w16du:dateUtc="2026-01-05T19:03:00Z">
                <w:pPr>
                  <w:tabs>
                    <w:tab w:val="left" w:pos="3200"/>
                  </w:tabs>
                  <w:spacing w:line="480" w:lineRule="auto"/>
                </w:pPr>
              </w:pPrChange>
            </w:pPr>
            <w:del w:id="313" w:author="Cheick Traoré" w:date="2025-12-30T17:59:00Z" w16du:dateUtc="2025-12-30T17:59:00Z">
              <w:r w:rsidRPr="00AB1D00" w:rsidDel="00A0357D">
                <w:rPr>
                  <w:rFonts w:cs="Times New Roman"/>
                  <w:b/>
                  <w:bCs/>
                </w:rPr>
                <w:delText>Disponibilité</w:delText>
              </w:r>
            </w:del>
          </w:p>
        </w:tc>
        <w:tc>
          <w:tcPr>
            <w:tcW w:w="0" w:type="auto"/>
            <w:tcMar>
              <w:top w:w="100" w:type="dxa"/>
              <w:left w:w="100" w:type="dxa"/>
              <w:bottom w:w="100" w:type="dxa"/>
              <w:right w:w="100" w:type="dxa"/>
            </w:tcMar>
            <w:hideMark/>
          </w:tcPr>
          <w:p w14:paraId="5046DE1A" w14:textId="29000C10" w:rsidR="009600FD" w:rsidRPr="00AB1D00" w:rsidDel="00A0357D" w:rsidRDefault="009600FD" w:rsidP="00C64EC5">
            <w:pPr>
              <w:pStyle w:val="Corpsdetext"/>
              <w:rPr>
                <w:del w:id="314" w:author="Cheick Traoré" w:date="2025-12-30T17:59:00Z" w16du:dateUtc="2025-12-30T17:59:00Z"/>
                <w:rFonts w:cs="Times New Roman"/>
              </w:rPr>
              <w:pPrChange w:id="315" w:author="Cheick Traoré" w:date="2026-01-05T19:03:00Z" w16du:dateUtc="2026-01-05T19:03:00Z">
                <w:pPr>
                  <w:tabs>
                    <w:tab w:val="left" w:pos="3200"/>
                  </w:tabs>
                  <w:spacing w:line="480" w:lineRule="auto"/>
                </w:pPr>
              </w:pPrChange>
            </w:pPr>
            <w:del w:id="316" w:author="Cheick Traoré" w:date="2025-12-30T17:59:00Z" w16du:dateUtc="2025-12-30T17:59:00Z">
              <w:r w:rsidRPr="00AB1D00" w:rsidDel="00A0357D">
                <w:rPr>
                  <w:rFonts w:cs="Times New Roman"/>
                </w:rPr>
                <w:delText>Système disponible 24/7</w:delText>
              </w:r>
            </w:del>
          </w:p>
        </w:tc>
      </w:tr>
      <w:tr w:rsidR="009600FD" w:rsidRPr="00AB1D00" w:rsidDel="00A0357D" w14:paraId="43C60B2E" w14:textId="6BAD0682" w:rsidTr="00B417AF">
        <w:trPr>
          <w:trHeight w:val="905"/>
          <w:del w:id="317" w:author="Cheick Traoré" w:date="2025-12-30T17:59:00Z"/>
        </w:trPr>
        <w:tc>
          <w:tcPr>
            <w:tcW w:w="0" w:type="auto"/>
            <w:tcMar>
              <w:top w:w="100" w:type="dxa"/>
              <w:left w:w="100" w:type="dxa"/>
              <w:bottom w:w="100" w:type="dxa"/>
              <w:right w:w="100" w:type="dxa"/>
            </w:tcMar>
            <w:hideMark/>
          </w:tcPr>
          <w:p w14:paraId="4C636F8F" w14:textId="73AEAD78" w:rsidR="009600FD" w:rsidRPr="00AB1D00" w:rsidDel="00A0357D" w:rsidRDefault="009600FD" w:rsidP="00C64EC5">
            <w:pPr>
              <w:pStyle w:val="Corpsdetext"/>
              <w:rPr>
                <w:del w:id="318" w:author="Cheick Traoré" w:date="2025-12-30T17:59:00Z" w16du:dateUtc="2025-12-30T17:59:00Z"/>
                <w:rFonts w:cs="Times New Roman"/>
              </w:rPr>
              <w:pPrChange w:id="319" w:author="Cheick Traoré" w:date="2026-01-05T19:03:00Z" w16du:dateUtc="2026-01-05T19:03:00Z">
                <w:pPr>
                  <w:tabs>
                    <w:tab w:val="left" w:pos="3200"/>
                  </w:tabs>
                  <w:spacing w:line="480" w:lineRule="auto"/>
                </w:pPr>
              </w:pPrChange>
            </w:pPr>
            <w:del w:id="320" w:author="Cheick Traoré" w:date="2025-12-30T17:59:00Z" w16du:dateUtc="2025-12-30T17:59:00Z">
              <w:r w:rsidRPr="00AB1D00" w:rsidDel="00A0357D">
                <w:rPr>
                  <w:rFonts w:cs="Times New Roman"/>
                  <w:b/>
                  <w:bCs/>
                </w:rPr>
                <w:delText>Intégrité</w:delText>
              </w:r>
            </w:del>
          </w:p>
        </w:tc>
        <w:tc>
          <w:tcPr>
            <w:tcW w:w="0" w:type="auto"/>
            <w:tcMar>
              <w:top w:w="100" w:type="dxa"/>
              <w:left w:w="100" w:type="dxa"/>
              <w:bottom w:w="100" w:type="dxa"/>
              <w:right w:w="100" w:type="dxa"/>
            </w:tcMar>
            <w:hideMark/>
          </w:tcPr>
          <w:p w14:paraId="1DBBAC19" w14:textId="0F41D5A0" w:rsidR="009600FD" w:rsidRPr="00AB1D00" w:rsidDel="00A0357D" w:rsidRDefault="009600FD" w:rsidP="00C64EC5">
            <w:pPr>
              <w:pStyle w:val="Corpsdetext"/>
              <w:rPr>
                <w:del w:id="321" w:author="Cheick Traoré" w:date="2025-12-30T17:59:00Z" w16du:dateUtc="2025-12-30T17:59:00Z"/>
                <w:rFonts w:cs="Times New Roman"/>
              </w:rPr>
              <w:pPrChange w:id="322" w:author="Cheick Traoré" w:date="2026-01-05T19:03:00Z" w16du:dateUtc="2026-01-05T19:03:00Z">
                <w:pPr>
                  <w:tabs>
                    <w:tab w:val="left" w:pos="3200"/>
                  </w:tabs>
                  <w:spacing w:line="480" w:lineRule="auto"/>
                </w:pPr>
              </w:pPrChange>
            </w:pPr>
            <w:del w:id="323" w:author="Cheick Traoré" w:date="2025-12-30T17:59:00Z" w16du:dateUtc="2025-12-30T17:59:00Z">
              <w:r w:rsidRPr="00AB1D00" w:rsidDel="00A0357D">
                <w:rPr>
                  <w:rFonts w:cs="Times New Roman"/>
                </w:rPr>
                <w:delText>Données non modifiées sans autorisation, reproductibilité garantie</w:delText>
              </w:r>
            </w:del>
          </w:p>
        </w:tc>
      </w:tr>
    </w:tbl>
    <w:p w14:paraId="08BAD4F2" w14:textId="67DF8995" w:rsidR="00B417AF" w:rsidRPr="00D01F7D" w:rsidDel="00A0357D" w:rsidRDefault="00B417AF" w:rsidP="00C64EC5">
      <w:pPr>
        <w:pStyle w:val="Corpsdetext"/>
        <w:rPr>
          <w:del w:id="324" w:author="Cheick Traoré" w:date="2025-12-30T17:59:00Z" w16du:dateUtc="2025-12-30T17:59:00Z"/>
          <w:rFonts w:cs="Times New Roman"/>
          <w:rPrChange w:id="325" w:author="Cheick Traoré" w:date="2025-12-31T11:02:00Z" w16du:dateUtc="2025-12-31T11:02:00Z">
            <w:rPr>
              <w:del w:id="326" w:author="Cheick Traoré" w:date="2025-12-30T17:59:00Z" w16du:dateUtc="2025-12-30T17:59:00Z"/>
              <w:rFonts w:ascii="Times New Roman" w:hAnsi="Times New Roman" w:cs="Times New Roman"/>
              <w:b/>
              <w:bCs/>
            </w:rPr>
          </w:rPrChange>
        </w:rPr>
        <w:pPrChange w:id="327" w:author="Cheick Traoré" w:date="2026-01-05T19:03:00Z" w16du:dateUtc="2026-01-05T19:03:00Z">
          <w:pPr>
            <w:tabs>
              <w:tab w:val="left" w:pos="3200"/>
            </w:tabs>
            <w:spacing w:line="480" w:lineRule="auto"/>
            <w:ind w:left="11" w:hanging="11"/>
          </w:pPr>
        </w:pPrChange>
      </w:pPr>
    </w:p>
    <w:p w14:paraId="1FA7C439" w14:textId="2A212C35" w:rsidR="009600FD" w:rsidRPr="00D01F7D" w:rsidDel="00A0357D" w:rsidRDefault="009600FD" w:rsidP="00C64EC5">
      <w:pPr>
        <w:pStyle w:val="Corpsdetext"/>
        <w:rPr>
          <w:del w:id="328" w:author="Cheick Traoré" w:date="2025-12-30T17:59:00Z" w16du:dateUtc="2025-12-30T17:59:00Z"/>
          <w:rFonts w:cs="Times New Roman"/>
          <w:rPrChange w:id="329" w:author="Cheick Traoré" w:date="2025-12-31T11:02:00Z" w16du:dateUtc="2025-12-31T11:02:00Z">
            <w:rPr>
              <w:del w:id="330" w:author="Cheick Traoré" w:date="2025-12-30T17:59:00Z" w16du:dateUtc="2025-12-30T17:59:00Z"/>
              <w:rFonts w:ascii="Times New Roman" w:hAnsi="Times New Roman" w:cs="Times New Roman"/>
              <w:b/>
              <w:bCs/>
            </w:rPr>
          </w:rPrChange>
        </w:rPr>
        <w:pPrChange w:id="331" w:author="Cheick Traoré" w:date="2026-01-05T19:03:00Z" w16du:dateUtc="2026-01-05T19:03:00Z">
          <w:pPr>
            <w:tabs>
              <w:tab w:val="left" w:pos="3200"/>
            </w:tabs>
            <w:spacing w:line="480" w:lineRule="auto"/>
            <w:ind w:left="11" w:hanging="11"/>
            <w:outlineLvl w:val="1"/>
          </w:pPr>
        </w:pPrChange>
      </w:pPr>
      <w:bookmarkStart w:id="332" w:name="_Toc217034634"/>
      <w:del w:id="333" w:author="Cheick Traoré" w:date="2025-12-30T17:59:00Z" w16du:dateUtc="2025-12-30T17:59:00Z">
        <w:r w:rsidRPr="00D01F7D" w:rsidDel="00A0357D">
          <w:rPr>
            <w:rFonts w:cs="Times New Roman"/>
            <w:rPrChange w:id="334" w:author="Cheick Traoré" w:date="2025-12-31T11:02:00Z" w16du:dateUtc="2025-12-31T11:02:00Z">
              <w:rPr>
                <w:rFonts w:ascii="Times New Roman" w:hAnsi="Times New Roman" w:cs="Times New Roman"/>
                <w:b/>
                <w:bCs/>
              </w:rPr>
            </w:rPrChange>
          </w:rPr>
          <w:delText>Canaux d'accès au système</w:delText>
        </w:r>
        <w:bookmarkEnd w:id="332"/>
        <w:r w:rsidR="00342C38" w:rsidRPr="00D01F7D" w:rsidDel="00A0357D">
          <w:rPr>
            <w:rFonts w:cs="Times New Roman"/>
            <w:rPrChange w:id="335" w:author="Cheick Traoré" w:date="2025-12-31T11:02:00Z" w16du:dateUtc="2025-12-31T11:02:00Z">
              <w:rPr>
                <w:rFonts w:ascii="Times New Roman" w:hAnsi="Times New Roman" w:cs="Times New Roman"/>
                <w:b/>
                <w:bCs/>
              </w:rPr>
            </w:rPrChange>
          </w:rPr>
          <w:delText> :</w:delText>
        </w:r>
      </w:del>
    </w:p>
    <w:p w14:paraId="021F7063" w14:textId="6B1CEE59" w:rsidR="009600FD" w:rsidRPr="00D01F7D" w:rsidDel="00A0357D" w:rsidRDefault="009600FD" w:rsidP="00C64EC5">
      <w:pPr>
        <w:pStyle w:val="Corpsdetext"/>
        <w:rPr>
          <w:del w:id="336" w:author="Cheick Traoré" w:date="2025-12-30T17:59:00Z" w16du:dateUtc="2025-12-30T17:59:00Z"/>
          <w:rFonts w:cs="Times New Roman"/>
        </w:rPr>
        <w:pPrChange w:id="337" w:author="Cheick Traoré" w:date="2026-01-05T19:03:00Z" w16du:dateUtc="2026-01-05T19:03:00Z">
          <w:pPr>
            <w:numPr>
              <w:numId w:val="17"/>
            </w:numPr>
            <w:tabs>
              <w:tab w:val="num" w:pos="720"/>
              <w:tab w:val="left" w:pos="3200"/>
            </w:tabs>
            <w:spacing w:line="480" w:lineRule="auto"/>
            <w:ind w:left="720" w:hanging="360"/>
          </w:pPr>
        </w:pPrChange>
      </w:pPr>
      <w:del w:id="338" w:author="Cheick Traoré" w:date="2025-12-30T17:59:00Z" w16du:dateUtc="2025-12-30T17:59:00Z">
        <w:r w:rsidRPr="00D01F7D" w:rsidDel="00A0357D">
          <w:rPr>
            <w:rFonts w:cs="Times New Roman"/>
            <w:rPrChange w:id="339" w:author="Cheick Traoré" w:date="2025-12-31T11:02:00Z" w16du:dateUtc="2025-12-31T11:02:00Z">
              <w:rPr>
                <w:rFonts w:ascii="Times New Roman" w:hAnsi="Times New Roman" w:cs="Times New Roman"/>
                <w:b/>
                <w:bCs/>
              </w:rPr>
            </w:rPrChange>
          </w:rPr>
          <w:delText>Web browser</w:delText>
        </w:r>
        <w:r w:rsidRPr="00D01F7D" w:rsidDel="00A0357D">
          <w:rPr>
            <w:rFonts w:cs="Times New Roman"/>
          </w:rPr>
          <w:delText xml:space="preserve"> : interface graphique depuis l'intranet DSIB</w:delText>
        </w:r>
      </w:del>
    </w:p>
    <w:p w14:paraId="0B2749DA" w14:textId="624867EF" w:rsidR="009600FD" w:rsidRPr="00D01F7D" w:rsidDel="00A0357D" w:rsidRDefault="009600FD" w:rsidP="00C64EC5">
      <w:pPr>
        <w:pStyle w:val="Corpsdetext"/>
        <w:rPr>
          <w:del w:id="340" w:author="Cheick Traoré" w:date="2025-12-30T17:59:00Z" w16du:dateUtc="2025-12-30T17:59:00Z"/>
          <w:rFonts w:cs="Times New Roman"/>
        </w:rPr>
        <w:pPrChange w:id="341" w:author="Cheick Traoré" w:date="2026-01-05T19:03:00Z" w16du:dateUtc="2026-01-05T19:03:00Z">
          <w:pPr>
            <w:numPr>
              <w:numId w:val="17"/>
            </w:numPr>
            <w:tabs>
              <w:tab w:val="num" w:pos="720"/>
              <w:tab w:val="left" w:pos="3200"/>
            </w:tabs>
            <w:spacing w:line="480" w:lineRule="auto"/>
            <w:ind w:left="720" w:hanging="360"/>
          </w:pPr>
        </w:pPrChange>
      </w:pPr>
      <w:del w:id="342" w:author="Cheick Traoré" w:date="2025-12-30T17:59:00Z" w16du:dateUtc="2025-12-30T17:59:00Z">
        <w:r w:rsidRPr="00D01F7D" w:rsidDel="00A0357D">
          <w:rPr>
            <w:rFonts w:cs="Times New Roman"/>
            <w:rPrChange w:id="343" w:author="Cheick Traoré" w:date="2025-12-31T11:02:00Z" w16du:dateUtc="2025-12-31T11:02:00Z">
              <w:rPr>
                <w:rFonts w:ascii="Times New Roman" w:hAnsi="Times New Roman" w:cs="Times New Roman"/>
                <w:b/>
                <w:bCs/>
              </w:rPr>
            </w:rPrChange>
          </w:rPr>
          <w:delText>Protocole HTTPS</w:delText>
        </w:r>
        <w:r w:rsidRPr="00D01F7D" w:rsidDel="00A0357D">
          <w:rPr>
            <w:rFonts w:cs="Times New Roman"/>
          </w:rPr>
          <w:delText xml:space="preserve"> : communications chiffrées</w:delText>
        </w:r>
      </w:del>
    </w:p>
    <w:p w14:paraId="7D48F966" w14:textId="2EF67548" w:rsidR="009600FD" w:rsidRPr="00D01F7D" w:rsidDel="00A0357D" w:rsidRDefault="009600FD" w:rsidP="00C64EC5">
      <w:pPr>
        <w:pStyle w:val="Corpsdetext"/>
        <w:rPr>
          <w:del w:id="344" w:author="Cheick Traoré" w:date="2025-12-30T17:59:00Z" w16du:dateUtc="2025-12-30T17:59:00Z"/>
          <w:rFonts w:cs="Times New Roman"/>
        </w:rPr>
        <w:pPrChange w:id="345" w:author="Cheick Traoré" w:date="2026-01-05T19:03:00Z" w16du:dateUtc="2026-01-05T19:03:00Z">
          <w:pPr>
            <w:numPr>
              <w:numId w:val="17"/>
            </w:numPr>
            <w:tabs>
              <w:tab w:val="num" w:pos="720"/>
              <w:tab w:val="left" w:pos="3200"/>
            </w:tabs>
            <w:spacing w:line="480" w:lineRule="auto"/>
            <w:ind w:left="720" w:hanging="360"/>
          </w:pPr>
        </w:pPrChange>
      </w:pPr>
      <w:del w:id="346" w:author="Cheick Traoré" w:date="2025-12-30T17:59:00Z" w16du:dateUtc="2025-12-30T17:59:00Z">
        <w:r w:rsidRPr="00D01F7D" w:rsidDel="00A0357D">
          <w:rPr>
            <w:rFonts w:cs="Times New Roman"/>
            <w:rPrChange w:id="347" w:author="Cheick Traoré" w:date="2025-12-31T11:02:00Z" w16du:dateUtc="2025-12-31T11:02:00Z">
              <w:rPr>
                <w:rFonts w:ascii="Times New Roman" w:hAnsi="Times New Roman" w:cs="Times New Roman"/>
                <w:b/>
                <w:bCs/>
              </w:rPr>
            </w:rPrChange>
          </w:rPr>
          <w:delText>Authentification interne</w:delText>
        </w:r>
        <w:r w:rsidRPr="00D01F7D" w:rsidDel="00A0357D">
          <w:rPr>
            <w:rFonts w:cs="Times New Roman"/>
          </w:rPr>
          <w:delText xml:space="preserve"> : répertoire d'utilisateurs institutionnel</w:delText>
        </w:r>
      </w:del>
    </w:p>
    <w:p w14:paraId="7394C0A4" w14:textId="4F1BFB89" w:rsidR="009600FD" w:rsidRPr="00D01F7D" w:rsidDel="00A0357D" w:rsidRDefault="009600FD" w:rsidP="00C64EC5">
      <w:pPr>
        <w:pStyle w:val="Corpsdetext"/>
        <w:rPr>
          <w:del w:id="348" w:author="Cheick Traoré" w:date="2025-12-30T17:59:00Z" w16du:dateUtc="2025-12-30T17:59:00Z"/>
          <w:rFonts w:cs="Times New Roman"/>
        </w:rPr>
        <w:pPrChange w:id="349" w:author="Cheick Traoré" w:date="2026-01-05T19:03:00Z" w16du:dateUtc="2026-01-05T19:03:00Z">
          <w:pPr>
            <w:numPr>
              <w:numId w:val="17"/>
            </w:numPr>
            <w:tabs>
              <w:tab w:val="num" w:pos="720"/>
              <w:tab w:val="left" w:pos="3200"/>
            </w:tabs>
            <w:spacing w:line="480" w:lineRule="auto"/>
            <w:ind w:left="720" w:hanging="360"/>
          </w:pPr>
        </w:pPrChange>
      </w:pPr>
      <w:del w:id="350" w:author="Cheick Traoré" w:date="2025-12-30T17:59:00Z" w16du:dateUtc="2025-12-30T17:59:00Z">
        <w:r w:rsidRPr="00D01F7D" w:rsidDel="00A0357D">
          <w:rPr>
            <w:rFonts w:cs="Times New Roman"/>
            <w:rPrChange w:id="351" w:author="Cheick Traoré" w:date="2025-12-31T11:02:00Z" w16du:dateUtc="2025-12-31T11:02:00Z">
              <w:rPr>
                <w:rFonts w:ascii="Times New Roman" w:hAnsi="Times New Roman" w:cs="Times New Roman"/>
                <w:b/>
                <w:bCs/>
              </w:rPr>
            </w:rPrChange>
          </w:rPr>
          <w:delText>API REST</w:delText>
        </w:r>
        <w:r w:rsidRPr="00D01F7D" w:rsidDel="00A0357D">
          <w:rPr>
            <w:rFonts w:cs="Times New Roman"/>
          </w:rPr>
          <w:delText xml:space="preserve"> : pour intégrations futures</w:delText>
        </w:r>
      </w:del>
    </w:p>
    <w:p w14:paraId="4C42F665" w14:textId="77777777" w:rsidR="00C64EC5" w:rsidRPr="00262D5D" w:rsidRDefault="00C64EC5" w:rsidP="00C64EC5">
      <w:pPr>
        <w:tabs>
          <w:tab w:val="left" w:pos="3200"/>
        </w:tabs>
        <w:spacing w:line="480" w:lineRule="auto"/>
        <w:ind w:left="0" w:firstLine="0"/>
        <w:rPr>
          <w:ins w:id="352" w:author="Cheick Traoré" w:date="2026-01-05T19:02:00Z" w16du:dateUtc="2026-01-05T19:02:00Z"/>
          <w:rFonts w:ascii="Times New Roman" w:hAnsi="Times New Roman" w:cs="Times New Roman"/>
          <w:b/>
          <w:bCs/>
        </w:rPr>
        <w:pPrChange w:id="353" w:author="Cheick Traoré" w:date="2026-01-05T19:03:00Z" w16du:dateUtc="2026-01-05T19:03:00Z">
          <w:pPr>
            <w:tabs>
              <w:tab w:val="left" w:pos="3200"/>
            </w:tabs>
            <w:spacing w:line="480" w:lineRule="auto"/>
          </w:pPr>
        </w:pPrChange>
      </w:pPr>
      <w:ins w:id="354" w:author="Cheick Traoré" w:date="2026-01-05T19:02:00Z" w16du:dateUtc="2026-01-05T19:02:00Z">
        <w:r w:rsidRPr="00262D5D">
          <w:rPr>
            <w:rFonts w:ascii="Times New Roman" w:hAnsi="Times New Roman" w:cs="Times New Roman"/>
            <w:b/>
            <w:bCs/>
          </w:rPr>
          <w:t>a. Contexte du projet</w:t>
        </w:r>
      </w:ins>
    </w:p>
    <w:p w14:paraId="3FF35F53" w14:textId="77777777" w:rsidR="00C64EC5" w:rsidRPr="00262D5D" w:rsidRDefault="00C64EC5" w:rsidP="00C64EC5">
      <w:pPr>
        <w:tabs>
          <w:tab w:val="left" w:pos="3200"/>
        </w:tabs>
        <w:spacing w:line="480" w:lineRule="auto"/>
        <w:rPr>
          <w:ins w:id="355" w:author="Cheick Traoré" w:date="2026-01-05T19:02:00Z" w16du:dateUtc="2026-01-05T19:02:00Z"/>
          <w:rFonts w:ascii="Times New Roman" w:hAnsi="Times New Roman" w:cs="Times New Roman"/>
        </w:rPr>
      </w:pPr>
      <w:ins w:id="356" w:author="Cheick Traoré" w:date="2026-01-05T19:02:00Z" w16du:dateUtc="2026-01-05T19:02:00Z">
        <w:r w:rsidRPr="00262D5D">
          <w:rPr>
            <w:rFonts w:ascii="Times New Roman" w:hAnsi="Times New Roman" w:cs="Times New Roman"/>
          </w:rPr>
          <w:t>La projection des recettes budgétaires constitue un enjeu majeur de la gestion des finances publiques, dans la mesure où elle conditionne la capacité de l’État à anticiper ses ressources et à orienter efficacement ses politiques économiques et ses investissements publics. Au sein de la Direction Générale du Budget et des Finances (DGBF), cette activité s’inscrit dans un cadre institutionnel structuré et mobilise principalement la Direction des Politiques et de la Synthèse Budgétaire (DPSB), en étroite collaboration avec les différentes régies financières.</w:t>
        </w:r>
      </w:ins>
    </w:p>
    <w:p w14:paraId="769CDCCC" w14:textId="77777777" w:rsidR="00C64EC5" w:rsidRPr="00262D5D" w:rsidRDefault="00C64EC5" w:rsidP="00C64EC5">
      <w:pPr>
        <w:tabs>
          <w:tab w:val="left" w:pos="3200"/>
        </w:tabs>
        <w:spacing w:line="480" w:lineRule="auto"/>
        <w:rPr>
          <w:ins w:id="357" w:author="Cheick Traoré" w:date="2026-01-05T19:02:00Z" w16du:dateUtc="2026-01-05T19:02:00Z"/>
          <w:rFonts w:ascii="Times New Roman" w:hAnsi="Times New Roman" w:cs="Times New Roman"/>
        </w:rPr>
      </w:pPr>
      <w:ins w:id="358" w:author="Cheick Traoré" w:date="2026-01-05T19:02:00Z" w16du:dateUtc="2026-01-05T19:02:00Z">
        <w:r w:rsidRPr="00262D5D">
          <w:rPr>
            <w:rFonts w:ascii="Times New Roman" w:hAnsi="Times New Roman" w:cs="Times New Roman"/>
          </w:rPr>
          <w:t>Dans le cadre de cette étude, une interview a été réalisée avec un responsable de la DPSB. Cet échange a permis de mieux comprendre le fonctionnement actuel de la projection des recettes budgétaires ainsi que son articulation avec le cadrage macroéconomique. Il en ressort que, bien que le cadrage macroéconomique fournisse un cadre général, l’essentiel du travail repose sur l’analyse des recettes issues des performances passées des régies financières, enrichie par certaines hypothèses macroéconomiques.</w:t>
        </w:r>
      </w:ins>
    </w:p>
    <w:p w14:paraId="7ACF82A7" w14:textId="77777777" w:rsidR="00C64EC5" w:rsidRPr="00262D5D" w:rsidRDefault="00C64EC5" w:rsidP="00C64EC5">
      <w:pPr>
        <w:tabs>
          <w:tab w:val="left" w:pos="3200"/>
        </w:tabs>
        <w:spacing w:line="480" w:lineRule="auto"/>
        <w:ind w:left="720" w:firstLine="0"/>
        <w:rPr>
          <w:ins w:id="359" w:author="Cheick Traoré" w:date="2026-01-05T19:02:00Z" w16du:dateUtc="2026-01-05T19:02:00Z"/>
          <w:rFonts w:ascii="Times New Roman" w:hAnsi="Times New Roman" w:cs="Times New Roman"/>
        </w:rPr>
      </w:pPr>
    </w:p>
    <w:p w14:paraId="05D44D50" w14:textId="77777777" w:rsidR="00C64EC5" w:rsidRPr="00262D5D" w:rsidRDefault="00C64EC5" w:rsidP="00C64EC5">
      <w:pPr>
        <w:tabs>
          <w:tab w:val="left" w:pos="3200"/>
        </w:tabs>
        <w:spacing w:line="480" w:lineRule="auto"/>
        <w:rPr>
          <w:ins w:id="360" w:author="Cheick Traoré" w:date="2026-01-05T19:02:00Z" w16du:dateUtc="2026-01-05T19:02:00Z"/>
          <w:rFonts w:ascii="Times New Roman" w:hAnsi="Times New Roman" w:cs="Times New Roman"/>
          <w:b/>
          <w:bCs/>
        </w:rPr>
      </w:pPr>
      <w:ins w:id="361" w:author="Cheick Traoré" w:date="2026-01-05T19:02:00Z" w16du:dateUtc="2026-01-05T19:02:00Z">
        <w:r w:rsidRPr="00262D5D">
          <w:rPr>
            <w:rFonts w:ascii="Times New Roman" w:hAnsi="Times New Roman" w:cs="Times New Roman"/>
            <w:b/>
            <w:bCs/>
          </w:rPr>
          <w:t>b. Objectifs du projet</w:t>
        </w:r>
      </w:ins>
    </w:p>
    <w:p w14:paraId="3CA6A74A" w14:textId="77777777" w:rsidR="00C64EC5" w:rsidRPr="00262D5D" w:rsidRDefault="00C64EC5" w:rsidP="00C64EC5">
      <w:pPr>
        <w:tabs>
          <w:tab w:val="left" w:pos="3200"/>
        </w:tabs>
        <w:spacing w:line="480" w:lineRule="auto"/>
        <w:rPr>
          <w:ins w:id="362" w:author="Cheick Traoré" w:date="2026-01-05T19:02:00Z" w16du:dateUtc="2026-01-05T19:02:00Z"/>
          <w:rFonts w:ascii="Times New Roman" w:hAnsi="Times New Roman" w:cs="Times New Roman"/>
        </w:rPr>
      </w:pPr>
      <w:ins w:id="363" w:author="Cheick Traoré" w:date="2026-01-05T19:02:00Z" w16du:dateUtc="2026-01-05T19:02:00Z">
        <w:r w:rsidRPr="00262D5D">
          <w:rPr>
            <w:rFonts w:ascii="Times New Roman" w:hAnsi="Times New Roman" w:cs="Times New Roman"/>
          </w:rPr>
          <w:t>Le système existant vise principalement à produire des estimations de recettes budgétaires suffisamment fiables pour soutenir la prise de décision publique. Il a pour objectif d’analyser l’évolution historique des recettes, d’en dégager des tendances et de proposer des projections servant de base aux travaux budgétaires.</w:t>
        </w:r>
      </w:ins>
    </w:p>
    <w:p w14:paraId="606CA8AF" w14:textId="77777777" w:rsidR="00C64EC5" w:rsidRPr="00262D5D" w:rsidRDefault="00C64EC5" w:rsidP="00C64EC5">
      <w:pPr>
        <w:tabs>
          <w:tab w:val="left" w:pos="3200"/>
        </w:tabs>
        <w:spacing w:line="480" w:lineRule="auto"/>
        <w:rPr>
          <w:ins w:id="364" w:author="Cheick Traoré" w:date="2026-01-05T19:02:00Z" w16du:dateUtc="2026-01-05T19:02:00Z"/>
          <w:rFonts w:ascii="Times New Roman" w:hAnsi="Times New Roman" w:cs="Times New Roman"/>
        </w:rPr>
      </w:pPr>
      <w:ins w:id="365" w:author="Cheick Traoré" w:date="2026-01-05T19:02:00Z" w16du:dateUtc="2026-01-05T19:02:00Z">
        <w:r w:rsidRPr="00262D5D">
          <w:rPr>
            <w:rFonts w:ascii="Times New Roman" w:hAnsi="Times New Roman" w:cs="Times New Roman"/>
          </w:rPr>
          <w:lastRenderedPageBreak/>
          <w:t>Cependant, ces objectifs sont atteints à travers des méthodes encore largement manuelles, reposant fortement sur l’expertise des agents, ce qui limite la capacité du système à répondre efficacement aux exigences croissantes de précision et de rapidité.</w:t>
        </w:r>
      </w:ins>
    </w:p>
    <w:p w14:paraId="43902381" w14:textId="77777777" w:rsidR="00C64EC5" w:rsidRPr="00262D5D" w:rsidRDefault="00C64EC5" w:rsidP="00C64EC5">
      <w:pPr>
        <w:tabs>
          <w:tab w:val="left" w:pos="3200"/>
        </w:tabs>
        <w:spacing w:line="480" w:lineRule="auto"/>
        <w:ind w:left="720" w:firstLine="0"/>
        <w:rPr>
          <w:ins w:id="366" w:author="Cheick Traoré" w:date="2026-01-05T19:02:00Z" w16du:dateUtc="2026-01-05T19:02:00Z"/>
          <w:rFonts w:ascii="Times New Roman" w:hAnsi="Times New Roman" w:cs="Times New Roman"/>
        </w:rPr>
      </w:pPr>
    </w:p>
    <w:p w14:paraId="0BAEF537" w14:textId="77777777" w:rsidR="00C64EC5" w:rsidRPr="00262D5D" w:rsidRDefault="00C64EC5" w:rsidP="00C64EC5">
      <w:pPr>
        <w:tabs>
          <w:tab w:val="left" w:pos="3200"/>
        </w:tabs>
        <w:spacing w:line="480" w:lineRule="auto"/>
        <w:rPr>
          <w:ins w:id="367" w:author="Cheick Traoré" w:date="2026-01-05T19:02:00Z" w16du:dateUtc="2026-01-05T19:02:00Z"/>
          <w:rFonts w:ascii="Times New Roman" w:hAnsi="Times New Roman" w:cs="Times New Roman"/>
          <w:b/>
          <w:bCs/>
        </w:rPr>
      </w:pPr>
      <w:ins w:id="368" w:author="Cheick Traoré" w:date="2026-01-05T19:02:00Z" w16du:dateUtc="2026-01-05T19:02:00Z">
        <w:r w:rsidRPr="00262D5D">
          <w:rPr>
            <w:rFonts w:ascii="Times New Roman" w:hAnsi="Times New Roman" w:cs="Times New Roman"/>
            <w:b/>
            <w:bCs/>
          </w:rPr>
          <w:t>c. Périmètre du projet</w:t>
        </w:r>
      </w:ins>
    </w:p>
    <w:p w14:paraId="5202014B" w14:textId="77777777" w:rsidR="00C64EC5" w:rsidRPr="00262D5D" w:rsidRDefault="00C64EC5" w:rsidP="00C64EC5">
      <w:pPr>
        <w:tabs>
          <w:tab w:val="left" w:pos="3200"/>
        </w:tabs>
        <w:spacing w:line="480" w:lineRule="auto"/>
        <w:rPr>
          <w:ins w:id="369" w:author="Cheick Traoré" w:date="2026-01-05T19:02:00Z" w16du:dateUtc="2026-01-05T19:02:00Z"/>
          <w:rFonts w:ascii="Times New Roman" w:hAnsi="Times New Roman" w:cs="Times New Roman"/>
        </w:rPr>
      </w:pPr>
      <w:ins w:id="370" w:author="Cheick Traoré" w:date="2026-01-05T19:02:00Z" w16du:dateUtc="2026-01-05T19:02:00Z">
        <w:r w:rsidRPr="00262D5D">
          <w:rPr>
            <w:rFonts w:ascii="Times New Roman" w:hAnsi="Times New Roman" w:cs="Times New Roman"/>
          </w:rPr>
          <w:t>Le périmètre de ce projet se concentre exclusivement sur la projection des recettes budgétaires. L’étude couvre la collecte des données de recettes, leur traitement, leur analyse et leur exploitation dans le cadre des projections. Les étapes relatives à l’élaboration globale du budget, à son adoption et à son exécution ne relèvent pas du champ de cette étude.</w:t>
        </w:r>
      </w:ins>
    </w:p>
    <w:p w14:paraId="31F86A92" w14:textId="77777777" w:rsidR="00C64EC5" w:rsidRPr="00262D5D" w:rsidRDefault="00C64EC5" w:rsidP="00C64EC5">
      <w:pPr>
        <w:tabs>
          <w:tab w:val="left" w:pos="3200"/>
        </w:tabs>
        <w:spacing w:line="480" w:lineRule="auto"/>
        <w:ind w:left="720" w:firstLine="0"/>
        <w:rPr>
          <w:ins w:id="371" w:author="Cheick Traoré" w:date="2026-01-05T19:02:00Z" w16du:dateUtc="2026-01-05T19:02:00Z"/>
          <w:rFonts w:ascii="Times New Roman" w:hAnsi="Times New Roman" w:cs="Times New Roman"/>
        </w:rPr>
      </w:pPr>
    </w:p>
    <w:p w14:paraId="221D3217" w14:textId="77777777" w:rsidR="00C64EC5" w:rsidRPr="00262D5D" w:rsidRDefault="00C64EC5" w:rsidP="00C64EC5">
      <w:pPr>
        <w:tabs>
          <w:tab w:val="left" w:pos="3200"/>
        </w:tabs>
        <w:spacing w:line="480" w:lineRule="auto"/>
        <w:rPr>
          <w:ins w:id="372" w:author="Cheick Traoré" w:date="2026-01-05T19:02:00Z" w16du:dateUtc="2026-01-05T19:02:00Z"/>
          <w:rFonts w:ascii="Times New Roman" w:hAnsi="Times New Roman" w:cs="Times New Roman"/>
          <w:b/>
          <w:bCs/>
        </w:rPr>
      </w:pPr>
      <w:ins w:id="373" w:author="Cheick Traoré" w:date="2026-01-05T19:02:00Z" w16du:dateUtc="2026-01-05T19:02:00Z">
        <w:r w:rsidRPr="00262D5D">
          <w:rPr>
            <w:rFonts w:ascii="Times New Roman" w:hAnsi="Times New Roman" w:cs="Times New Roman"/>
            <w:b/>
            <w:bCs/>
          </w:rPr>
          <w:t>d. Technique de collecte d’information</w:t>
        </w:r>
      </w:ins>
    </w:p>
    <w:p w14:paraId="55176808" w14:textId="77777777" w:rsidR="00C64EC5" w:rsidRPr="00C22EC1" w:rsidRDefault="00C64EC5" w:rsidP="00C64EC5">
      <w:pPr>
        <w:tabs>
          <w:tab w:val="left" w:pos="3200"/>
        </w:tabs>
        <w:spacing w:line="480" w:lineRule="auto"/>
        <w:rPr>
          <w:ins w:id="374" w:author="Cheick Traoré" w:date="2026-01-05T19:02:00Z" w16du:dateUtc="2026-01-05T19:02:00Z"/>
          <w:rFonts w:ascii="Times New Roman" w:hAnsi="Times New Roman" w:cs="Times New Roman"/>
        </w:rPr>
      </w:pPr>
      <w:ins w:id="375" w:author="Cheick Traoré" w:date="2026-01-05T19:02:00Z" w16du:dateUtc="2026-01-05T19:02:00Z">
        <w:r w:rsidRPr="00C22EC1">
          <w:rPr>
            <w:rFonts w:ascii="Times New Roman" w:hAnsi="Times New Roman" w:cs="Times New Roman"/>
          </w:rPr>
          <w:t>La collecte d’informations constitue une étape cruciale dans la compréhension du domaine étudié et du fonctionnement du système existant. Elle permet d’acquérir une connaissance approfondie des processus métiers, des acteurs impliqués ainsi que des documents produits dans le cadre de l’activité. Dans cette optique, plusieurs démarches peuvent être mobilisées afin de mieux appréhender le système à analyser.</w:t>
        </w:r>
      </w:ins>
    </w:p>
    <w:p w14:paraId="7DFEE646" w14:textId="77777777" w:rsidR="00C64EC5" w:rsidRPr="00C22EC1" w:rsidRDefault="00C64EC5" w:rsidP="00C64EC5">
      <w:pPr>
        <w:tabs>
          <w:tab w:val="left" w:pos="3200"/>
        </w:tabs>
        <w:spacing w:line="480" w:lineRule="auto"/>
        <w:rPr>
          <w:ins w:id="376" w:author="Cheick Traoré" w:date="2026-01-05T19:02:00Z" w16du:dateUtc="2026-01-05T19:02:00Z"/>
          <w:rFonts w:ascii="Times New Roman" w:hAnsi="Times New Roman" w:cs="Times New Roman"/>
        </w:rPr>
      </w:pPr>
      <w:ins w:id="377" w:author="Cheick Traoré" w:date="2026-01-05T19:02:00Z" w16du:dateUtc="2026-01-05T19:02:00Z">
        <w:r w:rsidRPr="00C22EC1">
          <w:rPr>
            <w:rFonts w:ascii="Times New Roman" w:hAnsi="Times New Roman" w:cs="Times New Roman"/>
          </w:rPr>
          <w:t xml:space="preserve">Dans le cadre de ce stage, trois techniques complémentaires de collecte d’informations ont été utilisées : </w:t>
        </w:r>
        <w:r w:rsidRPr="00C22EC1">
          <w:rPr>
            <w:rFonts w:ascii="Times New Roman" w:hAnsi="Times New Roman" w:cs="Times New Roman"/>
            <w:b/>
            <w:bCs/>
          </w:rPr>
          <w:t>l’interview</w:t>
        </w:r>
        <w:r w:rsidRPr="00C22EC1">
          <w:rPr>
            <w:rFonts w:ascii="Times New Roman" w:hAnsi="Times New Roman" w:cs="Times New Roman"/>
          </w:rPr>
          <w:t xml:space="preserve">, </w:t>
        </w:r>
        <w:r w:rsidRPr="00C22EC1">
          <w:rPr>
            <w:rFonts w:ascii="Times New Roman" w:hAnsi="Times New Roman" w:cs="Times New Roman"/>
            <w:b/>
            <w:bCs/>
          </w:rPr>
          <w:t>l’observation sur site</w:t>
        </w:r>
        <w:r w:rsidRPr="00C22EC1">
          <w:rPr>
            <w:rFonts w:ascii="Times New Roman" w:hAnsi="Times New Roman" w:cs="Times New Roman"/>
          </w:rPr>
          <w:t xml:space="preserve"> et </w:t>
        </w:r>
        <w:r w:rsidRPr="00C22EC1">
          <w:rPr>
            <w:rFonts w:ascii="Times New Roman" w:hAnsi="Times New Roman" w:cs="Times New Roman"/>
            <w:b/>
            <w:bCs/>
          </w:rPr>
          <w:t>l’analyse documentaire</w:t>
        </w:r>
        <w:r w:rsidRPr="00C22EC1">
          <w:rPr>
            <w:rFonts w:ascii="Times New Roman" w:hAnsi="Times New Roman" w:cs="Times New Roman"/>
          </w:rPr>
          <w:t>. Le recours combiné à ces méthodes a permis de confronter les informations recueillies, d’en assurer la fiabilité et d’obtenir une vision globale et cohérente du fonctionnement réel du système étudié.</w:t>
        </w:r>
      </w:ins>
    </w:p>
    <w:p w14:paraId="36D516CC" w14:textId="77777777" w:rsidR="00C64EC5" w:rsidRPr="00C22EC1" w:rsidRDefault="00C64EC5" w:rsidP="00C64EC5">
      <w:pPr>
        <w:tabs>
          <w:tab w:val="left" w:pos="3200"/>
        </w:tabs>
        <w:spacing w:line="480" w:lineRule="auto"/>
        <w:rPr>
          <w:ins w:id="378" w:author="Cheick Traoré" w:date="2026-01-05T19:02:00Z" w16du:dateUtc="2026-01-05T19:02:00Z"/>
          <w:rFonts w:ascii="Times New Roman" w:hAnsi="Times New Roman" w:cs="Times New Roman"/>
          <w:b/>
          <w:bCs/>
        </w:rPr>
      </w:pPr>
      <w:ins w:id="379" w:author="Cheick Traoré" w:date="2026-01-05T19:02:00Z" w16du:dateUtc="2026-01-05T19:02:00Z">
        <w:r>
          <w:rPr>
            <w:rFonts w:ascii="Times New Roman" w:hAnsi="Times New Roman" w:cs="Times New Roman"/>
            <w:b/>
            <w:bCs/>
          </w:rPr>
          <w:t>d</w:t>
        </w:r>
        <w:r w:rsidRPr="00C22EC1">
          <w:rPr>
            <w:rFonts w:ascii="Times New Roman" w:hAnsi="Times New Roman" w:cs="Times New Roman"/>
            <w:b/>
            <w:bCs/>
          </w:rPr>
          <w:t>.</w:t>
        </w:r>
        <w:r>
          <w:rPr>
            <w:rFonts w:ascii="Times New Roman" w:hAnsi="Times New Roman" w:cs="Times New Roman"/>
            <w:b/>
            <w:bCs/>
          </w:rPr>
          <w:t>1)</w:t>
        </w:r>
        <w:r w:rsidRPr="00C22EC1">
          <w:rPr>
            <w:rFonts w:ascii="Times New Roman" w:hAnsi="Times New Roman" w:cs="Times New Roman"/>
            <w:b/>
            <w:bCs/>
          </w:rPr>
          <w:t xml:space="preserve"> L’interview</w:t>
        </w:r>
      </w:ins>
    </w:p>
    <w:p w14:paraId="27D86441" w14:textId="77777777" w:rsidR="00C64EC5" w:rsidRPr="00C22EC1" w:rsidRDefault="00C64EC5" w:rsidP="00C64EC5">
      <w:pPr>
        <w:tabs>
          <w:tab w:val="left" w:pos="3200"/>
        </w:tabs>
        <w:spacing w:line="480" w:lineRule="auto"/>
        <w:rPr>
          <w:ins w:id="380" w:author="Cheick Traoré" w:date="2026-01-05T19:02:00Z" w16du:dateUtc="2026-01-05T19:02:00Z"/>
          <w:rFonts w:ascii="Times New Roman" w:hAnsi="Times New Roman" w:cs="Times New Roman"/>
        </w:rPr>
      </w:pPr>
      <w:ins w:id="381" w:author="Cheick Traoré" w:date="2026-01-05T19:02:00Z" w16du:dateUtc="2026-01-05T19:02:00Z">
        <w:r w:rsidRPr="00C22EC1">
          <w:rPr>
            <w:rFonts w:ascii="Times New Roman" w:hAnsi="Times New Roman" w:cs="Times New Roman"/>
          </w:rPr>
          <w:t xml:space="preserve">L’interview a consisté en un échange direct et structuré avec </w:t>
        </w:r>
        <w:r w:rsidRPr="00C22EC1">
          <w:rPr>
            <w:rFonts w:ascii="Times New Roman" w:hAnsi="Times New Roman" w:cs="Times New Roman"/>
            <w:b/>
            <w:bCs/>
          </w:rPr>
          <w:t>Monsieur N’</w:t>
        </w:r>
        <w:proofErr w:type="spellStart"/>
        <w:r w:rsidRPr="00C22EC1">
          <w:rPr>
            <w:rFonts w:ascii="Times New Roman" w:hAnsi="Times New Roman" w:cs="Times New Roman"/>
            <w:b/>
            <w:bCs/>
          </w:rPr>
          <w:t>Douba</w:t>
        </w:r>
        <w:proofErr w:type="spellEnd"/>
        <w:r w:rsidRPr="00C22EC1">
          <w:rPr>
            <w:rFonts w:ascii="Times New Roman" w:hAnsi="Times New Roman" w:cs="Times New Roman"/>
          </w:rPr>
          <w:t>, Chef de service d</w:t>
        </w:r>
        <w:r>
          <w:rPr>
            <w:rFonts w:ascii="Times New Roman" w:hAnsi="Times New Roman" w:cs="Times New Roman"/>
          </w:rPr>
          <w:t xml:space="preserve">u Cadrage et des Prévisions </w:t>
        </w:r>
        <w:proofErr w:type="spellStart"/>
        <w:r>
          <w:rPr>
            <w:rFonts w:ascii="Times New Roman" w:hAnsi="Times New Roman" w:cs="Times New Roman"/>
          </w:rPr>
          <w:t>Budgetaires</w:t>
        </w:r>
        <w:proofErr w:type="spellEnd"/>
        <w:r>
          <w:rPr>
            <w:rFonts w:ascii="Times New Roman" w:hAnsi="Times New Roman" w:cs="Times New Roman"/>
          </w:rPr>
          <w:t>,</w:t>
        </w:r>
        <w:r w:rsidRPr="00C22EC1">
          <w:rPr>
            <w:rFonts w:ascii="Times New Roman" w:hAnsi="Times New Roman" w:cs="Times New Roman"/>
          </w:rPr>
          <w:t xml:space="preserve"> Cette démarche visait principalement à comprendre le processus de cadrage macroéconomique et budgétaire, ainsi que le rôle de la direction dans l’élaboration des documents de programmation budgétaire.</w:t>
        </w:r>
      </w:ins>
    </w:p>
    <w:p w14:paraId="338AEAC7" w14:textId="77777777" w:rsidR="00C64EC5" w:rsidRPr="00C22EC1" w:rsidRDefault="00C64EC5" w:rsidP="00C64EC5">
      <w:pPr>
        <w:tabs>
          <w:tab w:val="left" w:pos="3200"/>
        </w:tabs>
        <w:spacing w:line="480" w:lineRule="auto"/>
        <w:rPr>
          <w:ins w:id="382" w:author="Cheick Traoré" w:date="2026-01-05T19:02:00Z" w16du:dateUtc="2026-01-05T19:02:00Z"/>
          <w:rFonts w:ascii="Times New Roman" w:hAnsi="Times New Roman" w:cs="Times New Roman"/>
        </w:rPr>
      </w:pPr>
      <w:ins w:id="383" w:author="Cheick Traoré" w:date="2026-01-05T19:02:00Z" w16du:dateUtc="2026-01-05T19:02:00Z">
        <w:r w:rsidRPr="00C22EC1">
          <w:rPr>
            <w:rFonts w:ascii="Times New Roman" w:hAnsi="Times New Roman" w:cs="Times New Roman"/>
          </w:rPr>
          <w:lastRenderedPageBreak/>
          <w:t>Au cours de cet entretien, les échanges ont porté sur les missions de la direction, les différentes étapes du processus budgétaire, les acteurs impliqués, les délais réglementaires ainsi que les documents produits à chaque phase. L’interview a ainsi permis d’obtenir des informations qualitatives essentielles, difficilement accessibles à travers les seuls documents officiels, et d’éclairer la logique globale qui structure le processus budgétaire.</w:t>
        </w:r>
      </w:ins>
    </w:p>
    <w:p w14:paraId="735DB3F9" w14:textId="77777777" w:rsidR="00C64EC5" w:rsidRPr="00C22EC1" w:rsidRDefault="00C64EC5" w:rsidP="00C64EC5">
      <w:pPr>
        <w:tabs>
          <w:tab w:val="left" w:pos="3200"/>
        </w:tabs>
        <w:spacing w:line="480" w:lineRule="auto"/>
        <w:rPr>
          <w:ins w:id="384" w:author="Cheick Traoré" w:date="2026-01-05T19:02:00Z" w16du:dateUtc="2026-01-05T19:02:00Z"/>
          <w:rFonts w:ascii="Times New Roman" w:hAnsi="Times New Roman" w:cs="Times New Roman"/>
          <w:b/>
          <w:bCs/>
        </w:rPr>
      </w:pPr>
      <w:ins w:id="385" w:author="Cheick Traoré" w:date="2026-01-05T19:02:00Z" w16du:dateUtc="2026-01-05T19:02:00Z">
        <w:r>
          <w:rPr>
            <w:rFonts w:ascii="Times New Roman" w:hAnsi="Times New Roman" w:cs="Times New Roman"/>
            <w:b/>
            <w:bCs/>
          </w:rPr>
          <w:t>d</w:t>
        </w:r>
        <w:r w:rsidRPr="00C22EC1">
          <w:rPr>
            <w:rFonts w:ascii="Times New Roman" w:hAnsi="Times New Roman" w:cs="Times New Roman"/>
            <w:b/>
            <w:bCs/>
          </w:rPr>
          <w:t>.2</w:t>
        </w:r>
        <w:r>
          <w:rPr>
            <w:rFonts w:ascii="Times New Roman" w:hAnsi="Times New Roman" w:cs="Times New Roman"/>
            <w:b/>
            <w:bCs/>
          </w:rPr>
          <w:t>)</w:t>
        </w:r>
        <w:r w:rsidRPr="00C22EC1">
          <w:rPr>
            <w:rFonts w:ascii="Times New Roman" w:hAnsi="Times New Roman" w:cs="Times New Roman"/>
            <w:b/>
            <w:bCs/>
          </w:rPr>
          <w:t xml:space="preserve"> L’observation sur site</w:t>
        </w:r>
      </w:ins>
    </w:p>
    <w:p w14:paraId="6CCE55EF" w14:textId="77777777" w:rsidR="00C64EC5" w:rsidRPr="00C22EC1" w:rsidRDefault="00C64EC5" w:rsidP="00C64EC5">
      <w:pPr>
        <w:tabs>
          <w:tab w:val="left" w:pos="3200"/>
        </w:tabs>
        <w:spacing w:line="480" w:lineRule="auto"/>
        <w:rPr>
          <w:ins w:id="386" w:author="Cheick Traoré" w:date="2026-01-05T19:02:00Z" w16du:dateUtc="2026-01-05T19:02:00Z"/>
          <w:rFonts w:ascii="Times New Roman" w:hAnsi="Times New Roman" w:cs="Times New Roman"/>
        </w:rPr>
      </w:pPr>
      <w:ins w:id="387" w:author="Cheick Traoré" w:date="2026-01-05T19:02:00Z" w16du:dateUtc="2026-01-05T19:02:00Z">
        <w:r w:rsidRPr="00C22EC1">
          <w:rPr>
            <w:rFonts w:ascii="Times New Roman" w:hAnsi="Times New Roman" w:cs="Times New Roman"/>
          </w:rPr>
          <w:t>L’observation sur site a constitué une démarche complémentaire à l’interview. Elle a permis d’observer directement le déroulement des activités, les pratiques professionnelles et l’organisation du travail au sein du service.</w:t>
        </w:r>
      </w:ins>
    </w:p>
    <w:p w14:paraId="42C3A30B" w14:textId="77777777" w:rsidR="00C64EC5" w:rsidRDefault="00C64EC5" w:rsidP="00C64EC5">
      <w:pPr>
        <w:tabs>
          <w:tab w:val="left" w:pos="3200"/>
        </w:tabs>
        <w:spacing w:line="480" w:lineRule="auto"/>
        <w:rPr>
          <w:ins w:id="388" w:author="Cheick Traoré" w:date="2026-01-07T16:26:00Z" w16du:dateUtc="2026-01-07T16:26:00Z"/>
          <w:rFonts w:ascii="Times New Roman" w:hAnsi="Times New Roman" w:cs="Times New Roman"/>
        </w:rPr>
      </w:pPr>
      <w:ins w:id="389" w:author="Cheick Traoré" w:date="2026-01-05T19:02:00Z" w16du:dateUtc="2026-01-05T19:02:00Z">
        <w:r w:rsidRPr="00C22EC1">
          <w:rPr>
            <w:rFonts w:ascii="Times New Roman" w:hAnsi="Times New Roman" w:cs="Times New Roman"/>
          </w:rPr>
          <w:t>Cette méthode a offert une vision concrète du métier, en mettant en évidence la manière dont les différentes étapes du processus sont mises en œuvre au quotidien. L’observation a également permis de mieux comprendre les interactions entre les acteurs, la circulation de l’information et l’utilisation des documents dans le cadre de l’activité budgétaire.</w:t>
        </w:r>
      </w:ins>
    </w:p>
    <w:p w14:paraId="6A726F4F" w14:textId="77777777" w:rsidR="00974EF5" w:rsidRPr="00C22EC1" w:rsidRDefault="00974EF5" w:rsidP="00C64EC5">
      <w:pPr>
        <w:tabs>
          <w:tab w:val="left" w:pos="3200"/>
        </w:tabs>
        <w:spacing w:line="480" w:lineRule="auto"/>
        <w:rPr>
          <w:ins w:id="390" w:author="Cheick Traoré" w:date="2026-01-05T19:02:00Z" w16du:dateUtc="2026-01-05T19:02:00Z"/>
          <w:rFonts w:ascii="Times New Roman" w:hAnsi="Times New Roman" w:cs="Times New Roman"/>
        </w:rPr>
      </w:pPr>
    </w:p>
    <w:p w14:paraId="6652A227" w14:textId="77777777" w:rsidR="00C64EC5" w:rsidRDefault="00C64EC5" w:rsidP="00C64EC5">
      <w:pPr>
        <w:tabs>
          <w:tab w:val="left" w:pos="3200"/>
        </w:tabs>
        <w:spacing w:line="480" w:lineRule="auto"/>
        <w:rPr>
          <w:ins w:id="391" w:author="Cheick Traoré" w:date="2026-01-07T16:26:00Z" w16du:dateUtc="2026-01-07T16:26:00Z"/>
          <w:rFonts w:ascii="Times New Roman" w:hAnsi="Times New Roman" w:cs="Times New Roman"/>
          <w:b/>
          <w:bCs/>
        </w:rPr>
      </w:pPr>
      <w:ins w:id="392" w:author="Cheick Traoré" w:date="2026-01-05T19:02:00Z" w16du:dateUtc="2026-01-05T19:02:00Z">
        <w:r>
          <w:rPr>
            <w:rFonts w:ascii="Times New Roman" w:hAnsi="Times New Roman" w:cs="Times New Roman"/>
            <w:b/>
            <w:bCs/>
          </w:rPr>
          <w:t>d</w:t>
        </w:r>
        <w:r w:rsidRPr="00C22EC1">
          <w:rPr>
            <w:rFonts w:ascii="Times New Roman" w:hAnsi="Times New Roman" w:cs="Times New Roman"/>
            <w:b/>
            <w:bCs/>
          </w:rPr>
          <w:t>.3</w:t>
        </w:r>
        <w:r>
          <w:rPr>
            <w:rFonts w:ascii="Times New Roman" w:hAnsi="Times New Roman" w:cs="Times New Roman"/>
            <w:b/>
            <w:bCs/>
          </w:rPr>
          <w:t>)</w:t>
        </w:r>
        <w:r w:rsidRPr="00C22EC1">
          <w:rPr>
            <w:rFonts w:ascii="Times New Roman" w:hAnsi="Times New Roman" w:cs="Times New Roman"/>
            <w:b/>
            <w:bCs/>
          </w:rPr>
          <w:t xml:space="preserve"> L’analyse documentaire</w:t>
        </w:r>
      </w:ins>
    </w:p>
    <w:p w14:paraId="6B520DF5" w14:textId="77777777" w:rsidR="00974EF5" w:rsidRPr="00C22EC1" w:rsidRDefault="00974EF5" w:rsidP="00C64EC5">
      <w:pPr>
        <w:tabs>
          <w:tab w:val="left" w:pos="3200"/>
        </w:tabs>
        <w:spacing w:line="480" w:lineRule="auto"/>
        <w:rPr>
          <w:ins w:id="393" w:author="Cheick Traoré" w:date="2026-01-05T19:02:00Z" w16du:dateUtc="2026-01-05T19:02:00Z"/>
          <w:rFonts w:ascii="Times New Roman" w:hAnsi="Times New Roman" w:cs="Times New Roman"/>
          <w:b/>
          <w:bCs/>
        </w:rPr>
      </w:pPr>
    </w:p>
    <w:p w14:paraId="0B23A51D" w14:textId="77777777" w:rsidR="00C64EC5" w:rsidRPr="00C22EC1" w:rsidRDefault="00C64EC5" w:rsidP="00C64EC5">
      <w:pPr>
        <w:tabs>
          <w:tab w:val="left" w:pos="3200"/>
        </w:tabs>
        <w:spacing w:line="480" w:lineRule="auto"/>
        <w:rPr>
          <w:ins w:id="394" w:author="Cheick Traoré" w:date="2026-01-05T19:02:00Z" w16du:dateUtc="2026-01-05T19:02:00Z"/>
          <w:rFonts w:ascii="Times New Roman" w:hAnsi="Times New Roman" w:cs="Times New Roman"/>
        </w:rPr>
      </w:pPr>
      <w:ins w:id="395" w:author="Cheick Traoré" w:date="2026-01-05T19:02:00Z" w16du:dateUtc="2026-01-05T19:02:00Z">
        <w:r w:rsidRPr="00C22EC1">
          <w:rPr>
            <w:rFonts w:ascii="Times New Roman" w:hAnsi="Times New Roman" w:cs="Times New Roman"/>
          </w:rPr>
          <w:t>L’analyse documentaire a porté sur les documents issus de l’activité budgétaire, notamment les notes de cadrage, les documents de programmation et les supports institutionnels utilisés dans le cadre de l’élaboration du budget.</w:t>
        </w:r>
      </w:ins>
    </w:p>
    <w:p w14:paraId="7181EF12" w14:textId="77777777" w:rsidR="00C64EC5" w:rsidRPr="00C22EC1" w:rsidRDefault="00C64EC5" w:rsidP="00C64EC5">
      <w:pPr>
        <w:tabs>
          <w:tab w:val="left" w:pos="3200"/>
        </w:tabs>
        <w:spacing w:line="480" w:lineRule="auto"/>
        <w:rPr>
          <w:ins w:id="396" w:author="Cheick Traoré" w:date="2026-01-05T19:02:00Z" w16du:dateUtc="2026-01-05T19:02:00Z"/>
          <w:rFonts w:ascii="Times New Roman" w:hAnsi="Times New Roman" w:cs="Times New Roman"/>
        </w:rPr>
      </w:pPr>
      <w:ins w:id="397" w:author="Cheick Traoré" w:date="2026-01-05T19:02:00Z" w16du:dateUtc="2026-01-05T19:02:00Z">
        <w:r w:rsidRPr="00C22EC1">
          <w:rPr>
            <w:rFonts w:ascii="Times New Roman" w:hAnsi="Times New Roman" w:cs="Times New Roman"/>
          </w:rPr>
          <w:t>Cette démarche a permis de confronter les informations recueillies lors des interviews et des observations avec les documents officiels. Elle a également contribué à normaliser certains concepts, à préciser les termes utilisés et à valider la cohérence des informations collectées. L’analyse documentaire a ainsi renforcé la compréhension globale du système existant.</w:t>
        </w:r>
      </w:ins>
    </w:p>
    <w:p w14:paraId="20BD85D2" w14:textId="77777777" w:rsidR="00C64EC5" w:rsidRPr="00262D5D" w:rsidRDefault="00C64EC5" w:rsidP="00C64EC5">
      <w:pPr>
        <w:tabs>
          <w:tab w:val="left" w:pos="3200"/>
        </w:tabs>
        <w:spacing w:line="480" w:lineRule="auto"/>
        <w:ind w:left="720" w:firstLine="0"/>
        <w:rPr>
          <w:ins w:id="398" w:author="Cheick Traoré" w:date="2026-01-05T19:02:00Z" w16du:dateUtc="2026-01-05T19:02:00Z"/>
          <w:rFonts w:ascii="Times New Roman" w:hAnsi="Times New Roman" w:cs="Times New Roman"/>
        </w:rPr>
      </w:pPr>
      <w:ins w:id="399" w:author="Cheick Traoré" w:date="2026-01-05T19:02:00Z" w16du:dateUtc="2026-01-05T19:02:00Z">
        <w:r>
          <w:rPr>
            <w:noProof/>
          </w:rPr>
          <w:pict w14:anchorId="0A5D5F6D">
            <v:rect id="_x0000_s2055" style="position:absolute;left:0;text-align:left;margin-left:0;margin-top:0;width:3276.75pt;height:.1pt;z-index:251658240;mso-position-horizontal:left" o:hralign="center" o:hrstd="t" o:hr="t" fillcolor="#a0a0a0" stroked="f">
              <w10:wrap type="square" side="right"/>
            </v:rect>
          </w:pict>
        </w:r>
      </w:ins>
    </w:p>
    <w:p w14:paraId="21C37B91" w14:textId="77777777" w:rsidR="00C64EC5" w:rsidRDefault="00C64EC5" w:rsidP="00C64EC5">
      <w:pPr>
        <w:tabs>
          <w:tab w:val="left" w:pos="3200"/>
        </w:tabs>
        <w:spacing w:line="480" w:lineRule="auto"/>
        <w:rPr>
          <w:ins w:id="400" w:author="Cheick Traoré" w:date="2026-01-05T19:02:00Z" w16du:dateUtc="2026-01-05T19:02:00Z"/>
          <w:rFonts w:ascii="Times New Roman" w:hAnsi="Times New Roman" w:cs="Times New Roman"/>
          <w:b/>
          <w:bCs/>
        </w:rPr>
      </w:pPr>
      <w:ins w:id="401" w:author="Cheick Traoré" w:date="2026-01-05T19:02:00Z" w16du:dateUtc="2026-01-05T19:02:00Z">
        <w:r w:rsidRPr="00262D5D">
          <w:rPr>
            <w:rFonts w:ascii="Times New Roman" w:hAnsi="Times New Roman" w:cs="Times New Roman"/>
            <w:b/>
            <w:bCs/>
          </w:rPr>
          <w:t>e. Restitution (présentation de l’existant)</w:t>
        </w:r>
      </w:ins>
    </w:p>
    <w:p w14:paraId="63683EF1" w14:textId="77777777" w:rsidR="00C64EC5" w:rsidRDefault="00C64EC5" w:rsidP="00C64EC5">
      <w:pPr>
        <w:tabs>
          <w:tab w:val="left" w:pos="3200"/>
        </w:tabs>
        <w:spacing w:line="480" w:lineRule="auto"/>
        <w:rPr>
          <w:ins w:id="402" w:author="Cheick Traoré" w:date="2026-01-05T19:02:00Z" w16du:dateUtc="2026-01-05T19:02:00Z"/>
          <w:rFonts w:ascii="Times New Roman" w:hAnsi="Times New Roman" w:cs="Times New Roman"/>
          <w:b/>
          <w:bCs/>
        </w:rPr>
      </w:pPr>
    </w:p>
    <w:p w14:paraId="31439884" w14:textId="77777777" w:rsidR="00C64EC5" w:rsidRPr="007D7F24" w:rsidRDefault="00C64EC5" w:rsidP="00C64EC5">
      <w:pPr>
        <w:tabs>
          <w:tab w:val="left" w:pos="3200"/>
        </w:tabs>
        <w:spacing w:line="480" w:lineRule="auto"/>
        <w:rPr>
          <w:ins w:id="403" w:author="Cheick Traoré" w:date="2026-01-05T19:02:00Z" w16du:dateUtc="2026-01-05T19:02:00Z"/>
          <w:rFonts w:ascii="Times New Roman" w:hAnsi="Times New Roman" w:cs="Times New Roman"/>
        </w:rPr>
      </w:pPr>
      <w:ins w:id="404" w:author="Cheick Traoré" w:date="2026-01-05T19:02:00Z" w16du:dateUtc="2026-01-05T19:02:00Z">
        <w:r w:rsidRPr="007D7F24">
          <w:rPr>
            <w:rFonts w:ascii="Times New Roman" w:hAnsi="Times New Roman" w:cs="Times New Roman"/>
          </w:rPr>
          <w:t>La détermination des projections de recettes budgétaires s’inscrit dans le cadre d’un exercice budgétaire. Dans un premier temps, la Direction Générale du Budget et des Finances (DGBF) reçoit le document de cadrage macroéconomique élaboré par le ministère en charge de l’Économie et du Plan. Le cadrage macroéconomique constitue un outil d’analyse de la situation économique actuelle ainsi que des perspectives à court et moyen termes. Il intègre des projections économiques pour les années à venir, notamment en matière de croissance du produit intérieur brut, d’inflation et d’autres agrégats macroéconomiques, fondées sur des hypothèses économiques explicites et justifiées. Ces projections servent de base à la planification budgétaire et économique.</w:t>
        </w:r>
      </w:ins>
    </w:p>
    <w:p w14:paraId="093EC830" w14:textId="77777777" w:rsidR="00C64EC5" w:rsidRPr="007D7F24" w:rsidRDefault="00C64EC5" w:rsidP="00C64EC5">
      <w:pPr>
        <w:tabs>
          <w:tab w:val="left" w:pos="3200"/>
        </w:tabs>
        <w:spacing w:line="480" w:lineRule="auto"/>
        <w:rPr>
          <w:ins w:id="405" w:author="Cheick Traoré" w:date="2026-01-05T19:02:00Z" w16du:dateUtc="2026-01-05T19:02:00Z"/>
          <w:rFonts w:ascii="Times New Roman" w:hAnsi="Times New Roman" w:cs="Times New Roman"/>
        </w:rPr>
      </w:pPr>
      <w:ins w:id="406" w:author="Cheick Traoré" w:date="2026-01-05T19:02:00Z" w16du:dateUtc="2026-01-05T19:02:00Z">
        <w:r w:rsidRPr="007D7F24">
          <w:rPr>
            <w:rFonts w:ascii="Times New Roman" w:hAnsi="Times New Roman" w:cs="Times New Roman"/>
          </w:rPr>
          <w:t>Le cadrage macroéconomique est structuré autour de projections de recettes et de dépenses. En ce qui concerne les recettes, il présente les montants du budget en cours d’exécution, ceux du budget en cours d’élaboration, ainsi que les projections des montants des ressources issues des hypothèses retenues, généralement sur une période moyenne de trois ans.</w:t>
        </w:r>
      </w:ins>
    </w:p>
    <w:p w14:paraId="489290CF" w14:textId="77777777" w:rsidR="00C64EC5" w:rsidRPr="007D7F24" w:rsidRDefault="00C64EC5" w:rsidP="00C64EC5">
      <w:pPr>
        <w:tabs>
          <w:tab w:val="left" w:pos="3200"/>
        </w:tabs>
        <w:spacing w:line="480" w:lineRule="auto"/>
        <w:rPr>
          <w:ins w:id="407" w:author="Cheick Traoré" w:date="2026-01-05T19:02:00Z" w16du:dateUtc="2026-01-05T19:02:00Z"/>
          <w:rFonts w:ascii="Times New Roman" w:hAnsi="Times New Roman" w:cs="Times New Roman"/>
        </w:rPr>
      </w:pPr>
      <w:ins w:id="408" w:author="Cheick Traoré" w:date="2026-01-05T19:02:00Z" w16du:dateUtc="2026-01-05T19:02:00Z">
        <w:r w:rsidRPr="007D7F24">
          <w:rPr>
            <w:rFonts w:ascii="Times New Roman" w:hAnsi="Times New Roman" w:cs="Times New Roman"/>
          </w:rPr>
          <w:t>La DGBF, à travers sa direction centrale chargée des politiques et de la synthèse budgétaire (DPSB), transmet ces données de cadrage macroéconomique aux différentes régies financières. Celles-ci procèdent alors à la mise à jour des projections des recettes relevant de leur champ de compétence, en s’appuyant sur les données dont elles disposent. Une fois les projections établies, elles sont retournées à la DPSB, qui se charge de leur consolidation.</w:t>
        </w:r>
      </w:ins>
    </w:p>
    <w:p w14:paraId="39CA37F5" w14:textId="77777777" w:rsidR="00C64EC5" w:rsidRPr="007D7F24" w:rsidRDefault="00C64EC5" w:rsidP="00C64EC5">
      <w:pPr>
        <w:tabs>
          <w:tab w:val="left" w:pos="3200"/>
        </w:tabs>
        <w:spacing w:line="480" w:lineRule="auto"/>
        <w:rPr>
          <w:ins w:id="409" w:author="Cheick Traoré" w:date="2026-01-05T19:02:00Z" w16du:dateUtc="2026-01-05T19:02:00Z"/>
          <w:rFonts w:ascii="Times New Roman" w:hAnsi="Times New Roman" w:cs="Times New Roman"/>
        </w:rPr>
      </w:pPr>
      <w:ins w:id="410" w:author="Cheick Traoré" w:date="2026-01-05T19:02:00Z" w16du:dateUtc="2026-01-05T19:02:00Z">
        <w:r w:rsidRPr="007D7F24">
          <w:rPr>
            <w:rFonts w:ascii="Times New Roman" w:hAnsi="Times New Roman" w:cs="Times New Roman"/>
          </w:rPr>
          <w:t>Les projections consolidées constituent la base utilisée pour l’élaboration du Document de Programmation Budgétaire et Économique Pluriannuelle (DPBEP), lequel est ensuite soumis à l’examen et à l’adoption en Conseil des ministres.</w:t>
        </w:r>
      </w:ins>
    </w:p>
    <w:p w14:paraId="1DD174EB" w14:textId="77777777" w:rsidR="00C64EC5" w:rsidRDefault="00C64EC5" w:rsidP="00C64EC5">
      <w:pPr>
        <w:tabs>
          <w:tab w:val="left" w:pos="3200"/>
        </w:tabs>
        <w:spacing w:line="480" w:lineRule="auto"/>
        <w:rPr>
          <w:ins w:id="411" w:author="Cheick Traoré" w:date="2026-01-07T16:27:00Z" w16du:dateUtc="2026-01-07T16:27:00Z"/>
          <w:rFonts w:ascii="Times New Roman" w:hAnsi="Times New Roman" w:cs="Times New Roman"/>
        </w:rPr>
      </w:pPr>
      <w:ins w:id="412" w:author="Cheick Traoré" w:date="2026-01-05T19:02:00Z" w16du:dateUtc="2026-01-05T19:02:00Z">
        <w:r w:rsidRPr="007D7F24">
          <w:rPr>
            <w:rFonts w:ascii="Times New Roman" w:hAnsi="Times New Roman" w:cs="Times New Roman"/>
          </w:rPr>
          <w:t>Ainsi, l’élaboration des recettes budgétaires s’effectue selon un ensemble d’étapes successives, présentées ci-après</w:t>
        </w:r>
        <w:r>
          <w:rPr>
            <w:rFonts w:ascii="Times New Roman" w:hAnsi="Times New Roman" w:cs="Times New Roman"/>
          </w:rPr>
          <w:t> :</w:t>
        </w:r>
      </w:ins>
    </w:p>
    <w:p w14:paraId="58EDA68F" w14:textId="77777777" w:rsidR="00974EF5" w:rsidRDefault="00974EF5" w:rsidP="00C64EC5">
      <w:pPr>
        <w:tabs>
          <w:tab w:val="left" w:pos="3200"/>
        </w:tabs>
        <w:spacing w:line="480" w:lineRule="auto"/>
        <w:rPr>
          <w:ins w:id="413" w:author="Cheick Traoré" w:date="2026-01-05T19:02:00Z" w16du:dateUtc="2026-01-05T19:02:00Z"/>
          <w:rFonts w:ascii="Times New Roman" w:hAnsi="Times New Roman" w:cs="Times New Roman"/>
        </w:rPr>
      </w:pPr>
    </w:p>
    <w:p w14:paraId="077F16B8" w14:textId="0CBA045D" w:rsidR="00C64EC5" w:rsidRPr="00974EF5" w:rsidRDefault="00C64EC5" w:rsidP="00974EF5">
      <w:pPr>
        <w:pStyle w:val="Paragraphedeliste"/>
        <w:numPr>
          <w:ilvl w:val="0"/>
          <w:numId w:val="102"/>
        </w:numPr>
        <w:tabs>
          <w:tab w:val="left" w:pos="3200"/>
        </w:tabs>
        <w:spacing w:line="480" w:lineRule="auto"/>
        <w:rPr>
          <w:ins w:id="414" w:author="Cheick Traoré" w:date="2026-01-07T16:28:00Z" w16du:dateUtc="2026-01-07T16:28:00Z"/>
          <w:rFonts w:ascii="Times New Roman" w:hAnsi="Times New Roman" w:cs="Times New Roman"/>
          <w:b/>
          <w:bCs/>
          <w:rPrChange w:id="415" w:author="Cheick Traoré" w:date="2026-01-07T16:28:00Z" w16du:dateUtc="2026-01-07T16:28:00Z">
            <w:rPr>
              <w:ins w:id="416" w:author="Cheick Traoré" w:date="2026-01-07T16:28:00Z" w16du:dateUtc="2026-01-07T16:28:00Z"/>
            </w:rPr>
          </w:rPrChange>
        </w:rPr>
        <w:pPrChange w:id="417" w:author="Cheick Traoré" w:date="2026-01-07T16:28:00Z" w16du:dateUtc="2026-01-07T16:28:00Z">
          <w:pPr>
            <w:tabs>
              <w:tab w:val="left" w:pos="3200"/>
            </w:tabs>
            <w:spacing w:line="480" w:lineRule="auto"/>
            <w:ind w:left="720" w:firstLine="0"/>
          </w:pPr>
        </w:pPrChange>
      </w:pPr>
      <w:ins w:id="418" w:author="Cheick Traoré" w:date="2026-01-05T19:02:00Z" w16du:dateUtc="2026-01-05T19:02:00Z">
        <w:r w:rsidRPr="00974EF5">
          <w:rPr>
            <w:rFonts w:ascii="Times New Roman" w:hAnsi="Times New Roman" w:cs="Times New Roman"/>
            <w:b/>
            <w:bCs/>
            <w:rPrChange w:id="419" w:author="Cheick Traoré" w:date="2026-01-07T16:28:00Z" w16du:dateUtc="2026-01-07T16:28:00Z">
              <w:rPr/>
            </w:rPrChange>
          </w:rPr>
          <w:lastRenderedPageBreak/>
          <w:t>Élaboration du Programme d’Investissements Publics (PIP)</w:t>
        </w:r>
      </w:ins>
    </w:p>
    <w:p w14:paraId="1ED28160" w14:textId="77777777" w:rsidR="00974EF5" w:rsidRPr="00974EF5" w:rsidRDefault="00974EF5" w:rsidP="00974EF5">
      <w:pPr>
        <w:pStyle w:val="Paragraphedeliste"/>
        <w:tabs>
          <w:tab w:val="left" w:pos="3200"/>
        </w:tabs>
        <w:spacing w:line="480" w:lineRule="auto"/>
        <w:ind w:left="1080" w:firstLine="0"/>
        <w:rPr>
          <w:ins w:id="420" w:author="Cheick Traoré" w:date="2026-01-05T19:02:00Z" w16du:dateUtc="2026-01-05T19:02:00Z"/>
          <w:rFonts w:ascii="Times New Roman" w:hAnsi="Times New Roman" w:cs="Times New Roman"/>
          <w:b/>
          <w:bCs/>
          <w:rPrChange w:id="421" w:author="Cheick Traoré" w:date="2026-01-07T16:28:00Z" w16du:dateUtc="2026-01-07T16:28:00Z">
            <w:rPr>
              <w:ins w:id="422" w:author="Cheick Traoré" w:date="2026-01-05T19:02:00Z" w16du:dateUtc="2026-01-05T19:02:00Z"/>
            </w:rPr>
          </w:rPrChange>
        </w:rPr>
        <w:pPrChange w:id="423" w:author="Cheick Traoré" w:date="2026-01-07T16:28:00Z" w16du:dateUtc="2026-01-07T16:28:00Z">
          <w:pPr>
            <w:tabs>
              <w:tab w:val="left" w:pos="3200"/>
            </w:tabs>
            <w:spacing w:line="480" w:lineRule="auto"/>
            <w:ind w:left="720" w:firstLine="0"/>
          </w:pPr>
        </w:pPrChange>
      </w:pPr>
    </w:p>
    <w:p w14:paraId="31973EED" w14:textId="77777777" w:rsidR="00C64EC5" w:rsidRPr="00CE06DA" w:rsidRDefault="00C64EC5" w:rsidP="00C64EC5">
      <w:pPr>
        <w:tabs>
          <w:tab w:val="left" w:pos="3200"/>
        </w:tabs>
        <w:spacing w:line="480" w:lineRule="auto"/>
        <w:ind w:left="720" w:firstLine="0"/>
        <w:rPr>
          <w:ins w:id="424" w:author="Cheick Traoré" w:date="2026-01-05T19:02:00Z" w16du:dateUtc="2026-01-05T19:02:00Z"/>
          <w:rFonts w:ascii="Times New Roman" w:hAnsi="Times New Roman" w:cs="Times New Roman"/>
        </w:rPr>
      </w:pPr>
      <w:ins w:id="425" w:author="Cheick Traoré" w:date="2026-01-05T19:02:00Z" w16du:dateUtc="2026-01-05T19:02:00Z">
        <w:r w:rsidRPr="00CE06DA">
          <w:rPr>
            <w:rFonts w:ascii="Times New Roman" w:hAnsi="Times New Roman" w:cs="Times New Roman"/>
          </w:rPr>
          <w:t>Cette étape consiste à identifier, sélectionner et programmer les projets et programmes d’investissements de l’État sur une période pluriannuelle. Elle est menée sur la base des priorités nationales de développement, des politiques sectorielles et des objectifs stratégiques du gouvernement. Le PIP permet de hiérarchiser les projets selon leur pertinence socio-économique, leur maturité et leur impact, afin d’assurer une allocation efficace des ressources publiques.</w:t>
        </w:r>
      </w:ins>
    </w:p>
    <w:p w14:paraId="1255D8C7" w14:textId="77777777" w:rsidR="00C64EC5" w:rsidRPr="00CE06DA" w:rsidRDefault="00C64EC5" w:rsidP="00C64EC5">
      <w:pPr>
        <w:tabs>
          <w:tab w:val="left" w:pos="3200"/>
        </w:tabs>
        <w:spacing w:line="480" w:lineRule="auto"/>
        <w:ind w:left="720" w:firstLine="0"/>
        <w:rPr>
          <w:ins w:id="426" w:author="Cheick Traoré" w:date="2026-01-05T19:02:00Z" w16du:dateUtc="2026-01-05T19:02:00Z"/>
          <w:rFonts w:ascii="Times New Roman" w:hAnsi="Times New Roman" w:cs="Times New Roman"/>
        </w:rPr>
      </w:pPr>
    </w:p>
    <w:p w14:paraId="0269F322" w14:textId="4734C8CE" w:rsidR="00C64EC5" w:rsidRPr="00974EF5" w:rsidRDefault="00C64EC5" w:rsidP="00974EF5">
      <w:pPr>
        <w:pStyle w:val="Paragraphedeliste"/>
        <w:numPr>
          <w:ilvl w:val="0"/>
          <w:numId w:val="102"/>
        </w:numPr>
        <w:tabs>
          <w:tab w:val="left" w:pos="3200"/>
        </w:tabs>
        <w:spacing w:line="480" w:lineRule="auto"/>
        <w:rPr>
          <w:ins w:id="427" w:author="Cheick Traoré" w:date="2026-01-07T16:27:00Z" w16du:dateUtc="2026-01-07T16:27:00Z"/>
          <w:rFonts w:ascii="Times New Roman" w:hAnsi="Times New Roman" w:cs="Times New Roman"/>
          <w:b/>
          <w:bCs/>
          <w:rPrChange w:id="428" w:author="Cheick Traoré" w:date="2026-01-07T16:28:00Z" w16du:dateUtc="2026-01-07T16:28:00Z">
            <w:rPr>
              <w:ins w:id="429" w:author="Cheick Traoré" w:date="2026-01-07T16:27:00Z" w16du:dateUtc="2026-01-07T16:27:00Z"/>
            </w:rPr>
          </w:rPrChange>
        </w:rPr>
        <w:pPrChange w:id="430" w:author="Cheick Traoré" w:date="2026-01-07T16:28:00Z" w16du:dateUtc="2026-01-07T16:28:00Z">
          <w:pPr>
            <w:tabs>
              <w:tab w:val="left" w:pos="3200"/>
            </w:tabs>
            <w:spacing w:line="480" w:lineRule="auto"/>
            <w:ind w:left="720" w:firstLine="0"/>
          </w:pPr>
        </w:pPrChange>
      </w:pPr>
      <w:ins w:id="431" w:author="Cheick Traoré" w:date="2026-01-05T19:02:00Z" w16du:dateUtc="2026-01-05T19:02:00Z">
        <w:r w:rsidRPr="00974EF5">
          <w:rPr>
            <w:rFonts w:ascii="Times New Roman" w:hAnsi="Times New Roman" w:cs="Times New Roman"/>
            <w:b/>
            <w:bCs/>
            <w:rPrChange w:id="432" w:author="Cheick Traoré" w:date="2026-01-07T16:28:00Z" w16du:dateUtc="2026-01-07T16:28:00Z">
              <w:rPr/>
            </w:rPrChange>
          </w:rPr>
          <w:t>Élaboration du cadrage macroéconomique</w:t>
        </w:r>
      </w:ins>
    </w:p>
    <w:p w14:paraId="551A66EE" w14:textId="77777777" w:rsidR="00974EF5" w:rsidRPr="00974EF5" w:rsidRDefault="00974EF5" w:rsidP="00974EF5">
      <w:pPr>
        <w:pStyle w:val="Paragraphedeliste"/>
        <w:tabs>
          <w:tab w:val="left" w:pos="3200"/>
        </w:tabs>
        <w:spacing w:line="480" w:lineRule="auto"/>
        <w:ind w:firstLine="0"/>
        <w:rPr>
          <w:ins w:id="433" w:author="Cheick Traoré" w:date="2026-01-05T19:02:00Z" w16du:dateUtc="2026-01-05T19:02:00Z"/>
          <w:rFonts w:ascii="Times New Roman" w:hAnsi="Times New Roman" w:cs="Times New Roman"/>
          <w:b/>
          <w:bCs/>
          <w:rPrChange w:id="434" w:author="Cheick Traoré" w:date="2026-01-07T16:27:00Z" w16du:dateUtc="2026-01-07T16:27:00Z">
            <w:rPr>
              <w:ins w:id="435" w:author="Cheick Traoré" w:date="2026-01-05T19:02:00Z" w16du:dateUtc="2026-01-05T19:02:00Z"/>
            </w:rPr>
          </w:rPrChange>
        </w:rPr>
        <w:pPrChange w:id="436" w:author="Cheick Traoré" w:date="2026-01-07T16:27:00Z" w16du:dateUtc="2026-01-07T16:27:00Z">
          <w:pPr>
            <w:tabs>
              <w:tab w:val="left" w:pos="3200"/>
            </w:tabs>
            <w:spacing w:line="480" w:lineRule="auto"/>
            <w:ind w:left="720" w:firstLine="0"/>
          </w:pPr>
        </w:pPrChange>
      </w:pPr>
    </w:p>
    <w:p w14:paraId="35A1129A" w14:textId="77777777" w:rsidR="00C64EC5" w:rsidRPr="00CE06DA" w:rsidRDefault="00C64EC5" w:rsidP="00C64EC5">
      <w:pPr>
        <w:tabs>
          <w:tab w:val="left" w:pos="3200"/>
        </w:tabs>
        <w:spacing w:line="480" w:lineRule="auto"/>
        <w:ind w:left="720" w:firstLine="0"/>
        <w:rPr>
          <w:ins w:id="437" w:author="Cheick Traoré" w:date="2026-01-05T19:02:00Z" w16du:dateUtc="2026-01-05T19:02:00Z"/>
          <w:rFonts w:ascii="Times New Roman" w:hAnsi="Times New Roman" w:cs="Times New Roman"/>
        </w:rPr>
      </w:pPr>
      <w:ins w:id="438" w:author="Cheick Traoré" w:date="2026-01-05T19:02:00Z" w16du:dateUtc="2026-01-05T19:02:00Z">
        <w:r w:rsidRPr="00CE06DA">
          <w:rPr>
            <w:rFonts w:ascii="Times New Roman" w:hAnsi="Times New Roman" w:cs="Times New Roman"/>
          </w:rPr>
          <w:t>Le cadrage macroéconomique vise à analyser la situation économique nationale et à établir des projections à moyen terme. Il repose sur des hypothèses relatives aux principaux agrégats macroéconomiques tels que la croissance, l’inflation, les échanges extérieurs et les finances publiques. Ce cadrage fournit un cadre de référence chiffré permettant d’anticiper les ressources disponibles et de garantir la cohérence entre les politiques économiques et budgétaires.</w:t>
        </w:r>
      </w:ins>
    </w:p>
    <w:p w14:paraId="7F538113" w14:textId="77777777" w:rsidR="00C64EC5" w:rsidRPr="00CE06DA" w:rsidRDefault="00C64EC5" w:rsidP="00C64EC5">
      <w:pPr>
        <w:tabs>
          <w:tab w:val="left" w:pos="3200"/>
        </w:tabs>
        <w:spacing w:line="480" w:lineRule="auto"/>
        <w:ind w:left="720" w:firstLine="0"/>
        <w:rPr>
          <w:ins w:id="439" w:author="Cheick Traoré" w:date="2026-01-05T19:02:00Z" w16du:dateUtc="2026-01-05T19:02:00Z"/>
          <w:rFonts w:ascii="Times New Roman" w:hAnsi="Times New Roman" w:cs="Times New Roman"/>
        </w:rPr>
      </w:pPr>
    </w:p>
    <w:p w14:paraId="418BB2A8" w14:textId="4D77FD41" w:rsidR="00C64EC5" w:rsidRPr="00974EF5" w:rsidRDefault="00C64EC5" w:rsidP="00974EF5">
      <w:pPr>
        <w:pStyle w:val="Paragraphedeliste"/>
        <w:numPr>
          <w:ilvl w:val="0"/>
          <w:numId w:val="102"/>
        </w:numPr>
        <w:tabs>
          <w:tab w:val="left" w:pos="3200"/>
        </w:tabs>
        <w:spacing w:line="480" w:lineRule="auto"/>
        <w:rPr>
          <w:ins w:id="440" w:author="Cheick Traoré" w:date="2026-01-07T16:27:00Z" w16du:dateUtc="2026-01-07T16:27:00Z"/>
          <w:rFonts w:ascii="Times New Roman" w:hAnsi="Times New Roman" w:cs="Times New Roman"/>
          <w:b/>
          <w:bCs/>
          <w:rPrChange w:id="441" w:author="Cheick Traoré" w:date="2026-01-07T16:27:00Z" w16du:dateUtc="2026-01-07T16:27:00Z">
            <w:rPr>
              <w:ins w:id="442" w:author="Cheick Traoré" w:date="2026-01-07T16:27:00Z" w16du:dateUtc="2026-01-07T16:27:00Z"/>
            </w:rPr>
          </w:rPrChange>
        </w:rPr>
        <w:pPrChange w:id="443" w:author="Cheick Traoré" w:date="2026-01-07T16:28:00Z" w16du:dateUtc="2026-01-07T16:28:00Z">
          <w:pPr>
            <w:tabs>
              <w:tab w:val="left" w:pos="3200"/>
            </w:tabs>
            <w:spacing w:line="480" w:lineRule="auto"/>
            <w:ind w:left="720" w:firstLine="0"/>
          </w:pPr>
        </w:pPrChange>
      </w:pPr>
      <w:ins w:id="444" w:author="Cheick Traoré" w:date="2026-01-05T19:02:00Z" w16du:dateUtc="2026-01-05T19:02:00Z">
        <w:r w:rsidRPr="00974EF5">
          <w:rPr>
            <w:rFonts w:ascii="Times New Roman" w:hAnsi="Times New Roman" w:cs="Times New Roman"/>
            <w:b/>
            <w:bCs/>
            <w:rPrChange w:id="445" w:author="Cheick Traoré" w:date="2026-01-07T16:27:00Z" w16du:dateUtc="2026-01-07T16:27:00Z">
              <w:rPr/>
            </w:rPrChange>
          </w:rPr>
          <w:t>Élaboration du cadrage budgétaire</w:t>
        </w:r>
      </w:ins>
    </w:p>
    <w:p w14:paraId="1BA2BEA2" w14:textId="77777777" w:rsidR="00974EF5" w:rsidRPr="00974EF5" w:rsidRDefault="00974EF5" w:rsidP="00974EF5">
      <w:pPr>
        <w:pStyle w:val="Paragraphedeliste"/>
        <w:tabs>
          <w:tab w:val="left" w:pos="3200"/>
        </w:tabs>
        <w:spacing w:line="480" w:lineRule="auto"/>
        <w:ind w:firstLine="0"/>
        <w:rPr>
          <w:ins w:id="446" w:author="Cheick Traoré" w:date="2026-01-05T19:02:00Z" w16du:dateUtc="2026-01-05T19:02:00Z"/>
          <w:rFonts w:ascii="Times New Roman" w:hAnsi="Times New Roman" w:cs="Times New Roman"/>
          <w:b/>
          <w:bCs/>
          <w:rPrChange w:id="447" w:author="Cheick Traoré" w:date="2026-01-07T16:27:00Z" w16du:dateUtc="2026-01-07T16:27:00Z">
            <w:rPr>
              <w:ins w:id="448" w:author="Cheick Traoré" w:date="2026-01-05T19:02:00Z" w16du:dateUtc="2026-01-05T19:02:00Z"/>
            </w:rPr>
          </w:rPrChange>
        </w:rPr>
        <w:pPrChange w:id="449" w:author="Cheick Traoré" w:date="2026-01-07T16:27:00Z" w16du:dateUtc="2026-01-07T16:27:00Z">
          <w:pPr>
            <w:tabs>
              <w:tab w:val="left" w:pos="3200"/>
            </w:tabs>
            <w:spacing w:line="480" w:lineRule="auto"/>
            <w:ind w:left="720" w:firstLine="0"/>
          </w:pPr>
        </w:pPrChange>
      </w:pPr>
    </w:p>
    <w:p w14:paraId="2751C182" w14:textId="77777777" w:rsidR="00C64EC5" w:rsidRDefault="00C64EC5" w:rsidP="00C64EC5">
      <w:pPr>
        <w:tabs>
          <w:tab w:val="left" w:pos="3200"/>
        </w:tabs>
        <w:spacing w:line="480" w:lineRule="auto"/>
        <w:ind w:left="720" w:firstLine="0"/>
        <w:rPr>
          <w:ins w:id="450" w:author="Cheick Traoré" w:date="2026-01-05T19:02:00Z" w16du:dateUtc="2026-01-05T19:02:00Z"/>
          <w:rFonts w:ascii="Times New Roman" w:hAnsi="Times New Roman" w:cs="Times New Roman"/>
        </w:rPr>
      </w:pPr>
      <w:ins w:id="451" w:author="Cheick Traoré" w:date="2026-01-05T19:02:00Z" w16du:dateUtc="2026-01-05T19:02:00Z">
        <w:r w:rsidRPr="00CE06DA">
          <w:rPr>
            <w:rFonts w:ascii="Times New Roman" w:hAnsi="Times New Roman" w:cs="Times New Roman"/>
          </w:rPr>
          <w:t>Le cadrage budgétaire traduit les projections macroéconomiques en enveloppes financières concrètes pour le budget de l’État. Il permet d’estimer les recettes publiques, de fixer les plafonds de dépenses et de répartir les ressources entre les différents secteurs et institutions. Cette étape constitue la base de la préparation de la loi de finances et assure la soutenabilité et l’équilibre du budget.</w:t>
        </w:r>
      </w:ins>
    </w:p>
    <w:p w14:paraId="06794FFA" w14:textId="77777777" w:rsidR="00C64EC5" w:rsidRPr="00CE06DA" w:rsidRDefault="00C64EC5" w:rsidP="00C64EC5">
      <w:pPr>
        <w:tabs>
          <w:tab w:val="left" w:pos="3200"/>
        </w:tabs>
        <w:spacing w:line="480" w:lineRule="auto"/>
        <w:ind w:left="720" w:firstLine="0"/>
        <w:rPr>
          <w:ins w:id="452" w:author="Cheick Traoré" w:date="2026-01-05T19:02:00Z" w16du:dateUtc="2026-01-05T19:02:00Z"/>
          <w:rFonts w:ascii="Times New Roman" w:hAnsi="Times New Roman" w:cs="Times New Roman"/>
        </w:rPr>
      </w:pPr>
    </w:p>
    <w:p w14:paraId="76FDE2B0" w14:textId="77777777" w:rsidR="00C64EC5" w:rsidRPr="00CE06DA" w:rsidRDefault="00C64EC5" w:rsidP="00C64EC5">
      <w:pPr>
        <w:tabs>
          <w:tab w:val="left" w:pos="3200"/>
        </w:tabs>
        <w:spacing w:line="480" w:lineRule="auto"/>
        <w:ind w:left="720" w:firstLine="0"/>
        <w:rPr>
          <w:ins w:id="453" w:author="Cheick Traoré" w:date="2026-01-05T19:02:00Z" w16du:dateUtc="2026-01-05T19:02:00Z"/>
          <w:rFonts w:ascii="Times New Roman" w:hAnsi="Times New Roman" w:cs="Times New Roman"/>
          <w:b/>
          <w:bCs/>
        </w:rPr>
      </w:pPr>
      <w:ins w:id="454" w:author="Cheick Traoré" w:date="2026-01-05T19:02:00Z" w16du:dateUtc="2026-01-05T19:02:00Z">
        <w:r w:rsidRPr="00CE06DA">
          <w:rPr>
            <w:rFonts w:ascii="Times New Roman" w:hAnsi="Times New Roman" w:cs="Times New Roman"/>
            <w:b/>
            <w:bCs/>
          </w:rPr>
          <w:t>4. Organisation des conférences de performance sur la programmation budgétaire pluriannuelle</w:t>
        </w:r>
      </w:ins>
    </w:p>
    <w:p w14:paraId="04EE74F9" w14:textId="77777777" w:rsidR="00C64EC5" w:rsidRPr="00CE06DA" w:rsidRDefault="00C64EC5" w:rsidP="00C64EC5">
      <w:pPr>
        <w:tabs>
          <w:tab w:val="left" w:pos="3200"/>
        </w:tabs>
        <w:spacing w:line="480" w:lineRule="auto"/>
        <w:ind w:left="720" w:firstLine="0"/>
        <w:rPr>
          <w:ins w:id="455" w:author="Cheick Traoré" w:date="2026-01-05T19:02:00Z" w16du:dateUtc="2026-01-05T19:02:00Z"/>
          <w:rFonts w:ascii="Times New Roman" w:hAnsi="Times New Roman" w:cs="Times New Roman"/>
        </w:rPr>
      </w:pPr>
      <w:ins w:id="456" w:author="Cheick Traoré" w:date="2026-01-05T19:02:00Z" w16du:dateUtc="2026-01-05T19:02:00Z">
        <w:r w:rsidRPr="00CE06DA">
          <w:rPr>
            <w:rFonts w:ascii="Times New Roman" w:hAnsi="Times New Roman" w:cs="Times New Roman"/>
          </w:rPr>
          <w:t>Les conférences de performance constituent un cadre d’échanges entre les ministères sectoriels et les autorités budgétaires. Elles permettent d’examiner les résultats obtenus, d’évaluer la performance des programmes et de discuter des priorités et objectifs à moyen terme. Ces conférences contribuent à améliorer l’efficacité de la dépense publique et à aligner les ressources budgétaires sur les résultats attendus.</w:t>
        </w:r>
      </w:ins>
    </w:p>
    <w:p w14:paraId="4B0A31D3" w14:textId="77777777" w:rsidR="00C64EC5" w:rsidRPr="00CE06DA" w:rsidRDefault="00C64EC5" w:rsidP="00C64EC5">
      <w:pPr>
        <w:tabs>
          <w:tab w:val="left" w:pos="3200"/>
        </w:tabs>
        <w:spacing w:line="480" w:lineRule="auto"/>
        <w:ind w:left="720" w:firstLine="0"/>
        <w:rPr>
          <w:ins w:id="457" w:author="Cheick Traoré" w:date="2026-01-05T19:02:00Z" w16du:dateUtc="2026-01-05T19:02:00Z"/>
          <w:rFonts w:ascii="Times New Roman" w:hAnsi="Times New Roman" w:cs="Times New Roman"/>
        </w:rPr>
      </w:pPr>
    </w:p>
    <w:p w14:paraId="61263C6C" w14:textId="77777777" w:rsidR="00C64EC5" w:rsidRPr="00CE06DA" w:rsidRDefault="00C64EC5" w:rsidP="00C64EC5">
      <w:pPr>
        <w:tabs>
          <w:tab w:val="left" w:pos="3200"/>
        </w:tabs>
        <w:spacing w:line="480" w:lineRule="auto"/>
        <w:ind w:left="720" w:firstLine="0"/>
        <w:rPr>
          <w:ins w:id="458" w:author="Cheick Traoré" w:date="2026-01-05T19:02:00Z" w16du:dateUtc="2026-01-05T19:02:00Z"/>
          <w:rFonts w:ascii="Times New Roman" w:hAnsi="Times New Roman" w:cs="Times New Roman"/>
          <w:b/>
          <w:bCs/>
        </w:rPr>
      </w:pPr>
      <w:ins w:id="459" w:author="Cheick Traoré" w:date="2026-01-05T19:02:00Z" w16du:dateUtc="2026-01-05T19:02:00Z">
        <w:r w:rsidRPr="00CE06DA">
          <w:rPr>
            <w:rFonts w:ascii="Times New Roman" w:hAnsi="Times New Roman" w:cs="Times New Roman"/>
            <w:b/>
            <w:bCs/>
          </w:rPr>
          <w:t>5. Élaboration du Document de Programmation Budgétaire et Économique Pluriannuelle (DPBEP)</w:t>
        </w:r>
      </w:ins>
    </w:p>
    <w:p w14:paraId="12E8F419" w14:textId="77777777" w:rsidR="00C64EC5" w:rsidRPr="00CE06DA" w:rsidRDefault="00C64EC5" w:rsidP="00C64EC5">
      <w:pPr>
        <w:tabs>
          <w:tab w:val="left" w:pos="3200"/>
        </w:tabs>
        <w:spacing w:line="480" w:lineRule="auto"/>
        <w:ind w:left="720" w:firstLine="0"/>
        <w:rPr>
          <w:ins w:id="460" w:author="Cheick Traoré" w:date="2026-01-05T19:02:00Z" w16du:dateUtc="2026-01-05T19:02:00Z"/>
          <w:rFonts w:ascii="Times New Roman" w:hAnsi="Times New Roman" w:cs="Times New Roman"/>
        </w:rPr>
      </w:pPr>
      <w:ins w:id="461" w:author="Cheick Traoré" w:date="2026-01-05T19:02:00Z" w16du:dateUtc="2026-01-05T19:02:00Z">
        <w:r w:rsidRPr="00CE06DA">
          <w:rPr>
            <w:rFonts w:ascii="Times New Roman" w:hAnsi="Times New Roman" w:cs="Times New Roman"/>
          </w:rPr>
          <w:t>Le DPBEP est un document stratégique qui présente, sur une base pluriannuelle, les orientations de la politique budgétaire et économique de l’État. Il décline les projections macroéconomiques et budgétaires en objectifs chiffrés de recettes, de dépenses, de déficit et d’endettement. Il sert de cadre de référence pour la préparation des budgets annuels.</w:t>
        </w:r>
      </w:ins>
    </w:p>
    <w:p w14:paraId="0DE91609" w14:textId="77777777" w:rsidR="00C64EC5" w:rsidRPr="00CE06DA" w:rsidRDefault="00C64EC5" w:rsidP="00C64EC5">
      <w:pPr>
        <w:tabs>
          <w:tab w:val="left" w:pos="3200"/>
        </w:tabs>
        <w:spacing w:line="480" w:lineRule="auto"/>
        <w:ind w:left="720" w:firstLine="0"/>
        <w:rPr>
          <w:ins w:id="462" w:author="Cheick Traoré" w:date="2026-01-05T19:02:00Z" w16du:dateUtc="2026-01-05T19:02:00Z"/>
          <w:rFonts w:ascii="Times New Roman" w:hAnsi="Times New Roman" w:cs="Times New Roman"/>
        </w:rPr>
      </w:pPr>
    </w:p>
    <w:p w14:paraId="41FF1E87" w14:textId="77777777" w:rsidR="00C64EC5" w:rsidRPr="00CE06DA" w:rsidRDefault="00C64EC5" w:rsidP="00C64EC5">
      <w:pPr>
        <w:tabs>
          <w:tab w:val="left" w:pos="3200"/>
        </w:tabs>
        <w:spacing w:line="480" w:lineRule="auto"/>
        <w:ind w:left="720" w:firstLine="0"/>
        <w:rPr>
          <w:ins w:id="463" w:author="Cheick Traoré" w:date="2026-01-05T19:02:00Z" w16du:dateUtc="2026-01-05T19:02:00Z"/>
          <w:rFonts w:ascii="Times New Roman" w:hAnsi="Times New Roman" w:cs="Times New Roman"/>
          <w:b/>
          <w:bCs/>
        </w:rPr>
      </w:pPr>
      <w:ins w:id="464" w:author="Cheick Traoré" w:date="2026-01-05T19:02:00Z" w16du:dateUtc="2026-01-05T19:02:00Z">
        <w:r w:rsidRPr="00CE06DA">
          <w:rPr>
            <w:rFonts w:ascii="Times New Roman" w:hAnsi="Times New Roman" w:cs="Times New Roman"/>
            <w:b/>
            <w:bCs/>
          </w:rPr>
          <w:t>6. Examen et adoption du DPBEP en Conseil des Ministres</w:t>
        </w:r>
      </w:ins>
    </w:p>
    <w:p w14:paraId="7342F0EA" w14:textId="77777777" w:rsidR="00C64EC5" w:rsidRPr="00CE06DA" w:rsidRDefault="00C64EC5" w:rsidP="00C64EC5">
      <w:pPr>
        <w:tabs>
          <w:tab w:val="left" w:pos="3200"/>
        </w:tabs>
        <w:spacing w:line="480" w:lineRule="auto"/>
        <w:ind w:left="720" w:firstLine="0"/>
        <w:rPr>
          <w:ins w:id="465" w:author="Cheick Traoré" w:date="2026-01-05T19:02:00Z" w16du:dateUtc="2026-01-05T19:02:00Z"/>
          <w:rFonts w:ascii="Times New Roman" w:hAnsi="Times New Roman" w:cs="Times New Roman"/>
        </w:rPr>
      </w:pPr>
      <w:ins w:id="466" w:author="Cheick Traoré" w:date="2026-01-05T19:02:00Z" w16du:dateUtc="2026-01-05T19:02:00Z">
        <w:r w:rsidRPr="00CE06DA">
          <w:rPr>
            <w:rFonts w:ascii="Times New Roman" w:hAnsi="Times New Roman" w:cs="Times New Roman"/>
          </w:rPr>
          <w:t>Cette étape consiste en la présentation du DPBEP au Conseil des Ministres pour examen et validation. L’adoption du document permet d’officialiser les orientations budgétaires et économiques du gouvernement et d’autoriser leur mise en œuvre dans le processus de préparation du budget de l’État.</w:t>
        </w:r>
      </w:ins>
    </w:p>
    <w:p w14:paraId="6A2132F9" w14:textId="77777777" w:rsidR="00C64EC5" w:rsidRPr="00CE06DA" w:rsidRDefault="00C64EC5" w:rsidP="00C64EC5">
      <w:pPr>
        <w:tabs>
          <w:tab w:val="left" w:pos="3200"/>
        </w:tabs>
        <w:spacing w:line="480" w:lineRule="auto"/>
        <w:ind w:left="720" w:firstLine="0"/>
        <w:rPr>
          <w:ins w:id="467" w:author="Cheick Traoré" w:date="2026-01-05T19:02:00Z" w16du:dateUtc="2026-01-05T19:02:00Z"/>
          <w:rFonts w:ascii="Times New Roman" w:hAnsi="Times New Roman" w:cs="Times New Roman"/>
        </w:rPr>
      </w:pPr>
    </w:p>
    <w:p w14:paraId="16AD5EF0" w14:textId="77777777" w:rsidR="00C64EC5" w:rsidRPr="00CE06DA" w:rsidRDefault="00C64EC5" w:rsidP="00C64EC5">
      <w:pPr>
        <w:tabs>
          <w:tab w:val="left" w:pos="3200"/>
        </w:tabs>
        <w:spacing w:line="480" w:lineRule="auto"/>
        <w:ind w:left="720" w:firstLine="0"/>
        <w:rPr>
          <w:ins w:id="468" w:author="Cheick Traoré" w:date="2026-01-05T19:02:00Z" w16du:dateUtc="2026-01-05T19:02:00Z"/>
          <w:rFonts w:ascii="Times New Roman" w:hAnsi="Times New Roman" w:cs="Times New Roman"/>
          <w:b/>
          <w:bCs/>
        </w:rPr>
      </w:pPr>
      <w:ins w:id="469" w:author="Cheick Traoré" w:date="2026-01-05T19:02:00Z" w16du:dateUtc="2026-01-05T19:02:00Z">
        <w:r w:rsidRPr="00CE06DA">
          <w:rPr>
            <w:rFonts w:ascii="Times New Roman" w:hAnsi="Times New Roman" w:cs="Times New Roman"/>
            <w:b/>
            <w:bCs/>
          </w:rPr>
          <w:t>7. Organisation du Débat d’Orientation Budgétaire (DOB)</w:t>
        </w:r>
      </w:ins>
    </w:p>
    <w:p w14:paraId="141FE6EC" w14:textId="77777777" w:rsidR="00C64EC5" w:rsidRPr="00CE06DA" w:rsidRDefault="00C64EC5" w:rsidP="00C64EC5">
      <w:pPr>
        <w:tabs>
          <w:tab w:val="left" w:pos="3200"/>
        </w:tabs>
        <w:spacing w:line="480" w:lineRule="auto"/>
        <w:ind w:left="720" w:firstLine="0"/>
        <w:rPr>
          <w:ins w:id="470" w:author="Cheick Traoré" w:date="2026-01-05T19:02:00Z" w16du:dateUtc="2026-01-05T19:02:00Z"/>
          <w:rFonts w:ascii="Times New Roman" w:hAnsi="Times New Roman" w:cs="Times New Roman"/>
        </w:rPr>
      </w:pPr>
      <w:ins w:id="471" w:author="Cheick Traoré" w:date="2026-01-05T19:02:00Z" w16du:dateUtc="2026-01-05T19:02:00Z">
        <w:r w:rsidRPr="00CE06DA">
          <w:rPr>
            <w:rFonts w:ascii="Times New Roman" w:hAnsi="Times New Roman" w:cs="Times New Roman"/>
          </w:rPr>
          <w:lastRenderedPageBreak/>
          <w:t>Le Débat d’Orientation Budgétaire est un exercice de dialogue entre le gouvernement et le Parlement. Il vise à présenter les grandes orientations de la politique budgétaire et économique à moyen terme, ainsi que les hypothèses macroéconomiques retenues. Ce débat renforce la transparence et permet aux parlementaires de formuler des observations avant l’élaboration du budget.</w:t>
        </w:r>
      </w:ins>
    </w:p>
    <w:p w14:paraId="26EA9506" w14:textId="77777777" w:rsidR="00C64EC5" w:rsidRPr="00CE06DA" w:rsidRDefault="00C64EC5" w:rsidP="00C64EC5">
      <w:pPr>
        <w:tabs>
          <w:tab w:val="left" w:pos="3200"/>
        </w:tabs>
        <w:spacing w:line="480" w:lineRule="auto"/>
        <w:ind w:left="720" w:firstLine="0"/>
        <w:rPr>
          <w:ins w:id="472" w:author="Cheick Traoré" w:date="2026-01-05T19:02:00Z" w16du:dateUtc="2026-01-05T19:02:00Z"/>
          <w:rFonts w:ascii="Times New Roman" w:hAnsi="Times New Roman" w:cs="Times New Roman"/>
        </w:rPr>
      </w:pPr>
    </w:p>
    <w:p w14:paraId="1063BDE1" w14:textId="77777777" w:rsidR="00C64EC5" w:rsidRPr="00CE06DA" w:rsidRDefault="00C64EC5" w:rsidP="00C64EC5">
      <w:pPr>
        <w:tabs>
          <w:tab w:val="left" w:pos="3200"/>
        </w:tabs>
        <w:spacing w:line="480" w:lineRule="auto"/>
        <w:ind w:left="720" w:firstLine="0"/>
        <w:rPr>
          <w:ins w:id="473" w:author="Cheick Traoré" w:date="2026-01-05T19:02:00Z" w16du:dateUtc="2026-01-05T19:02:00Z"/>
          <w:rFonts w:ascii="Times New Roman" w:hAnsi="Times New Roman" w:cs="Times New Roman"/>
          <w:b/>
          <w:bCs/>
        </w:rPr>
      </w:pPr>
      <w:ins w:id="474" w:author="Cheick Traoré" w:date="2026-01-05T19:02:00Z" w16du:dateUtc="2026-01-05T19:02:00Z">
        <w:r w:rsidRPr="00CE06DA">
          <w:rPr>
            <w:rFonts w:ascii="Times New Roman" w:hAnsi="Times New Roman" w:cs="Times New Roman"/>
            <w:b/>
            <w:bCs/>
          </w:rPr>
          <w:t>8. Notification des enveloppes budgétaires par lettre de cadrage du Premier Ministre</w:t>
        </w:r>
      </w:ins>
    </w:p>
    <w:p w14:paraId="5D782B24" w14:textId="77777777" w:rsidR="00C64EC5" w:rsidRPr="00CE06DA" w:rsidRDefault="00C64EC5" w:rsidP="00C64EC5">
      <w:pPr>
        <w:tabs>
          <w:tab w:val="left" w:pos="3200"/>
        </w:tabs>
        <w:spacing w:line="480" w:lineRule="auto"/>
        <w:ind w:left="720" w:firstLine="0"/>
        <w:rPr>
          <w:ins w:id="475" w:author="Cheick Traoré" w:date="2026-01-05T19:02:00Z" w16du:dateUtc="2026-01-05T19:02:00Z"/>
          <w:rFonts w:ascii="Times New Roman" w:hAnsi="Times New Roman" w:cs="Times New Roman"/>
        </w:rPr>
      </w:pPr>
      <w:ins w:id="476" w:author="Cheick Traoré" w:date="2026-01-05T19:02:00Z" w16du:dateUtc="2026-01-05T19:02:00Z">
        <w:r w:rsidRPr="00CE06DA">
          <w:rPr>
            <w:rFonts w:ascii="Times New Roman" w:hAnsi="Times New Roman" w:cs="Times New Roman"/>
          </w:rPr>
          <w:t>La lettre de cadrage du Premier Ministre formalise la répartition des enveloppes budgétaires entre les ministères et institutions. Elle fixe les plafonds de crédits, précise les priorités gouvernementales et encadre la préparation des propositions budgétaires sectorielles. Cette notification marque le lancement effectif de la phase opérationnelle d’élaboration du budget.</w:t>
        </w:r>
      </w:ins>
    </w:p>
    <w:p w14:paraId="661BEC14" w14:textId="77777777" w:rsidR="00C64EC5" w:rsidRPr="00262D5D" w:rsidRDefault="00C64EC5" w:rsidP="00C64EC5">
      <w:pPr>
        <w:tabs>
          <w:tab w:val="left" w:pos="3200"/>
        </w:tabs>
        <w:spacing w:line="480" w:lineRule="auto"/>
        <w:ind w:left="720" w:firstLine="0"/>
        <w:rPr>
          <w:ins w:id="477" w:author="Cheick Traoré" w:date="2026-01-05T19:02:00Z" w16du:dateUtc="2026-01-05T19:02:00Z"/>
          <w:rFonts w:ascii="Times New Roman" w:hAnsi="Times New Roman" w:cs="Times New Roman"/>
        </w:rPr>
      </w:pPr>
    </w:p>
    <w:p w14:paraId="583C9999" w14:textId="77777777" w:rsidR="00C64EC5" w:rsidRDefault="00C64EC5" w:rsidP="00C64EC5">
      <w:pPr>
        <w:tabs>
          <w:tab w:val="left" w:pos="3200"/>
        </w:tabs>
        <w:spacing w:line="480" w:lineRule="auto"/>
        <w:rPr>
          <w:ins w:id="478" w:author="Cheick Traoré" w:date="2026-01-05T19:02:00Z" w16du:dateUtc="2026-01-05T19:02:00Z"/>
          <w:rFonts w:ascii="Times New Roman" w:hAnsi="Times New Roman" w:cs="Times New Roman"/>
          <w:b/>
          <w:bCs/>
        </w:rPr>
      </w:pPr>
      <w:ins w:id="479" w:author="Cheick Traoré" w:date="2026-01-05T19:02:00Z" w16du:dateUtc="2026-01-05T19:02:00Z">
        <w:r w:rsidRPr="00262D5D">
          <w:rPr>
            <w:rFonts w:ascii="Times New Roman" w:hAnsi="Times New Roman" w:cs="Times New Roman"/>
            <w:b/>
            <w:bCs/>
          </w:rPr>
          <w:t>f. Technique ou méthode d’analyse</w:t>
        </w:r>
      </w:ins>
    </w:p>
    <w:p w14:paraId="27DD76B9" w14:textId="77777777" w:rsidR="00C64EC5" w:rsidRPr="00262D5D" w:rsidRDefault="00C64EC5" w:rsidP="00C64EC5">
      <w:pPr>
        <w:tabs>
          <w:tab w:val="left" w:pos="3200"/>
        </w:tabs>
        <w:spacing w:line="480" w:lineRule="auto"/>
        <w:rPr>
          <w:ins w:id="480" w:author="Cheick Traoré" w:date="2026-01-05T19:02:00Z" w16du:dateUtc="2026-01-05T19:02:00Z"/>
          <w:rFonts w:ascii="Times New Roman" w:hAnsi="Times New Roman" w:cs="Times New Roman"/>
          <w:b/>
          <w:bCs/>
        </w:rPr>
      </w:pPr>
    </w:p>
    <w:p w14:paraId="76205F83" w14:textId="77777777" w:rsidR="00C64EC5" w:rsidRPr="00C0269E" w:rsidRDefault="00C64EC5" w:rsidP="00C64EC5">
      <w:pPr>
        <w:tabs>
          <w:tab w:val="left" w:pos="3200"/>
        </w:tabs>
        <w:spacing w:line="480" w:lineRule="auto"/>
        <w:rPr>
          <w:ins w:id="481" w:author="Cheick Traoré" w:date="2026-01-05T19:02:00Z" w16du:dateUtc="2026-01-05T19:02:00Z"/>
          <w:rFonts w:ascii="Times New Roman" w:hAnsi="Times New Roman" w:cs="Times New Roman"/>
        </w:rPr>
      </w:pPr>
      <w:ins w:id="482" w:author="Cheick Traoré" w:date="2026-01-05T19:02:00Z" w16du:dateUtc="2026-01-05T19:02:00Z">
        <w:r w:rsidRPr="00C0269E">
          <w:rPr>
            <w:rFonts w:ascii="Times New Roman" w:hAnsi="Times New Roman" w:cs="Times New Roman"/>
          </w:rPr>
          <w:t xml:space="preserve">Une fois les données collectées, il est nécessaire de procéder à leur analyse afin de structurer l’information, de modéliser le système existant et d’en faciliter la compréhension. Dans ce cadre, deux approches complémentaires ont été retenues : </w:t>
        </w:r>
        <w:r w:rsidRPr="002B7D0B">
          <w:rPr>
            <w:rFonts w:ascii="Times New Roman" w:hAnsi="Times New Roman" w:cs="Times New Roman"/>
          </w:rPr>
          <w:t>MERISE</w:t>
        </w:r>
        <w:r w:rsidRPr="00C0269E">
          <w:rPr>
            <w:rFonts w:ascii="Times New Roman" w:hAnsi="Times New Roman" w:cs="Times New Roman"/>
          </w:rPr>
          <w:t xml:space="preserve"> et </w:t>
        </w:r>
        <w:r w:rsidRPr="002B7D0B">
          <w:rPr>
            <w:rFonts w:ascii="Times New Roman" w:hAnsi="Times New Roman" w:cs="Times New Roman"/>
          </w:rPr>
          <w:t>UML</w:t>
        </w:r>
        <w:r w:rsidRPr="00C0269E">
          <w:rPr>
            <w:rFonts w:ascii="Times New Roman" w:hAnsi="Times New Roman" w:cs="Times New Roman"/>
          </w:rPr>
          <w:t>.</w:t>
        </w:r>
      </w:ins>
    </w:p>
    <w:p w14:paraId="52FD094B" w14:textId="77777777" w:rsidR="00C64EC5" w:rsidRPr="00C0269E" w:rsidRDefault="00C64EC5" w:rsidP="00C64EC5">
      <w:pPr>
        <w:tabs>
          <w:tab w:val="left" w:pos="3200"/>
        </w:tabs>
        <w:spacing w:line="480" w:lineRule="auto"/>
        <w:rPr>
          <w:ins w:id="483" w:author="Cheick Traoré" w:date="2026-01-05T19:02:00Z" w16du:dateUtc="2026-01-05T19:02:00Z"/>
          <w:rFonts w:ascii="Times New Roman" w:hAnsi="Times New Roman" w:cs="Times New Roman"/>
          <w:b/>
          <w:bCs/>
        </w:rPr>
      </w:pPr>
      <w:proofErr w:type="spellStart"/>
      <w:ins w:id="484" w:author="Cheick Traoré" w:date="2026-01-05T19:02:00Z" w16du:dateUtc="2026-01-05T19:02:00Z">
        <w:r>
          <w:rPr>
            <w:rFonts w:ascii="Times New Roman" w:hAnsi="Times New Roman" w:cs="Times New Roman"/>
            <w:b/>
            <w:bCs/>
          </w:rPr>
          <w:t>f.</w:t>
        </w:r>
        <w:r w:rsidRPr="00C0269E">
          <w:rPr>
            <w:rFonts w:ascii="Times New Roman" w:hAnsi="Times New Roman" w:cs="Times New Roman"/>
            <w:b/>
            <w:bCs/>
          </w:rPr>
          <w:t>a</w:t>
        </w:r>
        <w:proofErr w:type="spellEnd"/>
        <w:r>
          <w:rPr>
            <w:rFonts w:ascii="Times New Roman" w:hAnsi="Times New Roman" w:cs="Times New Roman"/>
            <w:b/>
            <w:bCs/>
          </w:rPr>
          <w:t>)</w:t>
        </w:r>
        <w:r w:rsidRPr="00C0269E">
          <w:rPr>
            <w:rFonts w:ascii="Times New Roman" w:hAnsi="Times New Roman" w:cs="Times New Roman"/>
            <w:b/>
            <w:bCs/>
          </w:rPr>
          <w:t xml:space="preserve"> MERISE</w:t>
        </w:r>
      </w:ins>
    </w:p>
    <w:p w14:paraId="505A60E1" w14:textId="77777777" w:rsidR="00C64EC5" w:rsidRPr="007D7F24" w:rsidRDefault="00C64EC5" w:rsidP="00C64EC5">
      <w:pPr>
        <w:tabs>
          <w:tab w:val="left" w:pos="3200"/>
        </w:tabs>
        <w:spacing w:line="480" w:lineRule="auto"/>
        <w:rPr>
          <w:ins w:id="485" w:author="Cheick Traoré" w:date="2026-01-05T19:02:00Z" w16du:dateUtc="2026-01-05T19:02:00Z"/>
          <w:rFonts w:ascii="Times New Roman" w:hAnsi="Times New Roman" w:cs="Times New Roman"/>
        </w:rPr>
      </w:pPr>
      <w:ins w:id="486" w:author="Cheick Traoré" w:date="2026-01-05T19:02:00Z" w16du:dateUtc="2026-01-05T19:02:00Z">
        <w:r w:rsidRPr="007D7F24">
          <w:rPr>
            <w:rFonts w:ascii="Times New Roman" w:hAnsi="Times New Roman" w:cs="Times New Roman"/>
          </w:rPr>
          <w:t>MERISE</w:t>
        </w:r>
        <w:r>
          <w:rPr>
            <w:rFonts w:ascii="Times New Roman" w:hAnsi="Times New Roman" w:cs="Times New Roman"/>
          </w:rPr>
          <w:t xml:space="preserve"> (</w:t>
        </w:r>
        <w:r w:rsidRPr="007D7F24">
          <w:rPr>
            <w:rFonts w:ascii="Times New Roman" w:hAnsi="Times New Roman" w:cs="Times New Roman"/>
          </w:rPr>
          <w:t>Méthode d'Étude et de Réalisation Informatique pour les Systèmes d'Entreprise</w:t>
        </w:r>
        <w:r>
          <w:rPr>
            <w:rFonts w:ascii="Times New Roman" w:hAnsi="Times New Roman" w:cs="Times New Roman"/>
          </w:rPr>
          <w:t>)</w:t>
        </w:r>
        <w:r w:rsidRPr="007D7F24">
          <w:rPr>
            <w:rFonts w:ascii="Times New Roman" w:hAnsi="Times New Roman" w:cs="Times New Roman"/>
          </w:rPr>
          <w:t xml:space="preserve"> est une </w:t>
        </w:r>
        <w:r w:rsidRPr="002B7D0B">
          <w:rPr>
            <w:rFonts w:ascii="Times New Roman" w:hAnsi="Times New Roman" w:cs="Times New Roman"/>
          </w:rPr>
          <w:t>méthodologie d’analyse et de conception des systèmes d’information</w:t>
        </w:r>
        <w:r w:rsidRPr="007D7F24">
          <w:rPr>
            <w:rFonts w:ascii="Times New Roman" w:hAnsi="Times New Roman" w:cs="Times New Roman"/>
          </w:rPr>
          <w:t xml:space="preserve"> apparue en France dans les années 1970. Elle repose sur une </w:t>
        </w:r>
        <w:r w:rsidRPr="002B7D0B">
          <w:rPr>
            <w:rFonts w:ascii="Times New Roman" w:hAnsi="Times New Roman" w:cs="Times New Roman"/>
          </w:rPr>
          <w:t>séparation claire entre les données et les traitements</w:t>
        </w:r>
        <w:r w:rsidRPr="007D7F24">
          <w:rPr>
            <w:rFonts w:ascii="Times New Roman" w:hAnsi="Times New Roman" w:cs="Times New Roman"/>
          </w:rPr>
          <w:t xml:space="preserve">, ainsi que sur une approche </w:t>
        </w:r>
        <w:r w:rsidRPr="002B7D0B">
          <w:rPr>
            <w:rFonts w:ascii="Times New Roman" w:hAnsi="Times New Roman" w:cs="Times New Roman"/>
          </w:rPr>
          <w:t>par niveaux d’abstraction</w:t>
        </w:r>
        <w:r w:rsidRPr="007D7F24">
          <w:rPr>
            <w:rFonts w:ascii="Times New Roman" w:hAnsi="Times New Roman" w:cs="Times New Roman"/>
          </w:rPr>
          <w:t xml:space="preserve"> (conceptuel, logique et physique). MERISE permet de modéliser de manière structurée le fonctionnement d’un système à l’aide </w:t>
        </w:r>
        <w:r w:rsidRPr="007D7F24">
          <w:rPr>
            <w:rFonts w:ascii="Times New Roman" w:hAnsi="Times New Roman" w:cs="Times New Roman"/>
          </w:rPr>
          <w:lastRenderedPageBreak/>
          <w:t xml:space="preserve">de modèles tels que le </w:t>
        </w:r>
        <w:r w:rsidRPr="002B7D0B">
          <w:rPr>
            <w:rFonts w:ascii="Times New Roman" w:hAnsi="Times New Roman" w:cs="Times New Roman"/>
          </w:rPr>
          <w:t>MCD (Modèle Conceptuel de Données)</w:t>
        </w:r>
        <w:r w:rsidRPr="007D7F24">
          <w:rPr>
            <w:rFonts w:ascii="Times New Roman" w:hAnsi="Times New Roman" w:cs="Times New Roman"/>
          </w:rPr>
          <w:t xml:space="preserve"> et le </w:t>
        </w:r>
        <w:r w:rsidRPr="002B7D0B">
          <w:rPr>
            <w:rFonts w:ascii="Times New Roman" w:hAnsi="Times New Roman" w:cs="Times New Roman"/>
          </w:rPr>
          <w:t>MCT (Modèle Conceptuel des Traitements)</w:t>
        </w:r>
        <w:r w:rsidRPr="007D7F24">
          <w:rPr>
            <w:rFonts w:ascii="Times New Roman" w:hAnsi="Times New Roman" w:cs="Times New Roman"/>
          </w:rPr>
          <w:t>, afin de concevoir des systèmes d’information cohérents, évolutifs et bien documentés.</w:t>
        </w:r>
      </w:ins>
    </w:p>
    <w:p w14:paraId="36438163" w14:textId="77777777" w:rsidR="00C64EC5" w:rsidRPr="00C0269E" w:rsidRDefault="00C64EC5" w:rsidP="00C64EC5">
      <w:pPr>
        <w:tabs>
          <w:tab w:val="left" w:pos="3200"/>
        </w:tabs>
        <w:spacing w:line="480" w:lineRule="auto"/>
        <w:rPr>
          <w:ins w:id="487" w:author="Cheick Traoré" w:date="2026-01-05T19:02:00Z" w16du:dateUtc="2026-01-05T19:02:00Z"/>
          <w:rFonts w:ascii="Times New Roman" w:hAnsi="Times New Roman" w:cs="Times New Roman"/>
          <w:b/>
          <w:bCs/>
        </w:rPr>
      </w:pPr>
      <w:proofErr w:type="spellStart"/>
      <w:ins w:id="488" w:author="Cheick Traoré" w:date="2026-01-05T19:02:00Z" w16du:dateUtc="2026-01-05T19:02:00Z">
        <w:r>
          <w:rPr>
            <w:rFonts w:ascii="Times New Roman" w:hAnsi="Times New Roman" w:cs="Times New Roman"/>
            <w:b/>
            <w:bCs/>
          </w:rPr>
          <w:t>f.</w:t>
        </w:r>
        <w:r w:rsidRPr="00C0269E">
          <w:rPr>
            <w:rFonts w:ascii="Times New Roman" w:hAnsi="Times New Roman" w:cs="Times New Roman"/>
            <w:b/>
            <w:bCs/>
          </w:rPr>
          <w:t>b</w:t>
        </w:r>
        <w:proofErr w:type="spellEnd"/>
        <w:r>
          <w:rPr>
            <w:rFonts w:ascii="Times New Roman" w:hAnsi="Times New Roman" w:cs="Times New Roman"/>
            <w:b/>
            <w:bCs/>
          </w:rPr>
          <w:t>)</w:t>
        </w:r>
        <w:r w:rsidRPr="00C0269E">
          <w:rPr>
            <w:rFonts w:ascii="Times New Roman" w:hAnsi="Times New Roman" w:cs="Times New Roman"/>
            <w:b/>
            <w:bCs/>
          </w:rPr>
          <w:t xml:space="preserve"> UML</w:t>
        </w:r>
      </w:ins>
    </w:p>
    <w:p w14:paraId="56C79126" w14:textId="77777777" w:rsidR="00C64EC5" w:rsidRDefault="00C64EC5" w:rsidP="00C64EC5">
      <w:pPr>
        <w:tabs>
          <w:tab w:val="left" w:pos="3200"/>
        </w:tabs>
        <w:spacing w:line="480" w:lineRule="auto"/>
        <w:rPr>
          <w:ins w:id="489" w:author="Cheick Traoré" w:date="2026-01-05T19:02:00Z" w16du:dateUtc="2026-01-05T19:02:00Z"/>
          <w:rFonts w:ascii="Times New Roman" w:hAnsi="Times New Roman" w:cs="Times New Roman"/>
        </w:rPr>
      </w:pPr>
      <w:ins w:id="490" w:author="Cheick Traoré" w:date="2026-01-05T19:02:00Z" w16du:dateUtc="2026-01-05T19:02:00Z">
        <w:r w:rsidRPr="00C0269E">
          <w:rPr>
            <w:rFonts w:ascii="Times New Roman" w:hAnsi="Times New Roman" w:cs="Times New Roman"/>
          </w:rPr>
          <w:t>UML (</w:t>
        </w:r>
        <w:proofErr w:type="spellStart"/>
        <w:r w:rsidRPr="00C0269E">
          <w:rPr>
            <w:rFonts w:ascii="Times New Roman" w:hAnsi="Times New Roman" w:cs="Times New Roman"/>
          </w:rPr>
          <w:t>Unified</w:t>
        </w:r>
        <w:proofErr w:type="spellEnd"/>
        <w:r w:rsidRPr="00C0269E">
          <w:rPr>
            <w:rFonts w:ascii="Times New Roman" w:hAnsi="Times New Roman" w:cs="Times New Roman"/>
          </w:rPr>
          <w:t xml:space="preserve"> Modeling </w:t>
        </w:r>
        <w:proofErr w:type="spellStart"/>
        <w:r w:rsidRPr="00C0269E">
          <w:rPr>
            <w:rFonts w:ascii="Times New Roman" w:hAnsi="Times New Roman" w:cs="Times New Roman"/>
          </w:rPr>
          <w:t>Language</w:t>
        </w:r>
        <w:proofErr w:type="spellEnd"/>
        <w:r w:rsidRPr="00C0269E">
          <w:rPr>
            <w:rFonts w:ascii="Times New Roman" w:hAnsi="Times New Roman" w:cs="Times New Roman"/>
          </w:rPr>
          <w:t>) est un langage de modélisation standardisé permettant de décrire et de représenter un système ou un existant. Il met à disposition un ensemble de diagrammes et de symboles facilitant la compréhension du fonctionnement d’un système, de ses acteurs et de ses fonctionnalités. UML est largement utilisé pour la description des systèmes d’information et constitue un standard en matière de modélisation.</w:t>
        </w:r>
      </w:ins>
    </w:p>
    <w:p w14:paraId="41184502" w14:textId="77777777" w:rsidR="00C64EC5" w:rsidRPr="00C0269E" w:rsidRDefault="00C64EC5" w:rsidP="00C64EC5">
      <w:pPr>
        <w:tabs>
          <w:tab w:val="left" w:pos="3200"/>
        </w:tabs>
        <w:spacing w:line="480" w:lineRule="auto"/>
        <w:rPr>
          <w:ins w:id="491" w:author="Cheick Traoré" w:date="2026-01-05T19:02:00Z" w16du:dateUtc="2026-01-05T19:02:00Z"/>
          <w:rFonts w:ascii="Times New Roman" w:hAnsi="Times New Roman" w:cs="Times New Roman"/>
        </w:rPr>
      </w:pPr>
    </w:p>
    <w:p w14:paraId="5B1C2E46" w14:textId="77777777" w:rsidR="00C64EC5" w:rsidRDefault="00C64EC5" w:rsidP="00C64EC5">
      <w:pPr>
        <w:tabs>
          <w:tab w:val="left" w:pos="3200"/>
        </w:tabs>
        <w:spacing w:line="480" w:lineRule="auto"/>
        <w:rPr>
          <w:ins w:id="492" w:author="Cheick Traoré" w:date="2026-01-05T19:02:00Z" w16du:dateUtc="2026-01-05T19:02:00Z"/>
          <w:rFonts w:ascii="Times New Roman" w:hAnsi="Times New Roman" w:cs="Times New Roman"/>
        </w:rPr>
      </w:pPr>
      <w:ins w:id="493" w:author="Cheick Traoré" w:date="2026-01-05T19:02:00Z" w16du:dateUtc="2026-01-05T19:02:00Z">
        <w:r w:rsidRPr="00C0269E">
          <w:rPr>
            <w:rFonts w:ascii="Times New Roman" w:hAnsi="Times New Roman" w:cs="Times New Roman"/>
          </w:rPr>
          <w:t>Dans le cadre</w:t>
        </w:r>
        <w:r>
          <w:rPr>
            <w:rFonts w:ascii="Times New Roman" w:hAnsi="Times New Roman" w:cs="Times New Roman"/>
          </w:rPr>
          <w:t xml:space="preserve"> de notre rapport</w:t>
        </w:r>
        <w:r w:rsidRPr="00C0269E">
          <w:rPr>
            <w:rFonts w:ascii="Times New Roman" w:hAnsi="Times New Roman" w:cs="Times New Roman"/>
          </w:rPr>
          <w:t>,</w:t>
        </w:r>
        <w:r>
          <w:rPr>
            <w:rFonts w:ascii="Times New Roman" w:hAnsi="Times New Roman" w:cs="Times New Roman"/>
          </w:rPr>
          <w:t xml:space="preserve"> nous utiliserons</w:t>
        </w:r>
        <w:r w:rsidRPr="00C0269E">
          <w:rPr>
            <w:rFonts w:ascii="Times New Roman" w:hAnsi="Times New Roman" w:cs="Times New Roman"/>
          </w:rPr>
          <w:t xml:space="preserve"> </w:t>
        </w:r>
        <w:r w:rsidRPr="002B7D0B">
          <w:rPr>
            <w:rFonts w:ascii="Times New Roman" w:hAnsi="Times New Roman" w:cs="Times New Roman"/>
          </w:rPr>
          <w:t xml:space="preserve">MERISE pour </w:t>
        </w:r>
        <w:r>
          <w:rPr>
            <w:rFonts w:ascii="Times New Roman" w:hAnsi="Times New Roman" w:cs="Times New Roman"/>
          </w:rPr>
          <w:t xml:space="preserve">la </w:t>
        </w:r>
        <w:r w:rsidRPr="002B7D0B">
          <w:rPr>
            <w:rFonts w:ascii="Times New Roman" w:hAnsi="Times New Roman" w:cs="Times New Roman"/>
          </w:rPr>
          <w:t>modélis</w:t>
        </w:r>
        <w:r>
          <w:rPr>
            <w:rFonts w:ascii="Times New Roman" w:hAnsi="Times New Roman" w:cs="Times New Roman"/>
          </w:rPr>
          <w:t>ation</w:t>
        </w:r>
        <w:r w:rsidRPr="002B7D0B">
          <w:rPr>
            <w:rFonts w:ascii="Times New Roman" w:hAnsi="Times New Roman" w:cs="Times New Roman"/>
          </w:rPr>
          <w:t xml:space="preserve"> les données</w:t>
        </w:r>
        <w:r w:rsidRPr="00C0269E">
          <w:rPr>
            <w:rFonts w:ascii="Times New Roman" w:hAnsi="Times New Roman" w:cs="Times New Roman"/>
          </w:rPr>
          <w:t xml:space="preserve">, </w:t>
        </w:r>
        <w:r>
          <w:rPr>
            <w:rFonts w:ascii="Times New Roman" w:hAnsi="Times New Roman" w:cs="Times New Roman"/>
          </w:rPr>
          <w:t>et</w:t>
        </w:r>
        <w:r w:rsidRPr="00C0269E">
          <w:rPr>
            <w:rFonts w:ascii="Times New Roman" w:hAnsi="Times New Roman" w:cs="Times New Roman"/>
          </w:rPr>
          <w:t xml:space="preserve"> </w:t>
        </w:r>
        <w:r w:rsidRPr="002B7D0B">
          <w:rPr>
            <w:rFonts w:ascii="Times New Roman" w:hAnsi="Times New Roman" w:cs="Times New Roman"/>
          </w:rPr>
          <w:t>UML pour</w:t>
        </w:r>
        <w:r>
          <w:rPr>
            <w:rFonts w:ascii="Times New Roman" w:hAnsi="Times New Roman" w:cs="Times New Roman"/>
          </w:rPr>
          <w:t xml:space="preserve"> la</w:t>
        </w:r>
        <w:r w:rsidRPr="002B7D0B">
          <w:rPr>
            <w:rFonts w:ascii="Times New Roman" w:hAnsi="Times New Roman" w:cs="Times New Roman"/>
          </w:rPr>
          <w:t xml:space="preserve"> représent</w:t>
        </w:r>
        <w:r>
          <w:rPr>
            <w:rFonts w:ascii="Times New Roman" w:hAnsi="Times New Roman" w:cs="Times New Roman"/>
          </w:rPr>
          <w:t>ation</w:t>
        </w:r>
        <w:r w:rsidRPr="002B7D0B">
          <w:rPr>
            <w:rFonts w:ascii="Times New Roman" w:hAnsi="Times New Roman" w:cs="Times New Roman"/>
          </w:rPr>
          <w:t xml:space="preserve"> les aspects fonctionnels du système</w:t>
        </w:r>
        <w:r w:rsidRPr="00C0269E">
          <w:rPr>
            <w:rFonts w:ascii="Times New Roman" w:hAnsi="Times New Roman" w:cs="Times New Roman"/>
          </w:rPr>
          <w:t>.</w:t>
        </w:r>
      </w:ins>
    </w:p>
    <w:p w14:paraId="63281762" w14:textId="77777777" w:rsidR="00C64EC5" w:rsidRPr="00C0269E" w:rsidRDefault="00C64EC5" w:rsidP="00C64EC5">
      <w:pPr>
        <w:tabs>
          <w:tab w:val="left" w:pos="3200"/>
        </w:tabs>
        <w:spacing w:line="480" w:lineRule="auto"/>
        <w:rPr>
          <w:ins w:id="494" w:author="Cheick Traoré" w:date="2026-01-05T19:02:00Z" w16du:dateUtc="2026-01-05T19:02:00Z"/>
          <w:rFonts w:ascii="Times New Roman" w:hAnsi="Times New Roman" w:cs="Times New Roman"/>
        </w:rPr>
      </w:pPr>
    </w:p>
    <w:p w14:paraId="1415F048" w14:textId="77777777" w:rsidR="00C64EC5" w:rsidRPr="0040669E" w:rsidRDefault="00C64EC5" w:rsidP="00C64EC5">
      <w:pPr>
        <w:tabs>
          <w:tab w:val="left" w:pos="3200"/>
        </w:tabs>
        <w:spacing w:line="480" w:lineRule="auto"/>
        <w:rPr>
          <w:ins w:id="495" w:author="Cheick Traoré" w:date="2026-01-05T19:02:00Z" w16du:dateUtc="2026-01-05T19:02:00Z"/>
          <w:rFonts w:ascii="Times New Roman" w:hAnsi="Times New Roman" w:cs="Times New Roman"/>
          <w:b/>
          <w:bCs/>
        </w:rPr>
      </w:pPr>
      <w:ins w:id="496" w:author="Cheick Traoré" w:date="2026-01-05T19:02:00Z" w16du:dateUtc="2026-01-05T19:02:00Z">
        <w:r w:rsidRPr="0040669E">
          <w:rPr>
            <w:rFonts w:ascii="Times New Roman" w:hAnsi="Times New Roman" w:cs="Times New Roman"/>
            <w:b/>
            <w:bCs/>
          </w:rPr>
          <w:t>g. Règles de gestion</w:t>
        </w:r>
      </w:ins>
    </w:p>
    <w:p w14:paraId="28AFC04A" w14:textId="77777777" w:rsidR="00C64EC5" w:rsidRDefault="00C64EC5" w:rsidP="00C64EC5">
      <w:pPr>
        <w:tabs>
          <w:tab w:val="left" w:pos="3200"/>
        </w:tabs>
        <w:spacing w:line="480" w:lineRule="auto"/>
        <w:rPr>
          <w:ins w:id="497" w:author="Cheick Traoré" w:date="2026-01-05T19:02:00Z" w16du:dateUtc="2026-01-05T19:02:00Z"/>
          <w:rFonts w:ascii="Times New Roman" w:hAnsi="Times New Roman" w:cs="Times New Roman"/>
        </w:rPr>
      </w:pPr>
      <w:ins w:id="498" w:author="Cheick Traoré" w:date="2026-01-05T19:02:00Z" w16du:dateUtc="2026-01-05T19:02:00Z">
        <w:r w:rsidRPr="00C0269E">
          <w:rPr>
            <w:rFonts w:ascii="Times New Roman" w:hAnsi="Times New Roman" w:cs="Times New Roman"/>
          </w:rPr>
          <w:t>L’analyse de l’existant a permis d’identifier les principales règles de gestion suivantes :</w:t>
        </w:r>
      </w:ins>
    </w:p>
    <w:p w14:paraId="7970B151" w14:textId="77777777" w:rsidR="00C64EC5" w:rsidRPr="002B7D0B" w:rsidRDefault="00C64EC5" w:rsidP="00C64EC5">
      <w:pPr>
        <w:pStyle w:val="Paragraphedeliste"/>
        <w:numPr>
          <w:ilvl w:val="0"/>
          <w:numId w:val="95"/>
        </w:numPr>
        <w:tabs>
          <w:tab w:val="left" w:pos="3200"/>
        </w:tabs>
        <w:spacing w:line="480" w:lineRule="auto"/>
        <w:rPr>
          <w:ins w:id="499" w:author="Cheick Traoré" w:date="2026-01-05T19:02:00Z" w16du:dateUtc="2026-01-05T19:02:00Z"/>
          <w:rFonts w:ascii="Times New Roman" w:hAnsi="Times New Roman" w:cs="Times New Roman"/>
        </w:rPr>
      </w:pPr>
      <w:ins w:id="500" w:author="Cheick Traoré" w:date="2026-01-05T19:02:00Z" w16du:dateUtc="2026-01-05T19:02:00Z">
        <w:r w:rsidRPr="002B7D0B">
          <w:rPr>
            <w:rFonts w:ascii="Times New Roman" w:hAnsi="Times New Roman" w:cs="Times New Roman"/>
          </w:rPr>
          <w:t>La détermination des projections s’inscrit dans un</w:t>
        </w:r>
        <w:r>
          <w:rPr>
            <w:rFonts w:ascii="Times New Roman" w:hAnsi="Times New Roman" w:cs="Times New Roman"/>
          </w:rPr>
          <w:t xml:space="preserve"> exercice</w:t>
        </w:r>
        <w:r w:rsidRPr="002B7D0B">
          <w:rPr>
            <w:rFonts w:ascii="Times New Roman" w:hAnsi="Times New Roman" w:cs="Times New Roman"/>
          </w:rPr>
          <w:t xml:space="preserve"> budgétaire.</w:t>
        </w:r>
      </w:ins>
    </w:p>
    <w:p w14:paraId="734F79D7" w14:textId="77777777" w:rsidR="00C64EC5" w:rsidRPr="002B7D0B" w:rsidRDefault="00C64EC5" w:rsidP="00C64EC5">
      <w:pPr>
        <w:pStyle w:val="Paragraphedeliste"/>
        <w:numPr>
          <w:ilvl w:val="0"/>
          <w:numId w:val="95"/>
        </w:numPr>
        <w:tabs>
          <w:tab w:val="left" w:pos="3200"/>
        </w:tabs>
        <w:spacing w:line="480" w:lineRule="auto"/>
        <w:rPr>
          <w:ins w:id="501" w:author="Cheick Traoré" w:date="2026-01-05T19:02:00Z" w16du:dateUtc="2026-01-05T19:02:00Z"/>
          <w:rFonts w:ascii="Times New Roman" w:hAnsi="Times New Roman" w:cs="Times New Roman"/>
        </w:rPr>
      </w:pPr>
      <w:ins w:id="502" w:author="Cheick Traoré" w:date="2026-01-05T19:02:00Z" w16du:dateUtc="2026-01-05T19:02:00Z">
        <w:r w:rsidRPr="002B7D0B">
          <w:rPr>
            <w:rFonts w:ascii="Times New Roman" w:hAnsi="Times New Roman" w:cs="Times New Roman"/>
          </w:rPr>
          <w:t>Les projections sont pluriannuelles et portent sur une période de trois ans</w:t>
        </w:r>
        <w:r>
          <w:rPr>
            <w:rFonts w:ascii="Times New Roman" w:hAnsi="Times New Roman" w:cs="Times New Roman"/>
          </w:rPr>
          <w:t xml:space="preserve">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partir de l’exercice budgétaire</w:t>
        </w:r>
        <w:r w:rsidRPr="002B7D0B">
          <w:rPr>
            <w:rFonts w:ascii="Times New Roman" w:hAnsi="Times New Roman" w:cs="Times New Roman"/>
          </w:rPr>
          <w:t>.</w:t>
        </w:r>
      </w:ins>
    </w:p>
    <w:p w14:paraId="4B023267" w14:textId="77777777" w:rsidR="00C64EC5" w:rsidRPr="002B7D0B" w:rsidRDefault="00C64EC5" w:rsidP="00C64EC5">
      <w:pPr>
        <w:pStyle w:val="Paragraphedeliste"/>
        <w:numPr>
          <w:ilvl w:val="0"/>
          <w:numId w:val="95"/>
        </w:numPr>
        <w:tabs>
          <w:tab w:val="left" w:pos="3200"/>
        </w:tabs>
        <w:spacing w:line="480" w:lineRule="auto"/>
        <w:rPr>
          <w:ins w:id="503" w:author="Cheick Traoré" w:date="2026-01-05T19:02:00Z" w16du:dateUtc="2026-01-05T19:02:00Z"/>
          <w:rFonts w:ascii="Times New Roman" w:hAnsi="Times New Roman" w:cs="Times New Roman"/>
        </w:rPr>
      </w:pPr>
      <w:ins w:id="504" w:author="Cheick Traoré" w:date="2026-01-05T19:02:00Z" w16du:dateUtc="2026-01-05T19:02:00Z">
        <w:r w:rsidRPr="002B7D0B">
          <w:rPr>
            <w:rFonts w:ascii="Times New Roman" w:hAnsi="Times New Roman" w:cs="Times New Roman"/>
          </w:rPr>
          <w:t xml:space="preserve">Le cadrage </w:t>
        </w:r>
        <w:r>
          <w:rPr>
            <w:rFonts w:ascii="Times New Roman" w:hAnsi="Times New Roman" w:cs="Times New Roman"/>
          </w:rPr>
          <w:t>définit les</w:t>
        </w:r>
        <w:r w:rsidRPr="002B7D0B">
          <w:rPr>
            <w:rFonts w:ascii="Times New Roman" w:hAnsi="Times New Roman" w:cs="Times New Roman"/>
          </w:rPr>
          <w:t xml:space="preserve"> ressources.</w:t>
        </w:r>
      </w:ins>
    </w:p>
    <w:p w14:paraId="2E5478A7" w14:textId="77777777" w:rsidR="00C64EC5" w:rsidRPr="002B7D0B" w:rsidRDefault="00C64EC5" w:rsidP="00C64EC5">
      <w:pPr>
        <w:pStyle w:val="Paragraphedeliste"/>
        <w:numPr>
          <w:ilvl w:val="0"/>
          <w:numId w:val="95"/>
        </w:numPr>
        <w:tabs>
          <w:tab w:val="left" w:pos="3200"/>
        </w:tabs>
        <w:spacing w:line="480" w:lineRule="auto"/>
        <w:rPr>
          <w:ins w:id="505" w:author="Cheick Traoré" w:date="2026-01-05T19:02:00Z" w16du:dateUtc="2026-01-05T19:02:00Z"/>
          <w:rFonts w:ascii="Times New Roman" w:hAnsi="Times New Roman" w:cs="Times New Roman"/>
        </w:rPr>
      </w:pPr>
      <w:ins w:id="506" w:author="Cheick Traoré" w:date="2026-01-05T19:02:00Z" w16du:dateUtc="2026-01-05T19:02:00Z">
        <w:r w:rsidRPr="002B7D0B">
          <w:rPr>
            <w:rFonts w:ascii="Times New Roman" w:hAnsi="Times New Roman" w:cs="Times New Roman"/>
          </w:rPr>
          <w:t>À chaque ressource est associé un montant pour l’année en cours ainsi qu’un montant pour chacune des années de projection.</w:t>
        </w:r>
      </w:ins>
    </w:p>
    <w:p w14:paraId="79A57355" w14:textId="77777777" w:rsidR="00C64EC5" w:rsidRPr="002B7D0B" w:rsidRDefault="00C64EC5" w:rsidP="00C64EC5">
      <w:pPr>
        <w:pStyle w:val="Paragraphedeliste"/>
        <w:numPr>
          <w:ilvl w:val="0"/>
          <w:numId w:val="95"/>
        </w:numPr>
        <w:tabs>
          <w:tab w:val="left" w:pos="3200"/>
        </w:tabs>
        <w:spacing w:line="480" w:lineRule="auto"/>
        <w:rPr>
          <w:ins w:id="507" w:author="Cheick Traoré" w:date="2026-01-05T19:02:00Z" w16du:dateUtc="2026-01-05T19:02:00Z"/>
          <w:rFonts w:ascii="Times New Roman" w:hAnsi="Times New Roman" w:cs="Times New Roman"/>
        </w:rPr>
      </w:pPr>
      <w:ins w:id="508" w:author="Cheick Traoré" w:date="2026-01-05T19:02:00Z" w16du:dateUtc="2026-01-05T19:02:00Z">
        <w:r w:rsidRPr="002B7D0B">
          <w:rPr>
            <w:rFonts w:ascii="Times New Roman" w:hAnsi="Times New Roman" w:cs="Times New Roman"/>
          </w:rPr>
          <w:t>L’ensemble des montants des r</w:t>
        </w:r>
        <w:r>
          <w:rPr>
            <w:rFonts w:ascii="Times New Roman" w:hAnsi="Times New Roman" w:cs="Times New Roman"/>
          </w:rPr>
          <w:t>essources</w:t>
        </w:r>
        <w:r w:rsidRPr="002B7D0B">
          <w:rPr>
            <w:rFonts w:ascii="Times New Roman" w:hAnsi="Times New Roman" w:cs="Times New Roman"/>
          </w:rPr>
          <w:t xml:space="preserve"> pour une année donnée détermine le montant total des recette</w:t>
        </w:r>
        <w:r>
          <w:rPr>
            <w:rFonts w:ascii="Times New Roman" w:hAnsi="Times New Roman" w:cs="Times New Roman"/>
          </w:rPr>
          <w:t>s</w:t>
        </w:r>
        <w:r w:rsidRPr="002B7D0B">
          <w:rPr>
            <w:rFonts w:ascii="Times New Roman" w:hAnsi="Times New Roman" w:cs="Times New Roman"/>
          </w:rPr>
          <w:t>.</w:t>
        </w:r>
      </w:ins>
    </w:p>
    <w:p w14:paraId="5B468DD2" w14:textId="77777777" w:rsidR="00C64EC5" w:rsidRPr="002B7D0B" w:rsidRDefault="00C64EC5" w:rsidP="00C64EC5">
      <w:pPr>
        <w:pStyle w:val="Paragraphedeliste"/>
        <w:numPr>
          <w:ilvl w:val="0"/>
          <w:numId w:val="95"/>
        </w:numPr>
        <w:tabs>
          <w:tab w:val="left" w:pos="3200"/>
        </w:tabs>
        <w:spacing w:line="480" w:lineRule="auto"/>
        <w:rPr>
          <w:ins w:id="509" w:author="Cheick Traoré" w:date="2026-01-05T19:02:00Z" w16du:dateUtc="2026-01-05T19:02:00Z"/>
          <w:rFonts w:ascii="Times New Roman" w:hAnsi="Times New Roman" w:cs="Times New Roman"/>
        </w:rPr>
      </w:pPr>
      <w:ins w:id="510" w:author="Cheick Traoré" w:date="2026-01-05T19:02:00Z" w16du:dateUtc="2026-01-05T19:02:00Z">
        <w:r w:rsidRPr="002B7D0B">
          <w:rPr>
            <w:rFonts w:ascii="Times New Roman" w:hAnsi="Times New Roman" w:cs="Times New Roman"/>
          </w:rPr>
          <w:t>Chaque ressource est associée à un type.</w:t>
        </w:r>
      </w:ins>
    </w:p>
    <w:p w14:paraId="3CBB9A90" w14:textId="77777777" w:rsidR="00C64EC5" w:rsidRDefault="00C64EC5" w:rsidP="00C64EC5">
      <w:pPr>
        <w:pStyle w:val="Paragraphedeliste"/>
        <w:numPr>
          <w:ilvl w:val="0"/>
          <w:numId w:val="95"/>
        </w:numPr>
        <w:tabs>
          <w:tab w:val="left" w:pos="3200"/>
        </w:tabs>
        <w:spacing w:line="480" w:lineRule="auto"/>
        <w:rPr>
          <w:ins w:id="511" w:author="Cheick Traoré" w:date="2026-01-06T17:25:00Z" w16du:dateUtc="2026-01-06T17:25:00Z"/>
          <w:rFonts w:ascii="Times New Roman" w:hAnsi="Times New Roman" w:cs="Times New Roman"/>
        </w:rPr>
      </w:pPr>
      <w:ins w:id="512" w:author="Cheick Traoré" w:date="2026-01-05T19:02:00Z" w16du:dateUtc="2026-01-05T19:02:00Z">
        <w:r w:rsidRPr="002B7D0B">
          <w:rPr>
            <w:rFonts w:ascii="Times New Roman" w:hAnsi="Times New Roman" w:cs="Times New Roman"/>
          </w:rPr>
          <w:t xml:space="preserve">Chaque ressource est </w:t>
        </w:r>
        <w:r>
          <w:rPr>
            <w:rFonts w:ascii="Times New Roman" w:hAnsi="Times New Roman" w:cs="Times New Roman"/>
          </w:rPr>
          <w:t>définie</w:t>
        </w:r>
        <w:r w:rsidRPr="002B7D0B">
          <w:rPr>
            <w:rFonts w:ascii="Times New Roman" w:hAnsi="Times New Roman" w:cs="Times New Roman"/>
          </w:rPr>
          <w:t xml:space="preserve"> </w:t>
        </w:r>
        <w:r>
          <w:rPr>
            <w:rFonts w:ascii="Times New Roman" w:hAnsi="Times New Roman" w:cs="Times New Roman"/>
          </w:rPr>
          <w:t>par</w:t>
        </w:r>
        <w:r w:rsidRPr="002B7D0B">
          <w:rPr>
            <w:rFonts w:ascii="Times New Roman" w:hAnsi="Times New Roman" w:cs="Times New Roman"/>
          </w:rPr>
          <w:t xml:space="preserve"> une régie.</w:t>
        </w:r>
      </w:ins>
    </w:p>
    <w:p w14:paraId="5CC82C67" w14:textId="58CDFEB2" w:rsidR="00175037" w:rsidRPr="002B7D0B" w:rsidRDefault="009506C9" w:rsidP="00C64EC5">
      <w:pPr>
        <w:pStyle w:val="Paragraphedeliste"/>
        <w:numPr>
          <w:ilvl w:val="0"/>
          <w:numId w:val="95"/>
        </w:numPr>
        <w:tabs>
          <w:tab w:val="left" w:pos="3200"/>
        </w:tabs>
        <w:spacing w:line="480" w:lineRule="auto"/>
        <w:rPr>
          <w:ins w:id="513" w:author="Cheick Traoré" w:date="2026-01-05T19:02:00Z" w16du:dateUtc="2026-01-05T19:02:00Z"/>
          <w:rFonts w:ascii="Times New Roman" w:hAnsi="Times New Roman" w:cs="Times New Roman"/>
        </w:rPr>
      </w:pPr>
      <w:ins w:id="514" w:author="Cheick Traoré" w:date="2026-01-06T17:30:00Z" w16du:dateUtc="2026-01-06T17:30:00Z">
        <w:r>
          <w:rPr>
            <w:rFonts w:ascii="Times New Roman" w:hAnsi="Times New Roman" w:cs="Times New Roman"/>
          </w:rPr>
          <w:lastRenderedPageBreak/>
          <w:t>(</w:t>
        </w:r>
      </w:ins>
      <w:ins w:id="515" w:author="Cheick Traoré" w:date="2026-01-06T17:25:00Z" w16du:dateUtc="2026-01-06T17:25:00Z">
        <w:r w:rsidR="00175037">
          <w:rPr>
            <w:rFonts w:ascii="Times New Roman" w:hAnsi="Times New Roman" w:cs="Times New Roman"/>
          </w:rPr>
          <w:t>On peut eff</w:t>
        </w:r>
      </w:ins>
      <w:ins w:id="516" w:author="Cheick Traoré" w:date="2026-01-06T17:26:00Z" w16du:dateUtc="2026-01-06T17:26:00Z">
        <w:r w:rsidR="00175037">
          <w:rPr>
            <w:rFonts w:ascii="Times New Roman" w:hAnsi="Times New Roman" w:cs="Times New Roman"/>
          </w:rPr>
          <w:t xml:space="preserve">ectuer plusieurs </w:t>
        </w:r>
      </w:ins>
      <w:ins w:id="517" w:author="Cheick Traoré" w:date="2026-01-06T17:27:00Z" w16du:dateUtc="2026-01-06T17:27:00Z">
        <w:r w:rsidR="00175037">
          <w:rPr>
            <w:rFonts w:ascii="Times New Roman" w:hAnsi="Times New Roman" w:cs="Times New Roman"/>
          </w:rPr>
          <w:t>projections au cours</w:t>
        </w:r>
      </w:ins>
      <w:ins w:id="518" w:author="Cheick Traoré" w:date="2026-01-06T17:28:00Z" w16du:dateUtc="2026-01-06T17:28:00Z">
        <w:r w:rsidR="00175037">
          <w:rPr>
            <w:rFonts w:ascii="Times New Roman" w:hAnsi="Times New Roman" w:cs="Times New Roman"/>
          </w:rPr>
          <w:t xml:space="preserve"> de</w:t>
        </w:r>
      </w:ins>
      <w:ins w:id="519" w:author="Cheick Traoré" w:date="2026-01-06T17:27:00Z" w16du:dateUtc="2026-01-06T17:27:00Z">
        <w:r w:rsidR="00175037">
          <w:rPr>
            <w:rFonts w:ascii="Times New Roman" w:hAnsi="Times New Roman" w:cs="Times New Roman"/>
          </w:rPr>
          <w:t xml:space="preserve"> </w:t>
        </w:r>
      </w:ins>
      <w:ins w:id="520" w:author="Cheick Traoré" w:date="2026-01-06T17:28:00Z" w16du:dateUtc="2026-01-06T17:28:00Z">
        <w:r w:rsidR="00175037">
          <w:rPr>
            <w:rFonts w:ascii="Times New Roman" w:hAnsi="Times New Roman" w:cs="Times New Roman"/>
          </w:rPr>
          <w:t>l’</w:t>
        </w:r>
      </w:ins>
      <w:ins w:id="521" w:author="Cheick Traoré" w:date="2026-01-06T17:27:00Z" w16du:dateUtc="2026-01-06T17:27:00Z">
        <w:r w:rsidR="00175037">
          <w:rPr>
            <w:rFonts w:ascii="Times New Roman" w:hAnsi="Times New Roman" w:cs="Times New Roman"/>
          </w:rPr>
          <w:t>année</w:t>
        </w:r>
      </w:ins>
      <w:ins w:id="522" w:author="Cheick Traoré" w:date="2026-01-06T17:30:00Z" w16du:dateUtc="2026-01-06T17:30:00Z">
        <w:r>
          <w:rPr>
            <w:rFonts w:ascii="Times New Roman" w:hAnsi="Times New Roman" w:cs="Times New Roman"/>
          </w:rPr>
          <w:t>)</w:t>
        </w:r>
      </w:ins>
    </w:p>
    <w:p w14:paraId="04256806" w14:textId="77777777" w:rsidR="00C64EC5" w:rsidRPr="00C0269E" w:rsidRDefault="00C64EC5" w:rsidP="00C64EC5">
      <w:pPr>
        <w:tabs>
          <w:tab w:val="left" w:pos="3200"/>
        </w:tabs>
        <w:spacing w:line="480" w:lineRule="auto"/>
        <w:ind w:left="720" w:firstLine="0"/>
        <w:rPr>
          <w:ins w:id="523" w:author="Cheick Traoré" w:date="2026-01-05T19:02:00Z" w16du:dateUtc="2026-01-05T19:02:00Z"/>
          <w:rFonts w:ascii="Times New Roman" w:hAnsi="Times New Roman" w:cs="Times New Roman"/>
        </w:rPr>
      </w:pPr>
    </w:p>
    <w:p w14:paraId="2A145C43" w14:textId="77777777" w:rsidR="00C64EC5" w:rsidRPr="0040669E" w:rsidRDefault="00C64EC5" w:rsidP="00C64EC5">
      <w:pPr>
        <w:tabs>
          <w:tab w:val="left" w:pos="3200"/>
        </w:tabs>
        <w:spacing w:line="480" w:lineRule="auto"/>
        <w:rPr>
          <w:ins w:id="524" w:author="Cheick Traoré" w:date="2026-01-05T19:02:00Z" w16du:dateUtc="2026-01-05T19:02:00Z"/>
          <w:rFonts w:ascii="Times New Roman" w:hAnsi="Times New Roman" w:cs="Times New Roman"/>
          <w:b/>
          <w:bCs/>
        </w:rPr>
      </w:pPr>
      <w:ins w:id="525" w:author="Cheick Traoré" w:date="2026-01-05T19:02:00Z" w16du:dateUtc="2026-01-05T19:02:00Z">
        <w:r w:rsidRPr="0040669E">
          <w:rPr>
            <w:rFonts w:ascii="Times New Roman" w:hAnsi="Times New Roman" w:cs="Times New Roman"/>
            <w:b/>
            <w:bCs/>
          </w:rPr>
          <w:t>h. Dictionnaire des données</w:t>
        </w:r>
      </w:ins>
    </w:p>
    <w:p w14:paraId="6A244503" w14:textId="77777777" w:rsidR="00C64EC5" w:rsidRDefault="00C64EC5" w:rsidP="00C64EC5">
      <w:pPr>
        <w:tabs>
          <w:tab w:val="left" w:pos="3200"/>
        </w:tabs>
        <w:spacing w:line="480" w:lineRule="auto"/>
        <w:rPr>
          <w:ins w:id="526" w:author="Cheick Traoré" w:date="2026-01-05T19:02:00Z" w16du:dateUtc="2026-01-05T19:02:00Z"/>
          <w:rFonts w:ascii="Times New Roman" w:hAnsi="Times New Roman" w:cs="Times New Roman"/>
        </w:rPr>
      </w:pPr>
      <w:ins w:id="527" w:author="Cheick Traoré" w:date="2026-01-05T19:02:00Z" w16du:dateUtc="2026-01-05T19:02:00Z">
        <w:r w:rsidRPr="002B7D0B">
          <w:rPr>
            <w:rFonts w:ascii="Times New Roman" w:hAnsi="Times New Roman" w:cs="Times New Roman"/>
          </w:rPr>
          <w:t>Le système existant repose sur plusieurs données clés, notamment les années budgétaires, les cadrages, les rubriques budgétaires, les types de rubriques, les hypothèses de projection, les facteurs explicatifs et leurs valeurs associées. Ces données permettent de structurer l’information nécessaire à l’élaboration des projections de recettes.</w:t>
        </w:r>
      </w:ins>
    </w:p>
    <w:p w14:paraId="50503BDB" w14:textId="77777777" w:rsidR="0067422D" w:rsidRDefault="0067422D" w:rsidP="00974EF5">
      <w:pPr>
        <w:ind w:left="0" w:firstLine="0"/>
        <w:rPr>
          <w:ins w:id="528" w:author="Cheick Traoré" w:date="2026-01-07T16:31:00Z" w16du:dateUtc="2026-01-07T16:31:00Z"/>
          <w:rFonts w:ascii="Times New Roman" w:hAnsi="Times New Roman" w:cs="Times New Roman"/>
        </w:rPr>
      </w:pPr>
    </w:p>
    <w:p w14:paraId="6228966D" w14:textId="77777777" w:rsidR="00974EF5" w:rsidRDefault="00974EF5" w:rsidP="00974EF5">
      <w:pPr>
        <w:ind w:left="0" w:firstLine="0"/>
        <w:rPr>
          <w:ins w:id="529" w:author="Cheick Traoré" w:date="2026-01-07T16:31:00Z" w16du:dateUtc="2026-01-07T16:31:00Z"/>
          <w:rFonts w:ascii="Times New Roman" w:hAnsi="Times New Roman" w:cs="Times New Roman"/>
        </w:rPr>
      </w:pPr>
    </w:p>
    <w:p w14:paraId="41E6F89A" w14:textId="77777777" w:rsidR="00974EF5" w:rsidRDefault="00974EF5" w:rsidP="00974EF5">
      <w:pPr>
        <w:ind w:left="0" w:firstLine="0"/>
        <w:rPr>
          <w:ins w:id="530" w:author="Cheick Traoré" w:date="2026-01-07T16:31:00Z" w16du:dateUtc="2026-01-07T16:31:00Z"/>
          <w:rFonts w:ascii="Times New Roman" w:hAnsi="Times New Roman" w:cs="Times New Roman"/>
        </w:rPr>
      </w:pPr>
    </w:p>
    <w:p w14:paraId="07720613" w14:textId="77777777" w:rsidR="00974EF5" w:rsidRDefault="00974EF5" w:rsidP="00974EF5">
      <w:pPr>
        <w:ind w:left="0" w:firstLine="0"/>
        <w:rPr>
          <w:ins w:id="531" w:author="Cheick Traoré" w:date="2026-01-07T16:31:00Z" w16du:dateUtc="2026-01-07T16:31:00Z"/>
          <w:rFonts w:ascii="Times New Roman" w:hAnsi="Times New Roman" w:cs="Times New Roman"/>
        </w:rPr>
      </w:pPr>
    </w:p>
    <w:p w14:paraId="3E06F5AF" w14:textId="77777777" w:rsidR="00974EF5" w:rsidRDefault="00974EF5" w:rsidP="00974EF5">
      <w:pPr>
        <w:ind w:left="0" w:firstLine="0"/>
        <w:rPr>
          <w:ins w:id="532" w:author="Cheick Traoré" w:date="2026-01-07T16:31:00Z" w16du:dateUtc="2026-01-07T16:31:00Z"/>
          <w:rFonts w:ascii="Times New Roman" w:hAnsi="Times New Roman" w:cs="Times New Roman"/>
        </w:rPr>
      </w:pPr>
    </w:p>
    <w:p w14:paraId="65138837" w14:textId="77777777" w:rsidR="00974EF5" w:rsidRDefault="00974EF5" w:rsidP="00974EF5">
      <w:pPr>
        <w:ind w:left="0" w:firstLine="0"/>
        <w:rPr>
          <w:ins w:id="533" w:author="Cheick Traoré" w:date="2026-01-07T10:37:00Z" w16du:dateUtc="2026-01-07T10:37:00Z"/>
        </w:rPr>
        <w:pPrChange w:id="534" w:author="Cheick Traoré" w:date="2026-01-07T16:31:00Z" w16du:dateUtc="2026-01-07T16:31:00Z">
          <w:pPr/>
        </w:pPrChange>
      </w:pPr>
    </w:p>
    <w:p w14:paraId="2598A8EC" w14:textId="6DC74672" w:rsidR="00CD3635" w:rsidRPr="00CD3635" w:rsidRDefault="00CD3635" w:rsidP="0067422D">
      <w:pPr>
        <w:rPr>
          <w:ins w:id="535" w:author="Cheick Traoré" w:date="2026-01-07T10:38:00Z" w16du:dateUtc="2026-01-07T10:38:00Z"/>
          <w:rFonts w:ascii="Times New Roman" w:hAnsi="Times New Roman" w:cs="Times New Roman"/>
          <w:b/>
          <w:bCs/>
          <w:u w:val="single"/>
          <w:rPrChange w:id="536" w:author="Cheick Traoré" w:date="2026-01-07T10:40:00Z" w16du:dateUtc="2026-01-07T10:40:00Z">
            <w:rPr>
              <w:ins w:id="537" w:author="Cheick Traoré" w:date="2026-01-07T10:38:00Z" w16du:dateUtc="2026-01-07T10:38:00Z"/>
            </w:rPr>
          </w:rPrChange>
        </w:rPr>
      </w:pPr>
      <w:ins w:id="538" w:author="Cheick Traoré" w:date="2026-01-07T10:40:00Z" w16du:dateUtc="2026-01-07T10:40:00Z">
        <w:r>
          <w:rPr>
            <w:rFonts w:ascii="Times New Roman" w:hAnsi="Times New Roman" w:cs="Times New Roman"/>
            <w:b/>
            <w:bCs/>
            <w:u w:val="single"/>
          </w:rPr>
          <w:t>Dictionnaire de donnée :</w:t>
        </w:r>
      </w:ins>
    </w:p>
    <w:p w14:paraId="09ECCDA4" w14:textId="77777777" w:rsidR="0067422D" w:rsidRPr="0067422D" w:rsidRDefault="0067422D" w:rsidP="0067422D">
      <w:pPr>
        <w:rPr>
          <w:ins w:id="539" w:author="Cheick Traoré" w:date="2026-01-06T17:15:00Z" w16du:dateUtc="2026-01-06T17:15:00Z"/>
          <w:rPrChange w:id="540" w:author="Cheick Traoré" w:date="2026-01-07T10:37:00Z" w16du:dateUtc="2026-01-07T10:37:00Z">
            <w:rPr>
              <w:ins w:id="541" w:author="Cheick Traoré" w:date="2026-01-06T17:15:00Z" w16du:dateUtc="2026-01-06T17:15:00Z"/>
              <w:rFonts w:ascii="Times New Roman" w:hAnsi="Times New Roman" w:cs="Times New Roman"/>
            </w:rPr>
          </w:rPrChange>
        </w:rPr>
        <w:pPrChange w:id="542" w:author="Cheick Traoré" w:date="2026-01-07T10:37:00Z" w16du:dateUtc="2026-01-07T10:37:00Z">
          <w:pPr>
            <w:tabs>
              <w:tab w:val="left" w:pos="3200"/>
            </w:tabs>
            <w:spacing w:line="480" w:lineRule="auto"/>
          </w:pPr>
        </w:pPrChange>
      </w:pPr>
    </w:p>
    <w:tbl>
      <w:tblPr>
        <w:tblW w:w="9286" w:type="dxa"/>
        <w:tblCellMar>
          <w:left w:w="70" w:type="dxa"/>
          <w:right w:w="70" w:type="dxa"/>
        </w:tblCellMar>
        <w:tblLook w:val="04A0" w:firstRow="1" w:lastRow="0" w:firstColumn="1" w:lastColumn="0" w:noHBand="0" w:noVBand="1"/>
      </w:tblPr>
      <w:tblGrid>
        <w:gridCol w:w="1952"/>
        <w:gridCol w:w="2193"/>
        <w:gridCol w:w="678"/>
        <w:gridCol w:w="1304"/>
        <w:gridCol w:w="667"/>
        <w:gridCol w:w="694"/>
        <w:gridCol w:w="1798"/>
        <w:tblGridChange w:id="543">
          <w:tblGrid>
            <w:gridCol w:w="1952"/>
            <w:gridCol w:w="35"/>
            <w:gridCol w:w="2158"/>
            <w:gridCol w:w="74"/>
            <w:gridCol w:w="604"/>
            <w:gridCol w:w="86"/>
            <w:gridCol w:w="1218"/>
            <w:gridCol w:w="109"/>
            <w:gridCol w:w="558"/>
            <w:gridCol w:w="121"/>
            <w:gridCol w:w="573"/>
            <w:gridCol w:w="133"/>
            <w:gridCol w:w="1665"/>
            <w:gridCol w:w="107"/>
            <w:gridCol w:w="58"/>
          </w:tblGrid>
        </w:tblGridChange>
      </w:tblGrid>
      <w:tr w:rsidR="0067422D" w:rsidRPr="00390D4B" w14:paraId="488E6318" w14:textId="77777777" w:rsidTr="0067422D">
        <w:trPr>
          <w:trHeight w:val="290"/>
          <w:ins w:id="544" w:author="Cheick Traoré" w:date="2026-01-06T17:15:00Z" w16du:dateUtc="2026-01-06T17:15:00Z"/>
        </w:trPr>
        <w:tc>
          <w:tcPr>
            <w:tcW w:w="1952" w:type="dxa"/>
            <w:vMerge w:val="restart"/>
            <w:tcBorders>
              <w:top w:val="single" w:sz="4" w:space="0" w:color="auto"/>
              <w:left w:val="single" w:sz="4" w:space="0" w:color="auto"/>
              <w:bottom w:val="single" w:sz="4" w:space="0" w:color="auto"/>
              <w:right w:val="single" w:sz="4" w:space="0" w:color="auto"/>
            </w:tcBorders>
            <w:vAlign w:val="center"/>
            <w:hideMark/>
          </w:tcPr>
          <w:p w14:paraId="2BE9CE92" w14:textId="77777777" w:rsidR="00390D4B" w:rsidRPr="00390D4B" w:rsidRDefault="00390D4B" w:rsidP="00390D4B">
            <w:pPr>
              <w:spacing w:after="0" w:line="240" w:lineRule="auto"/>
              <w:ind w:left="0" w:firstLine="0"/>
              <w:jc w:val="center"/>
              <w:rPr>
                <w:ins w:id="545" w:author="Cheick Traoré" w:date="2026-01-06T17:15:00Z" w16du:dateUtc="2026-01-06T17:15:00Z"/>
                <w:rFonts w:ascii="Times New Roman" w:eastAsia="Times New Roman" w:hAnsi="Times New Roman" w:cs="Times New Roman"/>
                <w:b/>
                <w:bCs/>
                <w:kern w:val="0"/>
                <w:sz w:val="20"/>
                <w:szCs w:val="20"/>
                <w14:ligatures w14:val="none"/>
              </w:rPr>
            </w:pPr>
            <w:ins w:id="546" w:author="Cheick Traoré" w:date="2026-01-06T17:15:00Z" w16du:dateUtc="2026-01-06T17:15:00Z">
              <w:r w:rsidRPr="00390D4B">
                <w:rPr>
                  <w:rFonts w:ascii="Times New Roman" w:eastAsia="Times New Roman" w:hAnsi="Times New Roman" w:cs="Times New Roman"/>
                  <w:b/>
                  <w:bCs/>
                  <w:kern w:val="0"/>
                  <w:sz w:val="20"/>
                  <w:szCs w:val="20"/>
                  <w14:ligatures w14:val="none"/>
                </w:rPr>
                <w:t>CODE</w:t>
              </w:r>
            </w:ins>
          </w:p>
        </w:tc>
        <w:tc>
          <w:tcPr>
            <w:tcW w:w="2193" w:type="dxa"/>
            <w:vMerge w:val="restart"/>
            <w:tcBorders>
              <w:top w:val="single" w:sz="4" w:space="0" w:color="auto"/>
              <w:left w:val="single" w:sz="4" w:space="0" w:color="auto"/>
              <w:bottom w:val="single" w:sz="4" w:space="0" w:color="auto"/>
              <w:right w:val="single" w:sz="4" w:space="0" w:color="auto"/>
            </w:tcBorders>
            <w:vAlign w:val="center"/>
            <w:hideMark/>
          </w:tcPr>
          <w:p w14:paraId="43A68770" w14:textId="77777777" w:rsidR="00390D4B" w:rsidRPr="00390D4B" w:rsidRDefault="00390D4B" w:rsidP="00390D4B">
            <w:pPr>
              <w:spacing w:after="0" w:line="240" w:lineRule="auto"/>
              <w:ind w:left="0" w:firstLine="0"/>
              <w:jc w:val="center"/>
              <w:rPr>
                <w:ins w:id="547" w:author="Cheick Traoré" w:date="2026-01-06T17:15:00Z" w16du:dateUtc="2026-01-06T17:15:00Z"/>
                <w:rFonts w:ascii="Times New Roman" w:eastAsia="Times New Roman" w:hAnsi="Times New Roman" w:cs="Times New Roman"/>
                <w:b/>
                <w:bCs/>
                <w:kern w:val="0"/>
                <w:sz w:val="20"/>
                <w:szCs w:val="20"/>
                <w14:ligatures w14:val="none"/>
              </w:rPr>
            </w:pPr>
            <w:ins w:id="548" w:author="Cheick Traoré" w:date="2026-01-06T17:15:00Z" w16du:dateUtc="2026-01-06T17:15:00Z">
              <w:r w:rsidRPr="00390D4B">
                <w:rPr>
                  <w:rFonts w:ascii="Times New Roman" w:eastAsia="Times New Roman" w:hAnsi="Times New Roman" w:cs="Times New Roman"/>
                  <w:b/>
                  <w:bCs/>
                  <w:kern w:val="0"/>
                  <w:sz w:val="20"/>
                  <w:szCs w:val="20"/>
                  <w14:ligatures w14:val="none"/>
                </w:rPr>
                <w:t>DESIGNATION</w:t>
              </w:r>
            </w:ins>
          </w:p>
        </w:tc>
        <w:tc>
          <w:tcPr>
            <w:tcW w:w="678" w:type="dxa"/>
            <w:vMerge w:val="restart"/>
            <w:tcBorders>
              <w:top w:val="single" w:sz="4" w:space="0" w:color="auto"/>
              <w:left w:val="single" w:sz="4" w:space="0" w:color="auto"/>
              <w:bottom w:val="single" w:sz="4" w:space="0" w:color="auto"/>
              <w:right w:val="single" w:sz="4" w:space="0" w:color="auto"/>
            </w:tcBorders>
            <w:vAlign w:val="center"/>
            <w:hideMark/>
          </w:tcPr>
          <w:p w14:paraId="66A6A9B4" w14:textId="77777777" w:rsidR="00390D4B" w:rsidRPr="00390D4B" w:rsidRDefault="00390D4B" w:rsidP="00390D4B">
            <w:pPr>
              <w:spacing w:after="0" w:line="240" w:lineRule="auto"/>
              <w:ind w:left="0" w:firstLine="0"/>
              <w:jc w:val="center"/>
              <w:rPr>
                <w:ins w:id="549" w:author="Cheick Traoré" w:date="2026-01-06T17:15:00Z" w16du:dateUtc="2026-01-06T17:15:00Z"/>
                <w:rFonts w:ascii="Times New Roman" w:eastAsia="Times New Roman" w:hAnsi="Times New Roman" w:cs="Times New Roman"/>
                <w:b/>
                <w:bCs/>
                <w:kern w:val="0"/>
                <w:sz w:val="20"/>
                <w:szCs w:val="20"/>
                <w14:ligatures w14:val="none"/>
              </w:rPr>
            </w:pPr>
            <w:ins w:id="550" w:author="Cheick Traoré" w:date="2026-01-06T17:15:00Z" w16du:dateUtc="2026-01-06T17:15:00Z">
              <w:r w:rsidRPr="00390D4B">
                <w:rPr>
                  <w:rFonts w:ascii="Times New Roman" w:eastAsia="Times New Roman" w:hAnsi="Times New Roman" w:cs="Times New Roman"/>
                  <w:b/>
                  <w:bCs/>
                  <w:kern w:val="0"/>
                  <w:sz w:val="20"/>
                  <w:szCs w:val="20"/>
                  <w14:ligatures w14:val="none"/>
                </w:rPr>
                <w:t>TYPE</w:t>
              </w:r>
            </w:ins>
          </w:p>
        </w:tc>
        <w:tc>
          <w:tcPr>
            <w:tcW w:w="1304" w:type="dxa"/>
            <w:vMerge w:val="restart"/>
            <w:tcBorders>
              <w:top w:val="single" w:sz="4" w:space="0" w:color="auto"/>
              <w:left w:val="single" w:sz="4" w:space="0" w:color="auto"/>
              <w:bottom w:val="single" w:sz="4" w:space="0" w:color="auto"/>
              <w:right w:val="single" w:sz="4" w:space="0" w:color="auto"/>
            </w:tcBorders>
            <w:vAlign w:val="center"/>
            <w:hideMark/>
          </w:tcPr>
          <w:p w14:paraId="22C94C50" w14:textId="77777777" w:rsidR="00390D4B" w:rsidRPr="00390D4B" w:rsidRDefault="00390D4B" w:rsidP="00390D4B">
            <w:pPr>
              <w:spacing w:after="0" w:line="240" w:lineRule="auto"/>
              <w:ind w:left="0" w:firstLine="0"/>
              <w:jc w:val="center"/>
              <w:rPr>
                <w:ins w:id="551" w:author="Cheick Traoré" w:date="2026-01-06T17:15:00Z" w16du:dateUtc="2026-01-06T17:15:00Z"/>
                <w:rFonts w:ascii="Times New Roman" w:eastAsia="Times New Roman" w:hAnsi="Times New Roman" w:cs="Times New Roman"/>
                <w:b/>
                <w:bCs/>
                <w:kern w:val="0"/>
                <w:sz w:val="20"/>
                <w:szCs w:val="20"/>
                <w14:ligatures w14:val="none"/>
              </w:rPr>
            </w:pPr>
            <w:ins w:id="552" w:author="Cheick Traoré" w:date="2026-01-06T17:15:00Z" w16du:dateUtc="2026-01-06T17:15:00Z">
              <w:r w:rsidRPr="00390D4B">
                <w:rPr>
                  <w:rFonts w:ascii="Times New Roman" w:eastAsia="Times New Roman" w:hAnsi="Times New Roman" w:cs="Times New Roman"/>
                  <w:b/>
                  <w:bCs/>
                  <w:kern w:val="0"/>
                  <w:sz w:val="20"/>
                  <w:szCs w:val="20"/>
                  <w14:ligatures w14:val="none"/>
                </w:rPr>
                <w:t>LONGUEUR</w:t>
              </w:r>
            </w:ins>
          </w:p>
        </w:tc>
        <w:tc>
          <w:tcPr>
            <w:tcW w:w="1361" w:type="dxa"/>
            <w:gridSpan w:val="2"/>
            <w:tcBorders>
              <w:top w:val="single" w:sz="4" w:space="0" w:color="auto"/>
              <w:left w:val="nil"/>
              <w:bottom w:val="single" w:sz="4" w:space="0" w:color="auto"/>
              <w:right w:val="single" w:sz="4" w:space="0" w:color="auto"/>
            </w:tcBorders>
            <w:vAlign w:val="center"/>
            <w:hideMark/>
          </w:tcPr>
          <w:p w14:paraId="1F815E73" w14:textId="77777777" w:rsidR="00390D4B" w:rsidRPr="00390D4B" w:rsidRDefault="00390D4B" w:rsidP="00390D4B">
            <w:pPr>
              <w:spacing w:after="0" w:line="240" w:lineRule="auto"/>
              <w:ind w:left="0" w:firstLine="0"/>
              <w:jc w:val="center"/>
              <w:rPr>
                <w:ins w:id="553" w:author="Cheick Traoré" w:date="2026-01-06T17:15:00Z" w16du:dateUtc="2026-01-06T17:15:00Z"/>
                <w:rFonts w:ascii="Times New Roman" w:eastAsia="Times New Roman" w:hAnsi="Times New Roman" w:cs="Times New Roman"/>
                <w:b/>
                <w:bCs/>
                <w:kern w:val="0"/>
                <w:sz w:val="20"/>
                <w:szCs w:val="20"/>
                <w14:ligatures w14:val="none"/>
              </w:rPr>
            </w:pPr>
            <w:ins w:id="554" w:author="Cheick Traoré" w:date="2026-01-06T17:15:00Z" w16du:dateUtc="2026-01-06T17:15:00Z">
              <w:r w:rsidRPr="00390D4B">
                <w:rPr>
                  <w:rFonts w:ascii="Times New Roman" w:eastAsia="Times New Roman" w:hAnsi="Times New Roman" w:cs="Times New Roman"/>
                  <w:b/>
                  <w:bCs/>
                  <w:kern w:val="0"/>
                  <w:sz w:val="20"/>
                  <w:szCs w:val="20"/>
                  <w14:ligatures w14:val="none"/>
                </w:rPr>
                <w:t>NATURE</w:t>
              </w:r>
            </w:ins>
          </w:p>
        </w:tc>
        <w:tc>
          <w:tcPr>
            <w:tcW w:w="1798" w:type="dxa"/>
            <w:vMerge w:val="restart"/>
            <w:tcBorders>
              <w:top w:val="single" w:sz="4" w:space="0" w:color="auto"/>
              <w:left w:val="single" w:sz="4" w:space="0" w:color="auto"/>
              <w:bottom w:val="single" w:sz="4" w:space="0" w:color="auto"/>
              <w:right w:val="single" w:sz="4" w:space="0" w:color="auto"/>
            </w:tcBorders>
            <w:vAlign w:val="center"/>
            <w:hideMark/>
          </w:tcPr>
          <w:p w14:paraId="41111CE5" w14:textId="77777777" w:rsidR="00390D4B" w:rsidRPr="00390D4B" w:rsidRDefault="00390D4B" w:rsidP="00390D4B">
            <w:pPr>
              <w:spacing w:after="0" w:line="240" w:lineRule="auto"/>
              <w:ind w:left="0" w:firstLine="0"/>
              <w:jc w:val="center"/>
              <w:rPr>
                <w:ins w:id="555" w:author="Cheick Traoré" w:date="2026-01-06T17:15:00Z" w16du:dateUtc="2026-01-06T17:15:00Z"/>
                <w:rFonts w:ascii="Times New Roman" w:eastAsia="Times New Roman" w:hAnsi="Times New Roman" w:cs="Times New Roman"/>
                <w:b/>
                <w:bCs/>
                <w:kern w:val="0"/>
                <w:sz w:val="20"/>
                <w:szCs w:val="20"/>
                <w14:ligatures w14:val="none"/>
              </w:rPr>
            </w:pPr>
            <w:ins w:id="556" w:author="Cheick Traoré" w:date="2026-01-06T17:15:00Z" w16du:dateUtc="2026-01-06T17:15:00Z">
              <w:r w:rsidRPr="00390D4B">
                <w:rPr>
                  <w:rFonts w:ascii="Times New Roman" w:eastAsia="Times New Roman" w:hAnsi="Times New Roman" w:cs="Times New Roman"/>
                  <w:b/>
                  <w:bCs/>
                  <w:kern w:val="0"/>
                  <w:sz w:val="20"/>
                  <w:szCs w:val="20"/>
                  <w14:ligatures w14:val="none"/>
                </w:rPr>
                <w:t>OBSERVATIONS</w:t>
              </w:r>
            </w:ins>
          </w:p>
        </w:tc>
      </w:tr>
      <w:tr w:rsidR="0067422D" w:rsidRPr="00390D4B" w14:paraId="23792FCC" w14:textId="77777777" w:rsidTr="00A8506E">
        <w:tblPrEx>
          <w:tblW w:w="9286" w:type="dxa"/>
          <w:tblCellMar>
            <w:left w:w="70" w:type="dxa"/>
            <w:right w:w="70" w:type="dxa"/>
          </w:tblCellMar>
          <w:tblPrExChange w:id="557" w:author="Cheick Traoré" w:date="2026-01-07T19:32:00Z" w16du:dateUtc="2026-01-07T19:32:00Z">
            <w:tblPrEx>
              <w:tblW w:w="9286" w:type="dxa"/>
              <w:tblCellMar>
                <w:left w:w="70" w:type="dxa"/>
                <w:right w:w="70" w:type="dxa"/>
              </w:tblCellMar>
            </w:tblPrEx>
          </w:tblPrExChange>
        </w:tblPrEx>
        <w:trPr>
          <w:trHeight w:val="290"/>
          <w:ins w:id="558" w:author="Cheick Traoré" w:date="2026-01-06T17:15:00Z" w16du:dateUtc="2026-01-06T17:15:00Z"/>
          <w:trPrChange w:id="559" w:author="Cheick Traoré" w:date="2026-01-07T19:32:00Z" w16du:dateUtc="2026-01-07T19:32:00Z">
            <w:trPr>
              <w:gridAfter w:val="0"/>
              <w:trHeight w:val="290"/>
            </w:trPr>
          </w:trPrChange>
        </w:trPr>
        <w:tc>
          <w:tcPr>
            <w:tcW w:w="1952" w:type="dxa"/>
            <w:vMerge/>
            <w:tcBorders>
              <w:top w:val="single" w:sz="4" w:space="0" w:color="auto"/>
              <w:left w:val="single" w:sz="4" w:space="0" w:color="auto"/>
              <w:bottom w:val="single" w:sz="4" w:space="0" w:color="auto"/>
              <w:right w:val="single" w:sz="4" w:space="0" w:color="auto"/>
            </w:tcBorders>
            <w:vAlign w:val="center"/>
            <w:hideMark/>
            <w:tcPrChange w:id="560" w:author="Cheick Traoré" w:date="2026-01-07T19:32:00Z" w16du:dateUtc="2026-01-07T19:32:00Z">
              <w:tcPr>
                <w:tcW w:w="1952" w:type="dxa"/>
                <w:vMerge/>
                <w:tcBorders>
                  <w:top w:val="single" w:sz="4" w:space="0" w:color="auto"/>
                  <w:left w:val="single" w:sz="4" w:space="0" w:color="auto"/>
                  <w:bottom w:val="single" w:sz="4" w:space="0" w:color="auto"/>
                  <w:right w:val="single" w:sz="4" w:space="0" w:color="auto"/>
                </w:tcBorders>
                <w:vAlign w:val="center"/>
                <w:hideMark/>
              </w:tcPr>
            </w:tcPrChange>
          </w:tcPr>
          <w:p w14:paraId="197C6AC2" w14:textId="77777777" w:rsidR="00390D4B" w:rsidRPr="00390D4B" w:rsidRDefault="00390D4B" w:rsidP="00390D4B">
            <w:pPr>
              <w:spacing w:after="0" w:line="240" w:lineRule="auto"/>
              <w:ind w:left="0" w:firstLine="0"/>
              <w:jc w:val="left"/>
              <w:rPr>
                <w:ins w:id="561" w:author="Cheick Traoré" w:date="2026-01-06T17:15:00Z" w16du:dateUtc="2026-01-06T17:15:00Z"/>
                <w:rFonts w:ascii="Times New Roman" w:eastAsia="Times New Roman" w:hAnsi="Times New Roman" w:cs="Times New Roman"/>
                <w:b/>
                <w:bCs/>
                <w:kern w:val="0"/>
                <w:sz w:val="20"/>
                <w:szCs w:val="20"/>
                <w14:ligatures w14:val="none"/>
              </w:rPr>
            </w:pPr>
          </w:p>
        </w:tc>
        <w:tc>
          <w:tcPr>
            <w:tcW w:w="2193" w:type="dxa"/>
            <w:vMerge/>
            <w:tcBorders>
              <w:top w:val="single" w:sz="4" w:space="0" w:color="auto"/>
              <w:left w:val="single" w:sz="4" w:space="0" w:color="auto"/>
              <w:bottom w:val="single" w:sz="4" w:space="0" w:color="auto"/>
              <w:right w:val="single" w:sz="4" w:space="0" w:color="auto"/>
            </w:tcBorders>
            <w:vAlign w:val="center"/>
            <w:hideMark/>
            <w:tcPrChange w:id="562" w:author="Cheick Traoré" w:date="2026-01-07T19:32:00Z" w16du:dateUtc="2026-01-07T19:32:00Z">
              <w:tcPr>
                <w:tcW w:w="2193"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5518628D" w14:textId="77777777" w:rsidR="00390D4B" w:rsidRPr="00390D4B" w:rsidRDefault="00390D4B" w:rsidP="00390D4B">
            <w:pPr>
              <w:spacing w:after="0" w:line="240" w:lineRule="auto"/>
              <w:ind w:left="0" w:firstLine="0"/>
              <w:jc w:val="left"/>
              <w:rPr>
                <w:ins w:id="563" w:author="Cheick Traoré" w:date="2026-01-06T17:15:00Z" w16du:dateUtc="2026-01-06T17:15:00Z"/>
                <w:rFonts w:ascii="Times New Roman" w:eastAsia="Times New Roman" w:hAnsi="Times New Roman" w:cs="Times New Roman"/>
                <w:b/>
                <w:bCs/>
                <w:kern w:val="0"/>
                <w:sz w:val="20"/>
                <w:szCs w:val="20"/>
                <w14:ligatures w14:val="none"/>
              </w:rPr>
            </w:pPr>
          </w:p>
        </w:tc>
        <w:tc>
          <w:tcPr>
            <w:tcW w:w="678" w:type="dxa"/>
            <w:vMerge/>
            <w:tcBorders>
              <w:top w:val="single" w:sz="4" w:space="0" w:color="auto"/>
              <w:left w:val="single" w:sz="4" w:space="0" w:color="auto"/>
              <w:bottom w:val="single" w:sz="4" w:space="0" w:color="auto"/>
              <w:right w:val="single" w:sz="4" w:space="0" w:color="auto"/>
            </w:tcBorders>
            <w:vAlign w:val="center"/>
            <w:hideMark/>
            <w:tcPrChange w:id="564" w:author="Cheick Traoré" w:date="2026-01-07T19:32:00Z" w16du:dateUtc="2026-01-07T19:32:00Z">
              <w:tcPr>
                <w:tcW w:w="67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23899F67" w14:textId="77777777" w:rsidR="00390D4B" w:rsidRPr="00390D4B" w:rsidRDefault="00390D4B" w:rsidP="00390D4B">
            <w:pPr>
              <w:spacing w:after="0" w:line="240" w:lineRule="auto"/>
              <w:ind w:left="0" w:firstLine="0"/>
              <w:jc w:val="left"/>
              <w:rPr>
                <w:ins w:id="565" w:author="Cheick Traoré" w:date="2026-01-06T17:15:00Z" w16du:dateUtc="2026-01-06T17:15:00Z"/>
                <w:rFonts w:ascii="Times New Roman" w:eastAsia="Times New Roman" w:hAnsi="Times New Roman" w:cs="Times New Roman"/>
                <w:b/>
                <w:bCs/>
                <w:kern w:val="0"/>
                <w:sz w:val="20"/>
                <w:szCs w:val="20"/>
                <w14:ligatures w14:val="none"/>
              </w:rPr>
            </w:pPr>
          </w:p>
        </w:tc>
        <w:tc>
          <w:tcPr>
            <w:tcW w:w="1304" w:type="dxa"/>
            <w:vMerge/>
            <w:tcBorders>
              <w:top w:val="single" w:sz="4" w:space="0" w:color="auto"/>
              <w:left w:val="single" w:sz="4" w:space="0" w:color="auto"/>
              <w:bottom w:val="single" w:sz="4" w:space="0" w:color="auto"/>
              <w:right w:val="single" w:sz="4" w:space="0" w:color="auto"/>
            </w:tcBorders>
            <w:vAlign w:val="center"/>
            <w:hideMark/>
            <w:tcPrChange w:id="566" w:author="Cheick Traoré" w:date="2026-01-07T19:32:00Z" w16du:dateUtc="2026-01-07T19:32:00Z">
              <w:tcPr>
                <w:tcW w:w="1304"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71B506A2" w14:textId="77777777" w:rsidR="00390D4B" w:rsidRPr="00390D4B" w:rsidRDefault="00390D4B" w:rsidP="00390D4B">
            <w:pPr>
              <w:spacing w:after="0" w:line="240" w:lineRule="auto"/>
              <w:ind w:left="0" w:firstLine="0"/>
              <w:jc w:val="left"/>
              <w:rPr>
                <w:ins w:id="567" w:author="Cheick Traoré" w:date="2026-01-06T17:15:00Z" w16du:dateUtc="2026-01-06T17:15:00Z"/>
                <w:rFonts w:ascii="Times New Roman" w:eastAsia="Times New Roman" w:hAnsi="Times New Roman" w:cs="Times New Roman"/>
                <w:b/>
                <w:bCs/>
                <w:kern w:val="0"/>
                <w:sz w:val="20"/>
                <w:szCs w:val="20"/>
                <w14:ligatures w14:val="none"/>
              </w:rPr>
            </w:pPr>
          </w:p>
        </w:tc>
        <w:tc>
          <w:tcPr>
            <w:tcW w:w="667" w:type="dxa"/>
            <w:tcBorders>
              <w:top w:val="nil"/>
              <w:left w:val="nil"/>
              <w:bottom w:val="single" w:sz="4" w:space="0" w:color="auto"/>
              <w:right w:val="single" w:sz="4" w:space="0" w:color="auto"/>
            </w:tcBorders>
            <w:vAlign w:val="center"/>
            <w:hideMark/>
            <w:tcPrChange w:id="568" w:author="Cheick Traoré" w:date="2026-01-07T19:32:00Z" w16du:dateUtc="2026-01-07T19:32:00Z">
              <w:tcPr>
                <w:tcW w:w="667" w:type="dxa"/>
                <w:gridSpan w:val="2"/>
                <w:tcBorders>
                  <w:top w:val="nil"/>
                  <w:left w:val="nil"/>
                  <w:bottom w:val="single" w:sz="4" w:space="0" w:color="auto"/>
                  <w:right w:val="single" w:sz="4" w:space="0" w:color="auto"/>
                </w:tcBorders>
                <w:vAlign w:val="center"/>
                <w:hideMark/>
              </w:tcPr>
            </w:tcPrChange>
          </w:tcPr>
          <w:p w14:paraId="48CC7B59" w14:textId="77777777" w:rsidR="00390D4B" w:rsidRPr="00390D4B" w:rsidRDefault="00390D4B" w:rsidP="00390D4B">
            <w:pPr>
              <w:spacing w:after="0" w:line="240" w:lineRule="auto"/>
              <w:ind w:left="0" w:firstLine="0"/>
              <w:jc w:val="center"/>
              <w:rPr>
                <w:ins w:id="569" w:author="Cheick Traoré" w:date="2026-01-06T17:15:00Z" w16du:dateUtc="2026-01-06T17:15:00Z"/>
                <w:rFonts w:ascii="Times New Roman" w:eastAsia="Times New Roman" w:hAnsi="Times New Roman" w:cs="Times New Roman"/>
                <w:b/>
                <w:bCs/>
                <w:kern w:val="0"/>
                <w:sz w:val="20"/>
                <w:szCs w:val="20"/>
                <w14:ligatures w14:val="none"/>
              </w:rPr>
            </w:pPr>
            <w:ins w:id="570" w:author="Cheick Traoré" w:date="2026-01-06T17:15:00Z" w16du:dateUtc="2026-01-06T17:15:00Z">
              <w:r w:rsidRPr="00390D4B">
                <w:rPr>
                  <w:rFonts w:ascii="Times New Roman" w:eastAsia="Times New Roman" w:hAnsi="Times New Roman" w:cs="Times New Roman"/>
                  <w:b/>
                  <w:bCs/>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571" w:author="Cheick Traoré" w:date="2026-01-07T19:32:00Z" w16du:dateUtc="2026-01-07T19:32:00Z">
              <w:tcPr>
                <w:tcW w:w="693" w:type="dxa"/>
                <w:gridSpan w:val="2"/>
                <w:tcBorders>
                  <w:top w:val="nil"/>
                  <w:left w:val="nil"/>
                  <w:bottom w:val="single" w:sz="4" w:space="0" w:color="auto"/>
                  <w:right w:val="single" w:sz="4" w:space="0" w:color="auto"/>
                </w:tcBorders>
                <w:vAlign w:val="center"/>
                <w:hideMark/>
              </w:tcPr>
            </w:tcPrChange>
          </w:tcPr>
          <w:p w14:paraId="67A4E0F8" w14:textId="77777777" w:rsidR="00390D4B" w:rsidRPr="00390D4B" w:rsidRDefault="00390D4B" w:rsidP="00390D4B">
            <w:pPr>
              <w:spacing w:after="0" w:line="240" w:lineRule="auto"/>
              <w:ind w:left="0" w:firstLine="0"/>
              <w:jc w:val="center"/>
              <w:rPr>
                <w:ins w:id="572" w:author="Cheick Traoré" w:date="2026-01-06T17:15:00Z" w16du:dateUtc="2026-01-06T17:15:00Z"/>
                <w:rFonts w:ascii="Times New Roman" w:eastAsia="Times New Roman" w:hAnsi="Times New Roman" w:cs="Times New Roman"/>
                <w:b/>
                <w:bCs/>
                <w:kern w:val="0"/>
                <w:sz w:val="20"/>
                <w:szCs w:val="20"/>
                <w14:ligatures w14:val="none"/>
              </w:rPr>
            </w:pPr>
            <w:ins w:id="573" w:author="Cheick Traoré" w:date="2026-01-06T17:15:00Z" w16du:dateUtc="2026-01-06T17:15:00Z">
              <w:r w:rsidRPr="00390D4B">
                <w:rPr>
                  <w:rFonts w:ascii="Times New Roman" w:eastAsia="Times New Roman" w:hAnsi="Times New Roman" w:cs="Times New Roman"/>
                  <w:b/>
                  <w:bCs/>
                  <w:kern w:val="0"/>
                  <w:sz w:val="20"/>
                  <w:szCs w:val="20"/>
                  <w14:ligatures w14:val="none"/>
                </w:rPr>
                <w:t>SIG</w:t>
              </w:r>
            </w:ins>
          </w:p>
        </w:tc>
        <w:tc>
          <w:tcPr>
            <w:tcW w:w="1798" w:type="dxa"/>
            <w:vMerge/>
            <w:tcBorders>
              <w:top w:val="single" w:sz="4" w:space="0" w:color="auto"/>
              <w:left w:val="single" w:sz="4" w:space="0" w:color="auto"/>
              <w:bottom w:val="single" w:sz="4" w:space="0" w:color="auto"/>
              <w:right w:val="single" w:sz="4" w:space="0" w:color="auto"/>
            </w:tcBorders>
            <w:vAlign w:val="center"/>
            <w:hideMark/>
            <w:tcPrChange w:id="574" w:author="Cheick Traoré" w:date="2026-01-07T19:32:00Z" w16du:dateUtc="2026-01-07T19:32:00Z">
              <w:tcPr>
                <w:tcW w:w="179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3B57698E" w14:textId="77777777" w:rsidR="00390D4B" w:rsidRPr="00390D4B" w:rsidRDefault="00390D4B" w:rsidP="00390D4B">
            <w:pPr>
              <w:spacing w:after="0" w:line="240" w:lineRule="auto"/>
              <w:ind w:left="0" w:firstLine="0"/>
              <w:jc w:val="left"/>
              <w:rPr>
                <w:ins w:id="575" w:author="Cheick Traoré" w:date="2026-01-06T17:15:00Z" w16du:dateUtc="2026-01-06T17:15:00Z"/>
                <w:rFonts w:ascii="Times New Roman" w:eastAsia="Times New Roman" w:hAnsi="Times New Roman" w:cs="Times New Roman"/>
                <w:b/>
                <w:bCs/>
                <w:kern w:val="0"/>
                <w:sz w:val="20"/>
                <w:szCs w:val="20"/>
                <w14:ligatures w14:val="none"/>
              </w:rPr>
            </w:pPr>
          </w:p>
        </w:tc>
      </w:tr>
      <w:tr w:rsidR="0067422D" w:rsidRPr="00390D4B" w14:paraId="4A703303" w14:textId="77777777" w:rsidTr="00A8506E">
        <w:tblPrEx>
          <w:tblW w:w="9286" w:type="dxa"/>
          <w:tblCellMar>
            <w:left w:w="70" w:type="dxa"/>
            <w:right w:w="70" w:type="dxa"/>
          </w:tblCellMar>
          <w:tblPrExChange w:id="576" w:author="Cheick Traoré" w:date="2026-01-07T19:32:00Z" w16du:dateUtc="2026-01-07T19:32:00Z">
            <w:tblPrEx>
              <w:tblW w:w="9286" w:type="dxa"/>
              <w:tblCellMar>
                <w:left w:w="70" w:type="dxa"/>
                <w:right w:w="70" w:type="dxa"/>
              </w:tblCellMar>
            </w:tblPrEx>
          </w:tblPrExChange>
        </w:tblPrEx>
        <w:trPr>
          <w:trHeight w:val="290"/>
          <w:ins w:id="577" w:author="Cheick Traoré" w:date="2026-01-06T17:15:00Z" w16du:dateUtc="2026-01-06T17:15:00Z"/>
          <w:trPrChange w:id="578" w:author="Cheick Traoré" w:date="2026-01-07T19:32:00Z" w16du:dateUtc="2026-01-07T19:32:00Z">
            <w:trPr>
              <w:gridAfter w:val="0"/>
              <w:trHeight w:val="290"/>
            </w:trPr>
          </w:trPrChange>
        </w:trPr>
        <w:tc>
          <w:tcPr>
            <w:tcW w:w="1952" w:type="dxa"/>
            <w:vMerge/>
            <w:tcBorders>
              <w:top w:val="single" w:sz="4" w:space="0" w:color="auto"/>
              <w:left w:val="single" w:sz="4" w:space="0" w:color="auto"/>
              <w:bottom w:val="single" w:sz="4" w:space="0" w:color="auto"/>
              <w:right w:val="single" w:sz="4" w:space="0" w:color="auto"/>
            </w:tcBorders>
            <w:vAlign w:val="center"/>
            <w:hideMark/>
            <w:tcPrChange w:id="579" w:author="Cheick Traoré" w:date="2026-01-07T19:32:00Z" w16du:dateUtc="2026-01-07T19:32:00Z">
              <w:tcPr>
                <w:tcW w:w="1952" w:type="dxa"/>
                <w:vMerge/>
                <w:tcBorders>
                  <w:top w:val="single" w:sz="4" w:space="0" w:color="auto"/>
                  <w:left w:val="single" w:sz="4" w:space="0" w:color="auto"/>
                  <w:bottom w:val="single" w:sz="4" w:space="0" w:color="auto"/>
                  <w:right w:val="single" w:sz="4" w:space="0" w:color="auto"/>
                </w:tcBorders>
                <w:vAlign w:val="center"/>
                <w:hideMark/>
              </w:tcPr>
            </w:tcPrChange>
          </w:tcPr>
          <w:p w14:paraId="7B2B7C53" w14:textId="77777777" w:rsidR="00390D4B" w:rsidRPr="00390D4B" w:rsidRDefault="00390D4B" w:rsidP="00390D4B">
            <w:pPr>
              <w:spacing w:after="0" w:line="240" w:lineRule="auto"/>
              <w:ind w:left="0" w:firstLine="0"/>
              <w:jc w:val="left"/>
              <w:rPr>
                <w:ins w:id="580" w:author="Cheick Traoré" w:date="2026-01-06T17:15:00Z" w16du:dateUtc="2026-01-06T17:15:00Z"/>
                <w:rFonts w:ascii="Times New Roman" w:eastAsia="Times New Roman" w:hAnsi="Times New Roman" w:cs="Times New Roman"/>
                <w:b/>
                <w:bCs/>
                <w:kern w:val="0"/>
                <w:sz w:val="20"/>
                <w:szCs w:val="20"/>
                <w14:ligatures w14:val="none"/>
              </w:rPr>
            </w:pPr>
          </w:p>
        </w:tc>
        <w:tc>
          <w:tcPr>
            <w:tcW w:w="2193" w:type="dxa"/>
            <w:vMerge/>
            <w:tcBorders>
              <w:top w:val="single" w:sz="4" w:space="0" w:color="auto"/>
              <w:left w:val="single" w:sz="4" w:space="0" w:color="auto"/>
              <w:bottom w:val="single" w:sz="4" w:space="0" w:color="auto"/>
              <w:right w:val="single" w:sz="4" w:space="0" w:color="auto"/>
            </w:tcBorders>
            <w:vAlign w:val="center"/>
            <w:hideMark/>
            <w:tcPrChange w:id="581" w:author="Cheick Traoré" w:date="2026-01-07T19:32:00Z" w16du:dateUtc="2026-01-07T19:32:00Z">
              <w:tcPr>
                <w:tcW w:w="2193"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4E4D667A" w14:textId="77777777" w:rsidR="00390D4B" w:rsidRPr="00390D4B" w:rsidRDefault="00390D4B" w:rsidP="00390D4B">
            <w:pPr>
              <w:spacing w:after="0" w:line="240" w:lineRule="auto"/>
              <w:ind w:left="0" w:firstLine="0"/>
              <w:jc w:val="left"/>
              <w:rPr>
                <w:ins w:id="582" w:author="Cheick Traoré" w:date="2026-01-06T17:15:00Z" w16du:dateUtc="2026-01-06T17:15:00Z"/>
                <w:rFonts w:ascii="Times New Roman" w:eastAsia="Times New Roman" w:hAnsi="Times New Roman" w:cs="Times New Roman"/>
                <w:b/>
                <w:bCs/>
                <w:kern w:val="0"/>
                <w:sz w:val="20"/>
                <w:szCs w:val="20"/>
                <w14:ligatures w14:val="none"/>
              </w:rPr>
            </w:pPr>
          </w:p>
        </w:tc>
        <w:tc>
          <w:tcPr>
            <w:tcW w:w="678" w:type="dxa"/>
            <w:vMerge/>
            <w:tcBorders>
              <w:top w:val="single" w:sz="4" w:space="0" w:color="auto"/>
              <w:left w:val="single" w:sz="4" w:space="0" w:color="auto"/>
              <w:bottom w:val="single" w:sz="4" w:space="0" w:color="auto"/>
              <w:right w:val="single" w:sz="4" w:space="0" w:color="auto"/>
            </w:tcBorders>
            <w:vAlign w:val="center"/>
            <w:hideMark/>
            <w:tcPrChange w:id="583" w:author="Cheick Traoré" w:date="2026-01-07T19:32:00Z" w16du:dateUtc="2026-01-07T19:32:00Z">
              <w:tcPr>
                <w:tcW w:w="67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0A612692" w14:textId="77777777" w:rsidR="00390D4B" w:rsidRPr="00390D4B" w:rsidRDefault="00390D4B" w:rsidP="00390D4B">
            <w:pPr>
              <w:spacing w:after="0" w:line="240" w:lineRule="auto"/>
              <w:ind w:left="0" w:firstLine="0"/>
              <w:jc w:val="left"/>
              <w:rPr>
                <w:ins w:id="584" w:author="Cheick Traoré" w:date="2026-01-06T17:15:00Z" w16du:dateUtc="2026-01-06T17:15:00Z"/>
                <w:rFonts w:ascii="Times New Roman" w:eastAsia="Times New Roman" w:hAnsi="Times New Roman" w:cs="Times New Roman"/>
                <w:b/>
                <w:bCs/>
                <w:kern w:val="0"/>
                <w:sz w:val="20"/>
                <w:szCs w:val="20"/>
                <w14:ligatures w14:val="none"/>
              </w:rPr>
            </w:pPr>
          </w:p>
        </w:tc>
        <w:tc>
          <w:tcPr>
            <w:tcW w:w="1304" w:type="dxa"/>
            <w:vMerge/>
            <w:tcBorders>
              <w:top w:val="single" w:sz="4" w:space="0" w:color="auto"/>
              <w:left w:val="single" w:sz="4" w:space="0" w:color="auto"/>
              <w:bottom w:val="single" w:sz="4" w:space="0" w:color="auto"/>
              <w:right w:val="single" w:sz="4" w:space="0" w:color="auto"/>
            </w:tcBorders>
            <w:vAlign w:val="center"/>
            <w:hideMark/>
            <w:tcPrChange w:id="585" w:author="Cheick Traoré" w:date="2026-01-07T19:32:00Z" w16du:dateUtc="2026-01-07T19:32:00Z">
              <w:tcPr>
                <w:tcW w:w="1304"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4C11771F" w14:textId="77777777" w:rsidR="00390D4B" w:rsidRPr="00390D4B" w:rsidRDefault="00390D4B" w:rsidP="00390D4B">
            <w:pPr>
              <w:spacing w:after="0" w:line="240" w:lineRule="auto"/>
              <w:ind w:left="0" w:firstLine="0"/>
              <w:jc w:val="left"/>
              <w:rPr>
                <w:ins w:id="586" w:author="Cheick Traoré" w:date="2026-01-06T17:15:00Z" w16du:dateUtc="2026-01-06T17:15:00Z"/>
                <w:rFonts w:ascii="Times New Roman" w:eastAsia="Times New Roman" w:hAnsi="Times New Roman" w:cs="Times New Roman"/>
                <w:b/>
                <w:bCs/>
                <w:kern w:val="0"/>
                <w:sz w:val="20"/>
                <w:szCs w:val="20"/>
                <w14:ligatures w14:val="none"/>
              </w:rPr>
            </w:pPr>
          </w:p>
        </w:tc>
        <w:tc>
          <w:tcPr>
            <w:tcW w:w="667" w:type="dxa"/>
            <w:tcBorders>
              <w:top w:val="nil"/>
              <w:left w:val="nil"/>
              <w:bottom w:val="single" w:sz="4" w:space="0" w:color="auto"/>
              <w:right w:val="single" w:sz="4" w:space="0" w:color="auto"/>
            </w:tcBorders>
            <w:vAlign w:val="center"/>
            <w:hideMark/>
            <w:tcPrChange w:id="587" w:author="Cheick Traoré" w:date="2026-01-07T19:32:00Z" w16du:dateUtc="2026-01-07T19:32:00Z">
              <w:tcPr>
                <w:tcW w:w="667" w:type="dxa"/>
                <w:gridSpan w:val="2"/>
                <w:tcBorders>
                  <w:top w:val="nil"/>
                  <w:left w:val="nil"/>
                  <w:bottom w:val="single" w:sz="4" w:space="0" w:color="auto"/>
                  <w:right w:val="single" w:sz="4" w:space="0" w:color="auto"/>
                </w:tcBorders>
                <w:vAlign w:val="center"/>
                <w:hideMark/>
              </w:tcPr>
            </w:tcPrChange>
          </w:tcPr>
          <w:p w14:paraId="5513B00F" w14:textId="77777777" w:rsidR="00390D4B" w:rsidRPr="00390D4B" w:rsidRDefault="00390D4B" w:rsidP="00390D4B">
            <w:pPr>
              <w:spacing w:after="0" w:line="240" w:lineRule="auto"/>
              <w:ind w:left="0" w:firstLine="0"/>
              <w:jc w:val="center"/>
              <w:rPr>
                <w:ins w:id="588" w:author="Cheick Traoré" w:date="2026-01-06T17:15:00Z" w16du:dateUtc="2026-01-06T17:15:00Z"/>
                <w:rFonts w:ascii="Times New Roman" w:eastAsia="Times New Roman" w:hAnsi="Times New Roman" w:cs="Times New Roman"/>
                <w:b/>
                <w:bCs/>
                <w:kern w:val="0"/>
                <w:sz w:val="20"/>
                <w:szCs w:val="20"/>
                <w14:ligatures w14:val="none"/>
              </w:rPr>
            </w:pPr>
            <w:ins w:id="589" w:author="Cheick Traoré" w:date="2026-01-06T17:15:00Z" w16du:dateUtc="2026-01-06T17:15:00Z">
              <w:r w:rsidRPr="00390D4B">
                <w:rPr>
                  <w:rFonts w:ascii="Times New Roman" w:eastAsia="Times New Roman" w:hAnsi="Times New Roman" w:cs="Times New Roman"/>
                  <w:b/>
                  <w:bCs/>
                  <w:kern w:val="0"/>
                  <w:sz w:val="20"/>
                  <w:szCs w:val="20"/>
                  <w14:ligatures w14:val="none"/>
                </w:rPr>
                <w:t>CO</w:t>
              </w:r>
            </w:ins>
          </w:p>
        </w:tc>
        <w:tc>
          <w:tcPr>
            <w:tcW w:w="694" w:type="dxa"/>
            <w:tcBorders>
              <w:top w:val="nil"/>
              <w:left w:val="nil"/>
              <w:bottom w:val="single" w:sz="4" w:space="0" w:color="auto"/>
              <w:right w:val="single" w:sz="4" w:space="0" w:color="auto"/>
            </w:tcBorders>
            <w:vAlign w:val="center"/>
            <w:hideMark/>
            <w:tcPrChange w:id="590" w:author="Cheick Traoré" w:date="2026-01-07T19:32:00Z" w16du:dateUtc="2026-01-07T19:32:00Z">
              <w:tcPr>
                <w:tcW w:w="693" w:type="dxa"/>
                <w:gridSpan w:val="2"/>
                <w:tcBorders>
                  <w:top w:val="nil"/>
                  <w:left w:val="nil"/>
                  <w:bottom w:val="single" w:sz="4" w:space="0" w:color="auto"/>
                  <w:right w:val="single" w:sz="4" w:space="0" w:color="auto"/>
                </w:tcBorders>
                <w:vAlign w:val="center"/>
                <w:hideMark/>
              </w:tcPr>
            </w:tcPrChange>
          </w:tcPr>
          <w:p w14:paraId="6F561A72" w14:textId="77777777" w:rsidR="00390D4B" w:rsidRPr="00390D4B" w:rsidRDefault="00390D4B" w:rsidP="00390D4B">
            <w:pPr>
              <w:spacing w:after="0" w:line="240" w:lineRule="auto"/>
              <w:ind w:left="0" w:firstLine="0"/>
              <w:jc w:val="center"/>
              <w:rPr>
                <w:ins w:id="591" w:author="Cheick Traoré" w:date="2026-01-06T17:15:00Z" w16du:dateUtc="2026-01-06T17:15:00Z"/>
                <w:rFonts w:ascii="Times New Roman" w:eastAsia="Times New Roman" w:hAnsi="Times New Roman" w:cs="Times New Roman"/>
                <w:b/>
                <w:bCs/>
                <w:kern w:val="0"/>
                <w:sz w:val="20"/>
                <w:szCs w:val="20"/>
                <w14:ligatures w14:val="none"/>
              </w:rPr>
            </w:pPr>
            <w:ins w:id="592" w:author="Cheick Traoré" w:date="2026-01-06T17:15:00Z" w16du:dateUtc="2026-01-06T17:15:00Z">
              <w:r w:rsidRPr="00390D4B">
                <w:rPr>
                  <w:rFonts w:ascii="Times New Roman" w:eastAsia="Times New Roman" w:hAnsi="Times New Roman" w:cs="Times New Roman"/>
                  <w:b/>
                  <w:bCs/>
                  <w:kern w:val="0"/>
                  <w:sz w:val="20"/>
                  <w:szCs w:val="20"/>
                  <w14:ligatures w14:val="none"/>
                </w:rPr>
                <w:t>SIT</w:t>
              </w:r>
            </w:ins>
          </w:p>
        </w:tc>
        <w:tc>
          <w:tcPr>
            <w:tcW w:w="1798" w:type="dxa"/>
            <w:vMerge/>
            <w:tcBorders>
              <w:top w:val="single" w:sz="4" w:space="0" w:color="auto"/>
              <w:left w:val="single" w:sz="4" w:space="0" w:color="auto"/>
              <w:bottom w:val="single" w:sz="4" w:space="0" w:color="auto"/>
              <w:right w:val="single" w:sz="4" w:space="0" w:color="auto"/>
            </w:tcBorders>
            <w:vAlign w:val="center"/>
            <w:hideMark/>
            <w:tcPrChange w:id="593" w:author="Cheick Traoré" w:date="2026-01-07T19:32:00Z" w16du:dateUtc="2026-01-07T19:32:00Z">
              <w:tcPr>
                <w:tcW w:w="179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55416FF0" w14:textId="77777777" w:rsidR="00390D4B" w:rsidRPr="00390D4B" w:rsidRDefault="00390D4B" w:rsidP="00390D4B">
            <w:pPr>
              <w:spacing w:after="0" w:line="240" w:lineRule="auto"/>
              <w:ind w:left="0" w:firstLine="0"/>
              <w:jc w:val="left"/>
              <w:rPr>
                <w:ins w:id="594" w:author="Cheick Traoré" w:date="2026-01-06T17:15:00Z" w16du:dateUtc="2026-01-06T17:15:00Z"/>
                <w:rFonts w:ascii="Times New Roman" w:eastAsia="Times New Roman" w:hAnsi="Times New Roman" w:cs="Times New Roman"/>
                <w:b/>
                <w:bCs/>
                <w:kern w:val="0"/>
                <w:sz w:val="20"/>
                <w:szCs w:val="20"/>
                <w14:ligatures w14:val="none"/>
              </w:rPr>
            </w:pPr>
          </w:p>
        </w:tc>
      </w:tr>
      <w:tr w:rsidR="0067422D" w:rsidRPr="00390D4B" w14:paraId="484BEC57" w14:textId="77777777" w:rsidTr="00A8506E">
        <w:tblPrEx>
          <w:tblW w:w="9286" w:type="dxa"/>
          <w:tblCellMar>
            <w:left w:w="70" w:type="dxa"/>
            <w:right w:w="70" w:type="dxa"/>
          </w:tblCellMar>
          <w:tblPrExChange w:id="595" w:author="Cheick Traoré" w:date="2026-01-07T19:32:00Z" w16du:dateUtc="2026-01-07T19:32:00Z">
            <w:tblPrEx>
              <w:tblW w:w="9286" w:type="dxa"/>
              <w:tblCellMar>
                <w:left w:w="70" w:type="dxa"/>
                <w:right w:w="70" w:type="dxa"/>
              </w:tblCellMar>
            </w:tblPrEx>
          </w:tblPrExChange>
        </w:tblPrEx>
        <w:trPr>
          <w:trHeight w:val="290"/>
          <w:ins w:id="596" w:author="Cheick Traoré" w:date="2026-01-06T17:15:00Z" w16du:dateUtc="2026-01-06T17:15:00Z"/>
          <w:trPrChange w:id="597" w:author="Cheick Traoré" w:date="2026-01-07T19:32:00Z" w16du:dateUtc="2026-01-07T19:32:00Z">
            <w:trPr>
              <w:gridAfter w:val="0"/>
              <w:trHeight w:val="290"/>
            </w:trPr>
          </w:trPrChange>
        </w:trPr>
        <w:tc>
          <w:tcPr>
            <w:tcW w:w="1952" w:type="dxa"/>
            <w:vMerge/>
            <w:tcBorders>
              <w:top w:val="single" w:sz="4" w:space="0" w:color="auto"/>
              <w:left w:val="single" w:sz="4" w:space="0" w:color="auto"/>
              <w:bottom w:val="single" w:sz="4" w:space="0" w:color="auto"/>
              <w:right w:val="single" w:sz="4" w:space="0" w:color="auto"/>
            </w:tcBorders>
            <w:vAlign w:val="center"/>
            <w:hideMark/>
            <w:tcPrChange w:id="598" w:author="Cheick Traoré" w:date="2026-01-07T19:32:00Z" w16du:dateUtc="2026-01-07T19:32:00Z">
              <w:tcPr>
                <w:tcW w:w="1952" w:type="dxa"/>
                <w:vMerge/>
                <w:tcBorders>
                  <w:top w:val="single" w:sz="4" w:space="0" w:color="auto"/>
                  <w:left w:val="single" w:sz="4" w:space="0" w:color="auto"/>
                  <w:bottom w:val="single" w:sz="4" w:space="0" w:color="auto"/>
                  <w:right w:val="single" w:sz="4" w:space="0" w:color="auto"/>
                </w:tcBorders>
                <w:vAlign w:val="center"/>
                <w:hideMark/>
              </w:tcPr>
            </w:tcPrChange>
          </w:tcPr>
          <w:p w14:paraId="4D61D859" w14:textId="77777777" w:rsidR="00390D4B" w:rsidRPr="00390D4B" w:rsidRDefault="00390D4B" w:rsidP="00390D4B">
            <w:pPr>
              <w:spacing w:after="0" w:line="240" w:lineRule="auto"/>
              <w:ind w:left="0" w:firstLine="0"/>
              <w:jc w:val="left"/>
              <w:rPr>
                <w:ins w:id="599" w:author="Cheick Traoré" w:date="2026-01-06T17:15:00Z" w16du:dateUtc="2026-01-06T17:15:00Z"/>
                <w:rFonts w:ascii="Times New Roman" w:eastAsia="Times New Roman" w:hAnsi="Times New Roman" w:cs="Times New Roman"/>
                <w:b/>
                <w:bCs/>
                <w:kern w:val="0"/>
                <w:sz w:val="20"/>
                <w:szCs w:val="20"/>
                <w14:ligatures w14:val="none"/>
              </w:rPr>
            </w:pPr>
          </w:p>
        </w:tc>
        <w:tc>
          <w:tcPr>
            <w:tcW w:w="2193" w:type="dxa"/>
            <w:vMerge/>
            <w:tcBorders>
              <w:top w:val="single" w:sz="4" w:space="0" w:color="auto"/>
              <w:left w:val="single" w:sz="4" w:space="0" w:color="auto"/>
              <w:bottom w:val="single" w:sz="4" w:space="0" w:color="auto"/>
              <w:right w:val="single" w:sz="4" w:space="0" w:color="auto"/>
            </w:tcBorders>
            <w:vAlign w:val="center"/>
            <w:hideMark/>
            <w:tcPrChange w:id="600" w:author="Cheick Traoré" w:date="2026-01-07T19:32:00Z" w16du:dateUtc="2026-01-07T19:32:00Z">
              <w:tcPr>
                <w:tcW w:w="2193"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3DB5BB81" w14:textId="77777777" w:rsidR="00390D4B" w:rsidRPr="00390D4B" w:rsidRDefault="00390D4B" w:rsidP="00390D4B">
            <w:pPr>
              <w:spacing w:after="0" w:line="240" w:lineRule="auto"/>
              <w:ind w:left="0" w:firstLine="0"/>
              <w:jc w:val="left"/>
              <w:rPr>
                <w:ins w:id="601" w:author="Cheick Traoré" w:date="2026-01-06T17:15:00Z" w16du:dateUtc="2026-01-06T17:15:00Z"/>
                <w:rFonts w:ascii="Times New Roman" w:eastAsia="Times New Roman" w:hAnsi="Times New Roman" w:cs="Times New Roman"/>
                <w:b/>
                <w:bCs/>
                <w:kern w:val="0"/>
                <w:sz w:val="20"/>
                <w:szCs w:val="20"/>
                <w14:ligatures w14:val="none"/>
              </w:rPr>
            </w:pPr>
          </w:p>
        </w:tc>
        <w:tc>
          <w:tcPr>
            <w:tcW w:w="678" w:type="dxa"/>
            <w:vMerge/>
            <w:tcBorders>
              <w:top w:val="single" w:sz="4" w:space="0" w:color="auto"/>
              <w:left w:val="single" w:sz="4" w:space="0" w:color="auto"/>
              <w:bottom w:val="single" w:sz="4" w:space="0" w:color="auto"/>
              <w:right w:val="single" w:sz="4" w:space="0" w:color="auto"/>
            </w:tcBorders>
            <w:vAlign w:val="center"/>
            <w:hideMark/>
            <w:tcPrChange w:id="602" w:author="Cheick Traoré" w:date="2026-01-07T19:32:00Z" w16du:dateUtc="2026-01-07T19:32:00Z">
              <w:tcPr>
                <w:tcW w:w="67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7FE71049" w14:textId="77777777" w:rsidR="00390D4B" w:rsidRPr="00390D4B" w:rsidRDefault="00390D4B" w:rsidP="00390D4B">
            <w:pPr>
              <w:spacing w:after="0" w:line="240" w:lineRule="auto"/>
              <w:ind w:left="0" w:firstLine="0"/>
              <w:jc w:val="left"/>
              <w:rPr>
                <w:ins w:id="603" w:author="Cheick Traoré" w:date="2026-01-06T17:15:00Z" w16du:dateUtc="2026-01-06T17:15:00Z"/>
                <w:rFonts w:ascii="Times New Roman" w:eastAsia="Times New Roman" w:hAnsi="Times New Roman" w:cs="Times New Roman"/>
                <w:b/>
                <w:bCs/>
                <w:kern w:val="0"/>
                <w:sz w:val="20"/>
                <w:szCs w:val="20"/>
                <w14:ligatures w14:val="none"/>
              </w:rPr>
            </w:pPr>
          </w:p>
        </w:tc>
        <w:tc>
          <w:tcPr>
            <w:tcW w:w="1304" w:type="dxa"/>
            <w:vMerge/>
            <w:tcBorders>
              <w:top w:val="single" w:sz="4" w:space="0" w:color="auto"/>
              <w:left w:val="single" w:sz="4" w:space="0" w:color="auto"/>
              <w:bottom w:val="single" w:sz="4" w:space="0" w:color="auto"/>
              <w:right w:val="single" w:sz="4" w:space="0" w:color="auto"/>
            </w:tcBorders>
            <w:vAlign w:val="center"/>
            <w:hideMark/>
            <w:tcPrChange w:id="604" w:author="Cheick Traoré" w:date="2026-01-07T19:32:00Z" w16du:dateUtc="2026-01-07T19:32:00Z">
              <w:tcPr>
                <w:tcW w:w="1304"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5E68CB36" w14:textId="77777777" w:rsidR="00390D4B" w:rsidRPr="00390D4B" w:rsidRDefault="00390D4B" w:rsidP="00390D4B">
            <w:pPr>
              <w:spacing w:after="0" w:line="240" w:lineRule="auto"/>
              <w:ind w:left="0" w:firstLine="0"/>
              <w:jc w:val="left"/>
              <w:rPr>
                <w:ins w:id="605" w:author="Cheick Traoré" w:date="2026-01-06T17:15:00Z" w16du:dateUtc="2026-01-06T17:15:00Z"/>
                <w:rFonts w:ascii="Times New Roman" w:eastAsia="Times New Roman" w:hAnsi="Times New Roman" w:cs="Times New Roman"/>
                <w:b/>
                <w:bCs/>
                <w:kern w:val="0"/>
                <w:sz w:val="20"/>
                <w:szCs w:val="20"/>
                <w14:ligatures w14:val="none"/>
              </w:rPr>
            </w:pPr>
          </w:p>
        </w:tc>
        <w:tc>
          <w:tcPr>
            <w:tcW w:w="667" w:type="dxa"/>
            <w:tcBorders>
              <w:top w:val="nil"/>
              <w:left w:val="nil"/>
              <w:bottom w:val="nil"/>
              <w:right w:val="single" w:sz="4" w:space="0" w:color="auto"/>
            </w:tcBorders>
            <w:vAlign w:val="center"/>
            <w:hideMark/>
            <w:tcPrChange w:id="606"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7548B8D8" w14:textId="77777777" w:rsidR="00390D4B" w:rsidRPr="00390D4B" w:rsidRDefault="00390D4B" w:rsidP="00390D4B">
            <w:pPr>
              <w:spacing w:after="0" w:line="240" w:lineRule="auto"/>
              <w:ind w:left="0" w:firstLine="0"/>
              <w:jc w:val="center"/>
              <w:rPr>
                <w:ins w:id="607" w:author="Cheick Traoré" w:date="2026-01-06T17:15:00Z" w16du:dateUtc="2026-01-06T17:15:00Z"/>
                <w:rFonts w:ascii="Times New Roman" w:eastAsia="Times New Roman" w:hAnsi="Times New Roman" w:cs="Times New Roman"/>
                <w:b/>
                <w:bCs/>
                <w:kern w:val="0"/>
                <w:sz w:val="20"/>
                <w:szCs w:val="20"/>
                <w14:ligatures w14:val="none"/>
              </w:rPr>
            </w:pPr>
            <w:ins w:id="608" w:author="Cheick Traoré" w:date="2026-01-06T17:15:00Z" w16du:dateUtc="2026-01-06T17:15:00Z">
              <w:r w:rsidRPr="00390D4B">
                <w:rPr>
                  <w:rFonts w:ascii="Times New Roman" w:eastAsia="Times New Roman" w:hAnsi="Times New Roman" w:cs="Times New Roman"/>
                  <w:b/>
                  <w:bCs/>
                  <w:kern w:val="0"/>
                  <w:sz w:val="20"/>
                  <w:szCs w:val="20"/>
                  <w14:ligatures w14:val="none"/>
                </w:rPr>
                <w:t>CA</w:t>
              </w:r>
            </w:ins>
          </w:p>
        </w:tc>
        <w:tc>
          <w:tcPr>
            <w:tcW w:w="694" w:type="dxa"/>
            <w:tcBorders>
              <w:top w:val="nil"/>
              <w:left w:val="nil"/>
              <w:bottom w:val="nil"/>
              <w:right w:val="single" w:sz="4" w:space="0" w:color="auto"/>
            </w:tcBorders>
            <w:vAlign w:val="center"/>
            <w:hideMark/>
            <w:tcPrChange w:id="609"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01E83BB2" w14:textId="77777777" w:rsidR="00390D4B" w:rsidRPr="00390D4B" w:rsidRDefault="00390D4B" w:rsidP="00390D4B">
            <w:pPr>
              <w:spacing w:after="0" w:line="240" w:lineRule="auto"/>
              <w:ind w:left="0" w:firstLine="0"/>
              <w:jc w:val="center"/>
              <w:rPr>
                <w:ins w:id="610" w:author="Cheick Traoré" w:date="2026-01-06T17:15:00Z" w16du:dateUtc="2026-01-06T17:15:00Z"/>
                <w:rFonts w:ascii="Times New Roman" w:eastAsia="Times New Roman" w:hAnsi="Times New Roman" w:cs="Times New Roman"/>
                <w:b/>
                <w:bCs/>
                <w:kern w:val="0"/>
                <w:sz w:val="20"/>
                <w:szCs w:val="20"/>
                <w14:ligatures w14:val="none"/>
              </w:rPr>
            </w:pPr>
            <w:ins w:id="611" w:author="Cheick Traoré" w:date="2026-01-06T17:15:00Z" w16du:dateUtc="2026-01-06T17:15:00Z">
              <w:r w:rsidRPr="00390D4B">
                <w:rPr>
                  <w:rFonts w:ascii="Times New Roman" w:eastAsia="Times New Roman" w:hAnsi="Times New Roman" w:cs="Times New Roman"/>
                  <w:b/>
                  <w:bCs/>
                  <w:kern w:val="0"/>
                  <w:sz w:val="20"/>
                  <w:szCs w:val="20"/>
                  <w14:ligatures w14:val="none"/>
                </w:rPr>
                <w:t>MVT</w:t>
              </w:r>
            </w:ins>
          </w:p>
        </w:tc>
        <w:tc>
          <w:tcPr>
            <w:tcW w:w="1798" w:type="dxa"/>
            <w:vMerge/>
            <w:tcBorders>
              <w:top w:val="single" w:sz="4" w:space="0" w:color="auto"/>
              <w:left w:val="single" w:sz="4" w:space="0" w:color="auto"/>
              <w:bottom w:val="single" w:sz="4" w:space="0" w:color="auto"/>
              <w:right w:val="single" w:sz="4" w:space="0" w:color="auto"/>
            </w:tcBorders>
            <w:vAlign w:val="center"/>
            <w:hideMark/>
            <w:tcPrChange w:id="612" w:author="Cheick Traoré" w:date="2026-01-07T19:32:00Z" w16du:dateUtc="2026-01-07T19:32:00Z">
              <w:tcPr>
                <w:tcW w:w="1798" w:type="dxa"/>
                <w:gridSpan w:val="2"/>
                <w:vMerge/>
                <w:tcBorders>
                  <w:top w:val="single" w:sz="4" w:space="0" w:color="auto"/>
                  <w:left w:val="single" w:sz="4" w:space="0" w:color="auto"/>
                  <w:bottom w:val="single" w:sz="4" w:space="0" w:color="auto"/>
                  <w:right w:val="single" w:sz="4" w:space="0" w:color="auto"/>
                </w:tcBorders>
                <w:vAlign w:val="center"/>
                <w:hideMark/>
              </w:tcPr>
            </w:tcPrChange>
          </w:tcPr>
          <w:p w14:paraId="4546CDA4" w14:textId="77777777" w:rsidR="00390D4B" w:rsidRPr="00390D4B" w:rsidRDefault="00390D4B" w:rsidP="00390D4B">
            <w:pPr>
              <w:spacing w:after="0" w:line="240" w:lineRule="auto"/>
              <w:ind w:left="0" w:firstLine="0"/>
              <w:jc w:val="left"/>
              <w:rPr>
                <w:ins w:id="613" w:author="Cheick Traoré" w:date="2026-01-06T17:15:00Z" w16du:dateUtc="2026-01-06T17:15:00Z"/>
                <w:rFonts w:ascii="Times New Roman" w:eastAsia="Times New Roman" w:hAnsi="Times New Roman" w:cs="Times New Roman"/>
                <w:b/>
                <w:bCs/>
                <w:kern w:val="0"/>
                <w:sz w:val="20"/>
                <w:szCs w:val="20"/>
                <w14:ligatures w14:val="none"/>
              </w:rPr>
            </w:pPr>
          </w:p>
        </w:tc>
      </w:tr>
      <w:tr w:rsidR="0067422D" w:rsidRPr="00390D4B" w14:paraId="08DB3F24" w14:textId="77777777" w:rsidTr="00A8506E">
        <w:tblPrEx>
          <w:tblW w:w="9286" w:type="dxa"/>
          <w:tblCellMar>
            <w:left w:w="70" w:type="dxa"/>
            <w:right w:w="70" w:type="dxa"/>
          </w:tblCellMar>
          <w:tblPrExChange w:id="614" w:author="Cheick Traoré" w:date="2026-01-07T19:32:00Z" w16du:dateUtc="2026-01-07T19:32:00Z">
            <w:tblPrEx>
              <w:tblW w:w="9286" w:type="dxa"/>
              <w:tblCellMar>
                <w:left w:w="70" w:type="dxa"/>
                <w:right w:w="70" w:type="dxa"/>
              </w:tblCellMar>
            </w:tblPrEx>
          </w:tblPrExChange>
        </w:tblPrEx>
        <w:trPr>
          <w:trHeight w:val="290"/>
          <w:ins w:id="615" w:author="Cheick Traoré" w:date="2026-01-06T17:15:00Z" w16du:dateUtc="2026-01-06T17:15:00Z"/>
          <w:trPrChange w:id="616" w:author="Cheick Traoré" w:date="2026-01-07T19:32:00Z" w16du:dateUtc="2026-01-07T19:32:00Z">
            <w:trPr>
              <w:gridAfter w:val="0"/>
              <w:trHeight w:val="290"/>
            </w:trPr>
          </w:trPrChange>
        </w:trPr>
        <w:tc>
          <w:tcPr>
            <w:tcW w:w="1952" w:type="dxa"/>
            <w:tcBorders>
              <w:top w:val="single" w:sz="4" w:space="0" w:color="auto"/>
              <w:left w:val="single" w:sz="4" w:space="0" w:color="auto"/>
              <w:bottom w:val="nil"/>
              <w:right w:val="single" w:sz="4" w:space="0" w:color="auto"/>
            </w:tcBorders>
            <w:vAlign w:val="center"/>
            <w:hideMark/>
            <w:tcPrChange w:id="617" w:author="Cheick Traoré" w:date="2026-01-07T19:32:00Z" w16du:dateUtc="2026-01-07T19:32:00Z">
              <w:tcPr>
                <w:tcW w:w="1952" w:type="dxa"/>
                <w:tcBorders>
                  <w:top w:val="single" w:sz="4" w:space="0" w:color="auto"/>
                  <w:left w:val="single" w:sz="4" w:space="0" w:color="auto"/>
                  <w:bottom w:val="nil"/>
                  <w:right w:val="single" w:sz="4" w:space="0" w:color="auto"/>
                </w:tcBorders>
                <w:vAlign w:val="center"/>
                <w:hideMark/>
              </w:tcPr>
            </w:tcPrChange>
          </w:tcPr>
          <w:p w14:paraId="23B69555" w14:textId="77777777" w:rsidR="00390D4B" w:rsidRPr="00390D4B" w:rsidRDefault="00390D4B" w:rsidP="00390D4B">
            <w:pPr>
              <w:spacing w:after="0" w:line="240" w:lineRule="auto"/>
              <w:ind w:left="0" w:firstLine="0"/>
              <w:jc w:val="left"/>
              <w:rPr>
                <w:ins w:id="618"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619" w:author="Cheick Traoré" w:date="2026-01-06T17:15:00Z" w16du:dateUtc="2026-01-06T17:15:00Z">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_cadrage</w:t>
              </w:r>
              <w:proofErr w:type="spellEnd"/>
            </w:ins>
          </w:p>
        </w:tc>
        <w:tc>
          <w:tcPr>
            <w:tcW w:w="2193" w:type="dxa"/>
            <w:tcBorders>
              <w:top w:val="single" w:sz="4" w:space="0" w:color="auto"/>
              <w:left w:val="nil"/>
              <w:bottom w:val="nil"/>
              <w:right w:val="single" w:sz="4" w:space="0" w:color="auto"/>
            </w:tcBorders>
            <w:vAlign w:val="center"/>
            <w:hideMark/>
            <w:tcPrChange w:id="620" w:author="Cheick Traoré" w:date="2026-01-07T19:32:00Z" w16du:dateUtc="2026-01-07T19:32:00Z">
              <w:tcPr>
                <w:tcW w:w="2193" w:type="dxa"/>
                <w:gridSpan w:val="2"/>
                <w:tcBorders>
                  <w:top w:val="single" w:sz="4" w:space="0" w:color="auto"/>
                  <w:left w:val="nil"/>
                  <w:bottom w:val="nil"/>
                  <w:right w:val="single" w:sz="4" w:space="0" w:color="auto"/>
                </w:tcBorders>
                <w:vAlign w:val="center"/>
                <w:hideMark/>
              </w:tcPr>
            </w:tcPrChange>
          </w:tcPr>
          <w:p w14:paraId="2E8B9B8C" w14:textId="77777777" w:rsidR="00390D4B" w:rsidRPr="00390D4B" w:rsidRDefault="00390D4B" w:rsidP="00390D4B">
            <w:pPr>
              <w:spacing w:after="0" w:line="240" w:lineRule="auto"/>
              <w:ind w:left="0" w:firstLine="0"/>
              <w:jc w:val="left"/>
              <w:rPr>
                <w:ins w:id="621" w:author="Cheick Traoré" w:date="2026-01-06T17:15:00Z" w16du:dateUtc="2026-01-06T17:15:00Z"/>
                <w:rFonts w:ascii="Times New Roman" w:eastAsia="Times New Roman" w:hAnsi="Times New Roman" w:cs="Times New Roman"/>
                <w:kern w:val="0"/>
                <w:sz w:val="20"/>
                <w:szCs w:val="20"/>
                <w14:ligatures w14:val="none"/>
              </w:rPr>
            </w:pPr>
            <w:ins w:id="622" w:author="Cheick Traoré" w:date="2026-01-06T17:15:00Z" w16du:dateUtc="2026-01-06T17:15:00Z">
              <w:r w:rsidRPr="00390D4B">
                <w:rPr>
                  <w:rFonts w:ascii="Times New Roman" w:eastAsia="Times New Roman" w:hAnsi="Times New Roman" w:cs="Times New Roman"/>
                  <w:kern w:val="0"/>
                  <w:sz w:val="20"/>
                  <w:szCs w:val="20"/>
                  <w14:ligatures w14:val="none"/>
                </w:rPr>
                <w:t xml:space="preserve">Identifiant du cadrage </w:t>
              </w:r>
            </w:ins>
          </w:p>
        </w:tc>
        <w:tc>
          <w:tcPr>
            <w:tcW w:w="678" w:type="dxa"/>
            <w:tcBorders>
              <w:top w:val="single" w:sz="4" w:space="0" w:color="auto"/>
              <w:left w:val="nil"/>
              <w:bottom w:val="nil"/>
              <w:right w:val="single" w:sz="4" w:space="0" w:color="auto"/>
            </w:tcBorders>
            <w:vAlign w:val="center"/>
            <w:hideMark/>
            <w:tcPrChange w:id="623" w:author="Cheick Traoré" w:date="2026-01-07T19:32:00Z" w16du:dateUtc="2026-01-07T19:32:00Z">
              <w:tcPr>
                <w:tcW w:w="678" w:type="dxa"/>
                <w:gridSpan w:val="2"/>
                <w:tcBorders>
                  <w:top w:val="single" w:sz="4" w:space="0" w:color="auto"/>
                  <w:left w:val="nil"/>
                  <w:bottom w:val="nil"/>
                  <w:right w:val="single" w:sz="4" w:space="0" w:color="auto"/>
                </w:tcBorders>
                <w:vAlign w:val="center"/>
                <w:hideMark/>
              </w:tcPr>
            </w:tcPrChange>
          </w:tcPr>
          <w:p w14:paraId="3CDB1025" w14:textId="77777777" w:rsidR="00390D4B" w:rsidRPr="00390D4B" w:rsidRDefault="00390D4B" w:rsidP="00390D4B">
            <w:pPr>
              <w:spacing w:after="0" w:line="240" w:lineRule="auto"/>
              <w:ind w:left="0" w:firstLine="0"/>
              <w:rPr>
                <w:ins w:id="624" w:author="Cheick Traoré" w:date="2026-01-06T17:15:00Z" w16du:dateUtc="2026-01-06T17:15:00Z"/>
                <w:rFonts w:ascii="Times New Roman" w:eastAsia="Times New Roman" w:hAnsi="Times New Roman" w:cs="Times New Roman"/>
                <w:kern w:val="0"/>
                <w:sz w:val="20"/>
                <w:szCs w:val="20"/>
                <w14:ligatures w14:val="none"/>
              </w:rPr>
            </w:pPr>
            <w:ins w:id="625"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single" w:sz="4" w:space="0" w:color="auto"/>
              <w:left w:val="nil"/>
              <w:bottom w:val="nil"/>
              <w:right w:val="single" w:sz="4" w:space="0" w:color="auto"/>
            </w:tcBorders>
            <w:vAlign w:val="center"/>
            <w:hideMark/>
            <w:tcPrChange w:id="626" w:author="Cheick Traoré" w:date="2026-01-07T19:32:00Z" w16du:dateUtc="2026-01-07T19:32:00Z">
              <w:tcPr>
                <w:tcW w:w="1304" w:type="dxa"/>
                <w:gridSpan w:val="2"/>
                <w:tcBorders>
                  <w:top w:val="single" w:sz="4" w:space="0" w:color="auto"/>
                  <w:left w:val="nil"/>
                  <w:bottom w:val="nil"/>
                  <w:right w:val="single" w:sz="4" w:space="0" w:color="auto"/>
                </w:tcBorders>
                <w:vAlign w:val="center"/>
                <w:hideMark/>
              </w:tcPr>
            </w:tcPrChange>
          </w:tcPr>
          <w:p w14:paraId="3B071D74" w14:textId="77777777" w:rsidR="00390D4B" w:rsidRPr="00390D4B" w:rsidRDefault="00390D4B" w:rsidP="00390D4B">
            <w:pPr>
              <w:spacing w:after="0" w:line="240" w:lineRule="auto"/>
              <w:ind w:left="0" w:firstLine="0"/>
              <w:rPr>
                <w:ins w:id="627" w:author="Cheick Traoré" w:date="2026-01-06T17:15:00Z" w16du:dateUtc="2026-01-06T17:15:00Z"/>
                <w:rFonts w:ascii="Times New Roman" w:eastAsia="Times New Roman" w:hAnsi="Times New Roman" w:cs="Times New Roman"/>
                <w:kern w:val="0"/>
                <w:sz w:val="20"/>
                <w:szCs w:val="20"/>
                <w14:ligatures w14:val="none"/>
              </w:rPr>
            </w:pPr>
            <w:ins w:id="628" w:author="Cheick Traoré" w:date="2026-01-06T17:15:00Z" w16du:dateUtc="2026-01-06T17:15:00Z">
              <w:r w:rsidRPr="00390D4B">
                <w:rPr>
                  <w:rFonts w:ascii="Times New Roman" w:eastAsia="Times New Roman" w:hAnsi="Times New Roman" w:cs="Times New Roman"/>
                  <w:kern w:val="0"/>
                  <w:sz w:val="20"/>
                  <w:szCs w:val="20"/>
                  <w14:ligatures w14:val="none"/>
                </w:rPr>
                <w:t>36</w:t>
              </w:r>
            </w:ins>
          </w:p>
        </w:tc>
        <w:tc>
          <w:tcPr>
            <w:tcW w:w="667" w:type="dxa"/>
            <w:tcBorders>
              <w:top w:val="single" w:sz="4" w:space="0" w:color="auto"/>
              <w:left w:val="nil"/>
              <w:bottom w:val="nil"/>
              <w:right w:val="single" w:sz="4" w:space="0" w:color="auto"/>
            </w:tcBorders>
            <w:vAlign w:val="center"/>
            <w:hideMark/>
            <w:tcPrChange w:id="629" w:author="Cheick Traoré" w:date="2026-01-07T19:32:00Z" w16du:dateUtc="2026-01-07T19:32:00Z">
              <w:tcPr>
                <w:tcW w:w="667" w:type="dxa"/>
                <w:gridSpan w:val="2"/>
                <w:tcBorders>
                  <w:top w:val="single" w:sz="4" w:space="0" w:color="auto"/>
                  <w:left w:val="nil"/>
                  <w:bottom w:val="nil"/>
                  <w:right w:val="single" w:sz="4" w:space="0" w:color="auto"/>
                </w:tcBorders>
                <w:vAlign w:val="center"/>
                <w:hideMark/>
              </w:tcPr>
            </w:tcPrChange>
          </w:tcPr>
          <w:p w14:paraId="1B01C5F5" w14:textId="77777777" w:rsidR="00390D4B" w:rsidRPr="00390D4B" w:rsidRDefault="00390D4B" w:rsidP="00390D4B">
            <w:pPr>
              <w:spacing w:after="0" w:line="240" w:lineRule="auto"/>
              <w:ind w:left="0" w:firstLine="0"/>
              <w:rPr>
                <w:ins w:id="630" w:author="Cheick Traoré" w:date="2026-01-06T17:15:00Z" w16du:dateUtc="2026-01-06T17:15:00Z"/>
                <w:rFonts w:ascii="Times New Roman" w:eastAsia="Times New Roman" w:hAnsi="Times New Roman" w:cs="Times New Roman"/>
                <w:kern w:val="0"/>
                <w:sz w:val="20"/>
                <w:szCs w:val="20"/>
                <w14:ligatures w14:val="none"/>
              </w:rPr>
            </w:pPr>
            <w:ins w:id="631" w:author="Cheick Traoré" w:date="2026-01-06T17:15:00Z" w16du:dateUtc="2026-01-06T17:15:00Z">
              <w:r w:rsidRPr="00390D4B">
                <w:rPr>
                  <w:rFonts w:ascii="Times New Roman" w:eastAsia="Times New Roman" w:hAnsi="Times New Roman" w:cs="Times New Roman"/>
                  <w:kern w:val="0"/>
                  <w:sz w:val="20"/>
                  <w:szCs w:val="20"/>
                  <w14:ligatures w14:val="none"/>
                </w:rPr>
                <w:t xml:space="preserve"> E</w:t>
              </w:r>
            </w:ins>
          </w:p>
        </w:tc>
        <w:tc>
          <w:tcPr>
            <w:tcW w:w="694" w:type="dxa"/>
            <w:tcBorders>
              <w:top w:val="single" w:sz="4" w:space="0" w:color="auto"/>
              <w:left w:val="nil"/>
              <w:bottom w:val="nil"/>
              <w:right w:val="single" w:sz="4" w:space="0" w:color="auto"/>
            </w:tcBorders>
            <w:vAlign w:val="center"/>
            <w:hideMark/>
            <w:tcPrChange w:id="632" w:author="Cheick Traoré" w:date="2026-01-07T19:32:00Z" w16du:dateUtc="2026-01-07T19:32:00Z">
              <w:tcPr>
                <w:tcW w:w="693" w:type="dxa"/>
                <w:gridSpan w:val="2"/>
                <w:tcBorders>
                  <w:top w:val="single" w:sz="4" w:space="0" w:color="auto"/>
                  <w:left w:val="nil"/>
                  <w:bottom w:val="nil"/>
                  <w:right w:val="single" w:sz="4" w:space="0" w:color="auto"/>
                </w:tcBorders>
                <w:vAlign w:val="center"/>
                <w:hideMark/>
              </w:tcPr>
            </w:tcPrChange>
          </w:tcPr>
          <w:p w14:paraId="2E14012D" w14:textId="77777777" w:rsidR="00390D4B" w:rsidRPr="00390D4B" w:rsidRDefault="00390D4B" w:rsidP="00390D4B">
            <w:pPr>
              <w:spacing w:after="0" w:line="240" w:lineRule="auto"/>
              <w:ind w:left="0" w:firstLine="0"/>
              <w:rPr>
                <w:ins w:id="633" w:author="Cheick Traoré" w:date="2026-01-06T17:15:00Z" w16du:dateUtc="2026-01-06T17:15:00Z"/>
                <w:rFonts w:ascii="Times New Roman" w:eastAsia="Times New Roman" w:hAnsi="Times New Roman" w:cs="Times New Roman"/>
                <w:kern w:val="0"/>
                <w:sz w:val="20"/>
                <w:szCs w:val="20"/>
                <w14:ligatures w14:val="none"/>
              </w:rPr>
            </w:pPr>
            <w:ins w:id="634"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single" w:sz="4" w:space="0" w:color="auto"/>
              <w:left w:val="nil"/>
              <w:bottom w:val="nil"/>
              <w:right w:val="single" w:sz="4" w:space="0" w:color="auto"/>
            </w:tcBorders>
            <w:vAlign w:val="center"/>
            <w:hideMark/>
            <w:tcPrChange w:id="635" w:author="Cheick Traoré" w:date="2026-01-07T19:32:00Z" w16du:dateUtc="2026-01-07T19:32:00Z">
              <w:tcPr>
                <w:tcW w:w="1798" w:type="dxa"/>
                <w:gridSpan w:val="2"/>
                <w:tcBorders>
                  <w:top w:val="single" w:sz="4" w:space="0" w:color="auto"/>
                  <w:left w:val="nil"/>
                  <w:bottom w:val="nil"/>
                  <w:right w:val="single" w:sz="4" w:space="0" w:color="auto"/>
                </w:tcBorders>
                <w:vAlign w:val="center"/>
                <w:hideMark/>
              </w:tcPr>
            </w:tcPrChange>
          </w:tcPr>
          <w:p w14:paraId="507DE587" w14:textId="77777777" w:rsidR="00390D4B" w:rsidRPr="00390D4B" w:rsidRDefault="00390D4B" w:rsidP="00390D4B">
            <w:pPr>
              <w:spacing w:after="0" w:line="240" w:lineRule="auto"/>
              <w:ind w:left="0" w:firstLine="0"/>
              <w:rPr>
                <w:ins w:id="636" w:author="Cheick Traoré" w:date="2026-01-06T17:15:00Z" w16du:dateUtc="2026-01-06T17:15:00Z"/>
                <w:rFonts w:ascii="Times New Roman" w:eastAsia="Times New Roman" w:hAnsi="Times New Roman" w:cs="Times New Roman"/>
                <w:kern w:val="0"/>
                <w:sz w:val="20"/>
                <w:szCs w:val="20"/>
                <w14:ligatures w14:val="none"/>
              </w:rPr>
            </w:pPr>
            <w:ins w:id="637" w:author="Cheick Traoré" w:date="2026-01-06T17:15:00Z" w16du:dateUtc="2026-01-06T17:15:00Z">
              <w:r w:rsidRPr="00390D4B">
                <w:rPr>
                  <w:rFonts w:ascii="Times New Roman" w:eastAsia="Times New Roman" w:hAnsi="Times New Roman" w:cs="Times New Roman"/>
                  <w:kern w:val="0"/>
                  <w:sz w:val="20"/>
                  <w:szCs w:val="20"/>
                  <w14:ligatures w14:val="none"/>
                </w:rPr>
                <w:t xml:space="preserve">ID </w:t>
              </w:r>
            </w:ins>
          </w:p>
        </w:tc>
      </w:tr>
      <w:tr w:rsidR="0067422D" w:rsidRPr="00390D4B" w14:paraId="29134C7E" w14:textId="77777777" w:rsidTr="00A8506E">
        <w:tblPrEx>
          <w:tblW w:w="9286" w:type="dxa"/>
          <w:tblCellMar>
            <w:left w:w="70" w:type="dxa"/>
            <w:right w:w="70" w:type="dxa"/>
          </w:tblCellMar>
          <w:tblPrExChange w:id="638" w:author="Cheick Traoré" w:date="2026-01-07T19:32:00Z" w16du:dateUtc="2026-01-07T19:32:00Z">
            <w:tblPrEx>
              <w:tblW w:w="9286" w:type="dxa"/>
              <w:tblCellMar>
                <w:left w:w="70" w:type="dxa"/>
                <w:right w:w="70" w:type="dxa"/>
              </w:tblCellMar>
            </w:tblPrEx>
          </w:tblPrExChange>
        </w:tblPrEx>
        <w:trPr>
          <w:trHeight w:val="290"/>
          <w:ins w:id="639" w:author="Cheick Traoré" w:date="2026-01-06T17:15:00Z" w16du:dateUtc="2026-01-06T17:15:00Z"/>
          <w:trPrChange w:id="640" w:author="Cheick Traoré" w:date="2026-01-07T19:32:00Z" w16du:dateUtc="2026-01-07T19:32:00Z">
            <w:trPr>
              <w:gridAfter w:val="0"/>
              <w:trHeight w:val="290"/>
            </w:trPr>
          </w:trPrChange>
        </w:trPr>
        <w:tc>
          <w:tcPr>
            <w:tcW w:w="1952" w:type="dxa"/>
            <w:tcBorders>
              <w:top w:val="nil"/>
              <w:left w:val="single" w:sz="4" w:space="0" w:color="auto"/>
              <w:bottom w:val="nil"/>
              <w:right w:val="single" w:sz="4" w:space="0" w:color="auto"/>
            </w:tcBorders>
            <w:vAlign w:val="center"/>
            <w:hideMark/>
            <w:tcPrChange w:id="641" w:author="Cheick Traoré" w:date="2026-01-07T19:32:00Z" w16du:dateUtc="2026-01-07T19:32:00Z">
              <w:tcPr>
                <w:tcW w:w="1952" w:type="dxa"/>
                <w:tcBorders>
                  <w:top w:val="nil"/>
                  <w:left w:val="single" w:sz="4" w:space="0" w:color="auto"/>
                  <w:bottom w:val="nil"/>
                  <w:right w:val="single" w:sz="4" w:space="0" w:color="auto"/>
                </w:tcBorders>
                <w:vAlign w:val="center"/>
                <w:hideMark/>
              </w:tcPr>
            </w:tcPrChange>
          </w:tcPr>
          <w:p w14:paraId="5E120C69" w14:textId="77777777" w:rsidR="00390D4B" w:rsidRPr="00390D4B" w:rsidRDefault="00390D4B" w:rsidP="00390D4B">
            <w:pPr>
              <w:spacing w:after="0" w:line="240" w:lineRule="auto"/>
              <w:ind w:left="0" w:firstLine="0"/>
              <w:jc w:val="left"/>
              <w:rPr>
                <w:ins w:id="642"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643" w:author="Cheick Traoré" w:date="2026-01-06T17:15:00Z" w16du:dateUtc="2026-01-06T17:15:00Z">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_cadrage</w:t>
              </w:r>
              <w:proofErr w:type="spellEnd"/>
            </w:ins>
          </w:p>
        </w:tc>
        <w:tc>
          <w:tcPr>
            <w:tcW w:w="2193" w:type="dxa"/>
            <w:tcBorders>
              <w:top w:val="nil"/>
              <w:left w:val="nil"/>
              <w:bottom w:val="nil"/>
              <w:right w:val="single" w:sz="4" w:space="0" w:color="auto"/>
            </w:tcBorders>
            <w:vAlign w:val="center"/>
            <w:hideMark/>
            <w:tcPrChange w:id="644" w:author="Cheick Traoré" w:date="2026-01-07T19:32:00Z" w16du:dateUtc="2026-01-07T19:32:00Z">
              <w:tcPr>
                <w:tcW w:w="2193" w:type="dxa"/>
                <w:gridSpan w:val="2"/>
                <w:tcBorders>
                  <w:top w:val="nil"/>
                  <w:left w:val="nil"/>
                  <w:bottom w:val="nil"/>
                  <w:right w:val="single" w:sz="4" w:space="0" w:color="auto"/>
                </w:tcBorders>
                <w:vAlign w:val="center"/>
                <w:hideMark/>
              </w:tcPr>
            </w:tcPrChange>
          </w:tcPr>
          <w:p w14:paraId="75730B28" w14:textId="77777777" w:rsidR="00390D4B" w:rsidRPr="00390D4B" w:rsidRDefault="00390D4B" w:rsidP="00390D4B">
            <w:pPr>
              <w:spacing w:after="0" w:line="240" w:lineRule="auto"/>
              <w:ind w:left="0" w:firstLine="0"/>
              <w:jc w:val="left"/>
              <w:rPr>
                <w:ins w:id="645" w:author="Cheick Traoré" w:date="2026-01-06T17:15:00Z" w16du:dateUtc="2026-01-06T17:15:00Z"/>
                <w:rFonts w:ascii="Times New Roman" w:eastAsia="Times New Roman" w:hAnsi="Times New Roman" w:cs="Times New Roman"/>
                <w:kern w:val="0"/>
                <w:sz w:val="20"/>
                <w:szCs w:val="20"/>
                <w14:ligatures w14:val="none"/>
              </w:rPr>
            </w:pPr>
            <w:ins w:id="646" w:author="Cheick Traoré" w:date="2026-01-06T17:15:00Z" w16du:dateUtc="2026-01-06T17:15:00Z">
              <w:r w:rsidRPr="00390D4B">
                <w:rPr>
                  <w:rFonts w:ascii="Times New Roman" w:eastAsia="Times New Roman" w:hAnsi="Times New Roman" w:cs="Times New Roman"/>
                  <w:kern w:val="0"/>
                  <w:sz w:val="20"/>
                  <w:szCs w:val="20"/>
                  <w14:ligatures w14:val="none"/>
                </w:rPr>
                <w:t>Code du Cadrage</w:t>
              </w:r>
            </w:ins>
          </w:p>
        </w:tc>
        <w:tc>
          <w:tcPr>
            <w:tcW w:w="678" w:type="dxa"/>
            <w:tcBorders>
              <w:top w:val="nil"/>
              <w:left w:val="nil"/>
              <w:bottom w:val="nil"/>
              <w:right w:val="single" w:sz="4" w:space="0" w:color="auto"/>
            </w:tcBorders>
            <w:vAlign w:val="center"/>
            <w:hideMark/>
            <w:tcPrChange w:id="647" w:author="Cheick Traoré" w:date="2026-01-07T19:32:00Z" w16du:dateUtc="2026-01-07T19:32:00Z">
              <w:tcPr>
                <w:tcW w:w="678" w:type="dxa"/>
                <w:gridSpan w:val="2"/>
                <w:tcBorders>
                  <w:top w:val="nil"/>
                  <w:left w:val="nil"/>
                  <w:bottom w:val="nil"/>
                  <w:right w:val="single" w:sz="4" w:space="0" w:color="auto"/>
                </w:tcBorders>
                <w:vAlign w:val="center"/>
                <w:hideMark/>
              </w:tcPr>
            </w:tcPrChange>
          </w:tcPr>
          <w:p w14:paraId="597FF6C4" w14:textId="77777777" w:rsidR="00390D4B" w:rsidRPr="00390D4B" w:rsidRDefault="00390D4B" w:rsidP="00390D4B">
            <w:pPr>
              <w:spacing w:after="0" w:line="240" w:lineRule="auto"/>
              <w:ind w:left="0" w:firstLine="0"/>
              <w:rPr>
                <w:ins w:id="648" w:author="Cheick Traoré" w:date="2026-01-06T17:15:00Z" w16du:dateUtc="2026-01-06T17:15:00Z"/>
                <w:rFonts w:ascii="Times New Roman" w:eastAsia="Times New Roman" w:hAnsi="Times New Roman" w:cs="Times New Roman"/>
                <w:kern w:val="0"/>
                <w:sz w:val="20"/>
                <w:szCs w:val="20"/>
                <w14:ligatures w14:val="none"/>
              </w:rPr>
            </w:pPr>
            <w:ins w:id="649"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hideMark/>
            <w:tcPrChange w:id="650" w:author="Cheick Traoré" w:date="2026-01-07T19:32:00Z" w16du:dateUtc="2026-01-07T19:32:00Z">
              <w:tcPr>
                <w:tcW w:w="1304" w:type="dxa"/>
                <w:gridSpan w:val="2"/>
                <w:tcBorders>
                  <w:top w:val="nil"/>
                  <w:left w:val="nil"/>
                  <w:bottom w:val="nil"/>
                  <w:right w:val="single" w:sz="4" w:space="0" w:color="auto"/>
                </w:tcBorders>
                <w:vAlign w:val="center"/>
                <w:hideMark/>
              </w:tcPr>
            </w:tcPrChange>
          </w:tcPr>
          <w:p w14:paraId="1D2A9326" w14:textId="77777777" w:rsidR="00390D4B" w:rsidRPr="00390D4B" w:rsidRDefault="00390D4B" w:rsidP="00390D4B">
            <w:pPr>
              <w:spacing w:after="0" w:line="240" w:lineRule="auto"/>
              <w:ind w:left="0" w:firstLine="0"/>
              <w:rPr>
                <w:ins w:id="651" w:author="Cheick Traoré" w:date="2026-01-06T17:15:00Z" w16du:dateUtc="2026-01-06T17:15:00Z"/>
                <w:rFonts w:ascii="Times New Roman" w:eastAsia="Times New Roman" w:hAnsi="Times New Roman" w:cs="Times New Roman"/>
                <w:kern w:val="0"/>
                <w:sz w:val="20"/>
                <w:szCs w:val="20"/>
                <w14:ligatures w14:val="none"/>
              </w:rPr>
            </w:pPr>
            <w:ins w:id="652" w:author="Cheick Traoré" w:date="2026-01-06T17:15:00Z" w16du:dateUtc="2026-01-06T17:15:00Z">
              <w:r w:rsidRPr="00390D4B">
                <w:rPr>
                  <w:rFonts w:ascii="Times New Roman" w:eastAsia="Times New Roman" w:hAnsi="Times New Roman" w:cs="Times New Roman"/>
                  <w:kern w:val="0"/>
                  <w:sz w:val="20"/>
                  <w:szCs w:val="20"/>
                  <w14:ligatures w14:val="none"/>
                </w:rPr>
                <w:t>6</w:t>
              </w:r>
            </w:ins>
          </w:p>
        </w:tc>
        <w:tc>
          <w:tcPr>
            <w:tcW w:w="667" w:type="dxa"/>
            <w:tcBorders>
              <w:top w:val="nil"/>
              <w:left w:val="nil"/>
              <w:bottom w:val="nil"/>
              <w:right w:val="single" w:sz="4" w:space="0" w:color="auto"/>
            </w:tcBorders>
            <w:vAlign w:val="center"/>
            <w:hideMark/>
            <w:tcPrChange w:id="653"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055BD966" w14:textId="77777777" w:rsidR="00390D4B" w:rsidRPr="00390D4B" w:rsidRDefault="00390D4B" w:rsidP="00390D4B">
            <w:pPr>
              <w:spacing w:after="0" w:line="240" w:lineRule="auto"/>
              <w:ind w:left="0" w:firstLine="0"/>
              <w:rPr>
                <w:ins w:id="654" w:author="Cheick Traoré" w:date="2026-01-06T17:15:00Z" w16du:dateUtc="2026-01-06T17:15:00Z"/>
                <w:rFonts w:ascii="Times New Roman" w:eastAsia="Times New Roman" w:hAnsi="Times New Roman" w:cs="Times New Roman"/>
                <w:kern w:val="0"/>
                <w:sz w:val="20"/>
                <w:szCs w:val="20"/>
                <w14:ligatures w14:val="none"/>
              </w:rPr>
            </w:pPr>
            <w:ins w:id="655"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hideMark/>
            <w:tcPrChange w:id="656"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2FAFC133" w14:textId="77777777" w:rsidR="00390D4B" w:rsidRPr="00390D4B" w:rsidRDefault="00390D4B" w:rsidP="00390D4B">
            <w:pPr>
              <w:spacing w:after="0" w:line="240" w:lineRule="auto"/>
              <w:ind w:left="0" w:firstLine="0"/>
              <w:rPr>
                <w:ins w:id="657" w:author="Cheick Traoré" w:date="2026-01-06T17:15:00Z" w16du:dateUtc="2026-01-06T17:15:00Z"/>
                <w:rFonts w:ascii="Times New Roman" w:eastAsia="Times New Roman" w:hAnsi="Times New Roman" w:cs="Times New Roman"/>
                <w:kern w:val="0"/>
                <w:sz w:val="20"/>
                <w:szCs w:val="20"/>
                <w14:ligatures w14:val="none"/>
              </w:rPr>
            </w:pPr>
            <w:ins w:id="658"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nil"/>
              <w:right w:val="single" w:sz="4" w:space="0" w:color="auto"/>
            </w:tcBorders>
            <w:vAlign w:val="center"/>
            <w:hideMark/>
            <w:tcPrChange w:id="659" w:author="Cheick Traoré" w:date="2026-01-07T19:32:00Z" w16du:dateUtc="2026-01-07T19:32:00Z">
              <w:tcPr>
                <w:tcW w:w="1798" w:type="dxa"/>
                <w:gridSpan w:val="2"/>
                <w:tcBorders>
                  <w:top w:val="nil"/>
                  <w:left w:val="nil"/>
                  <w:bottom w:val="nil"/>
                  <w:right w:val="single" w:sz="4" w:space="0" w:color="auto"/>
                </w:tcBorders>
                <w:vAlign w:val="center"/>
                <w:hideMark/>
              </w:tcPr>
            </w:tcPrChange>
          </w:tcPr>
          <w:p w14:paraId="04937C46" w14:textId="77777777" w:rsidR="00390D4B" w:rsidRPr="00390D4B" w:rsidRDefault="00390D4B" w:rsidP="00390D4B">
            <w:pPr>
              <w:spacing w:after="0" w:line="240" w:lineRule="auto"/>
              <w:ind w:left="0" w:firstLine="0"/>
              <w:rPr>
                <w:ins w:id="660" w:author="Cheick Traoré" w:date="2026-01-06T17:15:00Z" w16du:dateUtc="2026-01-06T17:15:00Z"/>
                <w:rFonts w:ascii="Times New Roman" w:eastAsia="Times New Roman" w:hAnsi="Times New Roman" w:cs="Times New Roman"/>
                <w:kern w:val="0"/>
                <w:sz w:val="20"/>
                <w:szCs w:val="20"/>
                <w14:ligatures w14:val="none"/>
              </w:rPr>
            </w:pPr>
            <w:ins w:id="661"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A5441" w:rsidRPr="00390D4B" w14:paraId="16809DCE" w14:textId="77777777" w:rsidTr="00A8506E">
        <w:tblPrEx>
          <w:tblW w:w="9286" w:type="dxa"/>
          <w:tblCellMar>
            <w:left w:w="70" w:type="dxa"/>
            <w:right w:w="70" w:type="dxa"/>
          </w:tblCellMar>
          <w:tblPrExChange w:id="662" w:author="Cheick Traoré" w:date="2026-01-07T19:32:00Z" w16du:dateUtc="2026-01-07T19:32:00Z">
            <w:tblPrEx>
              <w:tblW w:w="9393" w:type="dxa"/>
              <w:tblCellMar>
                <w:left w:w="70" w:type="dxa"/>
                <w:right w:w="70" w:type="dxa"/>
              </w:tblCellMar>
            </w:tblPrEx>
          </w:tblPrExChange>
        </w:tblPrEx>
        <w:trPr>
          <w:trHeight w:val="534"/>
          <w:ins w:id="663" w:author="Cheick Traoré" w:date="2026-01-06T17:15:00Z" w16du:dateUtc="2026-01-06T17:15:00Z"/>
          <w:trPrChange w:id="664" w:author="Cheick Traoré" w:date="2026-01-07T19:32:00Z" w16du:dateUtc="2026-01-07T19:32:00Z">
            <w:trPr>
              <w:gridAfter w:val="0"/>
              <w:trHeight w:val="531"/>
            </w:trPr>
          </w:trPrChange>
        </w:trPr>
        <w:tc>
          <w:tcPr>
            <w:tcW w:w="1952" w:type="dxa"/>
            <w:tcBorders>
              <w:top w:val="nil"/>
              <w:left w:val="single" w:sz="4" w:space="0" w:color="auto"/>
              <w:bottom w:val="single" w:sz="4" w:space="0" w:color="auto"/>
              <w:right w:val="single" w:sz="4" w:space="0" w:color="auto"/>
            </w:tcBorders>
            <w:vAlign w:val="center"/>
            <w:hideMark/>
            <w:tcPrChange w:id="665" w:author="Cheick Traoré" w:date="2026-01-07T19:32:00Z" w16du:dateUtc="2026-01-07T19:32:00Z">
              <w:tcPr>
                <w:tcW w:w="1987" w:type="dxa"/>
                <w:gridSpan w:val="2"/>
                <w:tcBorders>
                  <w:top w:val="nil"/>
                  <w:left w:val="single" w:sz="4" w:space="0" w:color="auto"/>
                  <w:bottom w:val="single" w:sz="4" w:space="0" w:color="auto"/>
                  <w:right w:val="single" w:sz="4" w:space="0" w:color="auto"/>
                </w:tcBorders>
                <w:vAlign w:val="center"/>
                <w:hideMark/>
              </w:tcPr>
            </w:tcPrChange>
          </w:tcPr>
          <w:p w14:paraId="646A470D" w14:textId="77777777" w:rsidR="00390D4B" w:rsidRPr="00390D4B" w:rsidRDefault="00390D4B" w:rsidP="00390D4B">
            <w:pPr>
              <w:spacing w:after="0" w:line="240" w:lineRule="auto"/>
              <w:ind w:left="0" w:firstLine="0"/>
              <w:jc w:val="left"/>
              <w:rPr>
                <w:ins w:id="666"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667"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_cadrage</w:t>
              </w:r>
              <w:proofErr w:type="spellEnd"/>
            </w:ins>
          </w:p>
        </w:tc>
        <w:tc>
          <w:tcPr>
            <w:tcW w:w="2193" w:type="dxa"/>
            <w:tcBorders>
              <w:top w:val="nil"/>
              <w:left w:val="nil"/>
              <w:bottom w:val="single" w:sz="4" w:space="0" w:color="auto"/>
              <w:right w:val="single" w:sz="4" w:space="0" w:color="auto"/>
            </w:tcBorders>
            <w:vAlign w:val="center"/>
            <w:hideMark/>
            <w:tcPrChange w:id="668" w:author="Cheick Traoré" w:date="2026-01-07T19:32:00Z" w16du:dateUtc="2026-01-07T19:32:00Z">
              <w:tcPr>
                <w:tcW w:w="2232" w:type="dxa"/>
                <w:gridSpan w:val="2"/>
                <w:tcBorders>
                  <w:top w:val="nil"/>
                  <w:left w:val="nil"/>
                  <w:bottom w:val="single" w:sz="4" w:space="0" w:color="auto"/>
                  <w:right w:val="single" w:sz="4" w:space="0" w:color="auto"/>
                </w:tcBorders>
                <w:vAlign w:val="center"/>
                <w:hideMark/>
              </w:tcPr>
            </w:tcPrChange>
          </w:tcPr>
          <w:p w14:paraId="5C34B049" w14:textId="77777777" w:rsidR="00390D4B" w:rsidRPr="00390D4B" w:rsidRDefault="00390D4B" w:rsidP="00390D4B">
            <w:pPr>
              <w:spacing w:after="0" w:line="240" w:lineRule="auto"/>
              <w:ind w:left="0" w:firstLine="0"/>
              <w:jc w:val="left"/>
              <w:rPr>
                <w:ins w:id="669" w:author="Cheick Traoré" w:date="2026-01-06T17:15:00Z" w16du:dateUtc="2026-01-06T17:15:00Z"/>
                <w:rFonts w:ascii="Times New Roman" w:eastAsia="Times New Roman" w:hAnsi="Times New Roman" w:cs="Times New Roman"/>
                <w:kern w:val="0"/>
                <w:sz w:val="20"/>
                <w:szCs w:val="20"/>
                <w14:ligatures w14:val="none"/>
              </w:rPr>
            </w:pPr>
            <w:ins w:id="670" w:author="Cheick Traoré" w:date="2026-01-06T17:15:00Z" w16du:dateUtc="2026-01-06T17:15:00Z">
              <w:r w:rsidRPr="00390D4B">
                <w:rPr>
                  <w:rFonts w:ascii="Times New Roman" w:eastAsia="Times New Roman" w:hAnsi="Times New Roman" w:cs="Times New Roman"/>
                  <w:kern w:val="0"/>
                  <w:sz w:val="20"/>
                  <w:szCs w:val="20"/>
                  <w14:ligatures w14:val="none"/>
                </w:rPr>
                <w:t>Libelle du Cadrage</w:t>
              </w:r>
            </w:ins>
          </w:p>
        </w:tc>
        <w:tc>
          <w:tcPr>
            <w:tcW w:w="678" w:type="dxa"/>
            <w:tcBorders>
              <w:top w:val="nil"/>
              <w:left w:val="nil"/>
              <w:bottom w:val="single" w:sz="4" w:space="0" w:color="auto"/>
              <w:right w:val="single" w:sz="4" w:space="0" w:color="auto"/>
            </w:tcBorders>
            <w:vAlign w:val="center"/>
            <w:hideMark/>
            <w:tcPrChange w:id="671" w:author="Cheick Traoré" w:date="2026-01-07T19:32:00Z" w16du:dateUtc="2026-01-07T19:32:00Z">
              <w:tcPr>
                <w:tcW w:w="690" w:type="dxa"/>
                <w:gridSpan w:val="2"/>
                <w:tcBorders>
                  <w:top w:val="nil"/>
                  <w:left w:val="nil"/>
                  <w:bottom w:val="single" w:sz="4" w:space="0" w:color="auto"/>
                  <w:right w:val="single" w:sz="4" w:space="0" w:color="auto"/>
                </w:tcBorders>
                <w:vAlign w:val="center"/>
                <w:hideMark/>
              </w:tcPr>
            </w:tcPrChange>
          </w:tcPr>
          <w:p w14:paraId="6C5BD64E" w14:textId="77777777" w:rsidR="00390D4B" w:rsidRPr="00390D4B" w:rsidRDefault="00390D4B" w:rsidP="00390D4B">
            <w:pPr>
              <w:spacing w:after="0" w:line="240" w:lineRule="auto"/>
              <w:ind w:left="0" w:firstLine="0"/>
              <w:rPr>
                <w:ins w:id="672" w:author="Cheick Traoré" w:date="2026-01-06T17:15:00Z" w16du:dateUtc="2026-01-06T17:15:00Z"/>
                <w:rFonts w:ascii="Times New Roman" w:eastAsia="Times New Roman" w:hAnsi="Times New Roman" w:cs="Times New Roman"/>
                <w:kern w:val="0"/>
                <w:sz w:val="20"/>
                <w:szCs w:val="20"/>
                <w14:ligatures w14:val="none"/>
              </w:rPr>
            </w:pPr>
            <w:ins w:id="673"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single" w:sz="4" w:space="0" w:color="auto"/>
              <w:right w:val="single" w:sz="4" w:space="0" w:color="auto"/>
            </w:tcBorders>
            <w:vAlign w:val="center"/>
            <w:hideMark/>
            <w:tcPrChange w:id="674" w:author="Cheick Traoré" w:date="2026-01-07T19:32:00Z" w16du:dateUtc="2026-01-07T19:32:00Z">
              <w:tcPr>
                <w:tcW w:w="1327" w:type="dxa"/>
                <w:gridSpan w:val="2"/>
                <w:tcBorders>
                  <w:top w:val="nil"/>
                  <w:left w:val="nil"/>
                  <w:bottom w:val="single" w:sz="4" w:space="0" w:color="auto"/>
                  <w:right w:val="single" w:sz="4" w:space="0" w:color="auto"/>
                </w:tcBorders>
                <w:vAlign w:val="center"/>
                <w:hideMark/>
              </w:tcPr>
            </w:tcPrChange>
          </w:tcPr>
          <w:p w14:paraId="1A395CDC" w14:textId="77777777" w:rsidR="00390D4B" w:rsidRPr="00390D4B" w:rsidRDefault="00390D4B" w:rsidP="00390D4B">
            <w:pPr>
              <w:spacing w:after="0" w:line="240" w:lineRule="auto"/>
              <w:ind w:left="0" w:firstLine="0"/>
              <w:rPr>
                <w:ins w:id="675" w:author="Cheick Traoré" w:date="2026-01-06T17:15:00Z" w16du:dateUtc="2026-01-06T17:15:00Z"/>
                <w:rFonts w:ascii="Times New Roman" w:eastAsia="Times New Roman" w:hAnsi="Times New Roman" w:cs="Times New Roman"/>
                <w:kern w:val="0"/>
                <w:sz w:val="20"/>
                <w:szCs w:val="20"/>
                <w14:ligatures w14:val="none"/>
              </w:rPr>
            </w:pPr>
            <w:ins w:id="676" w:author="Cheick Traoré" w:date="2026-01-06T17:15:00Z" w16du:dateUtc="2026-01-06T17:15:00Z">
              <w:r w:rsidRPr="00390D4B">
                <w:rPr>
                  <w:rFonts w:ascii="Times New Roman" w:eastAsia="Times New Roman" w:hAnsi="Times New Roman" w:cs="Times New Roman"/>
                  <w:kern w:val="0"/>
                  <w:sz w:val="20"/>
                  <w:szCs w:val="20"/>
                  <w14:ligatures w14:val="none"/>
                </w:rPr>
                <w:t>255</w:t>
              </w:r>
            </w:ins>
          </w:p>
        </w:tc>
        <w:tc>
          <w:tcPr>
            <w:tcW w:w="667" w:type="dxa"/>
            <w:tcBorders>
              <w:top w:val="nil"/>
              <w:left w:val="nil"/>
              <w:bottom w:val="single" w:sz="4" w:space="0" w:color="auto"/>
              <w:right w:val="single" w:sz="4" w:space="0" w:color="auto"/>
            </w:tcBorders>
            <w:vAlign w:val="center"/>
            <w:hideMark/>
            <w:tcPrChange w:id="677" w:author="Cheick Traoré" w:date="2026-01-07T19:32:00Z" w16du:dateUtc="2026-01-07T19:32:00Z">
              <w:tcPr>
                <w:tcW w:w="679" w:type="dxa"/>
                <w:gridSpan w:val="2"/>
                <w:tcBorders>
                  <w:top w:val="nil"/>
                  <w:left w:val="nil"/>
                  <w:bottom w:val="single" w:sz="4" w:space="0" w:color="auto"/>
                  <w:right w:val="single" w:sz="4" w:space="0" w:color="auto"/>
                </w:tcBorders>
                <w:vAlign w:val="center"/>
                <w:hideMark/>
              </w:tcPr>
            </w:tcPrChange>
          </w:tcPr>
          <w:p w14:paraId="25AC1467" w14:textId="77777777" w:rsidR="00390D4B" w:rsidRPr="00390D4B" w:rsidRDefault="00390D4B" w:rsidP="00390D4B">
            <w:pPr>
              <w:spacing w:after="0" w:line="240" w:lineRule="auto"/>
              <w:ind w:left="0" w:firstLine="0"/>
              <w:rPr>
                <w:ins w:id="678" w:author="Cheick Traoré" w:date="2026-01-06T17:15:00Z" w16du:dateUtc="2026-01-06T17:15:00Z"/>
                <w:rFonts w:ascii="Times New Roman" w:eastAsia="Times New Roman" w:hAnsi="Times New Roman" w:cs="Times New Roman"/>
                <w:kern w:val="0"/>
                <w:sz w:val="20"/>
                <w:szCs w:val="20"/>
                <w14:ligatures w14:val="none"/>
              </w:rPr>
            </w:pPr>
            <w:ins w:id="679"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680" w:author="Cheick Traoré" w:date="2026-01-07T19:32:00Z" w16du:dateUtc="2026-01-07T19:32:00Z">
              <w:tcPr>
                <w:tcW w:w="706" w:type="dxa"/>
                <w:gridSpan w:val="2"/>
                <w:tcBorders>
                  <w:top w:val="nil"/>
                  <w:left w:val="nil"/>
                  <w:bottom w:val="single" w:sz="4" w:space="0" w:color="auto"/>
                  <w:right w:val="single" w:sz="4" w:space="0" w:color="auto"/>
                </w:tcBorders>
                <w:vAlign w:val="center"/>
                <w:hideMark/>
              </w:tcPr>
            </w:tcPrChange>
          </w:tcPr>
          <w:p w14:paraId="55977AE6" w14:textId="77777777" w:rsidR="00390D4B" w:rsidRPr="00390D4B" w:rsidRDefault="00390D4B" w:rsidP="00390D4B">
            <w:pPr>
              <w:spacing w:after="0" w:line="240" w:lineRule="auto"/>
              <w:ind w:left="0" w:firstLine="0"/>
              <w:rPr>
                <w:ins w:id="681" w:author="Cheick Traoré" w:date="2026-01-06T17:15:00Z" w16du:dateUtc="2026-01-06T17:15:00Z"/>
                <w:rFonts w:ascii="Times New Roman" w:eastAsia="Times New Roman" w:hAnsi="Times New Roman" w:cs="Times New Roman"/>
                <w:kern w:val="0"/>
                <w:sz w:val="20"/>
                <w:szCs w:val="20"/>
                <w14:ligatures w14:val="none"/>
              </w:rPr>
            </w:pPr>
            <w:ins w:id="682"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single" w:sz="4" w:space="0" w:color="auto"/>
              <w:right w:val="single" w:sz="4" w:space="0" w:color="auto"/>
            </w:tcBorders>
            <w:vAlign w:val="center"/>
            <w:hideMark/>
            <w:tcPrChange w:id="683" w:author="Cheick Traoré" w:date="2026-01-07T19:32:00Z" w16du:dateUtc="2026-01-07T19:32:00Z">
              <w:tcPr>
                <w:tcW w:w="1772" w:type="dxa"/>
                <w:gridSpan w:val="2"/>
                <w:tcBorders>
                  <w:top w:val="nil"/>
                  <w:left w:val="nil"/>
                  <w:bottom w:val="single" w:sz="4" w:space="0" w:color="auto"/>
                  <w:right w:val="single" w:sz="4" w:space="0" w:color="auto"/>
                </w:tcBorders>
                <w:vAlign w:val="center"/>
                <w:hideMark/>
              </w:tcPr>
            </w:tcPrChange>
          </w:tcPr>
          <w:p w14:paraId="2F52AE56" w14:textId="77777777" w:rsidR="00390D4B" w:rsidRPr="00390D4B" w:rsidRDefault="00390D4B" w:rsidP="00390D4B">
            <w:pPr>
              <w:spacing w:after="0" w:line="240" w:lineRule="auto"/>
              <w:ind w:left="0" w:firstLine="0"/>
              <w:rPr>
                <w:ins w:id="684" w:author="Cheick Traoré" w:date="2026-01-06T17:15:00Z" w16du:dateUtc="2026-01-06T17:15:00Z"/>
                <w:rFonts w:ascii="Times New Roman" w:eastAsia="Times New Roman" w:hAnsi="Times New Roman" w:cs="Times New Roman"/>
                <w:kern w:val="0"/>
                <w:sz w:val="20"/>
                <w:szCs w:val="20"/>
                <w14:ligatures w14:val="none"/>
              </w:rPr>
            </w:pPr>
            <w:ins w:id="685"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A5441" w:rsidRPr="00390D4B" w14:paraId="5BEDBDDD" w14:textId="77777777" w:rsidTr="00A8506E">
        <w:tblPrEx>
          <w:tblW w:w="9286" w:type="dxa"/>
          <w:tblCellMar>
            <w:left w:w="70" w:type="dxa"/>
            <w:right w:w="70" w:type="dxa"/>
          </w:tblCellMar>
          <w:tblPrExChange w:id="686" w:author="Cheick Traoré" w:date="2026-01-07T19:32:00Z" w16du:dateUtc="2026-01-07T19:32:00Z">
            <w:tblPrEx>
              <w:tblW w:w="9393" w:type="dxa"/>
              <w:tblCellMar>
                <w:left w:w="70" w:type="dxa"/>
                <w:right w:w="70" w:type="dxa"/>
              </w:tblCellMar>
            </w:tblPrEx>
          </w:tblPrExChange>
        </w:tblPrEx>
        <w:trPr>
          <w:trHeight w:val="534"/>
          <w:ins w:id="687" w:author="Cheick Traoré" w:date="2026-01-06T17:15:00Z" w16du:dateUtc="2026-01-06T17:15:00Z"/>
          <w:trPrChange w:id="688" w:author="Cheick Traoré" w:date="2026-01-07T19:32:00Z" w16du:dateUtc="2026-01-07T19:32:00Z">
            <w:trPr>
              <w:gridAfter w:val="0"/>
              <w:trHeight w:val="531"/>
            </w:trPr>
          </w:trPrChange>
        </w:trPr>
        <w:tc>
          <w:tcPr>
            <w:tcW w:w="1952" w:type="dxa"/>
            <w:tcBorders>
              <w:top w:val="single" w:sz="4" w:space="0" w:color="auto"/>
              <w:left w:val="single" w:sz="4" w:space="0" w:color="auto"/>
              <w:bottom w:val="nil"/>
              <w:right w:val="single" w:sz="4" w:space="0" w:color="auto"/>
            </w:tcBorders>
            <w:vAlign w:val="center"/>
            <w:hideMark/>
            <w:tcPrChange w:id="689" w:author="Cheick Traoré" w:date="2026-01-07T19:32:00Z" w16du:dateUtc="2026-01-07T19:32:00Z">
              <w:tcPr>
                <w:tcW w:w="1987" w:type="dxa"/>
                <w:gridSpan w:val="2"/>
                <w:tcBorders>
                  <w:top w:val="single" w:sz="4" w:space="0" w:color="auto"/>
                  <w:left w:val="single" w:sz="4" w:space="0" w:color="auto"/>
                  <w:bottom w:val="nil"/>
                </w:tcBorders>
                <w:vAlign w:val="center"/>
                <w:hideMark/>
              </w:tcPr>
            </w:tcPrChange>
          </w:tcPr>
          <w:p w14:paraId="45DBCC36" w14:textId="77777777" w:rsidR="00390D4B" w:rsidRPr="00390D4B" w:rsidRDefault="00390D4B" w:rsidP="00390D4B">
            <w:pPr>
              <w:spacing w:after="0" w:line="240" w:lineRule="auto"/>
              <w:ind w:left="0" w:firstLine="0"/>
              <w:rPr>
                <w:ins w:id="690"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691" w:author="Cheick Traoré" w:date="2026-01-06T17:15:00Z" w16du:dateUtc="2026-01-06T17:15:00Z">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_ressource</w:t>
              </w:r>
              <w:proofErr w:type="spellEnd"/>
            </w:ins>
          </w:p>
        </w:tc>
        <w:tc>
          <w:tcPr>
            <w:tcW w:w="2193" w:type="dxa"/>
            <w:tcBorders>
              <w:top w:val="single" w:sz="4" w:space="0" w:color="auto"/>
              <w:left w:val="single" w:sz="4" w:space="0" w:color="auto"/>
              <w:bottom w:val="nil"/>
              <w:right w:val="single" w:sz="4" w:space="0" w:color="auto"/>
            </w:tcBorders>
            <w:vAlign w:val="center"/>
            <w:hideMark/>
            <w:tcPrChange w:id="692" w:author="Cheick Traoré" w:date="2026-01-07T19:32:00Z" w16du:dateUtc="2026-01-07T19:32:00Z">
              <w:tcPr>
                <w:tcW w:w="2232" w:type="dxa"/>
                <w:gridSpan w:val="2"/>
                <w:tcBorders>
                  <w:top w:val="single" w:sz="4" w:space="0" w:color="auto"/>
                  <w:bottom w:val="nil"/>
                </w:tcBorders>
                <w:vAlign w:val="center"/>
                <w:hideMark/>
              </w:tcPr>
            </w:tcPrChange>
          </w:tcPr>
          <w:p w14:paraId="1C36122E" w14:textId="77777777" w:rsidR="00390D4B" w:rsidRPr="00390D4B" w:rsidRDefault="00390D4B" w:rsidP="00390D4B">
            <w:pPr>
              <w:spacing w:after="0" w:line="240" w:lineRule="auto"/>
              <w:ind w:left="0" w:firstLine="0"/>
              <w:rPr>
                <w:ins w:id="693" w:author="Cheick Traoré" w:date="2026-01-06T17:15:00Z" w16du:dateUtc="2026-01-06T17:15:00Z"/>
                <w:rFonts w:ascii="Times New Roman" w:eastAsia="Times New Roman" w:hAnsi="Times New Roman" w:cs="Times New Roman"/>
                <w:kern w:val="0"/>
                <w:sz w:val="20"/>
                <w:szCs w:val="20"/>
                <w14:ligatures w14:val="none"/>
              </w:rPr>
            </w:pPr>
            <w:ins w:id="694" w:author="Cheick Traoré" w:date="2026-01-06T17:15:00Z" w16du:dateUtc="2026-01-06T17:15:00Z">
              <w:r w:rsidRPr="00390D4B">
                <w:rPr>
                  <w:rFonts w:ascii="Times New Roman" w:eastAsia="Times New Roman" w:hAnsi="Times New Roman" w:cs="Times New Roman"/>
                  <w:kern w:val="0"/>
                  <w:sz w:val="20"/>
                  <w:szCs w:val="20"/>
                  <w14:ligatures w14:val="none"/>
                </w:rPr>
                <w:t>Identifiant de la ressource</w:t>
              </w:r>
            </w:ins>
          </w:p>
        </w:tc>
        <w:tc>
          <w:tcPr>
            <w:tcW w:w="678" w:type="dxa"/>
            <w:tcBorders>
              <w:top w:val="single" w:sz="4" w:space="0" w:color="auto"/>
              <w:left w:val="single" w:sz="4" w:space="0" w:color="auto"/>
              <w:bottom w:val="nil"/>
              <w:right w:val="single" w:sz="4" w:space="0" w:color="auto"/>
            </w:tcBorders>
            <w:vAlign w:val="center"/>
            <w:hideMark/>
            <w:tcPrChange w:id="695" w:author="Cheick Traoré" w:date="2026-01-07T19:32:00Z" w16du:dateUtc="2026-01-07T19:32:00Z">
              <w:tcPr>
                <w:tcW w:w="690" w:type="dxa"/>
                <w:gridSpan w:val="2"/>
                <w:tcBorders>
                  <w:top w:val="single" w:sz="4" w:space="0" w:color="auto"/>
                  <w:bottom w:val="nil"/>
                </w:tcBorders>
                <w:vAlign w:val="center"/>
                <w:hideMark/>
              </w:tcPr>
            </w:tcPrChange>
          </w:tcPr>
          <w:p w14:paraId="61642B07" w14:textId="77777777" w:rsidR="00390D4B" w:rsidRPr="00390D4B" w:rsidRDefault="00390D4B" w:rsidP="00390D4B">
            <w:pPr>
              <w:spacing w:after="0" w:line="240" w:lineRule="auto"/>
              <w:ind w:left="0" w:firstLine="0"/>
              <w:rPr>
                <w:ins w:id="696" w:author="Cheick Traoré" w:date="2026-01-06T17:15:00Z" w16du:dateUtc="2026-01-06T17:15:00Z"/>
                <w:rFonts w:ascii="Times New Roman" w:eastAsia="Times New Roman" w:hAnsi="Times New Roman" w:cs="Times New Roman"/>
                <w:kern w:val="0"/>
                <w:sz w:val="20"/>
                <w:szCs w:val="20"/>
                <w14:ligatures w14:val="none"/>
              </w:rPr>
            </w:pPr>
            <w:ins w:id="697"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single" w:sz="4" w:space="0" w:color="auto"/>
              <w:left w:val="single" w:sz="4" w:space="0" w:color="auto"/>
              <w:bottom w:val="nil"/>
              <w:right w:val="single" w:sz="4" w:space="0" w:color="auto"/>
            </w:tcBorders>
            <w:vAlign w:val="center"/>
            <w:hideMark/>
            <w:tcPrChange w:id="698" w:author="Cheick Traoré" w:date="2026-01-07T19:32:00Z" w16du:dateUtc="2026-01-07T19:32:00Z">
              <w:tcPr>
                <w:tcW w:w="1327" w:type="dxa"/>
                <w:gridSpan w:val="2"/>
                <w:tcBorders>
                  <w:top w:val="single" w:sz="4" w:space="0" w:color="auto"/>
                  <w:bottom w:val="nil"/>
                </w:tcBorders>
                <w:vAlign w:val="center"/>
                <w:hideMark/>
              </w:tcPr>
            </w:tcPrChange>
          </w:tcPr>
          <w:p w14:paraId="5AD38DD9" w14:textId="6B2896C4" w:rsidR="0001169F" w:rsidRPr="00390D4B" w:rsidRDefault="00390D4B" w:rsidP="00390D4B">
            <w:pPr>
              <w:spacing w:after="0" w:line="240" w:lineRule="auto"/>
              <w:ind w:left="0" w:firstLine="0"/>
              <w:rPr>
                <w:ins w:id="699" w:author="Cheick Traoré" w:date="2026-01-06T17:15:00Z" w16du:dateUtc="2026-01-06T17:15:00Z"/>
                <w:rFonts w:ascii="Times New Roman" w:eastAsia="Times New Roman" w:hAnsi="Times New Roman" w:cs="Times New Roman"/>
                <w:kern w:val="0"/>
                <w:sz w:val="20"/>
                <w:szCs w:val="20"/>
                <w14:ligatures w14:val="none"/>
              </w:rPr>
            </w:pPr>
            <w:ins w:id="700"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01" w:author="Cheick Traoré" w:date="2026-01-07T10:01:00Z" w16du:dateUtc="2026-01-07T10:01:00Z">
              <w:r w:rsidR="0001169F">
                <w:rPr>
                  <w:rFonts w:ascii="Times New Roman" w:eastAsia="Times New Roman" w:hAnsi="Times New Roman" w:cs="Times New Roman"/>
                  <w:kern w:val="0"/>
                  <w:sz w:val="20"/>
                  <w:szCs w:val="20"/>
                  <w14:ligatures w14:val="none"/>
                </w:rPr>
                <w:t>36</w:t>
              </w:r>
            </w:ins>
          </w:p>
        </w:tc>
        <w:tc>
          <w:tcPr>
            <w:tcW w:w="667" w:type="dxa"/>
            <w:tcBorders>
              <w:top w:val="single" w:sz="4" w:space="0" w:color="auto"/>
              <w:left w:val="single" w:sz="4" w:space="0" w:color="auto"/>
              <w:bottom w:val="nil"/>
              <w:right w:val="single" w:sz="4" w:space="0" w:color="auto"/>
            </w:tcBorders>
            <w:vAlign w:val="center"/>
            <w:hideMark/>
            <w:tcPrChange w:id="702" w:author="Cheick Traoré" w:date="2026-01-07T19:32:00Z" w16du:dateUtc="2026-01-07T19:32:00Z">
              <w:tcPr>
                <w:tcW w:w="679" w:type="dxa"/>
                <w:gridSpan w:val="2"/>
                <w:tcBorders>
                  <w:top w:val="single" w:sz="4" w:space="0" w:color="auto"/>
                  <w:bottom w:val="nil"/>
                </w:tcBorders>
                <w:vAlign w:val="center"/>
                <w:hideMark/>
              </w:tcPr>
            </w:tcPrChange>
          </w:tcPr>
          <w:p w14:paraId="00F5A3AA" w14:textId="77777777" w:rsidR="00390D4B" w:rsidRPr="00390D4B" w:rsidRDefault="00390D4B" w:rsidP="00390D4B">
            <w:pPr>
              <w:spacing w:after="0" w:line="240" w:lineRule="auto"/>
              <w:ind w:left="0" w:firstLine="0"/>
              <w:rPr>
                <w:ins w:id="703" w:author="Cheick Traoré" w:date="2026-01-06T17:15:00Z" w16du:dateUtc="2026-01-06T17:15:00Z"/>
                <w:rFonts w:ascii="Times New Roman" w:eastAsia="Times New Roman" w:hAnsi="Times New Roman" w:cs="Times New Roman"/>
                <w:kern w:val="0"/>
                <w:sz w:val="20"/>
                <w:szCs w:val="20"/>
                <w14:ligatures w14:val="none"/>
              </w:rPr>
            </w:pPr>
            <w:ins w:id="704"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single" w:sz="4" w:space="0" w:color="auto"/>
              <w:left w:val="single" w:sz="4" w:space="0" w:color="auto"/>
              <w:bottom w:val="nil"/>
              <w:right w:val="single" w:sz="4" w:space="0" w:color="auto"/>
            </w:tcBorders>
            <w:vAlign w:val="center"/>
            <w:hideMark/>
            <w:tcPrChange w:id="705" w:author="Cheick Traoré" w:date="2026-01-07T19:32:00Z" w16du:dateUtc="2026-01-07T19:32:00Z">
              <w:tcPr>
                <w:tcW w:w="706" w:type="dxa"/>
                <w:gridSpan w:val="2"/>
                <w:tcBorders>
                  <w:top w:val="single" w:sz="4" w:space="0" w:color="auto"/>
                  <w:bottom w:val="nil"/>
                </w:tcBorders>
                <w:vAlign w:val="center"/>
                <w:hideMark/>
              </w:tcPr>
            </w:tcPrChange>
          </w:tcPr>
          <w:p w14:paraId="6A945E76" w14:textId="77777777" w:rsidR="00390D4B" w:rsidRPr="00390D4B" w:rsidRDefault="00390D4B" w:rsidP="00390D4B">
            <w:pPr>
              <w:spacing w:after="0" w:line="240" w:lineRule="auto"/>
              <w:ind w:left="0" w:firstLine="0"/>
              <w:rPr>
                <w:ins w:id="706" w:author="Cheick Traoré" w:date="2026-01-06T17:15:00Z" w16du:dateUtc="2026-01-06T17:15:00Z"/>
                <w:rFonts w:ascii="Times New Roman" w:eastAsia="Times New Roman" w:hAnsi="Times New Roman" w:cs="Times New Roman"/>
                <w:kern w:val="0"/>
                <w:sz w:val="20"/>
                <w:szCs w:val="20"/>
                <w14:ligatures w14:val="none"/>
              </w:rPr>
            </w:pPr>
            <w:ins w:id="707"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single" w:sz="4" w:space="0" w:color="auto"/>
              <w:left w:val="single" w:sz="4" w:space="0" w:color="auto"/>
              <w:bottom w:val="nil"/>
              <w:right w:val="single" w:sz="4" w:space="0" w:color="auto"/>
            </w:tcBorders>
            <w:vAlign w:val="center"/>
            <w:hideMark/>
            <w:tcPrChange w:id="708" w:author="Cheick Traoré" w:date="2026-01-07T19:32:00Z" w16du:dateUtc="2026-01-07T19:32:00Z">
              <w:tcPr>
                <w:tcW w:w="1772" w:type="dxa"/>
                <w:gridSpan w:val="2"/>
                <w:tcBorders>
                  <w:top w:val="single" w:sz="4" w:space="0" w:color="auto"/>
                  <w:bottom w:val="nil"/>
                  <w:right w:val="single" w:sz="4" w:space="0" w:color="auto"/>
                </w:tcBorders>
                <w:vAlign w:val="center"/>
                <w:hideMark/>
              </w:tcPr>
            </w:tcPrChange>
          </w:tcPr>
          <w:p w14:paraId="58F8CD6D" w14:textId="77777777" w:rsidR="00390D4B" w:rsidRPr="00390D4B" w:rsidRDefault="00390D4B" w:rsidP="00390D4B">
            <w:pPr>
              <w:spacing w:after="0" w:line="240" w:lineRule="auto"/>
              <w:ind w:left="0" w:firstLine="0"/>
              <w:rPr>
                <w:ins w:id="709" w:author="Cheick Traoré" w:date="2026-01-06T17:15:00Z" w16du:dateUtc="2026-01-06T17:15:00Z"/>
                <w:rFonts w:ascii="Times New Roman" w:eastAsia="Times New Roman" w:hAnsi="Times New Roman" w:cs="Times New Roman"/>
                <w:kern w:val="0"/>
                <w:sz w:val="20"/>
                <w:szCs w:val="20"/>
                <w14:ligatures w14:val="none"/>
              </w:rPr>
            </w:pPr>
            <w:ins w:id="710" w:author="Cheick Traoré" w:date="2026-01-06T17:15:00Z" w16du:dateUtc="2026-01-06T17:15:00Z">
              <w:r w:rsidRPr="00390D4B">
                <w:rPr>
                  <w:rFonts w:ascii="Times New Roman" w:eastAsia="Times New Roman" w:hAnsi="Times New Roman" w:cs="Times New Roman"/>
                  <w:kern w:val="0"/>
                  <w:sz w:val="20"/>
                  <w:szCs w:val="20"/>
                  <w14:ligatures w14:val="none"/>
                </w:rPr>
                <w:t>ID</w:t>
              </w:r>
            </w:ins>
          </w:p>
        </w:tc>
      </w:tr>
      <w:tr w:rsidR="006A5441" w:rsidRPr="00390D4B" w14:paraId="52C183AB" w14:textId="77777777" w:rsidTr="00A8506E">
        <w:tblPrEx>
          <w:tblW w:w="9286" w:type="dxa"/>
          <w:tblCellMar>
            <w:left w:w="70" w:type="dxa"/>
            <w:right w:w="70" w:type="dxa"/>
          </w:tblCellMar>
          <w:tblPrExChange w:id="711" w:author="Cheick Traoré" w:date="2026-01-07T19:32:00Z" w16du:dateUtc="2026-01-07T19:32:00Z">
            <w:tblPrEx>
              <w:tblW w:w="9393" w:type="dxa"/>
              <w:tblCellMar>
                <w:left w:w="70" w:type="dxa"/>
                <w:right w:w="70" w:type="dxa"/>
              </w:tblCellMar>
            </w:tblPrEx>
          </w:tblPrExChange>
        </w:tblPrEx>
        <w:trPr>
          <w:trHeight w:val="534"/>
          <w:ins w:id="712" w:author="Cheick Traoré" w:date="2026-01-06T17:15:00Z" w16du:dateUtc="2026-01-06T17:15:00Z"/>
          <w:trPrChange w:id="713" w:author="Cheick Traoré" w:date="2026-01-07T19:32:00Z" w16du:dateUtc="2026-01-07T19:32:00Z">
            <w:trPr>
              <w:gridAfter w:val="0"/>
              <w:trHeight w:val="531"/>
            </w:trPr>
          </w:trPrChange>
        </w:trPr>
        <w:tc>
          <w:tcPr>
            <w:tcW w:w="1952" w:type="dxa"/>
            <w:tcBorders>
              <w:top w:val="nil"/>
              <w:left w:val="single" w:sz="4" w:space="0" w:color="auto"/>
              <w:bottom w:val="nil"/>
              <w:right w:val="single" w:sz="4" w:space="0" w:color="auto"/>
            </w:tcBorders>
            <w:vAlign w:val="center"/>
            <w:hideMark/>
            <w:tcPrChange w:id="714" w:author="Cheick Traoré" w:date="2026-01-07T19:32:00Z" w16du:dateUtc="2026-01-07T19:32:00Z">
              <w:tcPr>
                <w:tcW w:w="1987" w:type="dxa"/>
                <w:gridSpan w:val="2"/>
                <w:tcBorders>
                  <w:top w:val="nil"/>
                  <w:left w:val="single" w:sz="4" w:space="0" w:color="auto"/>
                  <w:bottom w:val="nil"/>
                </w:tcBorders>
                <w:vAlign w:val="center"/>
                <w:hideMark/>
              </w:tcPr>
            </w:tcPrChange>
          </w:tcPr>
          <w:p w14:paraId="4A99BD5F" w14:textId="77777777" w:rsidR="00390D4B" w:rsidRPr="00390D4B" w:rsidRDefault="00390D4B" w:rsidP="00390D4B">
            <w:pPr>
              <w:spacing w:after="0" w:line="240" w:lineRule="auto"/>
              <w:ind w:left="0" w:firstLine="0"/>
              <w:rPr>
                <w:ins w:id="715"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716" w:author="Cheick Traoré" w:date="2026-01-06T17:15:00Z" w16du:dateUtc="2026-01-06T17:15:00Z">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_ressource</w:t>
              </w:r>
              <w:proofErr w:type="spellEnd"/>
            </w:ins>
          </w:p>
        </w:tc>
        <w:tc>
          <w:tcPr>
            <w:tcW w:w="2193" w:type="dxa"/>
            <w:tcBorders>
              <w:top w:val="nil"/>
              <w:left w:val="single" w:sz="4" w:space="0" w:color="auto"/>
              <w:bottom w:val="nil"/>
              <w:right w:val="single" w:sz="4" w:space="0" w:color="auto"/>
            </w:tcBorders>
            <w:vAlign w:val="center"/>
            <w:hideMark/>
            <w:tcPrChange w:id="717" w:author="Cheick Traoré" w:date="2026-01-07T19:32:00Z" w16du:dateUtc="2026-01-07T19:32:00Z">
              <w:tcPr>
                <w:tcW w:w="2232" w:type="dxa"/>
                <w:gridSpan w:val="2"/>
                <w:tcBorders>
                  <w:top w:val="nil"/>
                  <w:bottom w:val="nil"/>
                </w:tcBorders>
                <w:vAlign w:val="center"/>
                <w:hideMark/>
              </w:tcPr>
            </w:tcPrChange>
          </w:tcPr>
          <w:p w14:paraId="0702C98B" w14:textId="11AD8397" w:rsidR="00390D4B" w:rsidRPr="00390D4B" w:rsidRDefault="00390D4B" w:rsidP="00390D4B">
            <w:pPr>
              <w:spacing w:after="0" w:line="240" w:lineRule="auto"/>
              <w:ind w:left="0" w:firstLine="0"/>
              <w:rPr>
                <w:ins w:id="718" w:author="Cheick Traoré" w:date="2026-01-06T17:15:00Z" w16du:dateUtc="2026-01-06T17:15:00Z"/>
                <w:rFonts w:ascii="Times New Roman" w:eastAsia="Times New Roman" w:hAnsi="Times New Roman" w:cs="Times New Roman"/>
                <w:kern w:val="0"/>
                <w:sz w:val="20"/>
                <w:szCs w:val="20"/>
                <w14:ligatures w14:val="none"/>
              </w:rPr>
            </w:pPr>
            <w:ins w:id="719"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20" w:author="Cheick Traoré" w:date="2026-01-07T10:00:00Z" w16du:dateUtc="2026-01-07T10:00:00Z">
              <w:r w:rsidR="0001169F">
                <w:rPr>
                  <w:rFonts w:ascii="Times New Roman" w:eastAsia="Times New Roman" w:hAnsi="Times New Roman" w:cs="Times New Roman"/>
                  <w:kern w:val="0"/>
                  <w:sz w:val="20"/>
                  <w:szCs w:val="20"/>
                  <w14:ligatures w14:val="none"/>
                </w:rPr>
                <w:t>Code de la ressource</w:t>
              </w:r>
            </w:ins>
          </w:p>
        </w:tc>
        <w:tc>
          <w:tcPr>
            <w:tcW w:w="678" w:type="dxa"/>
            <w:tcBorders>
              <w:top w:val="nil"/>
              <w:left w:val="single" w:sz="4" w:space="0" w:color="auto"/>
              <w:bottom w:val="nil"/>
              <w:right w:val="single" w:sz="4" w:space="0" w:color="auto"/>
            </w:tcBorders>
            <w:vAlign w:val="center"/>
            <w:hideMark/>
            <w:tcPrChange w:id="721" w:author="Cheick Traoré" w:date="2026-01-07T19:32:00Z" w16du:dateUtc="2026-01-07T19:32:00Z">
              <w:tcPr>
                <w:tcW w:w="690" w:type="dxa"/>
                <w:gridSpan w:val="2"/>
                <w:tcBorders>
                  <w:top w:val="nil"/>
                  <w:bottom w:val="nil"/>
                </w:tcBorders>
                <w:vAlign w:val="center"/>
                <w:hideMark/>
              </w:tcPr>
            </w:tcPrChange>
          </w:tcPr>
          <w:p w14:paraId="10FA9FC8" w14:textId="1902B904" w:rsidR="00390D4B" w:rsidRPr="00390D4B" w:rsidRDefault="0001169F" w:rsidP="00390D4B">
            <w:pPr>
              <w:spacing w:after="0" w:line="240" w:lineRule="auto"/>
              <w:ind w:left="0" w:firstLine="0"/>
              <w:rPr>
                <w:ins w:id="722" w:author="Cheick Traoré" w:date="2026-01-06T17:15:00Z" w16du:dateUtc="2026-01-06T17:15:00Z"/>
                <w:rFonts w:ascii="Times New Roman" w:eastAsia="Times New Roman" w:hAnsi="Times New Roman" w:cs="Times New Roman"/>
                <w:kern w:val="0"/>
                <w:sz w:val="20"/>
                <w:szCs w:val="20"/>
                <w14:ligatures w14:val="none"/>
              </w:rPr>
            </w:pPr>
            <w:ins w:id="723" w:author="Cheick Traoré" w:date="2026-01-07T10:01:00Z" w16du:dateUtc="2026-01-07T10:01:00Z">
              <w:r>
                <w:rPr>
                  <w:rFonts w:ascii="Times New Roman" w:eastAsia="Times New Roman" w:hAnsi="Times New Roman" w:cs="Times New Roman"/>
                  <w:kern w:val="0"/>
                  <w:sz w:val="20"/>
                  <w:szCs w:val="20"/>
                  <w14:ligatures w14:val="none"/>
                </w:rPr>
                <w:t>AN</w:t>
              </w:r>
            </w:ins>
          </w:p>
        </w:tc>
        <w:tc>
          <w:tcPr>
            <w:tcW w:w="1304" w:type="dxa"/>
            <w:tcBorders>
              <w:top w:val="nil"/>
              <w:left w:val="single" w:sz="4" w:space="0" w:color="auto"/>
              <w:bottom w:val="nil"/>
              <w:right w:val="single" w:sz="4" w:space="0" w:color="auto"/>
            </w:tcBorders>
            <w:vAlign w:val="center"/>
            <w:hideMark/>
            <w:tcPrChange w:id="724" w:author="Cheick Traoré" w:date="2026-01-07T19:32:00Z" w16du:dateUtc="2026-01-07T19:32:00Z">
              <w:tcPr>
                <w:tcW w:w="1327" w:type="dxa"/>
                <w:gridSpan w:val="2"/>
                <w:tcBorders>
                  <w:top w:val="nil"/>
                  <w:bottom w:val="nil"/>
                </w:tcBorders>
                <w:vAlign w:val="center"/>
                <w:hideMark/>
              </w:tcPr>
            </w:tcPrChange>
          </w:tcPr>
          <w:p w14:paraId="79D07DAA" w14:textId="133BA195" w:rsidR="00390D4B" w:rsidRPr="00390D4B" w:rsidRDefault="00390D4B" w:rsidP="00390D4B">
            <w:pPr>
              <w:spacing w:after="0" w:line="240" w:lineRule="auto"/>
              <w:ind w:left="0" w:firstLine="0"/>
              <w:rPr>
                <w:ins w:id="725" w:author="Cheick Traoré" w:date="2026-01-06T17:15:00Z" w16du:dateUtc="2026-01-06T17:15:00Z"/>
                <w:rFonts w:ascii="Times New Roman" w:eastAsia="Times New Roman" w:hAnsi="Times New Roman" w:cs="Times New Roman"/>
                <w:kern w:val="0"/>
                <w:sz w:val="20"/>
                <w:szCs w:val="20"/>
                <w14:ligatures w14:val="none"/>
              </w:rPr>
            </w:pPr>
            <w:ins w:id="726"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27" w:author="Cheick Traoré" w:date="2026-01-07T10:01:00Z" w16du:dateUtc="2026-01-07T10:01:00Z">
              <w:r w:rsidR="0001169F">
                <w:rPr>
                  <w:rFonts w:ascii="Times New Roman" w:eastAsia="Times New Roman" w:hAnsi="Times New Roman" w:cs="Times New Roman"/>
                  <w:kern w:val="0"/>
                  <w:sz w:val="20"/>
                  <w:szCs w:val="20"/>
                  <w14:ligatures w14:val="none"/>
                </w:rPr>
                <w:t>6</w:t>
              </w:r>
            </w:ins>
          </w:p>
        </w:tc>
        <w:tc>
          <w:tcPr>
            <w:tcW w:w="667" w:type="dxa"/>
            <w:tcBorders>
              <w:top w:val="nil"/>
              <w:left w:val="single" w:sz="4" w:space="0" w:color="auto"/>
              <w:bottom w:val="nil"/>
              <w:right w:val="single" w:sz="4" w:space="0" w:color="auto"/>
            </w:tcBorders>
            <w:vAlign w:val="center"/>
            <w:hideMark/>
            <w:tcPrChange w:id="728" w:author="Cheick Traoré" w:date="2026-01-07T19:32:00Z" w16du:dateUtc="2026-01-07T19:32:00Z">
              <w:tcPr>
                <w:tcW w:w="679" w:type="dxa"/>
                <w:gridSpan w:val="2"/>
                <w:tcBorders>
                  <w:top w:val="nil"/>
                  <w:bottom w:val="nil"/>
                </w:tcBorders>
                <w:vAlign w:val="center"/>
                <w:hideMark/>
              </w:tcPr>
            </w:tcPrChange>
          </w:tcPr>
          <w:p w14:paraId="4E71E3EF" w14:textId="020DFD62" w:rsidR="00390D4B" w:rsidRPr="00390D4B" w:rsidRDefault="00390D4B" w:rsidP="00390D4B">
            <w:pPr>
              <w:spacing w:after="0" w:line="240" w:lineRule="auto"/>
              <w:ind w:left="0" w:firstLine="0"/>
              <w:rPr>
                <w:ins w:id="729" w:author="Cheick Traoré" w:date="2026-01-06T17:15:00Z" w16du:dateUtc="2026-01-06T17:15:00Z"/>
                <w:rFonts w:ascii="Times New Roman" w:eastAsia="Times New Roman" w:hAnsi="Times New Roman" w:cs="Times New Roman"/>
                <w:kern w:val="0"/>
                <w:sz w:val="20"/>
                <w:szCs w:val="20"/>
                <w14:ligatures w14:val="none"/>
              </w:rPr>
            </w:pPr>
            <w:ins w:id="730"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31" w:author="Cheick Traoré" w:date="2026-01-07T10:01:00Z" w16du:dateUtc="2026-01-07T10:01:00Z">
              <w:r w:rsidR="0001169F">
                <w:rPr>
                  <w:rFonts w:ascii="Times New Roman" w:eastAsia="Times New Roman" w:hAnsi="Times New Roman" w:cs="Times New Roman"/>
                  <w:kern w:val="0"/>
                  <w:sz w:val="20"/>
                  <w:szCs w:val="20"/>
                  <w14:ligatures w14:val="none"/>
                </w:rPr>
                <w:t>E</w:t>
              </w:r>
            </w:ins>
          </w:p>
        </w:tc>
        <w:tc>
          <w:tcPr>
            <w:tcW w:w="694" w:type="dxa"/>
            <w:tcBorders>
              <w:top w:val="nil"/>
              <w:left w:val="single" w:sz="4" w:space="0" w:color="auto"/>
              <w:bottom w:val="nil"/>
              <w:right w:val="single" w:sz="4" w:space="0" w:color="auto"/>
            </w:tcBorders>
            <w:vAlign w:val="center"/>
            <w:hideMark/>
            <w:tcPrChange w:id="732" w:author="Cheick Traoré" w:date="2026-01-07T19:32:00Z" w16du:dateUtc="2026-01-07T19:32:00Z">
              <w:tcPr>
                <w:tcW w:w="706" w:type="dxa"/>
                <w:gridSpan w:val="2"/>
                <w:tcBorders>
                  <w:top w:val="nil"/>
                  <w:bottom w:val="nil"/>
                </w:tcBorders>
                <w:vAlign w:val="center"/>
                <w:hideMark/>
              </w:tcPr>
            </w:tcPrChange>
          </w:tcPr>
          <w:p w14:paraId="0242275D" w14:textId="77777777" w:rsidR="00390D4B" w:rsidRPr="00390D4B" w:rsidRDefault="00390D4B" w:rsidP="00390D4B">
            <w:pPr>
              <w:spacing w:after="0" w:line="240" w:lineRule="auto"/>
              <w:ind w:left="0" w:firstLine="0"/>
              <w:rPr>
                <w:ins w:id="733" w:author="Cheick Traoré" w:date="2026-01-06T17:15:00Z" w16du:dateUtc="2026-01-06T17:15:00Z"/>
                <w:rFonts w:ascii="Times New Roman" w:eastAsia="Times New Roman" w:hAnsi="Times New Roman" w:cs="Times New Roman"/>
                <w:kern w:val="0"/>
                <w:sz w:val="20"/>
                <w:szCs w:val="20"/>
                <w14:ligatures w14:val="none"/>
              </w:rPr>
            </w:pPr>
            <w:ins w:id="734"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single" w:sz="4" w:space="0" w:color="auto"/>
              <w:bottom w:val="nil"/>
              <w:right w:val="single" w:sz="4" w:space="0" w:color="auto"/>
            </w:tcBorders>
            <w:vAlign w:val="center"/>
            <w:hideMark/>
            <w:tcPrChange w:id="735" w:author="Cheick Traoré" w:date="2026-01-07T19:32:00Z" w16du:dateUtc="2026-01-07T19:32:00Z">
              <w:tcPr>
                <w:tcW w:w="1772" w:type="dxa"/>
                <w:gridSpan w:val="2"/>
                <w:tcBorders>
                  <w:top w:val="nil"/>
                  <w:bottom w:val="nil"/>
                  <w:right w:val="single" w:sz="4" w:space="0" w:color="auto"/>
                </w:tcBorders>
                <w:vAlign w:val="center"/>
                <w:hideMark/>
              </w:tcPr>
            </w:tcPrChange>
          </w:tcPr>
          <w:p w14:paraId="3EECBE9A" w14:textId="77777777" w:rsidR="00390D4B" w:rsidRPr="00390D4B" w:rsidRDefault="00390D4B" w:rsidP="00390D4B">
            <w:pPr>
              <w:spacing w:after="0" w:line="240" w:lineRule="auto"/>
              <w:ind w:left="0" w:firstLine="0"/>
              <w:rPr>
                <w:ins w:id="736" w:author="Cheick Traoré" w:date="2026-01-06T17:15:00Z" w16du:dateUtc="2026-01-06T17:15:00Z"/>
                <w:rFonts w:ascii="Times New Roman" w:eastAsia="Times New Roman" w:hAnsi="Times New Roman" w:cs="Times New Roman"/>
                <w:kern w:val="0"/>
                <w:sz w:val="20"/>
                <w:szCs w:val="20"/>
                <w14:ligatures w14:val="none"/>
              </w:rPr>
            </w:pPr>
            <w:ins w:id="737"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A5441" w:rsidRPr="00390D4B" w14:paraId="22206A5C" w14:textId="77777777" w:rsidTr="00A8506E">
        <w:tblPrEx>
          <w:tblW w:w="9286" w:type="dxa"/>
          <w:tblCellMar>
            <w:left w:w="70" w:type="dxa"/>
            <w:right w:w="70" w:type="dxa"/>
          </w:tblCellMar>
          <w:tblPrExChange w:id="738" w:author="Cheick Traoré" w:date="2026-01-07T19:32:00Z" w16du:dateUtc="2026-01-07T19:32:00Z">
            <w:tblPrEx>
              <w:tblW w:w="9393" w:type="dxa"/>
              <w:tblCellMar>
                <w:left w:w="70" w:type="dxa"/>
                <w:right w:w="70" w:type="dxa"/>
              </w:tblCellMar>
            </w:tblPrEx>
          </w:tblPrExChange>
        </w:tblPrEx>
        <w:trPr>
          <w:trHeight w:val="534"/>
          <w:ins w:id="739" w:author="Cheick Traoré" w:date="2026-01-06T17:15:00Z" w16du:dateUtc="2026-01-06T17:15:00Z"/>
          <w:trPrChange w:id="740" w:author="Cheick Traoré" w:date="2026-01-07T19:32:00Z" w16du:dateUtc="2026-01-07T19:32:00Z">
            <w:trPr>
              <w:gridAfter w:val="0"/>
              <w:trHeight w:val="531"/>
            </w:trPr>
          </w:trPrChange>
        </w:trPr>
        <w:tc>
          <w:tcPr>
            <w:tcW w:w="1952" w:type="dxa"/>
            <w:tcBorders>
              <w:top w:val="nil"/>
              <w:left w:val="single" w:sz="4" w:space="0" w:color="auto"/>
              <w:right w:val="single" w:sz="4" w:space="0" w:color="auto"/>
            </w:tcBorders>
            <w:vAlign w:val="center"/>
            <w:hideMark/>
            <w:tcPrChange w:id="741" w:author="Cheick Traoré" w:date="2026-01-07T19:32:00Z" w16du:dateUtc="2026-01-07T19:32:00Z">
              <w:tcPr>
                <w:tcW w:w="1987" w:type="dxa"/>
                <w:gridSpan w:val="2"/>
                <w:tcBorders>
                  <w:top w:val="nil"/>
                  <w:left w:val="single" w:sz="4" w:space="0" w:color="auto"/>
                </w:tcBorders>
                <w:vAlign w:val="center"/>
                <w:hideMark/>
              </w:tcPr>
            </w:tcPrChange>
          </w:tcPr>
          <w:p w14:paraId="3D8A9A56" w14:textId="77777777" w:rsidR="00390D4B" w:rsidRPr="00390D4B" w:rsidRDefault="00390D4B" w:rsidP="00390D4B">
            <w:pPr>
              <w:spacing w:after="0" w:line="240" w:lineRule="auto"/>
              <w:ind w:left="0" w:firstLine="0"/>
              <w:jc w:val="left"/>
              <w:rPr>
                <w:ins w:id="742"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743"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_ressource</w:t>
              </w:r>
              <w:proofErr w:type="spellEnd"/>
            </w:ins>
          </w:p>
        </w:tc>
        <w:tc>
          <w:tcPr>
            <w:tcW w:w="2193" w:type="dxa"/>
            <w:tcBorders>
              <w:top w:val="nil"/>
              <w:left w:val="single" w:sz="4" w:space="0" w:color="auto"/>
              <w:right w:val="single" w:sz="4" w:space="0" w:color="auto"/>
            </w:tcBorders>
            <w:vAlign w:val="center"/>
            <w:hideMark/>
            <w:tcPrChange w:id="744" w:author="Cheick Traoré" w:date="2026-01-07T19:32:00Z" w16du:dateUtc="2026-01-07T19:32:00Z">
              <w:tcPr>
                <w:tcW w:w="2232" w:type="dxa"/>
                <w:gridSpan w:val="2"/>
                <w:tcBorders>
                  <w:top w:val="nil"/>
                </w:tcBorders>
                <w:vAlign w:val="center"/>
                <w:hideMark/>
              </w:tcPr>
            </w:tcPrChange>
          </w:tcPr>
          <w:p w14:paraId="094F98D5" w14:textId="77777777" w:rsidR="00390D4B" w:rsidRPr="00390D4B" w:rsidRDefault="00390D4B" w:rsidP="00390D4B">
            <w:pPr>
              <w:spacing w:after="0" w:line="240" w:lineRule="auto"/>
              <w:ind w:left="0" w:firstLine="0"/>
              <w:jc w:val="left"/>
              <w:rPr>
                <w:ins w:id="745" w:author="Cheick Traoré" w:date="2026-01-06T17:15:00Z" w16du:dateUtc="2026-01-06T17:15:00Z"/>
                <w:rFonts w:ascii="Times New Roman" w:eastAsia="Times New Roman" w:hAnsi="Times New Roman" w:cs="Times New Roman"/>
                <w:kern w:val="0"/>
                <w:sz w:val="20"/>
                <w:szCs w:val="20"/>
                <w14:ligatures w14:val="none"/>
              </w:rPr>
            </w:pPr>
            <w:ins w:id="746" w:author="Cheick Traoré" w:date="2026-01-06T17:15:00Z" w16du:dateUtc="2026-01-06T17:15:00Z">
              <w:r w:rsidRPr="00390D4B">
                <w:rPr>
                  <w:rFonts w:ascii="Times New Roman" w:eastAsia="Times New Roman" w:hAnsi="Times New Roman" w:cs="Times New Roman"/>
                  <w:kern w:val="0"/>
                  <w:sz w:val="20"/>
                  <w:szCs w:val="20"/>
                  <w14:ligatures w14:val="none"/>
                </w:rPr>
                <w:t>Libelle de la ressource</w:t>
              </w:r>
            </w:ins>
          </w:p>
        </w:tc>
        <w:tc>
          <w:tcPr>
            <w:tcW w:w="678" w:type="dxa"/>
            <w:tcBorders>
              <w:top w:val="nil"/>
              <w:left w:val="single" w:sz="4" w:space="0" w:color="auto"/>
              <w:right w:val="single" w:sz="4" w:space="0" w:color="auto"/>
            </w:tcBorders>
            <w:vAlign w:val="center"/>
            <w:hideMark/>
            <w:tcPrChange w:id="747" w:author="Cheick Traoré" w:date="2026-01-07T19:32:00Z" w16du:dateUtc="2026-01-07T19:32:00Z">
              <w:tcPr>
                <w:tcW w:w="690" w:type="dxa"/>
                <w:gridSpan w:val="2"/>
                <w:tcBorders>
                  <w:top w:val="nil"/>
                </w:tcBorders>
                <w:vAlign w:val="center"/>
                <w:hideMark/>
              </w:tcPr>
            </w:tcPrChange>
          </w:tcPr>
          <w:p w14:paraId="4DA6D0B6" w14:textId="4F5E8D08" w:rsidR="00390D4B" w:rsidRPr="00390D4B" w:rsidRDefault="0001169F" w:rsidP="00390D4B">
            <w:pPr>
              <w:spacing w:after="0" w:line="240" w:lineRule="auto"/>
              <w:ind w:left="0" w:firstLine="0"/>
              <w:rPr>
                <w:ins w:id="748" w:author="Cheick Traoré" w:date="2026-01-06T17:15:00Z" w16du:dateUtc="2026-01-06T17:15:00Z"/>
                <w:rFonts w:ascii="Times New Roman" w:eastAsia="Times New Roman" w:hAnsi="Times New Roman" w:cs="Times New Roman"/>
                <w:kern w:val="0"/>
                <w:sz w:val="20"/>
                <w:szCs w:val="20"/>
                <w14:ligatures w14:val="none"/>
              </w:rPr>
            </w:pPr>
            <w:ins w:id="749" w:author="Cheick Traoré" w:date="2026-01-07T10:01:00Z" w16du:dateUtc="2026-01-07T10:01:00Z">
              <w:r>
                <w:rPr>
                  <w:rFonts w:ascii="Times New Roman" w:eastAsia="Times New Roman" w:hAnsi="Times New Roman" w:cs="Times New Roman"/>
                  <w:kern w:val="0"/>
                  <w:sz w:val="20"/>
                  <w:szCs w:val="20"/>
                  <w14:ligatures w14:val="none"/>
                </w:rPr>
                <w:t>A</w:t>
              </w:r>
            </w:ins>
          </w:p>
        </w:tc>
        <w:tc>
          <w:tcPr>
            <w:tcW w:w="1304" w:type="dxa"/>
            <w:tcBorders>
              <w:top w:val="nil"/>
              <w:left w:val="single" w:sz="4" w:space="0" w:color="auto"/>
              <w:right w:val="single" w:sz="4" w:space="0" w:color="auto"/>
            </w:tcBorders>
            <w:vAlign w:val="center"/>
            <w:hideMark/>
            <w:tcPrChange w:id="750" w:author="Cheick Traoré" w:date="2026-01-07T19:32:00Z" w16du:dateUtc="2026-01-07T19:32:00Z">
              <w:tcPr>
                <w:tcW w:w="1327" w:type="dxa"/>
                <w:gridSpan w:val="2"/>
                <w:tcBorders>
                  <w:top w:val="nil"/>
                </w:tcBorders>
                <w:vAlign w:val="center"/>
                <w:hideMark/>
              </w:tcPr>
            </w:tcPrChange>
          </w:tcPr>
          <w:p w14:paraId="13A1ABD7" w14:textId="69DCFA02" w:rsidR="00390D4B" w:rsidRPr="00390D4B" w:rsidRDefault="00390D4B" w:rsidP="00390D4B">
            <w:pPr>
              <w:spacing w:after="0" w:line="240" w:lineRule="auto"/>
              <w:ind w:left="0" w:firstLine="0"/>
              <w:rPr>
                <w:ins w:id="751" w:author="Cheick Traoré" w:date="2026-01-06T17:15:00Z" w16du:dateUtc="2026-01-06T17:15:00Z"/>
                <w:rFonts w:ascii="Times New Roman" w:eastAsia="Times New Roman" w:hAnsi="Times New Roman" w:cs="Times New Roman"/>
                <w:kern w:val="0"/>
                <w:sz w:val="20"/>
                <w:szCs w:val="20"/>
                <w14:ligatures w14:val="none"/>
              </w:rPr>
            </w:pPr>
            <w:ins w:id="752"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53" w:author="Cheick Traoré" w:date="2026-01-07T10:01:00Z" w16du:dateUtc="2026-01-07T10:01:00Z">
              <w:r w:rsidR="0001169F">
                <w:rPr>
                  <w:rFonts w:ascii="Times New Roman" w:eastAsia="Times New Roman" w:hAnsi="Times New Roman" w:cs="Times New Roman"/>
                  <w:kern w:val="0"/>
                  <w:sz w:val="20"/>
                  <w:szCs w:val="20"/>
                  <w14:ligatures w14:val="none"/>
                </w:rPr>
                <w:t>255</w:t>
              </w:r>
            </w:ins>
          </w:p>
        </w:tc>
        <w:tc>
          <w:tcPr>
            <w:tcW w:w="667" w:type="dxa"/>
            <w:tcBorders>
              <w:top w:val="nil"/>
              <w:left w:val="single" w:sz="4" w:space="0" w:color="auto"/>
              <w:right w:val="single" w:sz="4" w:space="0" w:color="auto"/>
            </w:tcBorders>
            <w:vAlign w:val="center"/>
            <w:hideMark/>
            <w:tcPrChange w:id="754" w:author="Cheick Traoré" w:date="2026-01-07T19:32:00Z" w16du:dateUtc="2026-01-07T19:32:00Z">
              <w:tcPr>
                <w:tcW w:w="679" w:type="dxa"/>
                <w:gridSpan w:val="2"/>
                <w:tcBorders>
                  <w:top w:val="nil"/>
                </w:tcBorders>
                <w:vAlign w:val="center"/>
                <w:hideMark/>
              </w:tcPr>
            </w:tcPrChange>
          </w:tcPr>
          <w:p w14:paraId="3C4A02CA" w14:textId="77777777" w:rsidR="00390D4B" w:rsidRPr="00390D4B" w:rsidRDefault="00390D4B" w:rsidP="00390D4B">
            <w:pPr>
              <w:spacing w:after="0" w:line="240" w:lineRule="auto"/>
              <w:ind w:left="0" w:firstLine="0"/>
              <w:rPr>
                <w:ins w:id="755" w:author="Cheick Traoré" w:date="2026-01-06T17:15:00Z" w16du:dateUtc="2026-01-06T17:15:00Z"/>
                <w:rFonts w:ascii="Times New Roman" w:eastAsia="Times New Roman" w:hAnsi="Times New Roman" w:cs="Times New Roman"/>
                <w:kern w:val="0"/>
                <w:sz w:val="20"/>
                <w:szCs w:val="20"/>
                <w14:ligatures w14:val="none"/>
              </w:rPr>
            </w:pPr>
            <w:ins w:id="756"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single" w:sz="4" w:space="0" w:color="auto"/>
              <w:right w:val="single" w:sz="4" w:space="0" w:color="auto"/>
            </w:tcBorders>
            <w:vAlign w:val="center"/>
            <w:hideMark/>
            <w:tcPrChange w:id="757" w:author="Cheick Traoré" w:date="2026-01-07T19:32:00Z" w16du:dateUtc="2026-01-07T19:32:00Z">
              <w:tcPr>
                <w:tcW w:w="706" w:type="dxa"/>
                <w:gridSpan w:val="2"/>
                <w:tcBorders>
                  <w:top w:val="nil"/>
                </w:tcBorders>
                <w:vAlign w:val="center"/>
                <w:hideMark/>
              </w:tcPr>
            </w:tcPrChange>
          </w:tcPr>
          <w:p w14:paraId="7E59D53F" w14:textId="77777777" w:rsidR="00390D4B" w:rsidRPr="00390D4B" w:rsidRDefault="00390D4B" w:rsidP="00390D4B">
            <w:pPr>
              <w:spacing w:after="0" w:line="240" w:lineRule="auto"/>
              <w:ind w:left="0" w:firstLine="0"/>
              <w:rPr>
                <w:ins w:id="758" w:author="Cheick Traoré" w:date="2026-01-06T17:15:00Z" w16du:dateUtc="2026-01-06T17:15:00Z"/>
                <w:rFonts w:ascii="Times New Roman" w:eastAsia="Times New Roman" w:hAnsi="Times New Roman" w:cs="Times New Roman"/>
                <w:kern w:val="0"/>
                <w:sz w:val="20"/>
                <w:szCs w:val="20"/>
                <w14:ligatures w14:val="none"/>
              </w:rPr>
            </w:pPr>
            <w:ins w:id="759"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single" w:sz="4" w:space="0" w:color="auto"/>
              <w:right w:val="single" w:sz="4" w:space="0" w:color="auto"/>
            </w:tcBorders>
            <w:vAlign w:val="center"/>
            <w:hideMark/>
            <w:tcPrChange w:id="760" w:author="Cheick Traoré" w:date="2026-01-07T19:32:00Z" w16du:dateUtc="2026-01-07T19:32:00Z">
              <w:tcPr>
                <w:tcW w:w="1772" w:type="dxa"/>
                <w:gridSpan w:val="2"/>
                <w:tcBorders>
                  <w:top w:val="nil"/>
                  <w:right w:val="single" w:sz="4" w:space="0" w:color="auto"/>
                </w:tcBorders>
                <w:vAlign w:val="center"/>
                <w:hideMark/>
              </w:tcPr>
            </w:tcPrChange>
          </w:tcPr>
          <w:p w14:paraId="5756D83B" w14:textId="77777777" w:rsidR="00390D4B" w:rsidRPr="00390D4B" w:rsidRDefault="00390D4B" w:rsidP="00390D4B">
            <w:pPr>
              <w:spacing w:after="0" w:line="240" w:lineRule="auto"/>
              <w:ind w:left="0" w:firstLine="0"/>
              <w:rPr>
                <w:ins w:id="761" w:author="Cheick Traoré" w:date="2026-01-06T17:15:00Z" w16du:dateUtc="2026-01-06T17:15:00Z"/>
                <w:rFonts w:ascii="Times New Roman" w:eastAsia="Times New Roman" w:hAnsi="Times New Roman" w:cs="Times New Roman"/>
                <w:kern w:val="0"/>
                <w:sz w:val="20"/>
                <w:szCs w:val="20"/>
                <w14:ligatures w14:val="none"/>
              </w:rPr>
            </w:pPr>
            <w:ins w:id="762"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A8506E" w:rsidRPr="00390D4B" w14:paraId="57F76297" w14:textId="77777777" w:rsidTr="00A8506E">
        <w:trPr>
          <w:trHeight w:val="534"/>
          <w:ins w:id="763" w:author="Cheick Traoré" w:date="2026-01-07T10:14:00Z" w16du:dateUtc="2026-01-07T10:14:00Z"/>
        </w:trPr>
        <w:tc>
          <w:tcPr>
            <w:tcW w:w="1952" w:type="dxa"/>
            <w:tcBorders>
              <w:top w:val="nil"/>
              <w:left w:val="single" w:sz="4" w:space="0" w:color="auto"/>
              <w:bottom w:val="single" w:sz="4" w:space="0" w:color="auto"/>
              <w:right w:val="single" w:sz="4" w:space="0" w:color="auto"/>
            </w:tcBorders>
            <w:vAlign w:val="center"/>
          </w:tcPr>
          <w:p w14:paraId="060CF6D2" w14:textId="4D38C9F3" w:rsidR="006A5441" w:rsidRPr="00390D4B" w:rsidRDefault="006A5441" w:rsidP="00390D4B">
            <w:pPr>
              <w:spacing w:after="0" w:line="240" w:lineRule="auto"/>
              <w:ind w:left="0" w:firstLine="0"/>
              <w:jc w:val="left"/>
              <w:rPr>
                <w:ins w:id="764" w:author="Cheick Traoré" w:date="2026-01-07T10:14:00Z" w16du:dateUtc="2026-01-07T10:14:00Z"/>
                <w:rFonts w:ascii="Times New Roman" w:eastAsia="Times New Roman" w:hAnsi="Times New Roman" w:cs="Times New Roman"/>
                <w:kern w:val="0"/>
                <w:sz w:val="20"/>
                <w:szCs w:val="20"/>
                <w14:ligatures w14:val="none"/>
              </w:rPr>
            </w:pPr>
            <w:proofErr w:type="spellStart"/>
            <w:proofErr w:type="gramStart"/>
            <w:ins w:id="765" w:author="Cheick Traoré" w:date="2026-01-07T10:14:00Z">
              <w:r w:rsidRPr="006A5441">
                <w:rPr>
                  <w:rFonts w:ascii="Times New Roman" w:eastAsia="Times New Roman" w:hAnsi="Times New Roman" w:cs="Times New Roman"/>
                  <w:kern w:val="0"/>
                  <w:sz w:val="20"/>
                  <w:szCs w:val="20"/>
                  <w14:ligatures w14:val="none"/>
                </w:rPr>
                <w:t>id</w:t>
              </w:r>
              <w:proofErr w:type="gramEnd"/>
              <w:r w:rsidRPr="006A5441">
                <w:rPr>
                  <w:rFonts w:ascii="Times New Roman" w:eastAsia="Times New Roman" w:hAnsi="Times New Roman" w:cs="Times New Roman"/>
                  <w:kern w:val="0"/>
                  <w:sz w:val="20"/>
                  <w:szCs w:val="20"/>
                  <w14:ligatures w14:val="none"/>
                </w:rPr>
                <w:t>_ressource_cadrage</w:t>
              </w:r>
            </w:ins>
            <w:proofErr w:type="spellEnd"/>
          </w:p>
        </w:tc>
        <w:tc>
          <w:tcPr>
            <w:tcW w:w="2193" w:type="dxa"/>
            <w:tcBorders>
              <w:top w:val="nil"/>
              <w:left w:val="single" w:sz="4" w:space="0" w:color="auto"/>
              <w:bottom w:val="single" w:sz="4" w:space="0" w:color="auto"/>
              <w:right w:val="single" w:sz="4" w:space="0" w:color="auto"/>
            </w:tcBorders>
            <w:vAlign w:val="center"/>
          </w:tcPr>
          <w:p w14:paraId="3A657D41" w14:textId="58CF88E6" w:rsidR="006A5441" w:rsidRPr="00390D4B" w:rsidRDefault="006A5441" w:rsidP="00390D4B">
            <w:pPr>
              <w:spacing w:after="0" w:line="240" w:lineRule="auto"/>
              <w:ind w:left="0" w:firstLine="0"/>
              <w:jc w:val="left"/>
              <w:rPr>
                <w:ins w:id="766" w:author="Cheick Traoré" w:date="2026-01-07T10:14:00Z" w16du:dateUtc="2026-01-07T10:14:00Z"/>
                <w:rFonts w:ascii="Times New Roman" w:eastAsia="Times New Roman" w:hAnsi="Times New Roman" w:cs="Times New Roman"/>
                <w:kern w:val="0"/>
                <w:sz w:val="20"/>
                <w:szCs w:val="20"/>
                <w14:ligatures w14:val="none"/>
              </w:rPr>
            </w:pPr>
            <w:ins w:id="767" w:author="Cheick Traoré" w:date="2026-01-07T10:15:00Z" w16du:dateUtc="2026-01-07T10:15:00Z">
              <w:r>
                <w:rPr>
                  <w:rFonts w:ascii="Times New Roman" w:eastAsia="Times New Roman" w:hAnsi="Times New Roman" w:cs="Times New Roman"/>
                  <w:kern w:val="0"/>
                  <w:sz w:val="20"/>
                  <w:szCs w:val="20"/>
                  <w14:ligatures w14:val="none"/>
                </w:rPr>
                <w:t>Identifiant des ressources du cadrage</w:t>
              </w:r>
            </w:ins>
          </w:p>
        </w:tc>
        <w:tc>
          <w:tcPr>
            <w:tcW w:w="678" w:type="dxa"/>
            <w:tcBorders>
              <w:top w:val="nil"/>
              <w:left w:val="single" w:sz="4" w:space="0" w:color="auto"/>
              <w:bottom w:val="single" w:sz="4" w:space="0" w:color="auto"/>
              <w:right w:val="single" w:sz="4" w:space="0" w:color="auto"/>
            </w:tcBorders>
            <w:vAlign w:val="center"/>
          </w:tcPr>
          <w:p w14:paraId="6282EB78" w14:textId="72F9ECA2" w:rsidR="006A5441" w:rsidRDefault="006A5441" w:rsidP="00390D4B">
            <w:pPr>
              <w:spacing w:after="0" w:line="240" w:lineRule="auto"/>
              <w:ind w:left="0" w:firstLine="0"/>
              <w:rPr>
                <w:ins w:id="768" w:author="Cheick Traoré" w:date="2026-01-07T10:14:00Z" w16du:dateUtc="2026-01-07T10:14:00Z"/>
                <w:rFonts w:ascii="Times New Roman" w:eastAsia="Times New Roman" w:hAnsi="Times New Roman" w:cs="Times New Roman"/>
                <w:kern w:val="0"/>
                <w:sz w:val="20"/>
                <w:szCs w:val="20"/>
                <w14:ligatures w14:val="none"/>
              </w:rPr>
            </w:pPr>
            <w:ins w:id="769" w:author="Cheick Traoré" w:date="2026-01-07T10:15:00Z" w16du:dateUtc="2026-01-07T10:15:00Z">
              <w:r>
                <w:rPr>
                  <w:rFonts w:ascii="Times New Roman" w:eastAsia="Times New Roman" w:hAnsi="Times New Roman" w:cs="Times New Roman"/>
                  <w:kern w:val="0"/>
                  <w:sz w:val="20"/>
                  <w:szCs w:val="20"/>
                  <w14:ligatures w14:val="none"/>
                </w:rPr>
                <w:t>AN</w:t>
              </w:r>
            </w:ins>
          </w:p>
        </w:tc>
        <w:tc>
          <w:tcPr>
            <w:tcW w:w="1304" w:type="dxa"/>
            <w:tcBorders>
              <w:top w:val="nil"/>
              <w:left w:val="single" w:sz="4" w:space="0" w:color="auto"/>
              <w:bottom w:val="single" w:sz="4" w:space="0" w:color="auto"/>
              <w:right w:val="single" w:sz="4" w:space="0" w:color="auto"/>
            </w:tcBorders>
            <w:vAlign w:val="center"/>
          </w:tcPr>
          <w:p w14:paraId="53905806" w14:textId="485C4212" w:rsidR="006A5441" w:rsidRPr="00390D4B" w:rsidRDefault="006A5441" w:rsidP="00390D4B">
            <w:pPr>
              <w:spacing w:after="0" w:line="240" w:lineRule="auto"/>
              <w:ind w:left="0" w:firstLine="0"/>
              <w:rPr>
                <w:ins w:id="770" w:author="Cheick Traoré" w:date="2026-01-07T10:14:00Z" w16du:dateUtc="2026-01-07T10:14:00Z"/>
                <w:rFonts w:ascii="Times New Roman" w:eastAsia="Times New Roman" w:hAnsi="Times New Roman" w:cs="Times New Roman"/>
                <w:kern w:val="0"/>
                <w:sz w:val="20"/>
                <w:szCs w:val="20"/>
                <w14:ligatures w14:val="none"/>
              </w:rPr>
            </w:pPr>
            <w:ins w:id="771" w:author="Cheick Traoré" w:date="2026-01-07T10:15:00Z" w16du:dateUtc="2026-01-07T10:15:00Z">
              <w:r>
                <w:rPr>
                  <w:rFonts w:ascii="Times New Roman" w:eastAsia="Times New Roman" w:hAnsi="Times New Roman" w:cs="Times New Roman"/>
                  <w:kern w:val="0"/>
                  <w:sz w:val="20"/>
                  <w:szCs w:val="20"/>
                  <w14:ligatures w14:val="none"/>
                </w:rPr>
                <w:t>36</w:t>
              </w:r>
            </w:ins>
          </w:p>
        </w:tc>
        <w:tc>
          <w:tcPr>
            <w:tcW w:w="667" w:type="dxa"/>
            <w:tcBorders>
              <w:top w:val="nil"/>
              <w:left w:val="single" w:sz="4" w:space="0" w:color="auto"/>
              <w:bottom w:val="single" w:sz="4" w:space="0" w:color="auto"/>
              <w:right w:val="single" w:sz="4" w:space="0" w:color="auto"/>
            </w:tcBorders>
            <w:vAlign w:val="center"/>
          </w:tcPr>
          <w:p w14:paraId="638DBA90" w14:textId="14AE15B4" w:rsidR="006A5441" w:rsidRPr="00390D4B" w:rsidRDefault="006A5441" w:rsidP="00390D4B">
            <w:pPr>
              <w:spacing w:after="0" w:line="240" w:lineRule="auto"/>
              <w:ind w:left="0" w:firstLine="0"/>
              <w:rPr>
                <w:ins w:id="772" w:author="Cheick Traoré" w:date="2026-01-07T10:14:00Z" w16du:dateUtc="2026-01-07T10:14:00Z"/>
                <w:rFonts w:ascii="Times New Roman" w:eastAsia="Times New Roman" w:hAnsi="Times New Roman" w:cs="Times New Roman"/>
                <w:kern w:val="0"/>
                <w:sz w:val="20"/>
                <w:szCs w:val="20"/>
                <w14:ligatures w14:val="none"/>
              </w:rPr>
            </w:pPr>
            <w:ins w:id="773" w:author="Cheick Traoré" w:date="2026-01-07T10:15:00Z" w16du:dateUtc="2026-01-07T10:15:00Z">
              <w:r>
                <w:rPr>
                  <w:rFonts w:ascii="Times New Roman" w:eastAsia="Times New Roman" w:hAnsi="Times New Roman" w:cs="Times New Roman"/>
                  <w:kern w:val="0"/>
                  <w:sz w:val="20"/>
                  <w:szCs w:val="20"/>
                  <w14:ligatures w14:val="none"/>
                </w:rPr>
                <w:t>E</w:t>
              </w:r>
            </w:ins>
          </w:p>
        </w:tc>
        <w:tc>
          <w:tcPr>
            <w:tcW w:w="694" w:type="dxa"/>
            <w:tcBorders>
              <w:top w:val="nil"/>
              <w:left w:val="single" w:sz="4" w:space="0" w:color="auto"/>
              <w:bottom w:val="single" w:sz="4" w:space="0" w:color="auto"/>
              <w:right w:val="single" w:sz="4" w:space="0" w:color="auto"/>
            </w:tcBorders>
            <w:vAlign w:val="center"/>
          </w:tcPr>
          <w:p w14:paraId="4F3B2517" w14:textId="77777777" w:rsidR="006A5441" w:rsidRPr="00390D4B" w:rsidRDefault="006A5441" w:rsidP="00390D4B">
            <w:pPr>
              <w:spacing w:after="0" w:line="240" w:lineRule="auto"/>
              <w:ind w:left="0" w:firstLine="0"/>
              <w:rPr>
                <w:ins w:id="774" w:author="Cheick Traoré" w:date="2026-01-07T10:14:00Z" w16du:dateUtc="2026-01-07T10:14:00Z"/>
                <w:rFonts w:ascii="Times New Roman" w:eastAsia="Times New Roman" w:hAnsi="Times New Roman" w:cs="Times New Roman"/>
                <w:kern w:val="0"/>
                <w:sz w:val="20"/>
                <w:szCs w:val="20"/>
                <w14:ligatures w14:val="none"/>
              </w:rPr>
            </w:pPr>
          </w:p>
        </w:tc>
        <w:tc>
          <w:tcPr>
            <w:tcW w:w="1798" w:type="dxa"/>
            <w:tcBorders>
              <w:top w:val="nil"/>
              <w:left w:val="single" w:sz="4" w:space="0" w:color="auto"/>
              <w:bottom w:val="single" w:sz="4" w:space="0" w:color="auto"/>
              <w:right w:val="single" w:sz="4" w:space="0" w:color="auto"/>
            </w:tcBorders>
            <w:vAlign w:val="center"/>
          </w:tcPr>
          <w:p w14:paraId="2B0ACA15" w14:textId="77777777" w:rsidR="006A5441" w:rsidRPr="00390D4B" w:rsidRDefault="006A5441" w:rsidP="00390D4B">
            <w:pPr>
              <w:spacing w:after="0" w:line="240" w:lineRule="auto"/>
              <w:ind w:left="0" w:firstLine="0"/>
              <w:rPr>
                <w:ins w:id="775" w:author="Cheick Traoré" w:date="2026-01-07T10:14:00Z" w16du:dateUtc="2026-01-07T10:14:00Z"/>
                <w:rFonts w:ascii="Times New Roman" w:eastAsia="Times New Roman" w:hAnsi="Times New Roman" w:cs="Times New Roman"/>
                <w:kern w:val="0"/>
                <w:sz w:val="20"/>
                <w:szCs w:val="20"/>
                <w14:ligatures w14:val="none"/>
              </w:rPr>
            </w:pPr>
          </w:p>
        </w:tc>
      </w:tr>
      <w:tr w:rsidR="0067422D" w:rsidRPr="00390D4B" w14:paraId="2F8E46E4" w14:textId="77777777" w:rsidTr="00A8506E">
        <w:tblPrEx>
          <w:tblW w:w="9286" w:type="dxa"/>
          <w:tblCellMar>
            <w:left w:w="70" w:type="dxa"/>
            <w:right w:w="70" w:type="dxa"/>
          </w:tblCellMar>
          <w:tblPrExChange w:id="776" w:author="Cheick Traoré" w:date="2026-01-07T19:32:00Z" w16du:dateUtc="2026-01-07T19:32:00Z">
            <w:tblPrEx>
              <w:tblW w:w="9451" w:type="dxa"/>
              <w:tblCellMar>
                <w:left w:w="70" w:type="dxa"/>
                <w:right w:w="70" w:type="dxa"/>
              </w:tblCellMar>
            </w:tblPrEx>
          </w:tblPrExChange>
        </w:tblPrEx>
        <w:trPr>
          <w:trHeight w:val="290"/>
          <w:ins w:id="777" w:author="Cheick Traoré" w:date="2026-01-06T17:15:00Z" w16du:dateUtc="2026-01-06T17:15:00Z"/>
          <w:trPrChange w:id="778" w:author="Cheick Traoré" w:date="2026-01-07T19:32:00Z" w16du:dateUtc="2026-01-07T19:32:00Z">
            <w:trPr>
              <w:trHeight w:val="289"/>
            </w:trPr>
          </w:trPrChange>
        </w:trPr>
        <w:tc>
          <w:tcPr>
            <w:tcW w:w="1952" w:type="dxa"/>
            <w:tcBorders>
              <w:top w:val="single" w:sz="4" w:space="0" w:color="auto"/>
              <w:left w:val="single" w:sz="4" w:space="0" w:color="auto"/>
              <w:bottom w:val="nil"/>
              <w:right w:val="single" w:sz="4" w:space="0" w:color="auto"/>
            </w:tcBorders>
            <w:vAlign w:val="center"/>
            <w:hideMark/>
            <w:tcPrChange w:id="779" w:author="Cheick Traoré" w:date="2026-01-07T19:32:00Z" w16du:dateUtc="2026-01-07T19:32:00Z">
              <w:tcPr>
                <w:tcW w:w="1987" w:type="dxa"/>
                <w:gridSpan w:val="2"/>
                <w:tcBorders>
                  <w:top w:val="single" w:sz="4" w:space="0" w:color="auto"/>
                  <w:left w:val="single" w:sz="4" w:space="0" w:color="auto"/>
                  <w:bottom w:val="nil"/>
                  <w:right w:val="single" w:sz="4" w:space="0" w:color="auto"/>
                </w:tcBorders>
                <w:vAlign w:val="center"/>
                <w:hideMark/>
              </w:tcPr>
            </w:tcPrChange>
          </w:tcPr>
          <w:p w14:paraId="06D446D7" w14:textId="77777777" w:rsidR="00390D4B" w:rsidRPr="00390D4B" w:rsidRDefault="00390D4B" w:rsidP="00390D4B">
            <w:pPr>
              <w:spacing w:after="0" w:line="240" w:lineRule="auto"/>
              <w:ind w:left="0" w:firstLine="0"/>
              <w:rPr>
                <w:ins w:id="780"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781" w:author="Cheick Traoré" w:date="2026-01-06T17:15:00Z" w16du:dateUtc="2026-01-06T17:15:00Z">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_exercice</w:t>
              </w:r>
              <w:proofErr w:type="spellEnd"/>
            </w:ins>
          </w:p>
        </w:tc>
        <w:tc>
          <w:tcPr>
            <w:tcW w:w="2193" w:type="dxa"/>
            <w:tcBorders>
              <w:top w:val="single" w:sz="4" w:space="0" w:color="auto"/>
              <w:left w:val="nil"/>
              <w:bottom w:val="nil"/>
              <w:right w:val="single" w:sz="4" w:space="0" w:color="auto"/>
            </w:tcBorders>
            <w:vAlign w:val="center"/>
            <w:hideMark/>
            <w:tcPrChange w:id="782" w:author="Cheick Traoré" w:date="2026-01-07T19:32:00Z" w16du:dateUtc="2026-01-07T19:32:00Z">
              <w:tcPr>
                <w:tcW w:w="2232" w:type="dxa"/>
                <w:gridSpan w:val="2"/>
                <w:tcBorders>
                  <w:top w:val="single" w:sz="4" w:space="0" w:color="auto"/>
                  <w:left w:val="nil"/>
                  <w:bottom w:val="nil"/>
                  <w:right w:val="single" w:sz="4" w:space="0" w:color="auto"/>
                </w:tcBorders>
                <w:vAlign w:val="center"/>
                <w:hideMark/>
              </w:tcPr>
            </w:tcPrChange>
          </w:tcPr>
          <w:p w14:paraId="17073DC2" w14:textId="77777777" w:rsidR="00390D4B" w:rsidRDefault="00390D4B" w:rsidP="00390D4B">
            <w:pPr>
              <w:spacing w:after="0" w:line="240" w:lineRule="auto"/>
              <w:ind w:left="0" w:firstLine="0"/>
              <w:rPr>
                <w:ins w:id="783" w:author="Cheick Traoré" w:date="2026-01-07T10:04:00Z" w16du:dateUtc="2026-01-07T10:04:00Z"/>
                <w:rFonts w:ascii="Times New Roman" w:eastAsia="Times New Roman" w:hAnsi="Times New Roman" w:cs="Times New Roman"/>
                <w:kern w:val="0"/>
                <w:sz w:val="20"/>
                <w:szCs w:val="20"/>
                <w14:ligatures w14:val="none"/>
              </w:rPr>
            </w:pPr>
            <w:ins w:id="784" w:author="Cheick Traoré" w:date="2026-01-06T17:15:00Z" w16du:dateUtc="2026-01-06T17:15:00Z">
              <w:r w:rsidRPr="00390D4B">
                <w:rPr>
                  <w:rFonts w:ascii="Times New Roman" w:eastAsia="Times New Roman" w:hAnsi="Times New Roman" w:cs="Times New Roman"/>
                  <w:kern w:val="0"/>
                  <w:sz w:val="20"/>
                  <w:szCs w:val="20"/>
                  <w14:ligatures w14:val="none"/>
                </w:rPr>
                <w:t>Identifiant de l’exercice Budgétaire</w:t>
              </w:r>
            </w:ins>
          </w:p>
          <w:p w14:paraId="18AE6892" w14:textId="77777777" w:rsidR="0001169F" w:rsidRPr="00390D4B" w:rsidRDefault="0001169F" w:rsidP="00390D4B">
            <w:pPr>
              <w:spacing w:after="0" w:line="240" w:lineRule="auto"/>
              <w:ind w:left="0" w:firstLine="0"/>
              <w:rPr>
                <w:ins w:id="785" w:author="Cheick Traoré" w:date="2026-01-06T17:15:00Z" w16du:dateUtc="2026-01-06T17:15:00Z"/>
                <w:rFonts w:ascii="Times New Roman" w:eastAsia="Times New Roman" w:hAnsi="Times New Roman" w:cs="Times New Roman"/>
                <w:kern w:val="0"/>
                <w:sz w:val="20"/>
                <w:szCs w:val="20"/>
                <w14:ligatures w14:val="none"/>
              </w:rPr>
            </w:pPr>
          </w:p>
        </w:tc>
        <w:tc>
          <w:tcPr>
            <w:tcW w:w="678" w:type="dxa"/>
            <w:tcBorders>
              <w:top w:val="single" w:sz="4" w:space="0" w:color="auto"/>
              <w:left w:val="nil"/>
              <w:bottom w:val="nil"/>
              <w:right w:val="single" w:sz="4" w:space="0" w:color="auto"/>
            </w:tcBorders>
            <w:vAlign w:val="center"/>
            <w:hideMark/>
            <w:tcPrChange w:id="786" w:author="Cheick Traoré" w:date="2026-01-07T19:32:00Z" w16du:dateUtc="2026-01-07T19:32:00Z">
              <w:tcPr>
                <w:tcW w:w="690" w:type="dxa"/>
                <w:gridSpan w:val="2"/>
                <w:tcBorders>
                  <w:top w:val="single" w:sz="4" w:space="0" w:color="auto"/>
                  <w:left w:val="nil"/>
                  <w:bottom w:val="nil"/>
                  <w:right w:val="single" w:sz="4" w:space="0" w:color="auto"/>
                </w:tcBorders>
                <w:vAlign w:val="center"/>
                <w:hideMark/>
              </w:tcPr>
            </w:tcPrChange>
          </w:tcPr>
          <w:p w14:paraId="75EE60EF" w14:textId="77777777" w:rsidR="00390D4B" w:rsidRPr="00390D4B" w:rsidRDefault="00390D4B" w:rsidP="00390D4B">
            <w:pPr>
              <w:spacing w:after="0" w:line="240" w:lineRule="auto"/>
              <w:ind w:left="0" w:firstLine="0"/>
              <w:rPr>
                <w:ins w:id="787" w:author="Cheick Traoré" w:date="2026-01-06T17:15:00Z" w16du:dateUtc="2026-01-06T17:15:00Z"/>
                <w:rFonts w:ascii="Times New Roman" w:eastAsia="Times New Roman" w:hAnsi="Times New Roman" w:cs="Times New Roman"/>
                <w:kern w:val="0"/>
                <w:sz w:val="20"/>
                <w:szCs w:val="20"/>
                <w14:ligatures w14:val="none"/>
              </w:rPr>
            </w:pPr>
            <w:ins w:id="788"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single" w:sz="4" w:space="0" w:color="auto"/>
              <w:left w:val="nil"/>
              <w:bottom w:val="nil"/>
              <w:right w:val="single" w:sz="4" w:space="0" w:color="auto"/>
            </w:tcBorders>
            <w:vAlign w:val="center"/>
            <w:hideMark/>
            <w:tcPrChange w:id="789" w:author="Cheick Traoré" w:date="2026-01-07T19:32:00Z" w16du:dateUtc="2026-01-07T19:32:00Z">
              <w:tcPr>
                <w:tcW w:w="1327" w:type="dxa"/>
                <w:gridSpan w:val="2"/>
                <w:tcBorders>
                  <w:top w:val="single" w:sz="4" w:space="0" w:color="auto"/>
                  <w:left w:val="nil"/>
                  <w:bottom w:val="nil"/>
                  <w:right w:val="single" w:sz="4" w:space="0" w:color="auto"/>
                </w:tcBorders>
                <w:vAlign w:val="center"/>
                <w:hideMark/>
              </w:tcPr>
            </w:tcPrChange>
          </w:tcPr>
          <w:p w14:paraId="55099DFE" w14:textId="544C745A" w:rsidR="00390D4B" w:rsidRPr="00390D4B" w:rsidRDefault="00390D4B" w:rsidP="00390D4B">
            <w:pPr>
              <w:spacing w:after="0" w:line="240" w:lineRule="auto"/>
              <w:ind w:left="0" w:firstLine="0"/>
              <w:rPr>
                <w:ins w:id="790" w:author="Cheick Traoré" w:date="2026-01-06T17:15:00Z" w16du:dateUtc="2026-01-06T17:15:00Z"/>
                <w:rFonts w:ascii="Times New Roman" w:eastAsia="Times New Roman" w:hAnsi="Times New Roman" w:cs="Times New Roman"/>
                <w:kern w:val="0"/>
                <w:sz w:val="20"/>
                <w:szCs w:val="20"/>
                <w14:ligatures w14:val="none"/>
              </w:rPr>
            </w:pPr>
            <w:ins w:id="791"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792" w:author="Cheick Traoré" w:date="2026-01-07T10:01:00Z" w16du:dateUtc="2026-01-07T10:01:00Z">
              <w:r w:rsidR="0001169F">
                <w:rPr>
                  <w:rFonts w:ascii="Times New Roman" w:eastAsia="Times New Roman" w:hAnsi="Times New Roman" w:cs="Times New Roman"/>
                  <w:kern w:val="0"/>
                  <w:sz w:val="20"/>
                  <w:szCs w:val="20"/>
                  <w14:ligatures w14:val="none"/>
                </w:rPr>
                <w:t>36</w:t>
              </w:r>
            </w:ins>
          </w:p>
        </w:tc>
        <w:tc>
          <w:tcPr>
            <w:tcW w:w="667" w:type="dxa"/>
            <w:tcBorders>
              <w:top w:val="single" w:sz="4" w:space="0" w:color="auto"/>
              <w:left w:val="nil"/>
              <w:bottom w:val="nil"/>
              <w:right w:val="single" w:sz="4" w:space="0" w:color="auto"/>
            </w:tcBorders>
            <w:vAlign w:val="center"/>
            <w:hideMark/>
            <w:tcPrChange w:id="793" w:author="Cheick Traoré" w:date="2026-01-07T19:32:00Z" w16du:dateUtc="2026-01-07T19:32:00Z">
              <w:tcPr>
                <w:tcW w:w="679" w:type="dxa"/>
                <w:gridSpan w:val="2"/>
                <w:tcBorders>
                  <w:top w:val="single" w:sz="4" w:space="0" w:color="auto"/>
                  <w:left w:val="nil"/>
                  <w:bottom w:val="nil"/>
                  <w:right w:val="single" w:sz="4" w:space="0" w:color="auto"/>
                </w:tcBorders>
                <w:vAlign w:val="center"/>
                <w:hideMark/>
              </w:tcPr>
            </w:tcPrChange>
          </w:tcPr>
          <w:p w14:paraId="6CFF0C23" w14:textId="77777777" w:rsidR="00390D4B" w:rsidRPr="00390D4B" w:rsidRDefault="00390D4B" w:rsidP="00390D4B">
            <w:pPr>
              <w:spacing w:after="0" w:line="240" w:lineRule="auto"/>
              <w:ind w:left="0" w:firstLine="0"/>
              <w:rPr>
                <w:ins w:id="794" w:author="Cheick Traoré" w:date="2026-01-06T17:15:00Z" w16du:dateUtc="2026-01-06T17:15:00Z"/>
                <w:rFonts w:ascii="Times New Roman" w:eastAsia="Times New Roman" w:hAnsi="Times New Roman" w:cs="Times New Roman"/>
                <w:kern w:val="0"/>
                <w:sz w:val="20"/>
                <w:szCs w:val="20"/>
                <w14:ligatures w14:val="none"/>
              </w:rPr>
            </w:pPr>
            <w:ins w:id="795"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single" w:sz="4" w:space="0" w:color="auto"/>
              <w:left w:val="nil"/>
              <w:bottom w:val="nil"/>
              <w:right w:val="single" w:sz="4" w:space="0" w:color="auto"/>
            </w:tcBorders>
            <w:vAlign w:val="center"/>
            <w:hideMark/>
            <w:tcPrChange w:id="796" w:author="Cheick Traoré" w:date="2026-01-07T19:32:00Z" w16du:dateUtc="2026-01-07T19:32:00Z">
              <w:tcPr>
                <w:tcW w:w="706" w:type="dxa"/>
                <w:gridSpan w:val="2"/>
                <w:tcBorders>
                  <w:top w:val="single" w:sz="4" w:space="0" w:color="auto"/>
                  <w:left w:val="nil"/>
                  <w:bottom w:val="nil"/>
                  <w:right w:val="single" w:sz="4" w:space="0" w:color="auto"/>
                </w:tcBorders>
                <w:vAlign w:val="center"/>
                <w:hideMark/>
              </w:tcPr>
            </w:tcPrChange>
          </w:tcPr>
          <w:p w14:paraId="0F818604" w14:textId="77777777" w:rsidR="00390D4B" w:rsidRPr="00390D4B" w:rsidRDefault="00390D4B" w:rsidP="00390D4B">
            <w:pPr>
              <w:spacing w:after="0" w:line="240" w:lineRule="auto"/>
              <w:ind w:left="0" w:firstLine="0"/>
              <w:rPr>
                <w:ins w:id="797" w:author="Cheick Traoré" w:date="2026-01-06T17:15:00Z" w16du:dateUtc="2026-01-06T17:15:00Z"/>
                <w:rFonts w:ascii="Times New Roman" w:eastAsia="Times New Roman" w:hAnsi="Times New Roman" w:cs="Times New Roman"/>
                <w:kern w:val="0"/>
                <w:sz w:val="20"/>
                <w:szCs w:val="20"/>
                <w14:ligatures w14:val="none"/>
              </w:rPr>
            </w:pPr>
            <w:ins w:id="798"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single" w:sz="4" w:space="0" w:color="auto"/>
              <w:left w:val="nil"/>
              <w:bottom w:val="nil"/>
              <w:right w:val="single" w:sz="4" w:space="0" w:color="auto"/>
            </w:tcBorders>
            <w:vAlign w:val="center"/>
            <w:hideMark/>
            <w:tcPrChange w:id="799" w:author="Cheick Traoré" w:date="2026-01-07T19:32:00Z" w16du:dateUtc="2026-01-07T19:32:00Z">
              <w:tcPr>
                <w:tcW w:w="1830" w:type="dxa"/>
                <w:gridSpan w:val="3"/>
                <w:tcBorders>
                  <w:top w:val="single" w:sz="4" w:space="0" w:color="auto"/>
                  <w:left w:val="nil"/>
                  <w:bottom w:val="nil"/>
                  <w:right w:val="single" w:sz="4" w:space="0" w:color="auto"/>
                </w:tcBorders>
                <w:vAlign w:val="center"/>
                <w:hideMark/>
              </w:tcPr>
            </w:tcPrChange>
          </w:tcPr>
          <w:p w14:paraId="76FEFF1F" w14:textId="77777777" w:rsidR="00390D4B" w:rsidRPr="00390D4B" w:rsidRDefault="00390D4B" w:rsidP="00390D4B">
            <w:pPr>
              <w:spacing w:after="0" w:line="240" w:lineRule="auto"/>
              <w:ind w:left="0" w:firstLine="0"/>
              <w:rPr>
                <w:ins w:id="800" w:author="Cheick Traoré" w:date="2026-01-06T17:15:00Z" w16du:dateUtc="2026-01-06T17:15:00Z"/>
                <w:rFonts w:ascii="Times New Roman" w:eastAsia="Times New Roman" w:hAnsi="Times New Roman" w:cs="Times New Roman"/>
                <w:kern w:val="0"/>
                <w:sz w:val="20"/>
                <w:szCs w:val="20"/>
                <w14:ligatures w14:val="none"/>
              </w:rPr>
            </w:pPr>
            <w:ins w:id="801" w:author="Cheick Traoré" w:date="2026-01-06T17:15:00Z" w16du:dateUtc="2026-01-06T17:15:00Z">
              <w:r w:rsidRPr="00390D4B">
                <w:rPr>
                  <w:rFonts w:ascii="Times New Roman" w:eastAsia="Times New Roman" w:hAnsi="Times New Roman" w:cs="Times New Roman"/>
                  <w:kern w:val="0"/>
                  <w:sz w:val="20"/>
                  <w:szCs w:val="20"/>
                  <w14:ligatures w14:val="none"/>
                </w:rPr>
                <w:t>ID</w:t>
              </w:r>
            </w:ins>
          </w:p>
        </w:tc>
      </w:tr>
      <w:tr w:rsidR="0067422D" w:rsidRPr="00390D4B" w14:paraId="21388E35" w14:textId="77777777" w:rsidTr="00A8506E">
        <w:tblPrEx>
          <w:tblW w:w="9286" w:type="dxa"/>
          <w:tblCellMar>
            <w:left w:w="70" w:type="dxa"/>
            <w:right w:w="70" w:type="dxa"/>
          </w:tblCellMar>
          <w:tblPrExChange w:id="802" w:author="Cheick Traoré" w:date="2026-01-07T19:32:00Z" w16du:dateUtc="2026-01-07T19:32:00Z">
            <w:tblPrEx>
              <w:tblW w:w="9451" w:type="dxa"/>
              <w:tblCellMar>
                <w:left w:w="70" w:type="dxa"/>
                <w:right w:w="70" w:type="dxa"/>
              </w:tblCellMar>
            </w:tblPrEx>
          </w:tblPrExChange>
        </w:tblPrEx>
        <w:trPr>
          <w:trHeight w:val="290"/>
          <w:ins w:id="803" w:author="Cheick Traoré" w:date="2026-01-07T10:03:00Z" w16du:dateUtc="2026-01-07T10:03:00Z"/>
          <w:trPrChange w:id="804" w:author="Cheick Traoré" w:date="2026-01-07T19:32:00Z" w16du:dateUtc="2026-01-07T19:32:00Z">
            <w:trPr>
              <w:trHeight w:val="289"/>
            </w:trPr>
          </w:trPrChange>
        </w:trPr>
        <w:tc>
          <w:tcPr>
            <w:tcW w:w="1952" w:type="dxa"/>
            <w:tcBorders>
              <w:top w:val="nil"/>
              <w:left w:val="single" w:sz="4" w:space="0" w:color="auto"/>
              <w:bottom w:val="nil"/>
              <w:right w:val="single" w:sz="4" w:space="0" w:color="auto"/>
            </w:tcBorders>
            <w:vAlign w:val="center"/>
            <w:tcPrChange w:id="805" w:author="Cheick Traoré" w:date="2026-01-07T19:32:00Z" w16du:dateUtc="2026-01-07T19:32:00Z">
              <w:tcPr>
                <w:tcW w:w="1987" w:type="dxa"/>
                <w:gridSpan w:val="2"/>
                <w:tcBorders>
                  <w:top w:val="nil"/>
                  <w:left w:val="single" w:sz="4" w:space="0" w:color="auto"/>
                  <w:bottom w:val="nil"/>
                  <w:right w:val="single" w:sz="4" w:space="0" w:color="auto"/>
                </w:tcBorders>
                <w:vAlign w:val="center"/>
              </w:tcPr>
            </w:tcPrChange>
          </w:tcPr>
          <w:p w14:paraId="7B3C3752" w14:textId="3E04D30C" w:rsidR="0001169F" w:rsidRPr="00390D4B" w:rsidRDefault="0001169F" w:rsidP="00390D4B">
            <w:pPr>
              <w:spacing w:after="0" w:line="240" w:lineRule="auto"/>
              <w:ind w:left="0" w:firstLine="0"/>
              <w:rPr>
                <w:ins w:id="806" w:author="Cheick Traoré" w:date="2026-01-07T10:03:00Z" w16du:dateUtc="2026-01-07T10:03:00Z"/>
                <w:rFonts w:ascii="Times New Roman" w:eastAsia="Times New Roman" w:hAnsi="Times New Roman" w:cs="Times New Roman"/>
                <w:kern w:val="0"/>
                <w:sz w:val="20"/>
                <w:szCs w:val="20"/>
                <w14:ligatures w14:val="none"/>
              </w:rPr>
            </w:pPr>
            <w:proofErr w:type="spellStart"/>
            <w:proofErr w:type="gramStart"/>
            <w:ins w:id="807" w:author="Cheick Traoré" w:date="2026-01-07T10:04:00Z" w16du:dateUtc="2026-01-07T10:04:00Z">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_exercice</w:t>
              </w:r>
            </w:ins>
            <w:proofErr w:type="spellEnd"/>
          </w:p>
        </w:tc>
        <w:tc>
          <w:tcPr>
            <w:tcW w:w="2193" w:type="dxa"/>
            <w:tcBorders>
              <w:top w:val="nil"/>
              <w:left w:val="nil"/>
              <w:bottom w:val="nil"/>
              <w:right w:val="single" w:sz="4" w:space="0" w:color="auto"/>
            </w:tcBorders>
            <w:vAlign w:val="center"/>
            <w:tcPrChange w:id="808" w:author="Cheick Traoré" w:date="2026-01-07T19:32:00Z" w16du:dateUtc="2026-01-07T19:32:00Z">
              <w:tcPr>
                <w:tcW w:w="2232" w:type="dxa"/>
                <w:gridSpan w:val="2"/>
                <w:tcBorders>
                  <w:top w:val="nil"/>
                  <w:left w:val="nil"/>
                  <w:bottom w:val="nil"/>
                  <w:right w:val="single" w:sz="4" w:space="0" w:color="auto"/>
                </w:tcBorders>
                <w:vAlign w:val="center"/>
              </w:tcPr>
            </w:tcPrChange>
          </w:tcPr>
          <w:p w14:paraId="5023466A" w14:textId="0F4468CC" w:rsidR="0001169F" w:rsidRPr="00390D4B" w:rsidRDefault="0001169F" w:rsidP="00390D4B">
            <w:pPr>
              <w:spacing w:after="0" w:line="240" w:lineRule="auto"/>
              <w:ind w:left="0" w:firstLine="0"/>
              <w:rPr>
                <w:ins w:id="809" w:author="Cheick Traoré" w:date="2026-01-07T10:03:00Z" w16du:dateUtc="2026-01-07T10:03:00Z"/>
                <w:rFonts w:ascii="Times New Roman" w:eastAsia="Times New Roman" w:hAnsi="Times New Roman" w:cs="Times New Roman"/>
                <w:kern w:val="0"/>
                <w:sz w:val="20"/>
                <w:szCs w:val="20"/>
                <w14:ligatures w14:val="none"/>
              </w:rPr>
            </w:pPr>
            <w:ins w:id="810" w:author="Cheick Traoré" w:date="2026-01-07T10:04:00Z" w16du:dateUtc="2026-01-07T10:04:00Z">
              <w:r>
                <w:rPr>
                  <w:rFonts w:ascii="Times New Roman" w:eastAsia="Times New Roman" w:hAnsi="Times New Roman" w:cs="Times New Roman"/>
                  <w:kern w:val="0"/>
                  <w:sz w:val="20"/>
                  <w:szCs w:val="20"/>
                  <w14:ligatures w14:val="none"/>
                </w:rPr>
                <w:t xml:space="preserve">Code de l’exercice </w:t>
              </w:r>
              <w:proofErr w:type="spellStart"/>
              <w:r>
                <w:rPr>
                  <w:rFonts w:ascii="Times New Roman" w:eastAsia="Times New Roman" w:hAnsi="Times New Roman" w:cs="Times New Roman"/>
                  <w:kern w:val="0"/>
                  <w:sz w:val="20"/>
                  <w:szCs w:val="20"/>
                  <w14:ligatures w14:val="none"/>
                </w:rPr>
                <w:t>budgetaire</w:t>
              </w:r>
            </w:ins>
            <w:proofErr w:type="spellEnd"/>
          </w:p>
        </w:tc>
        <w:tc>
          <w:tcPr>
            <w:tcW w:w="678" w:type="dxa"/>
            <w:tcBorders>
              <w:top w:val="nil"/>
              <w:left w:val="nil"/>
              <w:bottom w:val="nil"/>
              <w:right w:val="single" w:sz="4" w:space="0" w:color="auto"/>
            </w:tcBorders>
            <w:vAlign w:val="center"/>
            <w:tcPrChange w:id="811" w:author="Cheick Traoré" w:date="2026-01-07T19:32:00Z" w16du:dateUtc="2026-01-07T19:32:00Z">
              <w:tcPr>
                <w:tcW w:w="690" w:type="dxa"/>
                <w:gridSpan w:val="2"/>
                <w:tcBorders>
                  <w:top w:val="nil"/>
                  <w:left w:val="nil"/>
                  <w:bottom w:val="nil"/>
                  <w:right w:val="single" w:sz="4" w:space="0" w:color="auto"/>
                </w:tcBorders>
                <w:vAlign w:val="center"/>
              </w:tcPr>
            </w:tcPrChange>
          </w:tcPr>
          <w:p w14:paraId="745133A3" w14:textId="2AFAEBC8" w:rsidR="0001169F" w:rsidRPr="00390D4B" w:rsidRDefault="0001169F" w:rsidP="00390D4B">
            <w:pPr>
              <w:spacing w:after="0" w:line="240" w:lineRule="auto"/>
              <w:ind w:left="0" w:firstLine="0"/>
              <w:rPr>
                <w:ins w:id="812" w:author="Cheick Traoré" w:date="2026-01-07T10:03:00Z" w16du:dateUtc="2026-01-07T10:03:00Z"/>
                <w:rFonts w:ascii="Times New Roman" w:eastAsia="Times New Roman" w:hAnsi="Times New Roman" w:cs="Times New Roman"/>
                <w:kern w:val="0"/>
                <w:sz w:val="20"/>
                <w:szCs w:val="20"/>
                <w14:ligatures w14:val="none"/>
              </w:rPr>
            </w:pPr>
            <w:ins w:id="813" w:author="Cheick Traoré" w:date="2026-01-07T10:05:00Z" w16du:dateUtc="2026-01-07T10:05:00Z">
              <w:r>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tcPrChange w:id="814" w:author="Cheick Traoré" w:date="2026-01-07T19:32:00Z" w16du:dateUtc="2026-01-07T19:32:00Z">
              <w:tcPr>
                <w:tcW w:w="1327" w:type="dxa"/>
                <w:gridSpan w:val="2"/>
                <w:tcBorders>
                  <w:top w:val="nil"/>
                  <w:left w:val="nil"/>
                  <w:bottom w:val="nil"/>
                  <w:right w:val="single" w:sz="4" w:space="0" w:color="auto"/>
                </w:tcBorders>
                <w:vAlign w:val="center"/>
              </w:tcPr>
            </w:tcPrChange>
          </w:tcPr>
          <w:p w14:paraId="6A36D9F7" w14:textId="7551D360" w:rsidR="0001169F" w:rsidRPr="00390D4B" w:rsidRDefault="0001169F" w:rsidP="00390D4B">
            <w:pPr>
              <w:spacing w:after="0" w:line="240" w:lineRule="auto"/>
              <w:ind w:left="0" w:firstLine="0"/>
              <w:rPr>
                <w:ins w:id="815" w:author="Cheick Traoré" w:date="2026-01-07T10:03:00Z" w16du:dateUtc="2026-01-07T10:03:00Z"/>
                <w:rFonts w:ascii="Times New Roman" w:eastAsia="Times New Roman" w:hAnsi="Times New Roman" w:cs="Times New Roman"/>
                <w:kern w:val="0"/>
                <w:sz w:val="20"/>
                <w:szCs w:val="20"/>
                <w14:ligatures w14:val="none"/>
              </w:rPr>
            </w:pPr>
            <w:ins w:id="816" w:author="Cheick Traoré" w:date="2026-01-07T10:05:00Z" w16du:dateUtc="2026-01-07T10:05:00Z">
              <w:r>
                <w:rPr>
                  <w:rFonts w:ascii="Times New Roman" w:eastAsia="Times New Roman" w:hAnsi="Times New Roman" w:cs="Times New Roman"/>
                  <w:kern w:val="0"/>
                  <w:sz w:val="20"/>
                  <w:szCs w:val="20"/>
                  <w14:ligatures w14:val="none"/>
                </w:rPr>
                <w:t>6</w:t>
              </w:r>
            </w:ins>
          </w:p>
        </w:tc>
        <w:tc>
          <w:tcPr>
            <w:tcW w:w="667" w:type="dxa"/>
            <w:tcBorders>
              <w:top w:val="nil"/>
              <w:left w:val="nil"/>
              <w:bottom w:val="nil"/>
              <w:right w:val="single" w:sz="4" w:space="0" w:color="auto"/>
            </w:tcBorders>
            <w:vAlign w:val="center"/>
            <w:tcPrChange w:id="817" w:author="Cheick Traoré" w:date="2026-01-07T19:32:00Z" w16du:dateUtc="2026-01-07T19:32:00Z">
              <w:tcPr>
                <w:tcW w:w="679" w:type="dxa"/>
                <w:gridSpan w:val="2"/>
                <w:tcBorders>
                  <w:top w:val="nil"/>
                  <w:left w:val="nil"/>
                  <w:bottom w:val="nil"/>
                  <w:right w:val="single" w:sz="4" w:space="0" w:color="auto"/>
                </w:tcBorders>
                <w:vAlign w:val="center"/>
              </w:tcPr>
            </w:tcPrChange>
          </w:tcPr>
          <w:p w14:paraId="5554CC58" w14:textId="2F7F2690" w:rsidR="0001169F" w:rsidRPr="00390D4B" w:rsidRDefault="0001169F" w:rsidP="00390D4B">
            <w:pPr>
              <w:spacing w:after="0" w:line="240" w:lineRule="auto"/>
              <w:ind w:left="0" w:firstLine="0"/>
              <w:rPr>
                <w:ins w:id="818" w:author="Cheick Traoré" w:date="2026-01-07T10:03:00Z" w16du:dateUtc="2026-01-07T10:03:00Z"/>
                <w:rFonts w:ascii="Times New Roman" w:eastAsia="Times New Roman" w:hAnsi="Times New Roman" w:cs="Times New Roman"/>
                <w:kern w:val="0"/>
                <w:sz w:val="20"/>
                <w:szCs w:val="20"/>
                <w14:ligatures w14:val="none"/>
              </w:rPr>
            </w:pPr>
            <w:ins w:id="819" w:author="Cheick Traoré" w:date="2026-01-07T10:05:00Z" w16du:dateUtc="2026-01-07T10:05:00Z">
              <w:r>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tcPrChange w:id="820" w:author="Cheick Traoré" w:date="2026-01-07T19:32:00Z" w16du:dateUtc="2026-01-07T19:32:00Z">
              <w:tcPr>
                <w:tcW w:w="706" w:type="dxa"/>
                <w:gridSpan w:val="2"/>
                <w:tcBorders>
                  <w:top w:val="nil"/>
                  <w:left w:val="nil"/>
                  <w:bottom w:val="nil"/>
                  <w:right w:val="single" w:sz="4" w:space="0" w:color="auto"/>
                </w:tcBorders>
                <w:vAlign w:val="center"/>
              </w:tcPr>
            </w:tcPrChange>
          </w:tcPr>
          <w:p w14:paraId="31303039" w14:textId="77777777" w:rsidR="0001169F" w:rsidRPr="00390D4B" w:rsidRDefault="0001169F" w:rsidP="00390D4B">
            <w:pPr>
              <w:spacing w:after="0" w:line="240" w:lineRule="auto"/>
              <w:ind w:left="0" w:firstLine="0"/>
              <w:rPr>
                <w:ins w:id="821" w:author="Cheick Traoré" w:date="2026-01-07T10:03:00Z" w16du:dateUtc="2026-01-07T10:03:00Z"/>
                <w:rFonts w:ascii="Times New Roman" w:eastAsia="Times New Roman" w:hAnsi="Times New Roman" w:cs="Times New Roman"/>
                <w:kern w:val="0"/>
                <w:sz w:val="20"/>
                <w:szCs w:val="20"/>
                <w14:ligatures w14:val="none"/>
              </w:rPr>
            </w:pPr>
          </w:p>
        </w:tc>
        <w:tc>
          <w:tcPr>
            <w:tcW w:w="1798" w:type="dxa"/>
            <w:tcBorders>
              <w:top w:val="nil"/>
              <w:left w:val="nil"/>
              <w:bottom w:val="nil"/>
              <w:right w:val="single" w:sz="4" w:space="0" w:color="auto"/>
            </w:tcBorders>
            <w:vAlign w:val="center"/>
            <w:tcPrChange w:id="822" w:author="Cheick Traoré" w:date="2026-01-07T19:32:00Z" w16du:dateUtc="2026-01-07T19:32:00Z">
              <w:tcPr>
                <w:tcW w:w="1830" w:type="dxa"/>
                <w:gridSpan w:val="3"/>
                <w:tcBorders>
                  <w:top w:val="nil"/>
                  <w:left w:val="nil"/>
                  <w:bottom w:val="nil"/>
                  <w:right w:val="single" w:sz="4" w:space="0" w:color="auto"/>
                </w:tcBorders>
                <w:vAlign w:val="center"/>
              </w:tcPr>
            </w:tcPrChange>
          </w:tcPr>
          <w:p w14:paraId="20B6D5E6" w14:textId="77777777" w:rsidR="0001169F" w:rsidRPr="00390D4B" w:rsidRDefault="0001169F" w:rsidP="00390D4B">
            <w:pPr>
              <w:spacing w:after="0" w:line="240" w:lineRule="auto"/>
              <w:ind w:left="0" w:firstLine="0"/>
              <w:rPr>
                <w:ins w:id="823" w:author="Cheick Traoré" w:date="2026-01-07T10:03:00Z" w16du:dateUtc="2026-01-07T10:03:00Z"/>
                <w:rFonts w:ascii="Times New Roman" w:eastAsia="Times New Roman" w:hAnsi="Times New Roman" w:cs="Times New Roman"/>
                <w:kern w:val="0"/>
                <w:sz w:val="20"/>
                <w:szCs w:val="20"/>
                <w14:ligatures w14:val="none"/>
              </w:rPr>
            </w:pPr>
          </w:p>
        </w:tc>
      </w:tr>
      <w:tr w:rsidR="0067422D" w:rsidRPr="00390D4B" w14:paraId="6C59845B" w14:textId="77777777" w:rsidTr="00A8506E">
        <w:tblPrEx>
          <w:tblW w:w="9286" w:type="dxa"/>
          <w:tblCellMar>
            <w:left w:w="70" w:type="dxa"/>
            <w:right w:w="70" w:type="dxa"/>
          </w:tblCellMar>
          <w:tblPrExChange w:id="824" w:author="Cheick Traoré" w:date="2026-01-07T19:32:00Z" w16du:dateUtc="2026-01-07T19:32:00Z">
            <w:tblPrEx>
              <w:tblW w:w="9286" w:type="dxa"/>
              <w:tblCellMar>
                <w:left w:w="70" w:type="dxa"/>
                <w:right w:w="70" w:type="dxa"/>
              </w:tblCellMar>
            </w:tblPrEx>
          </w:tblPrExChange>
        </w:tblPrEx>
        <w:trPr>
          <w:trHeight w:val="290"/>
          <w:ins w:id="825" w:author="Cheick Traoré" w:date="2026-01-06T17:15:00Z" w16du:dateUtc="2026-01-06T17:15:00Z"/>
          <w:trPrChange w:id="826" w:author="Cheick Traoré" w:date="2026-01-07T19:32:00Z" w16du:dateUtc="2026-01-07T19:32:00Z">
            <w:trPr>
              <w:gridAfter w:val="0"/>
              <w:trHeight w:val="290"/>
            </w:trPr>
          </w:trPrChange>
        </w:trPr>
        <w:tc>
          <w:tcPr>
            <w:tcW w:w="1952" w:type="dxa"/>
            <w:tcBorders>
              <w:top w:val="nil"/>
              <w:left w:val="single" w:sz="4" w:space="0" w:color="auto"/>
              <w:bottom w:val="single" w:sz="4" w:space="0" w:color="auto"/>
              <w:right w:val="single" w:sz="4" w:space="0" w:color="auto"/>
            </w:tcBorders>
            <w:vAlign w:val="center"/>
            <w:hideMark/>
            <w:tcPrChange w:id="827" w:author="Cheick Traoré" w:date="2026-01-07T19:32:00Z" w16du:dateUtc="2026-01-07T19:32:00Z">
              <w:tcPr>
                <w:tcW w:w="1952" w:type="dxa"/>
                <w:tcBorders>
                  <w:top w:val="nil"/>
                  <w:left w:val="single" w:sz="4" w:space="0" w:color="auto"/>
                  <w:bottom w:val="single" w:sz="4" w:space="0" w:color="auto"/>
                  <w:right w:val="single" w:sz="4" w:space="0" w:color="auto"/>
                </w:tcBorders>
                <w:vAlign w:val="center"/>
                <w:hideMark/>
              </w:tcPr>
            </w:tcPrChange>
          </w:tcPr>
          <w:p w14:paraId="004271C6" w14:textId="77777777" w:rsidR="00390D4B" w:rsidRPr="00390D4B" w:rsidRDefault="00390D4B" w:rsidP="00390D4B">
            <w:pPr>
              <w:spacing w:after="0" w:line="240" w:lineRule="auto"/>
              <w:ind w:left="0" w:firstLine="0"/>
              <w:rPr>
                <w:ins w:id="828"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829"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_exercice</w:t>
              </w:r>
              <w:proofErr w:type="spellEnd"/>
            </w:ins>
          </w:p>
        </w:tc>
        <w:tc>
          <w:tcPr>
            <w:tcW w:w="2193" w:type="dxa"/>
            <w:tcBorders>
              <w:top w:val="nil"/>
              <w:left w:val="nil"/>
              <w:bottom w:val="single" w:sz="4" w:space="0" w:color="auto"/>
              <w:right w:val="single" w:sz="4" w:space="0" w:color="auto"/>
            </w:tcBorders>
            <w:vAlign w:val="center"/>
            <w:hideMark/>
            <w:tcPrChange w:id="830" w:author="Cheick Traoré" w:date="2026-01-07T19:32:00Z" w16du:dateUtc="2026-01-07T19:32:00Z">
              <w:tcPr>
                <w:tcW w:w="2193" w:type="dxa"/>
                <w:gridSpan w:val="2"/>
                <w:tcBorders>
                  <w:top w:val="nil"/>
                  <w:left w:val="nil"/>
                  <w:bottom w:val="single" w:sz="4" w:space="0" w:color="auto"/>
                  <w:right w:val="single" w:sz="4" w:space="0" w:color="auto"/>
                </w:tcBorders>
                <w:vAlign w:val="center"/>
                <w:hideMark/>
              </w:tcPr>
            </w:tcPrChange>
          </w:tcPr>
          <w:p w14:paraId="10135D59" w14:textId="77777777" w:rsidR="00390D4B" w:rsidRPr="00390D4B" w:rsidRDefault="00390D4B" w:rsidP="00390D4B">
            <w:pPr>
              <w:spacing w:after="0" w:line="240" w:lineRule="auto"/>
              <w:ind w:left="0" w:firstLine="0"/>
              <w:jc w:val="left"/>
              <w:rPr>
                <w:ins w:id="831" w:author="Cheick Traoré" w:date="2026-01-06T17:15:00Z" w16du:dateUtc="2026-01-06T17:15:00Z"/>
                <w:rFonts w:ascii="Times New Roman" w:eastAsia="Times New Roman" w:hAnsi="Times New Roman" w:cs="Times New Roman"/>
                <w:kern w:val="0"/>
                <w:sz w:val="20"/>
                <w:szCs w:val="20"/>
                <w14:ligatures w14:val="none"/>
              </w:rPr>
            </w:pPr>
            <w:ins w:id="832" w:author="Cheick Traoré" w:date="2026-01-06T17:15:00Z" w16du:dateUtc="2026-01-06T17:15:00Z">
              <w:r w:rsidRPr="00390D4B">
                <w:rPr>
                  <w:rFonts w:ascii="Times New Roman" w:eastAsia="Times New Roman" w:hAnsi="Times New Roman" w:cs="Times New Roman"/>
                  <w:kern w:val="0"/>
                  <w:sz w:val="20"/>
                  <w:szCs w:val="20"/>
                  <w14:ligatures w14:val="none"/>
                </w:rPr>
                <w:t xml:space="preserve">Libelle de l’exercice </w:t>
              </w:r>
              <w:proofErr w:type="spellStart"/>
              <w:r w:rsidRPr="00390D4B">
                <w:rPr>
                  <w:rFonts w:ascii="Times New Roman" w:eastAsia="Times New Roman" w:hAnsi="Times New Roman" w:cs="Times New Roman"/>
                  <w:kern w:val="0"/>
                  <w:sz w:val="20"/>
                  <w:szCs w:val="20"/>
                  <w14:ligatures w14:val="none"/>
                </w:rPr>
                <w:t>Budgetaire</w:t>
              </w:r>
              <w:proofErr w:type="spellEnd"/>
            </w:ins>
          </w:p>
        </w:tc>
        <w:tc>
          <w:tcPr>
            <w:tcW w:w="678" w:type="dxa"/>
            <w:tcBorders>
              <w:top w:val="nil"/>
              <w:left w:val="nil"/>
              <w:bottom w:val="single" w:sz="4" w:space="0" w:color="auto"/>
              <w:right w:val="single" w:sz="4" w:space="0" w:color="auto"/>
            </w:tcBorders>
            <w:vAlign w:val="center"/>
            <w:hideMark/>
            <w:tcPrChange w:id="833" w:author="Cheick Traoré" w:date="2026-01-07T19:32:00Z" w16du:dateUtc="2026-01-07T19:32:00Z">
              <w:tcPr>
                <w:tcW w:w="678" w:type="dxa"/>
                <w:gridSpan w:val="2"/>
                <w:tcBorders>
                  <w:top w:val="nil"/>
                  <w:left w:val="nil"/>
                  <w:bottom w:val="single" w:sz="4" w:space="0" w:color="auto"/>
                  <w:right w:val="single" w:sz="4" w:space="0" w:color="auto"/>
                </w:tcBorders>
                <w:vAlign w:val="center"/>
                <w:hideMark/>
              </w:tcPr>
            </w:tcPrChange>
          </w:tcPr>
          <w:p w14:paraId="51F0DD73" w14:textId="77777777" w:rsidR="00390D4B" w:rsidRPr="00390D4B" w:rsidRDefault="00390D4B" w:rsidP="00390D4B">
            <w:pPr>
              <w:spacing w:after="0" w:line="240" w:lineRule="auto"/>
              <w:ind w:left="0" w:firstLine="0"/>
              <w:rPr>
                <w:ins w:id="834" w:author="Cheick Traoré" w:date="2026-01-06T17:15:00Z" w16du:dateUtc="2026-01-06T17:15:00Z"/>
                <w:rFonts w:ascii="Times New Roman" w:eastAsia="Times New Roman" w:hAnsi="Times New Roman" w:cs="Times New Roman"/>
                <w:kern w:val="0"/>
                <w:sz w:val="20"/>
                <w:szCs w:val="20"/>
                <w14:ligatures w14:val="none"/>
              </w:rPr>
            </w:pPr>
            <w:ins w:id="835" w:author="Cheick Traoré" w:date="2026-01-06T17:15:00Z" w16du:dateUtc="2026-01-06T17:15:00Z">
              <w:r w:rsidRPr="00390D4B">
                <w:rPr>
                  <w:rFonts w:ascii="Times New Roman" w:eastAsia="Times New Roman" w:hAnsi="Times New Roman" w:cs="Times New Roman"/>
                  <w:kern w:val="0"/>
                  <w:sz w:val="20"/>
                  <w:szCs w:val="20"/>
                  <w14:ligatures w14:val="none"/>
                </w:rPr>
                <w:t>N</w:t>
              </w:r>
            </w:ins>
          </w:p>
        </w:tc>
        <w:tc>
          <w:tcPr>
            <w:tcW w:w="1304" w:type="dxa"/>
            <w:tcBorders>
              <w:top w:val="nil"/>
              <w:left w:val="nil"/>
              <w:bottom w:val="single" w:sz="4" w:space="0" w:color="auto"/>
              <w:right w:val="single" w:sz="4" w:space="0" w:color="auto"/>
            </w:tcBorders>
            <w:vAlign w:val="center"/>
            <w:hideMark/>
            <w:tcPrChange w:id="836" w:author="Cheick Traoré" w:date="2026-01-07T19:32:00Z" w16du:dateUtc="2026-01-07T19:32:00Z">
              <w:tcPr>
                <w:tcW w:w="1304" w:type="dxa"/>
                <w:gridSpan w:val="2"/>
                <w:tcBorders>
                  <w:top w:val="nil"/>
                  <w:left w:val="nil"/>
                  <w:bottom w:val="single" w:sz="4" w:space="0" w:color="auto"/>
                  <w:right w:val="single" w:sz="4" w:space="0" w:color="auto"/>
                </w:tcBorders>
                <w:vAlign w:val="center"/>
                <w:hideMark/>
              </w:tcPr>
            </w:tcPrChange>
          </w:tcPr>
          <w:p w14:paraId="206C5CE0" w14:textId="5F1E10FA" w:rsidR="00390D4B" w:rsidRPr="00390D4B" w:rsidRDefault="00390D4B" w:rsidP="00390D4B">
            <w:pPr>
              <w:spacing w:after="0" w:line="240" w:lineRule="auto"/>
              <w:ind w:left="0" w:firstLine="0"/>
              <w:rPr>
                <w:ins w:id="837" w:author="Cheick Traoré" w:date="2026-01-06T17:15:00Z" w16du:dateUtc="2026-01-06T17:15:00Z"/>
                <w:rFonts w:ascii="Times New Roman" w:eastAsia="Times New Roman" w:hAnsi="Times New Roman" w:cs="Times New Roman"/>
                <w:kern w:val="0"/>
                <w:sz w:val="20"/>
                <w:szCs w:val="20"/>
                <w14:ligatures w14:val="none"/>
              </w:rPr>
            </w:pPr>
            <w:ins w:id="838"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839" w:author="Cheick Traoré" w:date="2026-01-07T10:05:00Z" w16du:dateUtc="2026-01-07T10:05:00Z">
              <w:r w:rsidR="0001169F">
                <w:rPr>
                  <w:rFonts w:ascii="Times New Roman" w:eastAsia="Times New Roman" w:hAnsi="Times New Roman" w:cs="Times New Roman"/>
                  <w:kern w:val="0"/>
                  <w:sz w:val="20"/>
                  <w:szCs w:val="20"/>
                  <w14:ligatures w14:val="none"/>
                </w:rPr>
                <w:t>255</w:t>
              </w:r>
            </w:ins>
          </w:p>
        </w:tc>
        <w:tc>
          <w:tcPr>
            <w:tcW w:w="667" w:type="dxa"/>
            <w:tcBorders>
              <w:top w:val="nil"/>
              <w:left w:val="nil"/>
              <w:bottom w:val="single" w:sz="4" w:space="0" w:color="auto"/>
              <w:right w:val="single" w:sz="4" w:space="0" w:color="auto"/>
            </w:tcBorders>
            <w:vAlign w:val="center"/>
            <w:hideMark/>
            <w:tcPrChange w:id="840" w:author="Cheick Traoré" w:date="2026-01-07T19:32:00Z" w16du:dateUtc="2026-01-07T19:32:00Z">
              <w:tcPr>
                <w:tcW w:w="667" w:type="dxa"/>
                <w:gridSpan w:val="2"/>
                <w:tcBorders>
                  <w:top w:val="nil"/>
                  <w:left w:val="nil"/>
                  <w:bottom w:val="single" w:sz="4" w:space="0" w:color="auto"/>
                  <w:right w:val="single" w:sz="4" w:space="0" w:color="auto"/>
                </w:tcBorders>
                <w:vAlign w:val="center"/>
                <w:hideMark/>
              </w:tcPr>
            </w:tcPrChange>
          </w:tcPr>
          <w:p w14:paraId="7833D018" w14:textId="77777777" w:rsidR="00390D4B" w:rsidRPr="00390D4B" w:rsidRDefault="00390D4B" w:rsidP="00390D4B">
            <w:pPr>
              <w:spacing w:after="0" w:line="240" w:lineRule="auto"/>
              <w:ind w:left="0" w:firstLine="0"/>
              <w:rPr>
                <w:ins w:id="841" w:author="Cheick Traoré" w:date="2026-01-06T17:15:00Z" w16du:dateUtc="2026-01-06T17:15:00Z"/>
                <w:rFonts w:ascii="Times New Roman" w:eastAsia="Times New Roman" w:hAnsi="Times New Roman" w:cs="Times New Roman"/>
                <w:kern w:val="0"/>
                <w:sz w:val="20"/>
                <w:szCs w:val="20"/>
                <w14:ligatures w14:val="none"/>
              </w:rPr>
            </w:pPr>
            <w:ins w:id="842"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843" w:author="Cheick Traoré" w:date="2026-01-07T19:32:00Z" w16du:dateUtc="2026-01-07T19:32:00Z">
              <w:tcPr>
                <w:tcW w:w="693" w:type="dxa"/>
                <w:gridSpan w:val="2"/>
                <w:tcBorders>
                  <w:top w:val="nil"/>
                  <w:left w:val="nil"/>
                  <w:bottom w:val="single" w:sz="4" w:space="0" w:color="auto"/>
                  <w:right w:val="single" w:sz="4" w:space="0" w:color="auto"/>
                </w:tcBorders>
                <w:vAlign w:val="center"/>
                <w:hideMark/>
              </w:tcPr>
            </w:tcPrChange>
          </w:tcPr>
          <w:p w14:paraId="76C316EF" w14:textId="77777777" w:rsidR="00390D4B" w:rsidRPr="00390D4B" w:rsidRDefault="00390D4B" w:rsidP="00390D4B">
            <w:pPr>
              <w:spacing w:after="0" w:line="240" w:lineRule="auto"/>
              <w:ind w:left="0" w:firstLine="0"/>
              <w:rPr>
                <w:ins w:id="844" w:author="Cheick Traoré" w:date="2026-01-06T17:15:00Z" w16du:dateUtc="2026-01-06T17:15:00Z"/>
                <w:rFonts w:ascii="Times New Roman" w:eastAsia="Times New Roman" w:hAnsi="Times New Roman" w:cs="Times New Roman"/>
                <w:kern w:val="0"/>
                <w:sz w:val="20"/>
                <w:szCs w:val="20"/>
                <w14:ligatures w14:val="none"/>
              </w:rPr>
            </w:pPr>
            <w:ins w:id="845"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single" w:sz="4" w:space="0" w:color="auto"/>
              <w:right w:val="single" w:sz="4" w:space="0" w:color="auto"/>
            </w:tcBorders>
            <w:vAlign w:val="center"/>
            <w:hideMark/>
            <w:tcPrChange w:id="846" w:author="Cheick Traoré" w:date="2026-01-07T19:32:00Z" w16du:dateUtc="2026-01-07T19:32:00Z">
              <w:tcPr>
                <w:tcW w:w="1798" w:type="dxa"/>
                <w:gridSpan w:val="2"/>
                <w:tcBorders>
                  <w:top w:val="nil"/>
                  <w:left w:val="nil"/>
                  <w:bottom w:val="single" w:sz="4" w:space="0" w:color="auto"/>
                  <w:right w:val="single" w:sz="4" w:space="0" w:color="auto"/>
                </w:tcBorders>
                <w:vAlign w:val="center"/>
                <w:hideMark/>
              </w:tcPr>
            </w:tcPrChange>
          </w:tcPr>
          <w:p w14:paraId="3553D685" w14:textId="77777777" w:rsidR="00390D4B" w:rsidRPr="00390D4B" w:rsidRDefault="00390D4B" w:rsidP="00390D4B">
            <w:pPr>
              <w:spacing w:after="0" w:line="240" w:lineRule="auto"/>
              <w:ind w:left="0" w:firstLine="0"/>
              <w:rPr>
                <w:ins w:id="847" w:author="Cheick Traoré" w:date="2026-01-06T17:15:00Z" w16du:dateUtc="2026-01-06T17:15:00Z"/>
                <w:rFonts w:ascii="Times New Roman" w:eastAsia="Times New Roman" w:hAnsi="Times New Roman" w:cs="Times New Roman"/>
                <w:kern w:val="0"/>
                <w:sz w:val="20"/>
                <w:szCs w:val="20"/>
                <w14:ligatures w14:val="none"/>
              </w:rPr>
            </w:pPr>
            <w:ins w:id="848"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7422D" w:rsidRPr="00390D4B" w14:paraId="44E8B89D" w14:textId="77777777" w:rsidTr="00A8506E">
        <w:tblPrEx>
          <w:tblW w:w="9286" w:type="dxa"/>
          <w:tblCellMar>
            <w:left w:w="70" w:type="dxa"/>
            <w:right w:w="70" w:type="dxa"/>
          </w:tblCellMar>
          <w:tblPrExChange w:id="849" w:author="Cheick Traoré" w:date="2026-01-07T19:32:00Z" w16du:dateUtc="2026-01-07T19:32:00Z">
            <w:tblPrEx>
              <w:tblW w:w="9286" w:type="dxa"/>
              <w:tblCellMar>
                <w:left w:w="70" w:type="dxa"/>
                <w:right w:w="70" w:type="dxa"/>
              </w:tblCellMar>
            </w:tblPrEx>
          </w:tblPrExChange>
        </w:tblPrEx>
        <w:trPr>
          <w:trHeight w:val="802"/>
          <w:ins w:id="850" w:author="Cheick Traoré" w:date="2026-01-06T17:15:00Z" w16du:dateUtc="2026-01-06T17:15:00Z"/>
          <w:trPrChange w:id="851" w:author="Cheick Traoré" w:date="2026-01-07T19:32:00Z" w16du:dateUtc="2026-01-07T19:32:00Z">
            <w:trPr>
              <w:gridAfter w:val="0"/>
              <w:trHeight w:val="802"/>
            </w:trPr>
          </w:trPrChange>
        </w:trPr>
        <w:tc>
          <w:tcPr>
            <w:tcW w:w="1952" w:type="dxa"/>
            <w:tcBorders>
              <w:top w:val="nil"/>
              <w:left w:val="single" w:sz="4" w:space="0" w:color="auto"/>
              <w:bottom w:val="nil"/>
              <w:right w:val="single" w:sz="4" w:space="0" w:color="auto"/>
            </w:tcBorders>
            <w:vAlign w:val="center"/>
            <w:hideMark/>
            <w:tcPrChange w:id="852" w:author="Cheick Traoré" w:date="2026-01-07T19:32:00Z" w16du:dateUtc="2026-01-07T19:32:00Z">
              <w:tcPr>
                <w:tcW w:w="1952" w:type="dxa"/>
                <w:tcBorders>
                  <w:top w:val="nil"/>
                  <w:left w:val="single" w:sz="4" w:space="0" w:color="auto"/>
                  <w:bottom w:val="nil"/>
                  <w:right w:val="single" w:sz="4" w:space="0" w:color="auto"/>
                </w:tcBorders>
                <w:vAlign w:val="center"/>
                <w:hideMark/>
              </w:tcPr>
            </w:tcPrChange>
          </w:tcPr>
          <w:p w14:paraId="4137814F" w14:textId="77777777" w:rsidR="00390D4B" w:rsidRPr="00390D4B" w:rsidRDefault="00390D4B" w:rsidP="00390D4B">
            <w:pPr>
              <w:spacing w:after="0" w:line="240" w:lineRule="auto"/>
              <w:ind w:left="0" w:firstLine="0"/>
              <w:rPr>
                <w:ins w:id="853"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854" w:author="Cheick Traoré" w:date="2026-01-06T17:15:00Z" w16du:dateUtc="2026-01-06T17:15:00Z">
              <w:r w:rsidRPr="00390D4B">
                <w:rPr>
                  <w:rFonts w:ascii="Times New Roman" w:eastAsia="Times New Roman" w:hAnsi="Times New Roman" w:cs="Times New Roman"/>
                  <w:kern w:val="0"/>
                  <w:sz w:val="20"/>
                  <w:szCs w:val="20"/>
                  <w14:ligatures w14:val="none"/>
                </w:rPr>
                <w:lastRenderedPageBreak/>
                <w:t>id</w:t>
              </w:r>
              <w:proofErr w:type="gramEnd"/>
              <w:r w:rsidRPr="00390D4B">
                <w:rPr>
                  <w:rFonts w:ascii="Times New Roman" w:eastAsia="Times New Roman" w:hAnsi="Times New Roman" w:cs="Times New Roman"/>
                  <w:kern w:val="0"/>
                  <w:sz w:val="20"/>
                  <w:szCs w:val="20"/>
                  <w14:ligatures w14:val="none"/>
                </w:rPr>
                <w:t>_type_ressource</w:t>
              </w:r>
              <w:proofErr w:type="spellEnd"/>
            </w:ins>
          </w:p>
        </w:tc>
        <w:tc>
          <w:tcPr>
            <w:tcW w:w="2193" w:type="dxa"/>
            <w:tcBorders>
              <w:top w:val="nil"/>
              <w:left w:val="nil"/>
              <w:bottom w:val="nil"/>
              <w:right w:val="single" w:sz="4" w:space="0" w:color="auto"/>
            </w:tcBorders>
            <w:vAlign w:val="center"/>
            <w:hideMark/>
            <w:tcPrChange w:id="855" w:author="Cheick Traoré" w:date="2026-01-07T19:32:00Z" w16du:dateUtc="2026-01-07T19:32:00Z">
              <w:tcPr>
                <w:tcW w:w="2193" w:type="dxa"/>
                <w:gridSpan w:val="2"/>
                <w:tcBorders>
                  <w:top w:val="nil"/>
                  <w:left w:val="nil"/>
                  <w:bottom w:val="nil"/>
                  <w:right w:val="single" w:sz="4" w:space="0" w:color="auto"/>
                </w:tcBorders>
                <w:vAlign w:val="center"/>
                <w:hideMark/>
              </w:tcPr>
            </w:tcPrChange>
          </w:tcPr>
          <w:p w14:paraId="09687D0F" w14:textId="77777777" w:rsidR="00390D4B" w:rsidRPr="00390D4B" w:rsidRDefault="00390D4B" w:rsidP="00390D4B">
            <w:pPr>
              <w:spacing w:after="0" w:line="240" w:lineRule="auto"/>
              <w:ind w:left="0" w:firstLine="0"/>
              <w:rPr>
                <w:ins w:id="856" w:author="Cheick Traoré" w:date="2026-01-06T17:15:00Z" w16du:dateUtc="2026-01-06T17:15:00Z"/>
                <w:rFonts w:ascii="Times New Roman" w:eastAsia="Times New Roman" w:hAnsi="Times New Roman" w:cs="Times New Roman"/>
                <w:kern w:val="0"/>
                <w:sz w:val="20"/>
                <w:szCs w:val="20"/>
                <w14:ligatures w14:val="none"/>
              </w:rPr>
            </w:pPr>
            <w:ins w:id="857" w:author="Cheick Traoré" w:date="2026-01-06T17:15:00Z" w16du:dateUtc="2026-01-06T17:15:00Z">
              <w:r w:rsidRPr="00390D4B">
                <w:rPr>
                  <w:rFonts w:ascii="Times New Roman" w:eastAsia="Times New Roman" w:hAnsi="Times New Roman" w:cs="Times New Roman"/>
                  <w:kern w:val="0"/>
                  <w:sz w:val="20"/>
                  <w:szCs w:val="20"/>
                  <w14:ligatures w14:val="none"/>
                </w:rPr>
                <w:t>Identifiant du type de la Ressource</w:t>
              </w:r>
            </w:ins>
          </w:p>
        </w:tc>
        <w:tc>
          <w:tcPr>
            <w:tcW w:w="678" w:type="dxa"/>
            <w:tcBorders>
              <w:top w:val="nil"/>
              <w:left w:val="nil"/>
              <w:bottom w:val="nil"/>
              <w:right w:val="single" w:sz="4" w:space="0" w:color="auto"/>
            </w:tcBorders>
            <w:vAlign w:val="center"/>
            <w:hideMark/>
            <w:tcPrChange w:id="858" w:author="Cheick Traoré" w:date="2026-01-07T19:32:00Z" w16du:dateUtc="2026-01-07T19:32:00Z">
              <w:tcPr>
                <w:tcW w:w="678" w:type="dxa"/>
                <w:gridSpan w:val="2"/>
                <w:tcBorders>
                  <w:top w:val="nil"/>
                  <w:left w:val="nil"/>
                  <w:bottom w:val="nil"/>
                  <w:right w:val="single" w:sz="4" w:space="0" w:color="auto"/>
                </w:tcBorders>
                <w:vAlign w:val="center"/>
                <w:hideMark/>
              </w:tcPr>
            </w:tcPrChange>
          </w:tcPr>
          <w:p w14:paraId="08925543" w14:textId="77777777" w:rsidR="00390D4B" w:rsidRPr="00390D4B" w:rsidRDefault="00390D4B" w:rsidP="00390D4B">
            <w:pPr>
              <w:spacing w:after="0" w:line="240" w:lineRule="auto"/>
              <w:ind w:left="0" w:firstLine="0"/>
              <w:rPr>
                <w:ins w:id="859" w:author="Cheick Traoré" w:date="2026-01-06T17:15:00Z" w16du:dateUtc="2026-01-06T17:15:00Z"/>
                <w:rFonts w:ascii="Times New Roman" w:eastAsia="Times New Roman" w:hAnsi="Times New Roman" w:cs="Times New Roman"/>
                <w:kern w:val="0"/>
                <w:sz w:val="20"/>
                <w:szCs w:val="20"/>
                <w14:ligatures w14:val="none"/>
              </w:rPr>
            </w:pPr>
            <w:ins w:id="860"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hideMark/>
            <w:tcPrChange w:id="861" w:author="Cheick Traoré" w:date="2026-01-07T19:32:00Z" w16du:dateUtc="2026-01-07T19:32:00Z">
              <w:tcPr>
                <w:tcW w:w="1304" w:type="dxa"/>
                <w:gridSpan w:val="2"/>
                <w:tcBorders>
                  <w:top w:val="nil"/>
                  <w:left w:val="nil"/>
                  <w:bottom w:val="nil"/>
                  <w:right w:val="single" w:sz="4" w:space="0" w:color="auto"/>
                </w:tcBorders>
                <w:vAlign w:val="center"/>
                <w:hideMark/>
              </w:tcPr>
            </w:tcPrChange>
          </w:tcPr>
          <w:p w14:paraId="70DD9047" w14:textId="4BB83283" w:rsidR="00390D4B" w:rsidRPr="00390D4B" w:rsidRDefault="00390D4B" w:rsidP="00390D4B">
            <w:pPr>
              <w:spacing w:after="0" w:line="240" w:lineRule="auto"/>
              <w:ind w:left="0" w:firstLine="0"/>
              <w:rPr>
                <w:ins w:id="862" w:author="Cheick Traoré" w:date="2026-01-06T17:15:00Z" w16du:dateUtc="2026-01-06T17:15:00Z"/>
                <w:rFonts w:ascii="Times New Roman" w:eastAsia="Times New Roman" w:hAnsi="Times New Roman" w:cs="Times New Roman"/>
                <w:kern w:val="0"/>
                <w:sz w:val="20"/>
                <w:szCs w:val="20"/>
                <w14:ligatures w14:val="none"/>
              </w:rPr>
            </w:pPr>
            <w:ins w:id="863"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864" w:author="Cheick Traoré" w:date="2026-01-07T10:06:00Z" w16du:dateUtc="2026-01-07T10:06:00Z">
              <w:r w:rsidR="0001169F">
                <w:rPr>
                  <w:rFonts w:ascii="Times New Roman" w:eastAsia="Times New Roman" w:hAnsi="Times New Roman" w:cs="Times New Roman"/>
                  <w:kern w:val="0"/>
                  <w:sz w:val="20"/>
                  <w:szCs w:val="20"/>
                  <w14:ligatures w14:val="none"/>
                </w:rPr>
                <w:t>36</w:t>
              </w:r>
            </w:ins>
          </w:p>
        </w:tc>
        <w:tc>
          <w:tcPr>
            <w:tcW w:w="667" w:type="dxa"/>
            <w:tcBorders>
              <w:top w:val="nil"/>
              <w:left w:val="nil"/>
              <w:bottom w:val="nil"/>
              <w:right w:val="single" w:sz="4" w:space="0" w:color="auto"/>
            </w:tcBorders>
            <w:vAlign w:val="center"/>
            <w:hideMark/>
            <w:tcPrChange w:id="865"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7EF4E2AF" w14:textId="77777777" w:rsidR="00390D4B" w:rsidRPr="00390D4B" w:rsidRDefault="00390D4B" w:rsidP="00390D4B">
            <w:pPr>
              <w:spacing w:after="0" w:line="240" w:lineRule="auto"/>
              <w:ind w:left="0" w:firstLine="0"/>
              <w:rPr>
                <w:ins w:id="866" w:author="Cheick Traoré" w:date="2026-01-06T17:15:00Z" w16du:dateUtc="2026-01-06T17:15:00Z"/>
                <w:rFonts w:ascii="Times New Roman" w:eastAsia="Times New Roman" w:hAnsi="Times New Roman" w:cs="Times New Roman"/>
                <w:kern w:val="0"/>
                <w:sz w:val="20"/>
                <w:szCs w:val="20"/>
                <w14:ligatures w14:val="none"/>
              </w:rPr>
            </w:pPr>
            <w:ins w:id="867"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hideMark/>
            <w:tcPrChange w:id="868"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13A94D30" w14:textId="77777777" w:rsidR="00390D4B" w:rsidRPr="00390D4B" w:rsidRDefault="00390D4B" w:rsidP="00390D4B">
            <w:pPr>
              <w:spacing w:after="0" w:line="240" w:lineRule="auto"/>
              <w:ind w:left="0" w:firstLine="0"/>
              <w:rPr>
                <w:ins w:id="869" w:author="Cheick Traoré" w:date="2026-01-06T17:15:00Z" w16du:dateUtc="2026-01-06T17:15:00Z"/>
                <w:rFonts w:ascii="Times New Roman" w:eastAsia="Times New Roman" w:hAnsi="Times New Roman" w:cs="Times New Roman"/>
                <w:kern w:val="0"/>
                <w:sz w:val="20"/>
                <w:szCs w:val="20"/>
                <w14:ligatures w14:val="none"/>
              </w:rPr>
            </w:pPr>
            <w:ins w:id="870"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nil"/>
              <w:right w:val="single" w:sz="4" w:space="0" w:color="auto"/>
            </w:tcBorders>
            <w:vAlign w:val="center"/>
            <w:hideMark/>
            <w:tcPrChange w:id="871" w:author="Cheick Traoré" w:date="2026-01-07T19:32:00Z" w16du:dateUtc="2026-01-07T19:32:00Z">
              <w:tcPr>
                <w:tcW w:w="1798" w:type="dxa"/>
                <w:gridSpan w:val="2"/>
                <w:tcBorders>
                  <w:top w:val="nil"/>
                  <w:left w:val="nil"/>
                  <w:bottom w:val="nil"/>
                  <w:right w:val="single" w:sz="4" w:space="0" w:color="auto"/>
                </w:tcBorders>
                <w:vAlign w:val="center"/>
                <w:hideMark/>
              </w:tcPr>
            </w:tcPrChange>
          </w:tcPr>
          <w:p w14:paraId="6102D66B" w14:textId="77777777" w:rsidR="00390D4B" w:rsidRPr="00390D4B" w:rsidRDefault="00390D4B" w:rsidP="00390D4B">
            <w:pPr>
              <w:spacing w:after="0" w:line="240" w:lineRule="auto"/>
              <w:ind w:left="0" w:firstLine="0"/>
              <w:rPr>
                <w:ins w:id="872" w:author="Cheick Traoré" w:date="2026-01-06T17:15:00Z" w16du:dateUtc="2026-01-06T17:15:00Z"/>
                <w:rFonts w:ascii="Times New Roman" w:eastAsia="Times New Roman" w:hAnsi="Times New Roman" w:cs="Times New Roman"/>
                <w:kern w:val="0"/>
                <w:sz w:val="20"/>
                <w:szCs w:val="20"/>
                <w14:ligatures w14:val="none"/>
              </w:rPr>
            </w:pPr>
            <w:ins w:id="873" w:author="Cheick Traoré" w:date="2026-01-06T17:15:00Z" w16du:dateUtc="2026-01-06T17:15:00Z">
              <w:r w:rsidRPr="00390D4B">
                <w:rPr>
                  <w:rFonts w:ascii="Times New Roman" w:eastAsia="Times New Roman" w:hAnsi="Times New Roman" w:cs="Times New Roman"/>
                  <w:kern w:val="0"/>
                  <w:sz w:val="20"/>
                  <w:szCs w:val="20"/>
                  <w14:ligatures w14:val="none"/>
                </w:rPr>
                <w:t>ID</w:t>
              </w:r>
            </w:ins>
          </w:p>
        </w:tc>
      </w:tr>
      <w:tr w:rsidR="0067422D" w:rsidRPr="00390D4B" w14:paraId="50F9C064" w14:textId="77777777" w:rsidTr="00A8506E">
        <w:tblPrEx>
          <w:tblW w:w="9286" w:type="dxa"/>
          <w:tblCellMar>
            <w:left w:w="70" w:type="dxa"/>
            <w:right w:w="70" w:type="dxa"/>
          </w:tblCellMar>
          <w:tblPrExChange w:id="874" w:author="Cheick Traoré" w:date="2026-01-07T19:32:00Z" w16du:dateUtc="2026-01-07T19:32:00Z">
            <w:tblPrEx>
              <w:tblW w:w="9286" w:type="dxa"/>
              <w:tblCellMar>
                <w:left w:w="70" w:type="dxa"/>
                <w:right w:w="70" w:type="dxa"/>
              </w:tblCellMar>
            </w:tblPrEx>
          </w:tblPrExChange>
        </w:tblPrEx>
        <w:trPr>
          <w:trHeight w:val="802"/>
          <w:ins w:id="875" w:author="Cheick Traoré" w:date="2026-01-06T17:15:00Z" w16du:dateUtc="2026-01-06T17:15:00Z"/>
          <w:trPrChange w:id="876" w:author="Cheick Traoré" w:date="2026-01-07T19:32:00Z" w16du:dateUtc="2026-01-07T19:32:00Z">
            <w:trPr>
              <w:gridAfter w:val="0"/>
              <w:trHeight w:val="802"/>
            </w:trPr>
          </w:trPrChange>
        </w:trPr>
        <w:tc>
          <w:tcPr>
            <w:tcW w:w="1952" w:type="dxa"/>
            <w:tcBorders>
              <w:top w:val="nil"/>
              <w:left w:val="single" w:sz="4" w:space="0" w:color="auto"/>
              <w:bottom w:val="single" w:sz="4" w:space="0" w:color="auto"/>
              <w:right w:val="single" w:sz="4" w:space="0" w:color="auto"/>
            </w:tcBorders>
            <w:vAlign w:val="center"/>
            <w:hideMark/>
            <w:tcPrChange w:id="877" w:author="Cheick Traoré" w:date="2026-01-07T19:32:00Z" w16du:dateUtc="2026-01-07T19:32:00Z">
              <w:tcPr>
                <w:tcW w:w="1952" w:type="dxa"/>
                <w:tcBorders>
                  <w:top w:val="nil"/>
                  <w:left w:val="single" w:sz="4" w:space="0" w:color="auto"/>
                  <w:bottom w:val="single" w:sz="4" w:space="0" w:color="auto"/>
                  <w:right w:val="single" w:sz="4" w:space="0" w:color="auto"/>
                </w:tcBorders>
                <w:vAlign w:val="center"/>
                <w:hideMark/>
              </w:tcPr>
            </w:tcPrChange>
          </w:tcPr>
          <w:p w14:paraId="2EFF2E89" w14:textId="77777777" w:rsidR="00390D4B" w:rsidRPr="00390D4B" w:rsidRDefault="00390D4B" w:rsidP="00390D4B">
            <w:pPr>
              <w:spacing w:after="0" w:line="240" w:lineRule="auto"/>
              <w:ind w:left="0" w:firstLine="0"/>
              <w:rPr>
                <w:ins w:id="878"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879"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_type_ressource</w:t>
              </w:r>
              <w:proofErr w:type="spellEnd"/>
            </w:ins>
          </w:p>
        </w:tc>
        <w:tc>
          <w:tcPr>
            <w:tcW w:w="2193" w:type="dxa"/>
            <w:tcBorders>
              <w:top w:val="nil"/>
              <w:left w:val="nil"/>
              <w:bottom w:val="single" w:sz="4" w:space="0" w:color="auto"/>
              <w:right w:val="single" w:sz="4" w:space="0" w:color="auto"/>
            </w:tcBorders>
            <w:vAlign w:val="center"/>
            <w:hideMark/>
            <w:tcPrChange w:id="880" w:author="Cheick Traoré" w:date="2026-01-07T19:32:00Z" w16du:dateUtc="2026-01-07T19:32:00Z">
              <w:tcPr>
                <w:tcW w:w="2193" w:type="dxa"/>
                <w:gridSpan w:val="2"/>
                <w:tcBorders>
                  <w:top w:val="nil"/>
                  <w:left w:val="nil"/>
                  <w:bottom w:val="single" w:sz="4" w:space="0" w:color="auto"/>
                  <w:right w:val="single" w:sz="4" w:space="0" w:color="auto"/>
                </w:tcBorders>
                <w:vAlign w:val="center"/>
                <w:hideMark/>
              </w:tcPr>
            </w:tcPrChange>
          </w:tcPr>
          <w:p w14:paraId="0EA90CE6" w14:textId="77777777" w:rsidR="00390D4B" w:rsidRPr="00390D4B" w:rsidRDefault="00390D4B" w:rsidP="00390D4B">
            <w:pPr>
              <w:spacing w:after="0" w:line="240" w:lineRule="auto"/>
              <w:ind w:left="0" w:firstLine="0"/>
              <w:jc w:val="left"/>
              <w:rPr>
                <w:ins w:id="881" w:author="Cheick Traoré" w:date="2026-01-06T17:15:00Z" w16du:dateUtc="2026-01-06T17:15:00Z"/>
                <w:rFonts w:ascii="Times New Roman" w:eastAsia="Times New Roman" w:hAnsi="Times New Roman" w:cs="Times New Roman"/>
                <w:kern w:val="0"/>
                <w:sz w:val="20"/>
                <w:szCs w:val="20"/>
                <w14:ligatures w14:val="none"/>
              </w:rPr>
            </w:pPr>
            <w:ins w:id="882" w:author="Cheick Traoré" w:date="2026-01-06T17:15:00Z" w16du:dateUtc="2026-01-06T17:15:00Z">
              <w:r w:rsidRPr="00390D4B">
                <w:rPr>
                  <w:rFonts w:ascii="Times New Roman" w:eastAsia="Times New Roman" w:hAnsi="Times New Roman" w:cs="Times New Roman"/>
                  <w:kern w:val="0"/>
                  <w:sz w:val="20"/>
                  <w:szCs w:val="20"/>
                  <w14:ligatures w14:val="none"/>
                </w:rPr>
                <w:t>Libelle du type de la ressource</w:t>
              </w:r>
            </w:ins>
          </w:p>
        </w:tc>
        <w:tc>
          <w:tcPr>
            <w:tcW w:w="678" w:type="dxa"/>
            <w:tcBorders>
              <w:top w:val="nil"/>
              <w:left w:val="nil"/>
              <w:bottom w:val="single" w:sz="4" w:space="0" w:color="auto"/>
              <w:right w:val="single" w:sz="4" w:space="0" w:color="auto"/>
            </w:tcBorders>
            <w:vAlign w:val="center"/>
            <w:hideMark/>
            <w:tcPrChange w:id="883" w:author="Cheick Traoré" w:date="2026-01-07T19:32:00Z" w16du:dateUtc="2026-01-07T19:32:00Z">
              <w:tcPr>
                <w:tcW w:w="678" w:type="dxa"/>
                <w:gridSpan w:val="2"/>
                <w:tcBorders>
                  <w:top w:val="nil"/>
                  <w:left w:val="nil"/>
                  <w:bottom w:val="single" w:sz="4" w:space="0" w:color="auto"/>
                  <w:right w:val="single" w:sz="4" w:space="0" w:color="auto"/>
                </w:tcBorders>
                <w:vAlign w:val="center"/>
                <w:hideMark/>
              </w:tcPr>
            </w:tcPrChange>
          </w:tcPr>
          <w:p w14:paraId="06607FD7" w14:textId="77777777" w:rsidR="00390D4B" w:rsidRPr="00390D4B" w:rsidRDefault="00390D4B" w:rsidP="00390D4B">
            <w:pPr>
              <w:spacing w:after="0" w:line="240" w:lineRule="auto"/>
              <w:ind w:left="0" w:firstLine="0"/>
              <w:rPr>
                <w:ins w:id="884" w:author="Cheick Traoré" w:date="2026-01-06T17:15:00Z" w16du:dateUtc="2026-01-06T17:15:00Z"/>
                <w:rFonts w:ascii="Times New Roman" w:eastAsia="Times New Roman" w:hAnsi="Times New Roman" w:cs="Times New Roman"/>
                <w:kern w:val="0"/>
                <w:sz w:val="20"/>
                <w:szCs w:val="20"/>
                <w14:ligatures w14:val="none"/>
              </w:rPr>
            </w:pPr>
            <w:ins w:id="885" w:author="Cheick Traoré" w:date="2026-01-06T17:15:00Z" w16du:dateUtc="2026-01-06T17:15:00Z">
              <w:r w:rsidRPr="00390D4B">
                <w:rPr>
                  <w:rFonts w:ascii="Times New Roman" w:eastAsia="Times New Roman" w:hAnsi="Times New Roman" w:cs="Times New Roman"/>
                  <w:kern w:val="0"/>
                  <w:sz w:val="20"/>
                  <w:szCs w:val="20"/>
                  <w14:ligatures w14:val="none"/>
                </w:rPr>
                <w:t>A</w:t>
              </w:r>
            </w:ins>
          </w:p>
        </w:tc>
        <w:tc>
          <w:tcPr>
            <w:tcW w:w="1304" w:type="dxa"/>
            <w:tcBorders>
              <w:top w:val="nil"/>
              <w:left w:val="nil"/>
              <w:bottom w:val="single" w:sz="4" w:space="0" w:color="auto"/>
              <w:right w:val="single" w:sz="4" w:space="0" w:color="auto"/>
            </w:tcBorders>
            <w:vAlign w:val="center"/>
            <w:hideMark/>
            <w:tcPrChange w:id="886" w:author="Cheick Traoré" w:date="2026-01-07T19:32:00Z" w16du:dateUtc="2026-01-07T19:32:00Z">
              <w:tcPr>
                <w:tcW w:w="1304" w:type="dxa"/>
                <w:gridSpan w:val="2"/>
                <w:tcBorders>
                  <w:top w:val="nil"/>
                  <w:left w:val="nil"/>
                  <w:bottom w:val="single" w:sz="4" w:space="0" w:color="auto"/>
                  <w:right w:val="single" w:sz="4" w:space="0" w:color="auto"/>
                </w:tcBorders>
                <w:vAlign w:val="center"/>
                <w:hideMark/>
              </w:tcPr>
            </w:tcPrChange>
          </w:tcPr>
          <w:p w14:paraId="3F151BFE" w14:textId="2933AA0A" w:rsidR="00390D4B" w:rsidRPr="00390D4B" w:rsidRDefault="00390D4B" w:rsidP="00390D4B">
            <w:pPr>
              <w:spacing w:after="0" w:line="240" w:lineRule="auto"/>
              <w:ind w:left="0" w:firstLine="0"/>
              <w:rPr>
                <w:ins w:id="887" w:author="Cheick Traoré" w:date="2026-01-06T17:15:00Z" w16du:dateUtc="2026-01-06T17:15:00Z"/>
                <w:rFonts w:ascii="Times New Roman" w:eastAsia="Times New Roman" w:hAnsi="Times New Roman" w:cs="Times New Roman"/>
                <w:kern w:val="0"/>
                <w:sz w:val="20"/>
                <w:szCs w:val="20"/>
                <w14:ligatures w14:val="none"/>
              </w:rPr>
            </w:pPr>
            <w:ins w:id="888"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889" w:author="Cheick Traoré" w:date="2026-01-07T10:06:00Z" w16du:dateUtc="2026-01-07T10:06:00Z">
              <w:r w:rsidR="0001169F">
                <w:rPr>
                  <w:rFonts w:ascii="Times New Roman" w:eastAsia="Times New Roman" w:hAnsi="Times New Roman" w:cs="Times New Roman"/>
                  <w:kern w:val="0"/>
                  <w:sz w:val="20"/>
                  <w:szCs w:val="20"/>
                  <w14:ligatures w14:val="none"/>
                </w:rPr>
                <w:t>255</w:t>
              </w:r>
            </w:ins>
          </w:p>
        </w:tc>
        <w:tc>
          <w:tcPr>
            <w:tcW w:w="667" w:type="dxa"/>
            <w:tcBorders>
              <w:top w:val="nil"/>
              <w:left w:val="nil"/>
              <w:bottom w:val="single" w:sz="4" w:space="0" w:color="auto"/>
              <w:right w:val="single" w:sz="4" w:space="0" w:color="auto"/>
            </w:tcBorders>
            <w:vAlign w:val="center"/>
            <w:hideMark/>
            <w:tcPrChange w:id="890" w:author="Cheick Traoré" w:date="2026-01-07T19:32:00Z" w16du:dateUtc="2026-01-07T19:32:00Z">
              <w:tcPr>
                <w:tcW w:w="667" w:type="dxa"/>
                <w:gridSpan w:val="2"/>
                <w:tcBorders>
                  <w:top w:val="nil"/>
                  <w:left w:val="nil"/>
                  <w:bottom w:val="single" w:sz="4" w:space="0" w:color="auto"/>
                  <w:right w:val="single" w:sz="4" w:space="0" w:color="auto"/>
                </w:tcBorders>
                <w:vAlign w:val="center"/>
                <w:hideMark/>
              </w:tcPr>
            </w:tcPrChange>
          </w:tcPr>
          <w:p w14:paraId="27DFC4A7" w14:textId="77777777" w:rsidR="00390D4B" w:rsidRPr="00390D4B" w:rsidRDefault="00390D4B" w:rsidP="00390D4B">
            <w:pPr>
              <w:spacing w:after="0" w:line="240" w:lineRule="auto"/>
              <w:ind w:left="0" w:firstLine="0"/>
              <w:rPr>
                <w:ins w:id="891" w:author="Cheick Traoré" w:date="2026-01-06T17:15:00Z" w16du:dateUtc="2026-01-06T17:15:00Z"/>
                <w:rFonts w:ascii="Times New Roman" w:eastAsia="Times New Roman" w:hAnsi="Times New Roman" w:cs="Times New Roman"/>
                <w:kern w:val="0"/>
                <w:sz w:val="20"/>
                <w:szCs w:val="20"/>
                <w14:ligatures w14:val="none"/>
              </w:rPr>
            </w:pPr>
            <w:ins w:id="892"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893" w:author="Cheick Traoré" w:date="2026-01-07T19:32:00Z" w16du:dateUtc="2026-01-07T19:32:00Z">
              <w:tcPr>
                <w:tcW w:w="693" w:type="dxa"/>
                <w:gridSpan w:val="2"/>
                <w:tcBorders>
                  <w:top w:val="nil"/>
                  <w:left w:val="nil"/>
                  <w:bottom w:val="single" w:sz="4" w:space="0" w:color="auto"/>
                  <w:right w:val="single" w:sz="4" w:space="0" w:color="auto"/>
                </w:tcBorders>
                <w:vAlign w:val="center"/>
                <w:hideMark/>
              </w:tcPr>
            </w:tcPrChange>
          </w:tcPr>
          <w:p w14:paraId="4E880B4A" w14:textId="77777777" w:rsidR="00390D4B" w:rsidRPr="00390D4B" w:rsidRDefault="00390D4B" w:rsidP="00390D4B">
            <w:pPr>
              <w:spacing w:after="0" w:line="240" w:lineRule="auto"/>
              <w:ind w:left="0" w:firstLine="0"/>
              <w:rPr>
                <w:ins w:id="894" w:author="Cheick Traoré" w:date="2026-01-06T17:15:00Z" w16du:dateUtc="2026-01-06T17:15:00Z"/>
                <w:rFonts w:ascii="Times New Roman" w:eastAsia="Times New Roman" w:hAnsi="Times New Roman" w:cs="Times New Roman"/>
                <w:kern w:val="0"/>
                <w:sz w:val="20"/>
                <w:szCs w:val="20"/>
                <w14:ligatures w14:val="none"/>
              </w:rPr>
            </w:pPr>
            <w:ins w:id="895"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single" w:sz="4" w:space="0" w:color="auto"/>
              <w:right w:val="single" w:sz="4" w:space="0" w:color="auto"/>
            </w:tcBorders>
            <w:vAlign w:val="center"/>
            <w:hideMark/>
            <w:tcPrChange w:id="896" w:author="Cheick Traoré" w:date="2026-01-07T19:32:00Z" w16du:dateUtc="2026-01-07T19:32:00Z">
              <w:tcPr>
                <w:tcW w:w="1798" w:type="dxa"/>
                <w:gridSpan w:val="2"/>
                <w:tcBorders>
                  <w:top w:val="nil"/>
                  <w:left w:val="nil"/>
                  <w:bottom w:val="single" w:sz="4" w:space="0" w:color="auto"/>
                  <w:right w:val="single" w:sz="4" w:space="0" w:color="auto"/>
                </w:tcBorders>
                <w:vAlign w:val="center"/>
                <w:hideMark/>
              </w:tcPr>
            </w:tcPrChange>
          </w:tcPr>
          <w:p w14:paraId="542600CE" w14:textId="77777777" w:rsidR="00390D4B" w:rsidRPr="00390D4B" w:rsidRDefault="00390D4B" w:rsidP="00390D4B">
            <w:pPr>
              <w:spacing w:after="0" w:line="240" w:lineRule="auto"/>
              <w:ind w:left="0" w:firstLine="0"/>
              <w:rPr>
                <w:ins w:id="897" w:author="Cheick Traoré" w:date="2026-01-06T17:15:00Z" w16du:dateUtc="2026-01-06T17:15:00Z"/>
                <w:rFonts w:ascii="Times New Roman" w:eastAsia="Times New Roman" w:hAnsi="Times New Roman" w:cs="Times New Roman"/>
                <w:kern w:val="0"/>
                <w:sz w:val="20"/>
                <w:szCs w:val="20"/>
                <w14:ligatures w14:val="none"/>
              </w:rPr>
            </w:pPr>
            <w:ins w:id="898"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7422D" w:rsidRPr="00390D4B" w14:paraId="036F5668" w14:textId="77777777" w:rsidTr="00A8506E">
        <w:tblPrEx>
          <w:tblW w:w="9286" w:type="dxa"/>
          <w:tblCellMar>
            <w:left w:w="70" w:type="dxa"/>
            <w:right w:w="70" w:type="dxa"/>
          </w:tblCellMar>
          <w:tblPrExChange w:id="899" w:author="Cheick Traoré" w:date="2026-01-07T19:32:00Z" w16du:dateUtc="2026-01-07T19:32:00Z">
            <w:tblPrEx>
              <w:tblW w:w="9286" w:type="dxa"/>
              <w:tblCellMar>
                <w:left w:w="70" w:type="dxa"/>
                <w:right w:w="70" w:type="dxa"/>
              </w:tblCellMar>
            </w:tblPrEx>
          </w:tblPrExChange>
        </w:tblPrEx>
        <w:trPr>
          <w:trHeight w:val="534"/>
          <w:ins w:id="900" w:author="Cheick Traoré" w:date="2026-01-06T17:15:00Z" w16du:dateUtc="2026-01-06T17:15:00Z"/>
          <w:trPrChange w:id="901" w:author="Cheick Traoré" w:date="2026-01-07T19:32:00Z" w16du:dateUtc="2026-01-07T19:32:00Z">
            <w:trPr>
              <w:gridAfter w:val="0"/>
              <w:trHeight w:val="534"/>
            </w:trPr>
          </w:trPrChange>
        </w:trPr>
        <w:tc>
          <w:tcPr>
            <w:tcW w:w="1952" w:type="dxa"/>
            <w:tcBorders>
              <w:top w:val="nil"/>
              <w:left w:val="single" w:sz="4" w:space="0" w:color="auto"/>
              <w:bottom w:val="nil"/>
              <w:right w:val="single" w:sz="4" w:space="0" w:color="auto"/>
            </w:tcBorders>
            <w:vAlign w:val="center"/>
            <w:hideMark/>
            <w:tcPrChange w:id="902" w:author="Cheick Traoré" w:date="2026-01-07T19:32:00Z" w16du:dateUtc="2026-01-07T19:32:00Z">
              <w:tcPr>
                <w:tcW w:w="1952" w:type="dxa"/>
                <w:tcBorders>
                  <w:top w:val="nil"/>
                  <w:left w:val="single" w:sz="4" w:space="0" w:color="auto"/>
                  <w:bottom w:val="nil"/>
                  <w:right w:val="single" w:sz="4" w:space="0" w:color="auto"/>
                </w:tcBorders>
                <w:vAlign w:val="center"/>
                <w:hideMark/>
              </w:tcPr>
            </w:tcPrChange>
          </w:tcPr>
          <w:p w14:paraId="1856A934" w14:textId="77777777" w:rsidR="00390D4B" w:rsidRPr="00390D4B" w:rsidRDefault="00390D4B" w:rsidP="00390D4B">
            <w:pPr>
              <w:spacing w:after="0" w:line="240" w:lineRule="auto"/>
              <w:ind w:left="0" w:firstLine="0"/>
              <w:rPr>
                <w:ins w:id="903"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904" w:author="Cheick Traoré" w:date="2026-01-06T17:15:00Z" w16du:dateUtc="2026-01-06T17:15:00Z">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_regie</w:t>
              </w:r>
              <w:proofErr w:type="spellEnd"/>
            </w:ins>
          </w:p>
        </w:tc>
        <w:tc>
          <w:tcPr>
            <w:tcW w:w="2193" w:type="dxa"/>
            <w:tcBorders>
              <w:top w:val="nil"/>
              <w:left w:val="nil"/>
              <w:bottom w:val="nil"/>
              <w:right w:val="single" w:sz="4" w:space="0" w:color="auto"/>
            </w:tcBorders>
            <w:vAlign w:val="center"/>
            <w:hideMark/>
            <w:tcPrChange w:id="905" w:author="Cheick Traoré" w:date="2026-01-07T19:32:00Z" w16du:dateUtc="2026-01-07T19:32:00Z">
              <w:tcPr>
                <w:tcW w:w="2193" w:type="dxa"/>
                <w:gridSpan w:val="2"/>
                <w:tcBorders>
                  <w:top w:val="nil"/>
                  <w:left w:val="nil"/>
                  <w:bottom w:val="nil"/>
                  <w:right w:val="single" w:sz="4" w:space="0" w:color="auto"/>
                </w:tcBorders>
                <w:vAlign w:val="center"/>
                <w:hideMark/>
              </w:tcPr>
            </w:tcPrChange>
          </w:tcPr>
          <w:p w14:paraId="4FA5E072" w14:textId="77777777" w:rsidR="00390D4B" w:rsidRPr="00390D4B" w:rsidRDefault="00390D4B" w:rsidP="00390D4B">
            <w:pPr>
              <w:spacing w:after="0" w:line="240" w:lineRule="auto"/>
              <w:ind w:left="0" w:firstLine="0"/>
              <w:rPr>
                <w:ins w:id="906" w:author="Cheick Traoré" w:date="2026-01-06T17:15:00Z" w16du:dateUtc="2026-01-06T17:15:00Z"/>
                <w:rFonts w:ascii="Times New Roman" w:eastAsia="Times New Roman" w:hAnsi="Times New Roman" w:cs="Times New Roman"/>
                <w:kern w:val="0"/>
                <w:sz w:val="20"/>
                <w:szCs w:val="20"/>
                <w14:ligatures w14:val="none"/>
              </w:rPr>
            </w:pPr>
            <w:ins w:id="907" w:author="Cheick Traoré" w:date="2026-01-06T17:15:00Z" w16du:dateUtc="2026-01-06T17:15:00Z">
              <w:r w:rsidRPr="00390D4B">
                <w:rPr>
                  <w:rFonts w:ascii="Times New Roman" w:eastAsia="Times New Roman" w:hAnsi="Times New Roman" w:cs="Times New Roman"/>
                  <w:kern w:val="0"/>
                  <w:sz w:val="20"/>
                  <w:szCs w:val="20"/>
                  <w14:ligatures w14:val="none"/>
                </w:rPr>
                <w:t xml:space="preserve">Identifiant de la </w:t>
              </w:r>
              <w:proofErr w:type="spellStart"/>
              <w:r w:rsidRPr="00390D4B">
                <w:rPr>
                  <w:rFonts w:ascii="Times New Roman" w:eastAsia="Times New Roman" w:hAnsi="Times New Roman" w:cs="Times New Roman"/>
                  <w:kern w:val="0"/>
                  <w:sz w:val="20"/>
                  <w:szCs w:val="20"/>
                  <w14:ligatures w14:val="none"/>
                </w:rPr>
                <w:t>regie</w:t>
              </w:r>
              <w:proofErr w:type="spellEnd"/>
            </w:ins>
          </w:p>
        </w:tc>
        <w:tc>
          <w:tcPr>
            <w:tcW w:w="678" w:type="dxa"/>
            <w:tcBorders>
              <w:top w:val="nil"/>
              <w:left w:val="nil"/>
              <w:bottom w:val="nil"/>
              <w:right w:val="single" w:sz="4" w:space="0" w:color="auto"/>
            </w:tcBorders>
            <w:vAlign w:val="center"/>
            <w:hideMark/>
            <w:tcPrChange w:id="908" w:author="Cheick Traoré" w:date="2026-01-07T19:32:00Z" w16du:dateUtc="2026-01-07T19:32:00Z">
              <w:tcPr>
                <w:tcW w:w="678" w:type="dxa"/>
                <w:gridSpan w:val="2"/>
                <w:tcBorders>
                  <w:top w:val="nil"/>
                  <w:left w:val="nil"/>
                  <w:bottom w:val="nil"/>
                  <w:right w:val="single" w:sz="4" w:space="0" w:color="auto"/>
                </w:tcBorders>
                <w:vAlign w:val="center"/>
                <w:hideMark/>
              </w:tcPr>
            </w:tcPrChange>
          </w:tcPr>
          <w:p w14:paraId="29A043DE" w14:textId="77777777" w:rsidR="00390D4B" w:rsidRPr="00390D4B" w:rsidRDefault="00390D4B" w:rsidP="00390D4B">
            <w:pPr>
              <w:spacing w:after="0" w:line="240" w:lineRule="auto"/>
              <w:ind w:left="0" w:firstLine="0"/>
              <w:rPr>
                <w:ins w:id="909" w:author="Cheick Traoré" w:date="2026-01-06T17:15:00Z" w16du:dateUtc="2026-01-06T17:15:00Z"/>
                <w:rFonts w:ascii="Times New Roman" w:eastAsia="Times New Roman" w:hAnsi="Times New Roman" w:cs="Times New Roman"/>
                <w:kern w:val="0"/>
                <w:sz w:val="20"/>
                <w:szCs w:val="20"/>
                <w14:ligatures w14:val="none"/>
              </w:rPr>
            </w:pPr>
            <w:ins w:id="910"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hideMark/>
            <w:tcPrChange w:id="911" w:author="Cheick Traoré" w:date="2026-01-07T19:32:00Z" w16du:dateUtc="2026-01-07T19:32:00Z">
              <w:tcPr>
                <w:tcW w:w="1304" w:type="dxa"/>
                <w:gridSpan w:val="2"/>
                <w:tcBorders>
                  <w:top w:val="nil"/>
                  <w:left w:val="nil"/>
                  <w:bottom w:val="nil"/>
                  <w:right w:val="single" w:sz="4" w:space="0" w:color="auto"/>
                </w:tcBorders>
                <w:vAlign w:val="center"/>
                <w:hideMark/>
              </w:tcPr>
            </w:tcPrChange>
          </w:tcPr>
          <w:p w14:paraId="045855F2" w14:textId="2AF84EFB" w:rsidR="00390D4B" w:rsidRPr="00390D4B" w:rsidRDefault="00390D4B" w:rsidP="00390D4B">
            <w:pPr>
              <w:spacing w:after="0" w:line="240" w:lineRule="auto"/>
              <w:ind w:left="0" w:firstLine="0"/>
              <w:rPr>
                <w:ins w:id="912" w:author="Cheick Traoré" w:date="2026-01-06T17:15:00Z" w16du:dateUtc="2026-01-06T17:15:00Z"/>
                <w:rFonts w:ascii="Times New Roman" w:eastAsia="Times New Roman" w:hAnsi="Times New Roman" w:cs="Times New Roman"/>
                <w:kern w:val="0"/>
                <w:sz w:val="20"/>
                <w:szCs w:val="20"/>
                <w14:ligatures w14:val="none"/>
              </w:rPr>
            </w:pPr>
            <w:ins w:id="913"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914" w:author="Cheick Traoré" w:date="2026-01-07T10:06:00Z" w16du:dateUtc="2026-01-07T10:06:00Z">
              <w:r w:rsidR="0001169F">
                <w:rPr>
                  <w:rFonts w:ascii="Times New Roman" w:eastAsia="Times New Roman" w:hAnsi="Times New Roman" w:cs="Times New Roman"/>
                  <w:kern w:val="0"/>
                  <w:sz w:val="20"/>
                  <w:szCs w:val="20"/>
                  <w14:ligatures w14:val="none"/>
                </w:rPr>
                <w:t>36</w:t>
              </w:r>
            </w:ins>
          </w:p>
        </w:tc>
        <w:tc>
          <w:tcPr>
            <w:tcW w:w="667" w:type="dxa"/>
            <w:tcBorders>
              <w:top w:val="nil"/>
              <w:left w:val="nil"/>
              <w:bottom w:val="nil"/>
              <w:right w:val="single" w:sz="4" w:space="0" w:color="auto"/>
            </w:tcBorders>
            <w:vAlign w:val="center"/>
            <w:hideMark/>
            <w:tcPrChange w:id="915"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4BE5E487" w14:textId="77777777" w:rsidR="00390D4B" w:rsidRPr="00390D4B" w:rsidRDefault="00390D4B" w:rsidP="00390D4B">
            <w:pPr>
              <w:spacing w:after="0" w:line="240" w:lineRule="auto"/>
              <w:ind w:left="0" w:firstLine="0"/>
              <w:rPr>
                <w:ins w:id="916" w:author="Cheick Traoré" w:date="2026-01-06T17:15:00Z" w16du:dateUtc="2026-01-06T17:15:00Z"/>
                <w:rFonts w:ascii="Times New Roman" w:eastAsia="Times New Roman" w:hAnsi="Times New Roman" w:cs="Times New Roman"/>
                <w:kern w:val="0"/>
                <w:sz w:val="20"/>
                <w:szCs w:val="20"/>
                <w14:ligatures w14:val="none"/>
              </w:rPr>
            </w:pPr>
            <w:ins w:id="917"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hideMark/>
            <w:tcPrChange w:id="918"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4D7CF10C" w14:textId="77777777" w:rsidR="00390D4B" w:rsidRPr="00390D4B" w:rsidRDefault="00390D4B" w:rsidP="00390D4B">
            <w:pPr>
              <w:spacing w:after="0" w:line="240" w:lineRule="auto"/>
              <w:ind w:left="0" w:firstLine="0"/>
              <w:rPr>
                <w:ins w:id="919" w:author="Cheick Traoré" w:date="2026-01-06T17:15:00Z" w16du:dateUtc="2026-01-06T17:15:00Z"/>
                <w:rFonts w:ascii="Times New Roman" w:eastAsia="Times New Roman" w:hAnsi="Times New Roman" w:cs="Times New Roman"/>
                <w:kern w:val="0"/>
                <w:sz w:val="20"/>
                <w:szCs w:val="20"/>
                <w14:ligatures w14:val="none"/>
              </w:rPr>
            </w:pPr>
            <w:ins w:id="920"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nil"/>
              <w:right w:val="single" w:sz="4" w:space="0" w:color="auto"/>
            </w:tcBorders>
            <w:vAlign w:val="center"/>
            <w:hideMark/>
            <w:tcPrChange w:id="921" w:author="Cheick Traoré" w:date="2026-01-07T19:32:00Z" w16du:dateUtc="2026-01-07T19:32:00Z">
              <w:tcPr>
                <w:tcW w:w="1798" w:type="dxa"/>
                <w:gridSpan w:val="2"/>
                <w:tcBorders>
                  <w:top w:val="nil"/>
                  <w:left w:val="nil"/>
                  <w:bottom w:val="nil"/>
                  <w:right w:val="single" w:sz="4" w:space="0" w:color="auto"/>
                </w:tcBorders>
                <w:vAlign w:val="center"/>
                <w:hideMark/>
              </w:tcPr>
            </w:tcPrChange>
          </w:tcPr>
          <w:p w14:paraId="4D3849AD" w14:textId="77777777" w:rsidR="00390D4B" w:rsidRPr="00390D4B" w:rsidRDefault="00390D4B" w:rsidP="00390D4B">
            <w:pPr>
              <w:spacing w:after="0" w:line="240" w:lineRule="auto"/>
              <w:ind w:left="0" w:firstLine="0"/>
              <w:rPr>
                <w:ins w:id="922" w:author="Cheick Traoré" w:date="2026-01-06T17:15:00Z" w16du:dateUtc="2026-01-06T17:15:00Z"/>
                <w:rFonts w:ascii="Times New Roman" w:eastAsia="Times New Roman" w:hAnsi="Times New Roman" w:cs="Times New Roman"/>
                <w:kern w:val="0"/>
                <w:sz w:val="20"/>
                <w:szCs w:val="20"/>
                <w14:ligatures w14:val="none"/>
              </w:rPr>
            </w:pPr>
            <w:ins w:id="923" w:author="Cheick Traoré" w:date="2026-01-06T17:15:00Z" w16du:dateUtc="2026-01-06T17:15:00Z">
              <w:r w:rsidRPr="00390D4B">
                <w:rPr>
                  <w:rFonts w:ascii="Times New Roman" w:eastAsia="Times New Roman" w:hAnsi="Times New Roman" w:cs="Times New Roman"/>
                  <w:kern w:val="0"/>
                  <w:sz w:val="20"/>
                  <w:szCs w:val="20"/>
                  <w14:ligatures w14:val="none"/>
                </w:rPr>
                <w:t>ID</w:t>
              </w:r>
            </w:ins>
          </w:p>
        </w:tc>
      </w:tr>
      <w:tr w:rsidR="0067422D" w:rsidRPr="00390D4B" w14:paraId="01FF065F" w14:textId="77777777" w:rsidTr="00A8506E">
        <w:tblPrEx>
          <w:tblW w:w="9286" w:type="dxa"/>
          <w:tblCellMar>
            <w:left w:w="70" w:type="dxa"/>
            <w:right w:w="70" w:type="dxa"/>
          </w:tblCellMar>
          <w:tblPrExChange w:id="924" w:author="Cheick Traoré" w:date="2026-01-07T19:32:00Z" w16du:dateUtc="2026-01-07T19:32:00Z">
            <w:tblPrEx>
              <w:tblW w:w="9286" w:type="dxa"/>
              <w:tblCellMar>
                <w:left w:w="70" w:type="dxa"/>
                <w:right w:w="70" w:type="dxa"/>
              </w:tblCellMar>
            </w:tblPrEx>
          </w:tblPrExChange>
        </w:tblPrEx>
        <w:trPr>
          <w:trHeight w:val="534"/>
          <w:ins w:id="925" w:author="Cheick Traoré" w:date="2026-01-07T10:06:00Z" w16du:dateUtc="2026-01-07T10:06:00Z"/>
          <w:trPrChange w:id="926" w:author="Cheick Traoré" w:date="2026-01-07T19:32:00Z" w16du:dateUtc="2026-01-07T19:32:00Z">
            <w:trPr>
              <w:gridAfter w:val="0"/>
              <w:trHeight w:val="534"/>
            </w:trPr>
          </w:trPrChange>
        </w:trPr>
        <w:tc>
          <w:tcPr>
            <w:tcW w:w="1952" w:type="dxa"/>
            <w:tcBorders>
              <w:top w:val="nil"/>
              <w:left w:val="single" w:sz="4" w:space="0" w:color="auto"/>
              <w:bottom w:val="nil"/>
              <w:right w:val="single" w:sz="4" w:space="0" w:color="auto"/>
            </w:tcBorders>
            <w:vAlign w:val="center"/>
            <w:tcPrChange w:id="927" w:author="Cheick Traoré" w:date="2026-01-07T19:32:00Z" w16du:dateUtc="2026-01-07T19:32:00Z">
              <w:tcPr>
                <w:tcW w:w="1952" w:type="dxa"/>
                <w:tcBorders>
                  <w:top w:val="nil"/>
                  <w:left w:val="single" w:sz="4" w:space="0" w:color="auto"/>
                  <w:bottom w:val="nil"/>
                  <w:right w:val="single" w:sz="4" w:space="0" w:color="auto"/>
                </w:tcBorders>
                <w:vAlign w:val="center"/>
              </w:tcPr>
            </w:tcPrChange>
          </w:tcPr>
          <w:p w14:paraId="05EFB8D0" w14:textId="1B433973" w:rsidR="0001169F" w:rsidRPr="00390D4B" w:rsidRDefault="0001169F" w:rsidP="00390D4B">
            <w:pPr>
              <w:spacing w:after="0" w:line="240" w:lineRule="auto"/>
              <w:ind w:left="0" w:firstLine="0"/>
              <w:rPr>
                <w:ins w:id="928" w:author="Cheick Traoré" w:date="2026-01-07T10:06:00Z" w16du:dateUtc="2026-01-07T10:06:00Z"/>
                <w:rFonts w:ascii="Times New Roman" w:eastAsia="Times New Roman" w:hAnsi="Times New Roman" w:cs="Times New Roman"/>
                <w:kern w:val="0"/>
                <w:sz w:val="20"/>
                <w:szCs w:val="20"/>
                <w14:ligatures w14:val="none"/>
              </w:rPr>
            </w:pPr>
            <w:proofErr w:type="spellStart"/>
            <w:proofErr w:type="gramStart"/>
            <w:ins w:id="929" w:author="Cheick Traoré" w:date="2026-01-07T10:06:00Z" w16du:dateUtc="2026-01-07T10:06:00Z">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_regie</w:t>
              </w:r>
              <w:proofErr w:type="spellEnd"/>
            </w:ins>
          </w:p>
        </w:tc>
        <w:tc>
          <w:tcPr>
            <w:tcW w:w="2193" w:type="dxa"/>
            <w:tcBorders>
              <w:top w:val="nil"/>
              <w:left w:val="nil"/>
              <w:bottom w:val="nil"/>
              <w:right w:val="single" w:sz="4" w:space="0" w:color="auto"/>
            </w:tcBorders>
            <w:vAlign w:val="center"/>
            <w:tcPrChange w:id="930" w:author="Cheick Traoré" w:date="2026-01-07T19:32:00Z" w16du:dateUtc="2026-01-07T19:32:00Z">
              <w:tcPr>
                <w:tcW w:w="2193" w:type="dxa"/>
                <w:gridSpan w:val="2"/>
                <w:tcBorders>
                  <w:top w:val="nil"/>
                  <w:left w:val="nil"/>
                  <w:bottom w:val="nil"/>
                  <w:right w:val="single" w:sz="4" w:space="0" w:color="auto"/>
                </w:tcBorders>
                <w:vAlign w:val="center"/>
              </w:tcPr>
            </w:tcPrChange>
          </w:tcPr>
          <w:p w14:paraId="5891B623" w14:textId="33FC73CB" w:rsidR="0001169F" w:rsidRPr="00390D4B" w:rsidRDefault="0001169F" w:rsidP="00390D4B">
            <w:pPr>
              <w:spacing w:after="0" w:line="240" w:lineRule="auto"/>
              <w:ind w:left="0" w:firstLine="0"/>
              <w:rPr>
                <w:ins w:id="931" w:author="Cheick Traoré" w:date="2026-01-07T10:06:00Z" w16du:dateUtc="2026-01-07T10:06:00Z"/>
                <w:rFonts w:ascii="Times New Roman" w:eastAsia="Times New Roman" w:hAnsi="Times New Roman" w:cs="Times New Roman"/>
                <w:kern w:val="0"/>
                <w:sz w:val="20"/>
                <w:szCs w:val="20"/>
                <w14:ligatures w14:val="none"/>
              </w:rPr>
            </w:pPr>
            <w:ins w:id="932" w:author="Cheick Traoré" w:date="2026-01-07T10:06:00Z" w16du:dateUtc="2026-01-07T10:06:00Z">
              <w:r>
                <w:rPr>
                  <w:rFonts w:ascii="Times New Roman" w:eastAsia="Times New Roman" w:hAnsi="Times New Roman" w:cs="Times New Roman"/>
                  <w:kern w:val="0"/>
                  <w:sz w:val="20"/>
                  <w:szCs w:val="20"/>
                  <w14:ligatures w14:val="none"/>
                </w:rPr>
                <w:t xml:space="preserve">Code de la </w:t>
              </w:r>
              <w:proofErr w:type="spellStart"/>
              <w:r>
                <w:rPr>
                  <w:rFonts w:ascii="Times New Roman" w:eastAsia="Times New Roman" w:hAnsi="Times New Roman" w:cs="Times New Roman"/>
                  <w:kern w:val="0"/>
                  <w:sz w:val="20"/>
                  <w:szCs w:val="20"/>
                  <w14:ligatures w14:val="none"/>
                </w:rPr>
                <w:t>regie</w:t>
              </w:r>
              <w:proofErr w:type="spellEnd"/>
            </w:ins>
          </w:p>
        </w:tc>
        <w:tc>
          <w:tcPr>
            <w:tcW w:w="678" w:type="dxa"/>
            <w:tcBorders>
              <w:top w:val="nil"/>
              <w:left w:val="nil"/>
              <w:bottom w:val="nil"/>
              <w:right w:val="single" w:sz="4" w:space="0" w:color="auto"/>
            </w:tcBorders>
            <w:vAlign w:val="center"/>
            <w:tcPrChange w:id="933" w:author="Cheick Traoré" w:date="2026-01-07T19:32:00Z" w16du:dateUtc="2026-01-07T19:32:00Z">
              <w:tcPr>
                <w:tcW w:w="678" w:type="dxa"/>
                <w:gridSpan w:val="2"/>
                <w:tcBorders>
                  <w:top w:val="nil"/>
                  <w:left w:val="nil"/>
                  <w:bottom w:val="nil"/>
                  <w:right w:val="single" w:sz="4" w:space="0" w:color="auto"/>
                </w:tcBorders>
                <w:vAlign w:val="center"/>
              </w:tcPr>
            </w:tcPrChange>
          </w:tcPr>
          <w:p w14:paraId="69054DDB" w14:textId="4D44D5C9" w:rsidR="0001169F" w:rsidRPr="00390D4B" w:rsidRDefault="0001169F" w:rsidP="00390D4B">
            <w:pPr>
              <w:spacing w:after="0" w:line="240" w:lineRule="auto"/>
              <w:ind w:left="0" w:firstLine="0"/>
              <w:rPr>
                <w:ins w:id="934" w:author="Cheick Traoré" w:date="2026-01-07T10:06:00Z" w16du:dateUtc="2026-01-07T10:06:00Z"/>
                <w:rFonts w:ascii="Times New Roman" w:eastAsia="Times New Roman" w:hAnsi="Times New Roman" w:cs="Times New Roman"/>
                <w:kern w:val="0"/>
                <w:sz w:val="20"/>
                <w:szCs w:val="20"/>
                <w14:ligatures w14:val="none"/>
              </w:rPr>
            </w:pPr>
            <w:ins w:id="935" w:author="Cheick Traoré" w:date="2026-01-07T10:06:00Z" w16du:dateUtc="2026-01-07T10:06:00Z">
              <w:r>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tcPrChange w:id="936" w:author="Cheick Traoré" w:date="2026-01-07T19:32:00Z" w16du:dateUtc="2026-01-07T19:32:00Z">
              <w:tcPr>
                <w:tcW w:w="1304" w:type="dxa"/>
                <w:gridSpan w:val="2"/>
                <w:tcBorders>
                  <w:top w:val="nil"/>
                  <w:left w:val="nil"/>
                  <w:bottom w:val="nil"/>
                  <w:right w:val="single" w:sz="4" w:space="0" w:color="auto"/>
                </w:tcBorders>
                <w:vAlign w:val="center"/>
              </w:tcPr>
            </w:tcPrChange>
          </w:tcPr>
          <w:p w14:paraId="0B88AF0A" w14:textId="0B79A2E4" w:rsidR="0001169F" w:rsidRPr="00390D4B" w:rsidRDefault="0001169F" w:rsidP="00390D4B">
            <w:pPr>
              <w:spacing w:after="0" w:line="240" w:lineRule="auto"/>
              <w:ind w:left="0" w:firstLine="0"/>
              <w:rPr>
                <w:ins w:id="937" w:author="Cheick Traoré" w:date="2026-01-07T10:06:00Z" w16du:dateUtc="2026-01-07T10:06:00Z"/>
                <w:rFonts w:ascii="Times New Roman" w:eastAsia="Times New Roman" w:hAnsi="Times New Roman" w:cs="Times New Roman"/>
                <w:kern w:val="0"/>
                <w:sz w:val="20"/>
                <w:szCs w:val="20"/>
                <w14:ligatures w14:val="none"/>
              </w:rPr>
            </w:pPr>
            <w:ins w:id="938" w:author="Cheick Traoré" w:date="2026-01-07T10:07:00Z" w16du:dateUtc="2026-01-07T10:07:00Z">
              <w:r>
                <w:rPr>
                  <w:rFonts w:ascii="Times New Roman" w:eastAsia="Times New Roman" w:hAnsi="Times New Roman" w:cs="Times New Roman"/>
                  <w:kern w:val="0"/>
                  <w:sz w:val="20"/>
                  <w:szCs w:val="20"/>
                  <w14:ligatures w14:val="none"/>
                </w:rPr>
                <w:t>6</w:t>
              </w:r>
            </w:ins>
          </w:p>
        </w:tc>
        <w:tc>
          <w:tcPr>
            <w:tcW w:w="667" w:type="dxa"/>
            <w:tcBorders>
              <w:top w:val="nil"/>
              <w:left w:val="nil"/>
              <w:bottom w:val="nil"/>
              <w:right w:val="single" w:sz="4" w:space="0" w:color="auto"/>
            </w:tcBorders>
            <w:vAlign w:val="center"/>
            <w:tcPrChange w:id="939" w:author="Cheick Traoré" w:date="2026-01-07T19:32:00Z" w16du:dateUtc="2026-01-07T19:32:00Z">
              <w:tcPr>
                <w:tcW w:w="667" w:type="dxa"/>
                <w:gridSpan w:val="2"/>
                <w:tcBorders>
                  <w:top w:val="nil"/>
                  <w:left w:val="nil"/>
                  <w:bottom w:val="nil"/>
                  <w:right w:val="single" w:sz="4" w:space="0" w:color="auto"/>
                </w:tcBorders>
                <w:vAlign w:val="center"/>
              </w:tcPr>
            </w:tcPrChange>
          </w:tcPr>
          <w:p w14:paraId="15AFDC5D" w14:textId="586935EF" w:rsidR="0001169F" w:rsidRPr="00390D4B" w:rsidRDefault="0001169F" w:rsidP="00390D4B">
            <w:pPr>
              <w:spacing w:after="0" w:line="240" w:lineRule="auto"/>
              <w:ind w:left="0" w:firstLine="0"/>
              <w:rPr>
                <w:ins w:id="940" w:author="Cheick Traoré" w:date="2026-01-07T10:06:00Z" w16du:dateUtc="2026-01-07T10:06:00Z"/>
                <w:rFonts w:ascii="Times New Roman" w:eastAsia="Times New Roman" w:hAnsi="Times New Roman" w:cs="Times New Roman"/>
                <w:kern w:val="0"/>
                <w:sz w:val="20"/>
                <w:szCs w:val="20"/>
                <w14:ligatures w14:val="none"/>
              </w:rPr>
            </w:pPr>
            <w:ins w:id="941" w:author="Cheick Traoré" w:date="2026-01-07T10:07:00Z" w16du:dateUtc="2026-01-07T10:07:00Z">
              <w:r>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tcPrChange w:id="942" w:author="Cheick Traoré" w:date="2026-01-07T19:32:00Z" w16du:dateUtc="2026-01-07T19:32:00Z">
              <w:tcPr>
                <w:tcW w:w="693" w:type="dxa"/>
                <w:gridSpan w:val="2"/>
                <w:tcBorders>
                  <w:top w:val="nil"/>
                  <w:left w:val="nil"/>
                  <w:bottom w:val="nil"/>
                  <w:right w:val="single" w:sz="4" w:space="0" w:color="auto"/>
                </w:tcBorders>
                <w:vAlign w:val="center"/>
              </w:tcPr>
            </w:tcPrChange>
          </w:tcPr>
          <w:p w14:paraId="16A5AB70" w14:textId="77777777" w:rsidR="0001169F" w:rsidRPr="00390D4B" w:rsidRDefault="0001169F" w:rsidP="00390D4B">
            <w:pPr>
              <w:spacing w:after="0" w:line="240" w:lineRule="auto"/>
              <w:ind w:left="0" w:firstLine="0"/>
              <w:rPr>
                <w:ins w:id="943" w:author="Cheick Traoré" w:date="2026-01-07T10:06:00Z" w16du:dateUtc="2026-01-07T10:06:00Z"/>
                <w:rFonts w:ascii="Times New Roman" w:eastAsia="Times New Roman" w:hAnsi="Times New Roman" w:cs="Times New Roman"/>
                <w:kern w:val="0"/>
                <w:sz w:val="20"/>
                <w:szCs w:val="20"/>
                <w14:ligatures w14:val="none"/>
              </w:rPr>
            </w:pPr>
          </w:p>
        </w:tc>
        <w:tc>
          <w:tcPr>
            <w:tcW w:w="1798" w:type="dxa"/>
            <w:tcBorders>
              <w:top w:val="nil"/>
              <w:left w:val="nil"/>
              <w:bottom w:val="nil"/>
              <w:right w:val="single" w:sz="4" w:space="0" w:color="auto"/>
            </w:tcBorders>
            <w:vAlign w:val="center"/>
            <w:tcPrChange w:id="944" w:author="Cheick Traoré" w:date="2026-01-07T19:32:00Z" w16du:dateUtc="2026-01-07T19:32:00Z">
              <w:tcPr>
                <w:tcW w:w="1798" w:type="dxa"/>
                <w:gridSpan w:val="2"/>
                <w:tcBorders>
                  <w:top w:val="nil"/>
                  <w:left w:val="nil"/>
                  <w:bottom w:val="nil"/>
                  <w:right w:val="single" w:sz="4" w:space="0" w:color="auto"/>
                </w:tcBorders>
                <w:vAlign w:val="center"/>
              </w:tcPr>
            </w:tcPrChange>
          </w:tcPr>
          <w:p w14:paraId="6CAE9E62" w14:textId="77777777" w:rsidR="0001169F" w:rsidRPr="00390D4B" w:rsidRDefault="0001169F" w:rsidP="00390D4B">
            <w:pPr>
              <w:spacing w:after="0" w:line="240" w:lineRule="auto"/>
              <w:ind w:left="0" w:firstLine="0"/>
              <w:rPr>
                <w:ins w:id="945" w:author="Cheick Traoré" w:date="2026-01-07T10:06:00Z" w16du:dateUtc="2026-01-07T10:06:00Z"/>
                <w:rFonts w:ascii="Times New Roman" w:eastAsia="Times New Roman" w:hAnsi="Times New Roman" w:cs="Times New Roman"/>
                <w:kern w:val="0"/>
                <w:sz w:val="20"/>
                <w:szCs w:val="20"/>
                <w14:ligatures w14:val="none"/>
              </w:rPr>
            </w:pPr>
          </w:p>
        </w:tc>
      </w:tr>
      <w:tr w:rsidR="0067422D" w:rsidRPr="00390D4B" w14:paraId="3AFA3B34" w14:textId="77777777" w:rsidTr="00A8506E">
        <w:tblPrEx>
          <w:tblW w:w="9286" w:type="dxa"/>
          <w:tblCellMar>
            <w:left w:w="70" w:type="dxa"/>
            <w:right w:w="70" w:type="dxa"/>
          </w:tblCellMar>
          <w:tblPrExChange w:id="946" w:author="Cheick Traoré" w:date="2026-01-07T19:32:00Z" w16du:dateUtc="2026-01-07T19:32:00Z">
            <w:tblPrEx>
              <w:tblW w:w="9286" w:type="dxa"/>
              <w:tblCellMar>
                <w:left w:w="70" w:type="dxa"/>
                <w:right w:w="70" w:type="dxa"/>
              </w:tblCellMar>
            </w:tblPrEx>
          </w:tblPrExChange>
        </w:tblPrEx>
        <w:trPr>
          <w:trHeight w:val="534"/>
          <w:ins w:id="947" w:author="Cheick Traoré" w:date="2026-01-06T17:15:00Z" w16du:dateUtc="2026-01-06T17:15:00Z"/>
          <w:trPrChange w:id="948" w:author="Cheick Traoré" w:date="2026-01-07T19:32:00Z" w16du:dateUtc="2026-01-07T19:32:00Z">
            <w:trPr>
              <w:gridAfter w:val="0"/>
              <w:trHeight w:val="534"/>
            </w:trPr>
          </w:trPrChange>
        </w:trPr>
        <w:tc>
          <w:tcPr>
            <w:tcW w:w="1952" w:type="dxa"/>
            <w:tcBorders>
              <w:top w:val="nil"/>
              <w:left w:val="single" w:sz="4" w:space="0" w:color="auto"/>
              <w:bottom w:val="single" w:sz="4" w:space="0" w:color="auto"/>
              <w:right w:val="single" w:sz="4" w:space="0" w:color="auto"/>
            </w:tcBorders>
            <w:vAlign w:val="center"/>
            <w:hideMark/>
            <w:tcPrChange w:id="949" w:author="Cheick Traoré" w:date="2026-01-07T19:32:00Z" w16du:dateUtc="2026-01-07T19:32:00Z">
              <w:tcPr>
                <w:tcW w:w="1952" w:type="dxa"/>
                <w:tcBorders>
                  <w:top w:val="nil"/>
                  <w:left w:val="single" w:sz="4" w:space="0" w:color="auto"/>
                  <w:bottom w:val="single" w:sz="4" w:space="0" w:color="auto"/>
                  <w:right w:val="single" w:sz="4" w:space="0" w:color="auto"/>
                </w:tcBorders>
                <w:vAlign w:val="center"/>
                <w:hideMark/>
              </w:tcPr>
            </w:tcPrChange>
          </w:tcPr>
          <w:p w14:paraId="61527E1D" w14:textId="77777777" w:rsidR="00390D4B" w:rsidRPr="00390D4B" w:rsidRDefault="00390D4B" w:rsidP="00390D4B">
            <w:pPr>
              <w:spacing w:after="0" w:line="240" w:lineRule="auto"/>
              <w:ind w:left="0" w:firstLine="0"/>
              <w:rPr>
                <w:ins w:id="950"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951"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_regie</w:t>
              </w:r>
              <w:proofErr w:type="spellEnd"/>
            </w:ins>
          </w:p>
        </w:tc>
        <w:tc>
          <w:tcPr>
            <w:tcW w:w="2193" w:type="dxa"/>
            <w:tcBorders>
              <w:top w:val="nil"/>
              <w:left w:val="nil"/>
              <w:bottom w:val="single" w:sz="4" w:space="0" w:color="auto"/>
              <w:right w:val="single" w:sz="4" w:space="0" w:color="auto"/>
            </w:tcBorders>
            <w:vAlign w:val="center"/>
            <w:hideMark/>
            <w:tcPrChange w:id="952" w:author="Cheick Traoré" w:date="2026-01-07T19:32:00Z" w16du:dateUtc="2026-01-07T19:32:00Z">
              <w:tcPr>
                <w:tcW w:w="2193" w:type="dxa"/>
                <w:gridSpan w:val="2"/>
                <w:tcBorders>
                  <w:top w:val="nil"/>
                  <w:left w:val="nil"/>
                  <w:bottom w:val="single" w:sz="4" w:space="0" w:color="auto"/>
                  <w:right w:val="single" w:sz="4" w:space="0" w:color="auto"/>
                </w:tcBorders>
                <w:vAlign w:val="center"/>
                <w:hideMark/>
              </w:tcPr>
            </w:tcPrChange>
          </w:tcPr>
          <w:p w14:paraId="34BD106D" w14:textId="77777777" w:rsidR="00390D4B" w:rsidRPr="00390D4B" w:rsidRDefault="00390D4B" w:rsidP="00390D4B">
            <w:pPr>
              <w:spacing w:after="0" w:line="240" w:lineRule="auto"/>
              <w:ind w:left="0" w:firstLine="0"/>
              <w:rPr>
                <w:ins w:id="953" w:author="Cheick Traoré" w:date="2026-01-06T17:15:00Z" w16du:dateUtc="2026-01-06T17:15:00Z"/>
                <w:rFonts w:ascii="Times New Roman" w:eastAsia="Times New Roman" w:hAnsi="Times New Roman" w:cs="Times New Roman"/>
                <w:kern w:val="0"/>
                <w:sz w:val="20"/>
                <w:szCs w:val="20"/>
                <w14:ligatures w14:val="none"/>
              </w:rPr>
            </w:pPr>
            <w:ins w:id="954" w:author="Cheick Traoré" w:date="2026-01-06T17:15:00Z" w16du:dateUtc="2026-01-06T17:15:00Z">
              <w:r w:rsidRPr="00390D4B">
                <w:rPr>
                  <w:rFonts w:ascii="Times New Roman" w:eastAsia="Times New Roman" w:hAnsi="Times New Roman" w:cs="Times New Roman"/>
                  <w:kern w:val="0"/>
                  <w:sz w:val="20"/>
                  <w:szCs w:val="20"/>
                  <w14:ligatures w14:val="none"/>
                </w:rPr>
                <w:t xml:space="preserve">Libelle de la </w:t>
              </w:r>
              <w:proofErr w:type="spellStart"/>
              <w:r w:rsidRPr="00390D4B">
                <w:rPr>
                  <w:rFonts w:ascii="Times New Roman" w:eastAsia="Times New Roman" w:hAnsi="Times New Roman" w:cs="Times New Roman"/>
                  <w:kern w:val="0"/>
                  <w:sz w:val="20"/>
                  <w:szCs w:val="20"/>
                  <w14:ligatures w14:val="none"/>
                </w:rPr>
                <w:t>regie</w:t>
              </w:r>
              <w:proofErr w:type="spellEnd"/>
              <w:r w:rsidRPr="00390D4B">
                <w:rPr>
                  <w:rFonts w:ascii="Times New Roman" w:eastAsia="Times New Roman" w:hAnsi="Times New Roman" w:cs="Times New Roman"/>
                  <w:kern w:val="0"/>
                  <w:sz w:val="20"/>
                  <w:szCs w:val="20"/>
                  <w14:ligatures w14:val="none"/>
                </w:rPr>
                <w:t xml:space="preserve"> </w:t>
              </w:r>
            </w:ins>
          </w:p>
        </w:tc>
        <w:tc>
          <w:tcPr>
            <w:tcW w:w="678" w:type="dxa"/>
            <w:tcBorders>
              <w:top w:val="nil"/>
              <w:left w:val="nil"/>
              <w:bottom w:val="single" w:sz="4" w:space="0" w:color="auto"/>
              <w:right w:val="single" w:sz="4" w:space="0" w:color="auto"/>
            </w:tcBorders>
            <w:vAlign w:val="center"/>
            <w:hideMark/>
            <w:tcPrChange w:id="955" w:author="Cheick Traoré" w:date="2026-01-07T19:32:00Z" w16du:dateUtc="2026-01-07T19:32:00Z">
              <w:tcPr>
                <w:tcW w:w="678" w:type="dxa"/>
                <w:gridSpan w:val="2"/>
                <w:tcBorders>
                  <w:top w:val="nil"/>
                  <w:left w:val="nil"/>
                  <w:bottom w:val="single" w:sz="4" w:space="0" w:color="auto"/>
                  <w:right w:val="single" w:sz="4" w:space="0" w:color="auto"/>
                </w:tcBorders>
                <w:vAlign w:val="center"/>
                <w:hideMark/>
              </w:tcPr>
            </w:tcPrChange>
          </w:tcPr>
          <w:p w14:paraId="542C0308" w14:textId="77777777" w:rsidR="00390D4B" w:rsidRPr="00390D4B" w:rsidRDefault="00390D4B" w:rsidP="00390D4B">
            <w:pPr>
              <w:spacing w:after="0" w:line="240" w:lineRule="auto"/>
              <w:ind w:left="0" w:firstLine="0"/>
              <w:rPr>
                <w:ins w:id="956" w:author="Cheick Traoré" w:date="2026-01-06T17:15:00Z" w16du:dateUtc="2026-01-06T17:15:00Z"/>
                <w:rFonts w:ascii="Times New Roman" w:eastAsia="Times New Roman" w:hAnsi="Times New Roman" w:cs="Times New Roman"/>
                <w:kern w:val="0"/>
                <w:sz w:val="20"/>
                <w:szCs w:val="20"/>
                <w14:ligatures w14:val="none"/>
              </w:rPr>
            </w:pPr>
            <w:ins w:id="957" w:author="Cheick Traoré" w:date="2026-01-06T17:15:00Z" w16du:dateUtc="2026-01-06T17:15:00Z">
              <w:r w:rsidRPr="00390D4B">
                <w:rPr>
                  <w:rFonts w:ascii="Times New Roman" w:eastAsia="Times New Roman" w:hAnsi="Times New Roman" w:cs="Times New Roman"/>
                  <w:kern w:val="0"/>
                  <w:sz w:val="20"/>
                  <w:szCs w:val="20"/>
                  <w14:ligatures w14:val="none"/>
                </w:rPr>
                <w:t>A</w:t>
              </w:r>
            </w:ins>
          </w:p>
        </w:tc>
        <w:tc>
          <w:tcPr>
            <w:tcW w:w="1304" w:type="dxa"/>
            <w:tcBorders>
              <w:top w:val="nil"/>
              <w:left w:val="nil"/>
              <w:bottom w:val="single" w:sz="4" w:space="0" w:color="auto"/>
              <w:right w:val="single" w:sz="4" w:space="0" w:color="auto"/>
            </w:tcBorders>
            <w:vAlign w:val="center"/>
            <w:hideMark/>
            <w:tcPrChange w:id="958" w:author="Cheick Traoré" w:date="2026-01-07T19:32:00Z" w16du:dateUtc="2026-01-07T19:32:00Z">
              <w:tcPr>
                <w:tcW w:w="1304" w:type="dxa"/>
                <w:gridSpan w:val="2"/>
                <w:tcBorders>
                  <w:top w:val="nil"/>
                  <w:left w:val="nil"/>
                  <w:bottom w:val="single" w:sz="4" w:space="0" w:color="auto"/>
                  <w:right w:val="single" w:sz="4" w:space="0" w:color="auto"/>
                </w:tcBorders>
                <w:vAlign w:val="center"/>
                <w:hideMark/>
              </w:tcPr>
            </w:tcPrChange>
          </w:tcPr>
          <w:p w14:paraId="377D3727" w14:textId="2BADEC52" w:rsidR="00390D4B" w:rsidRPr="00390D4B" w:rsidRDefault="00390D4B" w:rsidP="00390D4B">
            <w:pPr>
              <w:spacing w:after="0" w:line="240" w:lineRule="auto"/>
              <w:ind w:left="0" w:firstLine="0"/>
              <w:rPr>
                <w:ins w:id="959" w:author="Cheick Traoré" w:date="2026-01-06T17:15:00Z" w16du:dateUtc="2026-01-06T17:15:00Z"/>
                <w:rFonts w:ascii="Times New Roman" w:eastAsia="Times New Roman" w:hAnsi="Times New Roman" w:cs="Times New Roman"/>
                <w:kern w:val="0"/>
                <w:sz w:val="20"/>
                <w:szCs w:val="20"/>
                <w14:ligatures w14:val="none"/>
              </w:rPr>
            </w:pPr>
            <w:ins w:id="960"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961" w:author="Cheick Traoré" w:date="2026-01-07T10:07:00Z" w16du:dateUtc="2026-01-07T10:07:00Z">
              <w:r w:rsidR="0001169F">
                <w:rPr>
                  <w:rFonts w:ascii="Times New Roman" w:eastAsia="Times New Roman" w:hAnsi="Times New Roman" w:cs="Times New Roman"/>
                  <w:kern w:val="0"/>
                  <w:sz w:val="20"/>
                  <w:szCs w:val="20"/>
                  <w14:ligatures w14:val="none"/>
                </w:rPr>
                <w:t>255</w:t>
              </w:r>
            </w:ins>
          </w:p>
        </w:tc>
        <w:tc>
          <w:tcPr>
            <w:tcW w:w="667" w:type="dxa"/>
            <w:tcBorders>
              <w:top w:val="nil"/>
              <w:left w:val="nil"/>
              <w:bottom w:val="single" w:sz="4" w:space="0" w:color="auto"/>
              <w:right w:val="single" w:sz="4" w:space="0" w:color="auto"/>
            </w:tcBorders>
            <w:vAlign w:val="center"/>
            <w:hideMark/>
            <w:tcPrChange w:id="962" w:author="Cheick Traoré" w:date="2026-01-07T19:32:00Z" w16du:dateUtc="2026-01-07T19:32:00Z">
              <w:tcPr>
                <w:tcW w:w="667" w:type="dxa"/>
                <w:gridSpan w:val="2"/>
                <w:tcBorders>
                  <w:top w:val="nil"/>
                  <w:left w:val="nil"/>
                  <w:bottom w:val="single" w:sz="4" w:space="0" w:color="auto"/>
                  <w:right w:val="single" w:sz="4" w:space="0" w:color="auto"/>
                </w:tcBorders>
                <w:vAlign w:val="center"/>
                <w:hideMark/>
              </w:tcPr>
            </w:tcPrChange>
          </w:tcPr>
          <w:p w14:paraId="59B9A690" w14:textId="77777777" w:rsidR="00390D4B" w:rsidRPr="00390D4B" w:rsidRDefault="00390D4B" w:rsidP="00390D4B">
            <w:pPr>
              <w:spacing w:after="0" w:line="240" w:lineRule="auto"/>
              <w:ind w:left="0" w:firstLine="0"/>
              <w:rPr>
                <w:ins w:id="963" w:author="Cheick Traoré" w:date="2026-01-06T17:15:00Z" w16du:dateUtc="2026-01-06T17:15:00Z"/>
                <w:rFonts w:ascii="Times New Roman" w:eastAsia="Times New Roman" w:hAnsi="Times New Roman" w:cs="Times New Roman"/>
                <w:kern w:val="0"/>
                <w:sz w:val="20"/>
                <w:szCs w:val="20"/>
                <w14:ligatures w14:val="none"/>
              </w:rPr>
            </w:pPr>
            <w:ins w:id="964"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965" w:author="Cheick Traoré" w:date="2026-01-07T19:32:00Z" w16du:dateUtc="2026-01-07T19:32:00Z">
              <w:tcPr>
                <w:tcW w:w="693" w:type="dxa"/>
                <w:gridSpan w:val="2"/>
                <w:tcBorders>
                  <w:top w:val="nil"/>
                  <w:left w:val="nil"/>
                  <w:bottom w:val="single" w:sz="4" w:space="0" w:color="auto"/>
                  <w:right w:val="single" w:sz="4" w:space="0" w:color="auto"/>
                </w:tcBorders>
                <w:vAlign w:val="center"/>
                <w:hideMark/>
              </w:tcPr>
            </w:tcPrChange>
          </w:tcPr>
          <w:p w14:paraId="4237C285" w14:textId="77777777" w:rsidR="00390D4B" w:rsidRPr="00390D4B" w:rsidRDefault="00390D4B" w:rsidP="00390D4B">
            <w:pPr>
              <w:spacing w:after="0" w:line="240" w:lineRule="auto"/>
              <w:ind w:left="0" w:firstLine="0"/>
              <w:rPr>
                <w:ins w:id="966" w:author="Cheick Traoré" w:date="2026-01-06T17:15:00Z" w16du:dateUtc="2026-01-06T17:15:00Z"/>
                <w:rFonts w:ascii="Times New Roman" w:eastAsia="Times New Roman" w:hAnsi="Times New Roman" w:cs="Times New Roman"/>
                <w:kern w:val="0"/>
                <w:sz w:val="20"/>
                <w:szCs w:val="20"/>
                <w14:ligatures w14:val="none"/>
              </w:rPr>
            </w:pPr>
            <w:ins w:id="967"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single" w:sz="4" w:space="0" w:color="auto"/>
              <w:right w:val="single" w:sz="4" w:space="0" w:color="auto"/>
            </w:tcBorders>
            <w:vAlign w:val="center"/>
            <w:hideMark/>
            <w:tcPrChange w:id="968" w:author="Cheick Traoré" w:date="2026-01-07T19:32:00Z" w16du:dateUtc="2026-01-07T19:32:00Z">
              <w:tcPr>
                <w:tcW w:w="1798" w:type="dxa"/>
                <w:gridSpan w:val="2"/>
                <w:tcBorders>
                  <w:top w:val="nil"/>
                  <w:left w:val="nil"/>
                  <w:bottom w:val="single" w:sz="4" w:space="0" w:color="auto"/>
                  <w:right w:val="single" w:sz="4" w:space="0" w:color="auto"/>
                </w:tcBorders>
                <w:vAlign w:val="center"/>
                <w:hideMark/>
              </w:tcPr>
            </w:tcPrChange>
          </w:tcPr>
          <w:p w14:paraId="702E4AD8" w14:textId="77777777" w:rsidR="00390D4B" w:rsidRPr="00390D4B" w:rsidRDefault="00390D4B" w:rsidP="00390D4B">
            <w:pPr>
              <w:spacing w:after="0" w:line="240" w:lineRule="auto"/>
              <w:ind w:left="0" w:firstLine="0"/>
              <w:rPr>
                <w:ins w:id="969" w:author="Cheick Traoré" w:date="2026-01-06T17:15:00Z" w16du:dateUtc="2026-01-06T17:15:00Z"/>
                <w:rFonts w:ascii="Times New Roman" w:eastAsia="Times New Roman" w:hAnsi="Times New Roman" w:cs="Times New Roman"/>
                <w:kern w:val="0"/>
                <w:sz w:val="20"/>
                <w:szCs w:val="20"/>
                <w14:ligatures w14:val="none"/>
              </w:rPr>
            </w:pPr>
            <w:ins w:id="970"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67422D" w:rsidRPr="00390D4B" w14:paraId="1F6C6334" w14:textId="77777777" w:rsidTr="00A8506E">
        <w:tblPrEx>
          <w:tblW w:w="9286" w:type="dxa"/>
          <w:tblCellMar>
            <w:left w:w="70" w:type="dxa"/>
            <w:right w:w="70" w:type="dxa"/>
          </w:tblCellMar>
          <w:tblPrExChange w:id="971" w:author="Cheick Traoré" w:date="2026-01-07T19:32:00Z" w16du:dateUtc="2026-01-07T19:32:00Z">
            <w:tblPrEx>
              <w:tblW w:w="9286" w:type="dxa"/>
              <w:tblCellMar>
                <w:left w:w="70" w:type="dxa"/>
                <w:right w:w="70" w:type="dxa"/>
              </w:tblCellMar>
            </w:tblPrEx>
          </w:tblPrExChange>
        </w:tblPrEx>
        <w:trPr>
          <w:trHeight w:val="534"/>
          <w:ins w:id="972" w:author="Cheick Traoré" w:date="2026-01-06T17:15:00Z" w16du:dateUtc="2026-01-06T17:15:00Z"/>
          <w:trPrChange w:id="973" w:author="Cheick Traoré" w:date="2026-01-07T19:32:00Z" w16du:dateUtc="2026-01-07T19:32:00Z">
            <w:trPr>
              <w:gridAfter w:val="0"/>
              <w:trHeight w:val="534"/>
            </w:trPr>
          </w:trPrChange>
        </w:trPr>
        <w:tc>
          <w:tcPr>
            <w:tcW w:w="1952" w:type="dxa"/>
            <w:tcBorders>
              <w:top w:val="nil"/>
              <w:left w:val="single" w:sz="4" w:space="0" w:color="auto"/>
              <w:bottom w:val="nil"/>
              <w:right w:val="single" w:sz="4" w:space="0" w:color="auto"/>
            </w:tcBorders>
            <w:vAlign w:val="center"/>
            <w:hideMark/>
            <w:tcPrChange w:id="974" w:author="Cheick Traoré" w:date="2026-01-07T19:32:00Z" w16du:dateUtc="2026-01-07T19:32:00Z">
              <w:tcPr>
                <w:tcW w:w="1952" w:type="dxa"/>
                <w:tcBorders>
                  <w:top w:val="nil"/>
                  <w:left w:val="single" w:sz="4" w:space="0" w:color="auto"/>
                  <w:bottom w:val="nil"/>
                  <w:right w:val="single" w:sz="4" w:space="0" w:color="auto"/>
                </w:tcBorders>
                <w:vAlign w:val="center"/>
                <w:hideMark/>
              </w:tcPr>
            </w:tcPrChange>
          </w:tcPr>
          <w:p w14:paraId="2CBE01C0" w14:textId="77777777" w:rsidR="00390D4B" w:rsidRPr="00390D4B" w:rsidRDefault="00390D4B" w:rsidP="00390D4B">
            <w:pPr>
              <w:spacing w:after="0" w:line="240" w:lineRule="auto"/>
              <w:ind w:left="0" w:firstLine="0"/>
              <w:jc w:val="left"/>
              <w:rPr>
                <w:ins w:id="975"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976" w:author="Cheick Traoré" w:date="2026-01-06T17:15:00Z" w16du:dateUtc="2026-01-06T17:15:00Z">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_projection</w:t>
              </w:r>
              <w:proofErr w:type="spellEnd"/>
            </w:ins>
          </w:p>
        </w:tc>
        <w:tc>
          <w:tcPr>
            <w:tcW w:w="2193" w:type="dxa"/>
            <w:tcBorders>
              <w:top w:val="nil"/>
              <w:left w:val="nil"/>
              <w:bottom w:val="nil"/>
              <w:right w:val="single" w:sz="4" w:space="0" w:color="auto"/>
            </w:tcBorders>
            <w:vAlign w:val="center"/>
            <w:hideMark/>
            <w:tcPrChange w:id="977" w:author="Cheick Traoré" w:date="2026-01-07T19:32:00Z" w16du:dateUtc="2026-01-07T19:32:00Z">
              <w:tcPr>
                <w:tcW w:w="2193" w:type="dxa"/>
                <w:gridSpan w:val="2"/>
                <w:tcBorders>
                  <w:top w:val="nil"/>
                  <w:left w:val="nil"/>
                  <w:bottom w:val="nil"/>
                  <w:right w:val="single" w:sz="4" w:space="0" w:color="auto"/>
                </w:tcBorders>
                <w:vAlign w:val="center"/>
                <w:hideMark/>
              </w:tcPr>
            </w:tcPrChange>
          </w:tcPr>
          <w:p w14:paraId="1055DDA6" w14:textId="77777777" w:rsidR="00390D4B" w:rsidRPr="00390D4B" w:rsidRDefault="00390D4B" w:rsidP="00390D4B">
            <w:pPr>
              <w:spacing w:after="0" w:line="240" w:lineRule="auto"/>
              <w:ind w:left="0" w:firstLine="0"/>
              <w:jc w:val="left"/>
              <w:rPr>
                <w:ins w:id="978" w:author="Cheick Traoré" w:date="2026-01-06T17:15:00Z" w16du:dateUtc="2026-01-06T17:15:00Z"/>
                <w:rFonts w:ascii="Times New Roman" w:eastAsia="Times New Roman" w:hAnsi="Times New Roman" w:cs="Times New Roman"/>
                <w:kern w:val="0"/>
                <w:sz w:val="20"/>
                <w:szCs w:val="20"/>
                <w14:ligatures w14:val="none"/>
              </w:rPr>
            </w:pPr>
            <w:ins w:id="979" w:author="Cheick Traoré" w:date="2026-01-06T17:15:00Z" w16du:dateUtc="2026-01-06T17:15:00Z">
              <w:r w:rsidRPr="00390D4B">
                <w:rPr>
                  <w:rFonts w:ascii="Times New Roman" w:eastAsia="Times New Roman" w:hAnsi="Times New Roman" w:cs="Times New Roman"/>
                  <w:kern w:val="0"/>
                  <w:sz w:val="20"/>
                  <w:szCs w:val="20"/>
                  <w14:ligatures w14:val="none"/>
                </w:rPr>
                <w:t>Identifiant de la projection</w:t>
              </w:r>
            </w:ins>
          </w:p>
        </w:tc>
        <w:tc>
          <w:tcPr>
            <w:tcW w:w="678" w:type="dxa"/>
            <w:tcBorders>
              <w:top w:val="nil"/>
              <w:left w:val="nil"/>
              <w:bottom w:val="nil"/>
              <w:right w:val="single" w:sz="4" w:space="0" w:color="auto"/>
            </w:tcBorders>
            <w:vAlign w:val="center"/>
            <w:hideMark/>
            <w:tcPrChange w:id="980" w:author="Cheick Traoré" w:date="2026-01-07T19:32:00Z" w16du:dateUtc="2026-01-07T19:32:00Z">
              <w:tcPr>
                <w:tcW w:w="678" w:type="dxa"/>
                <w:gridSpan w:val="2"/>
                <w:tcBorders>
                  <w:top w:val="nil"/>
                  <w:left w:val="nil"/>
                  <w:bottom w:val="nil"/>
                  <w:right w:val="single" w:sz="4" w:space="0" w:color="auto"/>
                </w:tcBorders>
                <w:vAlign w:val="center"/>
                <w:hideMark/>
              </w:tcPr>
            </w:tcPrChange>
          </w:tcPr>
          <w:p w14:paraId="4924D3F0" w14:textId="77777777" w:rsidR="00390D4B" w:rsidRPr="00390D4B" w:rsidRDefault="00390D4B" w:rsidP="00390D4B">
            <w:pPr>
              <w:spacing w:after="0" w:line="240" w:lineRule="auto"/>
              <w:ind w:left="0" w:firstLine="0"/>
              <w:rPr>
                <w:ins w:id="981" w:author="Cheick Traoré" w:date="2026-01-06T17:15:00Z" w16du:dateUtc="2026-01-06T17:15:00Z"/>
                <w:rFonts w:ascii="Times New Roman" w:eastAsia="Times New Roman" w:hAnsi="Times New Roman" w:cs="Times New Roman"/>
                <w:kern w:val="0"/>
                <w:sz w:val="20"/>
                <w:szCs w:val="20"/>
                <w14:ligatures w14:val="none"/>
              </w:rPr>
            </w:pPr>
            <w:ins w:id="982"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hideMark/>
            <w:tcPrChange w:id="983" w:author="Cheick Traoré" w:date="2026-01-07T19:32:00Z" w16du:dateUtc="2026-01-07T19:32:00Z">
              <w:tcPr>
                <w:tcW w:w="1304" w:type="dxa"/>
                <w:gridSpan w:val="2"/>
                <w:tcBorders>
                  <w:top w:val="nil"/>
                  <w:left w:val="nil"/>
                  <w:bottom w:val="nil"/>
                  <w:right w:val="single" w:sz="4" w:space="0" w:color="auto"/>
                </w:tcBorders>
                <w:vAlign w:val="center"/>
                <w:hideMark/>
              </w:tcPr>
            </w:tcPrChange>
          </w:tcPr>
          <w:p w14:paraId="24E38597" w14:textId="41637FFE" w:rsidR="00390D4B" w:rsidRPr="00390D4B" w:rsidRDefault="00390D4B" w:rsidP="00390D4B">
            <w:pPr>
              <w:spacing w:after="0" w:line="240" w:lineRule="auto"/>
              <w:ind w:left="0" w:firstLine="0"/>
              <w:rPr>
                <w:ins w:id="984" w:author="Cheick Traoré" w:date="2026-01-06T17:15:00Z" w16du:dateUtc="2026-01-06T17:15:00Z"/>
                <w:rFonts w:ascii="Times New Roman" w:eastAsia="Times New Roman" w:hAnsi="Times New Roman" w:cs="Times New Roman"/>
                <w:kern w:val="0"/>
                <w:sz w:val="20"/>
                <w:szCs w:val="20"/>
                <w14:ligatures w14:val="none"/>
              </w:rPr>
            </w:pPr>
            <w:ins w:id="985"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986" w:author="Cheick Traoré" w:date="2026-01-07T10:07:00Z" w16du:dateUtc="2026-01-07T10:07:00Z">
              <w:r w:rsidR="0001169F">
                <w:rPr>
                  <w:rFonts w:ascii="Times New Roman" w:eastAsia="Times New Roman" w:hAnsi="Times New Roman" w:cs="Times New Roman"/>
                  <w:kern w:val="0"/>
                  <w:sz w:val="20"/>
                  <w:szCs w:val="20"/>
                  <w14:ligatures w14:val="none"/>
                </w:rPr>
                <w:t>36</w:t>
              </w:r>
            </w:ins>
          </w:p>
        </w:tc>
        <w:tc>
          <w:tcPr>
            <w:tcW w:w="667" w:type="dxa"/>
            <w:tcBorders>
              <w:top w:val="nil"/>
              <w:left w:val="nil"/>
              <w:bottom w:val="nil"/>
              <w:right w:val="single" w:sz="4" w:space="0" w:color="auto"/>
            </w:tcBorders>
            <w:vAlign w:val="center"/>
            <w:hideMark/>
            <w:tcPrChange w:id="987"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4788BECF" w14:textId="77777777" w:rsidR="00390D4B" w:rsidRPr="00390D4B" w:rsidRDefault="00390D4B" w:rsidP="00390D4B">
            <w:pPr>
              <w:spacing w:after="0" w:line="240" w:lineRule="auto"/>
              <w:ind w:left="0" w:firstLine="0"/>
              <w:rPr>
                <w:ins w:id="988" w:author="Cheick Traoré" w:date="2026-01-06T17:15:00Z" w16du:dateUtc="2026-01-06T17:15:00Z"/>
                <w:rFonts w:ascii="Times New Roman" w:eastAsia="Times New Roman" w:hAnsi="Times New Roman" w:cs="Times New Roman"/>
                <w:kern w:val="0"/>
                <w:sz w:val="20"/>
                <w:szCs w:val="20"/>
                <w14:ligatures w14:val="none"/>
              </w:rPr>
            </w:pPr>
            <w:ins w:id="989"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hideMark/>
            <w:tcPrChange w:id="990"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640CD394" w14:textId="77777777" w:rsidR="00390D4B" w:rsidRPr="00390D4B" w:rsidRDefault="00390D4B" w:rsidP="00390D4B">
            <w:pPr>
              <w:spacing w:after="0" w:line="240" w:lineRule="auto"/>
              <w:ind w:left="0" w:firstLine="0"/>
              <w:rPr>
                <w:ins w:id="991" w:author="Cheick Traoré" w:date="2026-01-06T17:15:00Z" w16du:dateUtc="2026-01-06T17:15:00Z"/>
                <w:rFonts w:ascii="Times New Roman" w:eastAsia="Times New Roman" w:hAnsi="Times New Roman" w:cs="Times New Roman"/>
                <w:kern w:val="0"/>
                <w:sz w:val="20"/>
                <w:szCs w:val="20"/>
                <w14:ligatures w14:val="none"/>
              </w:rPr>
            </w:pPr>
            <w:ins w:id="992"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nil"/>
              <w:right w:val="single" w:sz="4" w:space="0" w:color="auto"/>
            </w:tcBorders>
            <w:vAlign w:val="center"/>
            <w:hideMark/>
            <w:tcPrChange w:id="993" w:author="Cheick Traoré" w:date="2026-01-07T19:32:00Z" w16du:dateUtc="2026-01-07T19:32:00Z">
              <w:tcPr>
                <w:tcW w:w="1798" w:type="dxa"/>
                <w:gridSpan w:val="2"/>
                <w:tcBorders>
                  <w:top w:val="nil"/>
                  <w:left w:val="nil"/>
                  <w:bottom w:val="nil"/>
                  <w:right w:val="single" w:sz="4" w:space="0" w:color="auto"/>
                </w:tcBorders>
                <w:vAlign w:val="center"/>
                <w:hideMark/>
              </w:tcPr>
            </w:tcPrChange>
          </w:tcPr>
          <w:p w14:paraId="5B1DC070" w14:textId="0640FDB9" w:rsidR="00390D4B" w:rsidRPr="00390D4B" w:rsidRDefault="00390D4B" w:rsidP="00390D4B">
            <w:pPr>
              <w:spacing w:after="0" w:line="240" w:lineRule="auto"/>
              <w:ind w:left="0" w:firstLine="0"/>
              <w:rPr>
                <w:ins w:id="994" w:author="Cheick Traoré" w:date="2026-01-06T17:15:00Z" w16du:dateUtc="2026-01-06T17:15:00Z"/>
                <w:rFonts w:ascii="Times New Roman" w:eastAsia="Times New Roman" w:hAnsi="Times New Roman" w:cs="Times New Roman"/>
                <w:kern w:val="0"/>
                <w:sz w:val="20"/>
                <w:szCs w:val="20"/>
                <w14:ligatures w14:val="none"/>
              </w:rPr>
            </w:pPr>
            <w:ins w:id="995"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996" w:author="Cheick Traoré" w:date="2026-01-07T10:09:00Z" w16du:dateUtc="2026-01-07T10:09:00Z">
              <w:r w:rsidR="006A5441">
                <w:rPr>
                  <w:rFonts w:ascii="Times New Roman" w:eastAsia="Times New Roman" w:hAnsi="Times New Roman" w:cs="Times New Roman"/>
                  <w:kern w:val="0"/>
                  <w:sz w:val="20"/>
                  <w:szCs w:val="20"/>
                  <w14:ligatures w14:val="none"/>
                </w:rPr>
                <w:t>ID</w:t>
              </w:r>
            </w:ins>
          </w:p>
        </w:tc>
      </w:tr>
      <w:tr w:rsidR="0067422D" w:rsidRPr="00390D4B" w14:paraId="1989B782" w14:textId="77777777" w:rsidTr="00A8506E">
        <w:tblPrEx>
          <w:tblW w:w="9286" w:type="dxa"/>
          <w:tblCellMar>
            <w:left w:w="70" w:type="dxa"/>
            <w:right w:w="70" w:type="dxa"/>
          </w:tblCellMar>
          <w:tblPrExChange w:id="997" w:author="Cheick Traoré" w:date="2026-01-07T19:32:00Z" w16du:dateUtc="2026-01-07T19:32:00Z">
            <w:tblPrEx>
              <w:tblW w:w="9286" w:type="dxa"/>
              <w:tblCellMar>
                <w:left w:w="70" w:type="dxa"/>
                <w:right w:w="70" w:type="dxa"/>
              </w:tblCellMar>
            </w:tblPrEx>
          </w:tblPrExChange>
        </w:tblPrEx>
        <w:trPr>
          <w:trHeight w:val="534"/>
          <w:ins w:id="998" w:author="Cheick Traoré" w:date="2026-01-06T17:15:00Z" w16du:dateUtc="2026-01-06T17:15:00Z"/>
          <w:trPrChange w:id="999" w:author="Cheick Traoré" w:date="2026-01-07T19:32:00Z" w16du:dateUtc="2026-01-07T19:32:00Z">
            <w:trPr>
              <w:gridAfter w:val="0"/>
              <w:trHeight w:val="534"/>
            </w:trPr>
          </w:trPrChange>
        </w:trPr>
        <w:tc>
          <w:tcPr>
            <w:tcW w:w="1952" w:type="dxa"/>
            <w:tcBorders>
              <w:top w:val="nil"/>
              <w:left w:val="single" w:sz="4" w:space="0" w:color="auto"/>
              <w:bottom w:val="nil"/>
              <w:right w:val="single" w:sz="4" w:space="0" w:color="auto"/>
            </w:tcBorders>
            <w:vAlign w:val="center"/>
            <w:hideMark/>
            <w:tcPrChange w:id="1000" w:author="Cheick Traoré" w:date="2026-01-07T19:32:00Z" w16du:dateUtc="2026-01-07T19:32:00Z">
              <w:tcPr>
                <w:tcW w:w="1952" w:type="dxa"/>
                <w:tcBorders>
                  <w:top w:val="nil"/>
                  <w:left w:val="single" w:sz="4" w:space="0" w:color="auto"/>
                  <w:bottom w:val="nil"/>
                  <w:right w:val="single" w:sz="4" w:space="0" w:color="auto"/>
                </w:tcBorders>
                <w:vAlign w:val="center"/>
                <w:hideMark/>
              </w:tcPr>
            </w:tcPrChange>
          </w:tcPr>
          <w:p w14:paraId="1C26858E" w14:textId="77777777" w:rsidR="00390D4B" w:rsidRPr="00390D4B" w:rsidRDefault="00390D4B" w:rsidP="00390D4B">
            <w:pPr>
              <w:spacing w:after="0" w:line="240" w:lineRule="auto"/>
              <w:ind w:left="0" w:firstLine="0"/>
              <w:jc w:val="left"/>
              <w:rPr>
                <w:ins w:id="1001" w:author="Cheick Traoré" w:date="2026-01-06T17:15:00Z" w16du:dateUtc="2026-01-06T17:15:00Z"/>
                <w:rFonts w:ascii="Times New Roman" w:eastAsia="Times New Roman" w:hAnsi="Times New Roman" w:cs="Times New Roman"/>
                <w:kern w:val="0"/>
                <w:sz w:val="20"/>
                <w:szCs w:val="20"/>
                <w14:ligatures w14:val="none"/>
              </w:rPr>
            </w:pPr>
            <w:proofErr w:type="spellStart"/>
            <w:proofErr w:type="gramStart"/>
            <w:ins w:id="1002" w:author="Cheick Traoré" w:date="2026-01-06T17:15:00Z" w16du:dateUtc="2026-01-06T17:15:00Z">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_projection</w:t>
              </w:r>
              <w:proofErr w:type="spellEnd"/>
            </w:ins>
          </w:p>
        </w:tc>
        <w:tc>
          <w:tcPr>
            <w:tcW w:w="2193" w:type="dxa"/>
            <w:tcBorders>
              <w:top w:val="nil"/>
              <w:left w:val="nil"/>
              <w:bottom w:val="nil"/>
              <w:right w:val="single" w:sz="4" w:space="0" w:color="auto"/>
            </w:tcBorders>
            <w:vAlign w:val="center"/>
            <w:hideMark/>
            <w:tcPrChange w:id="1003" w:author="Cheick Traoré" w:date="2026-01-07T19:32:00Z" w16du:dateUtc="2026-01-07T19:32:00Z">
              <w:tcPr>
                <w:tcW w:w="2193" w:type="dxa"/>
                <w:gridSpan w:val="2"/>
                <w:tcBorders>
                  <w:top w:val="nil"/>
                  <w:left w:val="nil"/>
                  <w:bottom w:val="nil"/>
                  <w:right w:val="single" w:sz="4" w:space="0" w:color="auto"/>
                </w:tcBorders>
                <w:vAlign w:val="center"/>
                <w:hideMark/>
              </w:tcPr>
            </w:tcPrChange>
          </w:tcPr>
          <w:p w14:paraId="0CDE4CE4" w14:textId="77777777" w:rsidR="00390D4B" w:rsidRPr="00390D4B" w:rsidRDefault="00390D4B" w:rsidP="00390D4B">
            <w:pPr>
              <w:spacing w:after="0" w:line="240" w:lineRule="auto"/>
              <w:ind w:left="0" w:firstLine="0"/>
              <w:rPr>
                <w:ins w:id="1004" w:author="Cheick Traoré" w:date="2026-01-06T17:15:00Z" w16du:dateUtc="2026-01-06T17:15:00Z"/>
                <w:rFonts w:ascii="Times New Roman" w:eastAsia="Times New Roman" w:hAnsi="Times New Roman" w:cs="Times New Roman"/>
                <w:kern w:val="0"/>
                <w:sz w:val="20"/>
                <w:szCs w:val="20"/>
                <w14:ligatures w14:val="none"/>
              </w:rPr>
            </w:pPr>
            <w:ins w:id="1005" w:author="Cheick Traoré" w:date="2026-01-06T17:15:00Z" w16du:dateUtc="2026-01-06T17:15:00Z">
              <w:r w:rsidRPr="00390D4B">
                <w:rPr>
                  <w:rFonts w:ascii="Times New Roman" w:eastAsia="Times New Roman" w:hAnsi="Times New Roman" w:cs="Times New Roman"/>
                  <w:kern w:val="0"/>
                  <w:sz w:val="20"/>
                  <w:szCs w:val="20"/>
                  <w14:ligatures w14:val="none"/>
                </w:rPr>
                <w:t>Libelle de la projection</w:t>
              </w:r>
            </w:ins>
          </w:p>
        </w:tc>
        <w:tc>
          <w:tcPr>
            <w:tcW w:w="678" w:type="dxa"/>
            <w:tcBorders>
              <w:top w:val="nil"/>
              <w:left w:val="nil"/>
              <w:bottom w:val="nil"/>
              <w:right w:val="single" w:sz="4" w:space="0" w:color="auto"/>
            </w:tcBorders>
            <w:vAlign w:val="center"/>
            <w:hideMark/>
            <w:tcPrChange w:id="1006" w:author="Cheick Traoré" w:date="2026-01-07T19:32:00Z" w16du:dateUtc="2026-01-07T19:32:00Z">
              <w:tcPr>
                <w:tcW w:w="678" w:type="dxa"/>
                <w:gridSpan w:val="2"/>
                <w:tcBorders>
                  <w:top w:val="nil"/>
                  <w:left w:val="nil"/>
                  <w:bottom w:val="nil"/>
                  <w:right w:val="single" w:sz="4" w:space="0" w:color="auto"/>
                </w:tcBorders>
                <w:vAlign w:val="center"/>
                <w:hideMark/>
              </w:tcPr>
            </w:tcPrChange>
          </w:tcPr>
          <w:p w14:paraId="47387210" w14:textId="77777777" w:rsidR="00390D4B" w:rsidRPr="00390D4B" w:rsidRDefault="00390D4B" w:rsidP="00390D4B">
            <w:pPr>
              <w:spacing w:after="0" w:line="240" w:lineRule="auto"/>
              <w:ind w:left="0" w:firstLine="0"/>
              <w:rPr>
                <w:ins w:id="1007" w:author="Cheick Traoré" w:date="2026-01-06T17:15:00Z" w16du:dateUtc="2026-01-06T17:15:00Z"/>
                <w:rFonts w:ascii="Times New Roman" w:eastAsia="Times New Roman" w:hAnsi="Times New Roman" w:cs="Times New Roman"/>
                <w:kern w:val="0"/>
                <w:sz w:val="20"/>
                <w:szCs w:val="20"/>
                <w14:ligatures w14:val="none"/>
              </w:rPr>
            </w:pPr>
            <w:ins w:id="1008" w:author="Cheick Traoré" w:date="2026-01-06T17:15:00Z" w16du:dateUtc="2026-01-06T17:15:00Z">
              <w:r w:rsidRPr="00390D4B">
                <w:rPr>
                  <w:rFonts w:ascii="Times New Roman" w:eastAsia="Times New Roman" w:hAnsi="Times New Roman" w:cs="Times New Roman"/>
                  <w:kern w:val="0"/>
                  <w:sz w:val="20"/>
                  <w:szCs w:val="20"/>
                  <w14:ligatures w14:val="none"/>
                </w:rPr>
                <w:t>AN</w:t>
              </w:r>
            </w:ins>
          </w:p>
        </w:tc>
        <w:tc>
          <w:tcPr>
            <w:tcW w:w="1304" w:type="dxa"/>
            <w:tcBorders>
              <w:top w:val="nil"/>
              <w:left w:val="nil"/>
              <w:bottom w:val="nil"/>
              <w:right w:val="single" w:sz="4" w:space="0" w:color="auto"/>
            </w:tcBorders>
            <w:vAlign w:val="center"/>
            <w:hideMark/>
            <w:tcPrChange w:id="1009" w:author="Cheick Traoré" w:date="2026-01-07T19:32:00Z" w16du:dateUtc="2026-01-07T19:32:00Z">
              <w:tcPr>
                <w:tcW w:w="1304" w:type="dxa"/>
                <w:gridSpan w:val="2"/>
                <w:tcBorders>
                  <w:top w:val="nil"/>
                  <w:left w:val="nil"/>
                  <w:bottom w:val="nil"/>
                  <w:right w:val="single" w:sz="4" w:space="0" w:color="auto"/>
                </w:tcBorders>
                <w:vAlign w:val="center"/>
                <w:hideMark/>
              </w:tcPr>
            </w:tcPrChange>
          </w:tcPr>
          <w:p w14:paraId="5B7CA23B" w14:textId="72AC7AEB" w:rsidR="00390D4B" w:rsidRPr="00390D4B" w:rsidRDefault="00390D4B" w:rsidP="00390D4B">
            <w:pPr>
              <w:spacing w:after="0" w:line="240" w:lineRule="auto"/>
              <w:ind w:left="0" w:firstLine="0"/>
              <w:rPr>
                <w:ins w:id="1010" w:author="Cheick Traoré" w:date="2026-01-06T17:15:00Z" w16du:dateUtc="2026-01-06T17:15:00Z"/>
                <w:rFonts w:ascii="Times New Roman" w:eastAsia="Times New Roman" w:hAnsi="Times New Roman" w:cs="Times New Roman"/>
                <w:kern w:val="0"/>
                <w:sz w:val="20"/>
                <w:szCs w:val="20"/>
                <w14:ligatures w14:val="none"/>
              </w:rPr>
            </w:pPr>
            <w:ins w:id="1011"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1012" w:author="Cheick Traoré" w:date="2026-01-07T10:08:00Z" w16du:dateUtc="2026-01-07T10:08:00Z">
              <w:r w:rsidR="0001169F">
                <w:rPr>
                  <w:rFonts w:ascii="Times New Roman" w:eastAsia="Times New Roman" w:hAnsi="Times New Roman" w:cs="Times New Roman"/>
                  <w:kern w:val="0"/>
                  <w:sz w:val="20"/>
                  <w:szCs w:val="20"/>
                  <w14:ligatures w14:val="none"/>
                </w:rPr>
                <w:t>6</w:t>
              </w:r>
            </w:ins>
          </w:p>
        </w:tc>
        <w:tc>
          <w:tcPr>
            <w:tcW w:w="667" w:type="dxa"/>
            <w:tcBorders>
              <w:top w:val="nil"/>
              <w:left w:val="nil"/>
              <w:bottom w:val="nil"/>
              <w:right w:val="single" w:sz="4" w:space="0" w:color="auto"/>
            </w:tcBorders>
            <w:vAlign w:val="center"/>
            <w:hideMark/>
            <w:tcPrChange w:id="1013" w:author="Cheick Traoré" w:date="2026-01-07T19:32:00Z" w16du:dateUtc="2026-01-07T19:32:00Z">
              <w:tcPr>
                <w:tcW w:w="667" w:type="dxa"/>
                <w:gridSpan w:val="2"/>
                <w:tcBorders>
                  <w:top w:val="nil"/>
                  <w:left w:val="nil"/>
                  <w:bottom w:val="nil"/>
                  <w:right w:val="single" w:sz="4" w:space="0" w:color="auto"/>
                </w:tcBorders>
                <w:vAlign w:val="center"/>
                <w:hideMark/>
              </w:tcPr>
            </w:tcPrChange>
          </w:tcPr>
          <w:p w14:paraId="5768AA24" w14:textId="77777777" w:rsidR="00390D4B" w:rsidRPr="00390D4B" w:rsidRDefault="00390D4B" w:rsidP="00390D4B">
            <w:pPr>
              <w:spacing w:after="0" w:line="240" w:lineRule="auto"/>
              <w:ind w:left="0" w:firstLine="0"/>
              <w:rPr>
                <w:ins w:id="1014" w:author="Cheick Traoré" w:date="2026-01-06T17:15:00Z" w16du:dateUtc="2026-01-06T17:15:00Z"/>
                <w:rFonts w:ascii="Times New Roman" w:eastAsia="Times New Roman" w:hAnsi="Times New Roman" w:cs="Times New Roman"/>
                <w:kern w:val="0"/>
                <w:sz w:val="20"/>
                <w:szCs w:val="20"/>
                <w14:ligatures w14:val="none"/>
              </w:rPr>
            </w:pPr>
            <w:ins w:id="1015"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hideMark/>
            <w:tcPrChange w:id="1016" w:author="Cheick Traoré" w:date="2026-01-07T19:32:00Z" w16du:dateUtc="2026-01-07T19:32:00Z">
              <w:tcPr>
                <w:tcW w:w="693" w:type="dxa"/>
                <w:gridSpan w:val="2"/>
                <w:tcBorders>
                  <w:top w:val="nil"/>
                  <w:left w:val="nil"/>
                  <w:bottom w:val="nil"/>
                  <w:right w:val="single" w:sz="4" w:space="0" w:color="auto"/>
                </w:tcBorders>
                <w:vAlign w:val="center"/>
                <w:hideMark/>
              </w:tcPr>
            </w:tcPrChange>
          </w:tcPr>
          <w:p w14:paraId="655418D1" w14:textId="77777777" w:rsidR="00390D4B" w:rsidRPr="00390D4B" w:rsidRDefault="00390D4B" w:rsidP="00390D4B">
            <w:pPr>
              <w:spacing w:after="0" w:line="240" w:lineRule="auto"/>
              <w:ind w:left="0" w:firstLine="0"/>
              <w:rPr>
                <w:ins w:id="1017" w:author="Cheick Traoré" w:date="2026-01-06T17:15:00Z" w16du:dateUtc="2026-01-06T17:15:00Z"/>
                <w:rFonts w:ascii="Times New Roman" w:eastAsia="Times New Roman" w:hAnsi="Times New Roman" w:cs="Times New Roman"/>
                <w:kern w:val="0"/>
                <w:sz w:val="20"/>
                <w:szCs w:val="20"/>
                <w14:ligatures w14:val="none"/>
              </w:rPr>
            </w:pPr>
            <w:ins w:id="1018"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nil"/>
              <w:right w:val="single" w:sz="4" w:space="0" w:color="auto"/>
            </w:tcBorders>
            <w:vAlign w:val="center"/>
            <w:hideMark/>
            <w:tcPrChange w:id="1019" w:author="Cheick Traoré" w:date="2026-01-07T19:32:00Z" w16du:dateUtc="2026-01-07T19:32:00Z">
              <w:tcPr>
                <w:tcW w:w="1798" w:type="dxa"/>
                <w:gridSpan w:val="2"/>
                <w:tcBorders>
                  <w:top w:val="nil"/>
                  <w:left w:val="nil"/>
                  <w:bottom w:val="nil"/>
                  <w:right w:val="single" w:sz="4" w:space="0" w:color="auto"/>
                </w:tcBorders>
                <w:vAlign w:val="center"/>
                <w:hideMark/>
              </w:tcPr>
            </w:tcPrChange>
          </w:tcPr>
          <w:p w14:paraId="6648FFC9" w14:textId="77777777" w:rsidR="00390D4B" w:rsidRPr="00390D4B" w:rsidRDefault="00390D4B" w:rsidP="00390D4B">
            <w:pPr>
              <w:spacing w:after="0" w:line="240" w:lineRule="auto"/>
              <w:ind w:left="0" w:firstLine="0"/>
              <w:rPr>
                <w:ins w:id="1020" w:author="Cheick Traoré" w:date="2026-01-06T17:15:00Z" w16du:dateUtc="2026-01-06T17:15:00Z"/>
                <w:rFonts w:ascii="Times New Roman" w:eastAsia="Times New Roman" w:hAnsi="Times New Roman" w:cs="Times New Roman"/>
                <w:kern w:val="0"/>
                <w:sz w:val="20"/>
                <w:szCs w:val="20"/>
                <w14:ligatures w14:val="none"/>
              </w:rPr>
            </w:pPr>
            <w:ins w:id="1021"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A8506E" w:rsidRPr="00390D4B" w14:paraId="5DD24667" w14:textId="77777777" w:rsidTr="00A8506E">
        <w:tblPrEx>
          <w:tblW w:w="9286" w:type="dxa"/>
          <w:tblCellMar>
            <w:left w:w="70" w:type="dxa"/>
            <w:right w:w="70" w:type="dxa"/>
          </w:tblCellMar>
          <w:tblPrExChange w:id="1022" w:author="Cheick Traoré" w:date="2026-01-07T19:32:00Z" w16du:dateUtc="2026-01-07T19:32:00Z">
            <w:tblPrEx>
              <w:tblW w:w="9286" w:type="dxa"/>
              <w:tblCellMar>
                <w:left w:w="70" w:type="dxa"/>
                <w:right w:w="70" w:type="dxa"/>
              </w:tblCellMar>
            </w:tblPrEx>
          </w:tblPrExChange>
        </w:tblPrEx>
        <w:trPr>
          <w:trHeight w:val="534"/>
          <w:ins w:id="1023" w:author="Cheick Traoré" w:date="2026-01-07T19:32:00Z" w16du:dateUtc="2026-01-07T19:32:00Z"/>
          <w:trPrChange w:id="1024" w:author="Cheick Traoré" w:date="2026-01-07T19:32:00Z" w16du:dateUtc="2026-01-07T19:32:00Z">
            <w:trPr>
              <w:gridAfter w:val="0"/>
              <w:trHeight w:val="534"/>
            </w:trPr>
          </w:trPrChange>
        </w:trPr>
        <w:tc>
          <w:tcPr>
            <w:tcW w:w="1952" w:type="dxa"/>
            <w:tcBorders>
              <w:top w:val="nil"/>
              <w:left w:val="single" w:sz="4" w:space="0" w:color="auto"/>
              <w:bottom w:val="nil"/>
              <w:right w:val="single" w:sz="4" w:space="0" w:color="auto"/>
            </w:tcBorders>
            <w:vAlign w:val="center"/>
            <w:tcPrChange w:id="1025" w:author="Cheick Traoré" w:date="2026-01-07T19:32:00Z" w16du:dateUtc="2026-01-07T19:32:00Z">
              <w:tcPr>
                <w:tcW w:w="1952" w:type="dxa"/>
                <w:tcBorders>
                  <w:top w:val="nil"/>
                  <w:left w:val="single" w:sz="4" w:space="0" w:color="auto"/>
                  <w:bottom w:val="nil"/>
                  <w:right w:val="single" w:sz="4" w:space="0" w:color="auto"/>
                </w:tcBorders>
                <w:vAlign w:val="center"/>
              </w:tcPr>
            </w:tcPrChange>
          </w:tcPr>
          <w:p w14:paraId="46FF0AA6" w14:textId="3ADDBFFE" w:rsidR="00A8506E" w:rsidRPr="00390D4B" w:rsidRDefault="00A8506E" w:rsidP="00390D4B">
            <w:pPr>
              <w:spacing w:after="0" w:line="240" w:lineRule="auto"/>
              <w:ind w:left="0" w:firstLine="0"/>
              <w:jc w:val="left"/>
              <w:rPr>
                <w:ins w:id="1026" w:author="Cheick Traoré" w:date="2026-01-07T19:32:00Z" w16du:dateUtc="2026-01-07T19:32:00Z"/>
                <w:rFonts w:ascii="Times New Roman" w:eastAsia="Times New Roman" w:hAnsi="Times New Roman" w:cs="Times New Roman"/>
                <w:kern w:val="0"/>
                <w:sz w:val="20"/>
                <w:szCs w:val="20"/>
                <w14:ligatures w14:val="none"/>
              </w:rPr>
            </w:pPr>
            <w:proofErr w:type="spellStart"/>
            <w:proofErr w:type="gramStart"/>
            <w:ins w:id="1027" w:author="Cheick Traoré" w:date="2026-01-07T19:34:00Z" w16du:dateUtc="2026-01-07T19:34:00Z">
              <w:r>
                <w:rPr>
                  <w:rFonts w:ascii="Times New Roman" w:eastAsia="Times New Roman" w:hAnsi="Times New Roman" w:cs="Times New Roman"/>
                  <w:kern w:val="0"/>
                  <w:sz w:val="20"/>
                  <w:szCs w:val="20"/>
                  <w14:ligatures w14:val="none"/>
                </w:rPr>
                <w:t>i</w:t>
              </w:r>
            </w:ins>
            <w:ins w:id="1028" w:author="Cheick Traoré" w:date="2026-01-07T19:33:00Z" w16du:dateUtc="2026-01-07T19:33:00Z">
              <w:r>
                <w:rPr>
                  <w:rFonts w:ascii="Times New Roman" w:eastAsia="Times New Roman" w:hAnsi="Times New Roman" w:cs="Times New Roman"/>
                  <w:kern w:val="0"/>
                  <w:sz w:val="20"/>
                  <w:szCs w:val="20"/>
                  <w14:ligatures w14:val="none"/>
                </w:rPr>
                <w:t>ndex</w:t>
              </w:r>
              <w:proofErr w:type="gramEnd"/>
              <w:r>
                <w:rPr>
                  <w:rFonts w:ascii="Times New Roman" w:eastAsia="Times New Roman" w:hAnsi="Times New Roman" w:cs="Times New Roman"/>
                  <w:kern w:val="0"/>
                  <w:sz w:val="20"/>
                  <w:szCs w:val="20"/>
                  <w14:ligatures w14:val="none"/>
                </w:rPr>
                <w:t>_projection</w:t>
              </w:r>
            </w:ins>
            <w:proofErr w:type="spellEnd"/>
          </w:p>
        </w:tc>
        <w:tc>
          <w:tcPr>
            <w:tcW w:w="2193" w:type="dxa"/>
            <w:tcBorders>
              <w:top w:val="nil"/>
              <w:left w:val="nil"/>
              <w:bottom w:val="nil"/>
              <w:right w:val="single" w:sz="4" w:space="0" w:color="auto"/>
            </w:tcBorders>
            <w:vAlign w:val="center"/>
            <w:tcPrChange w:id="1029" w:author="Cheick Traoré" w:date="2026-01-07T19:32:00Z" w16du:dateUtc="2026-01-07T19:32:00Z">
              <w:tcPr>
                <w:tcW w:w="2193" w:type="dxa"/>
                <w:gridSpan w:val="2"/>
                <w:tcBorders>
                  <w:top w:val="nil"/>
                  <w:left w:val="nil"/>
                  <w:bottom w:val="nil"/>
                  <w:right w:val="single" w:sz="4" w:space="0" w:color="auto"/>
                </w:tcBorders>
                <w:vAlign w:val="center"/>
              </w:tcPr>
            </w:tcPrChange>
          </w:tcPr>
          <w:p w14:paraId="414853AD" w14:textId="4228ED7D" w:rsidR="00A8506E" w:rsidRPr="00390D4B" w:rsidRDefault="00A8506E" w:rsidP="00390D4B">
            <w:pPr>
              <w:spacing w:after="0" w:line="240" w:lineRule="auto"/>
              <w:ind w:left="0" w:firstLine="0"/>
              <w:rPr>
                <w:ins w:id="1030" w:author="Cheick Traoré" w:date="2026-01-07T19:32:00Z" w16du:dateUtc="2026-01-07T19:32:00Z"/>
                <w:rFonts w:ascii="Times New Roman" w:eastAsia="Times New Roman" w:hAnsi="Times New Roman" w:cs="Times New Roman"/>
                <w:kern w:val="0"/>
                <w:sz w:val="20"/>
                <w:szCs w:val="20"/>
                <w14:ligatures w14:val="none"/>
              </w:rPr>
            </w:pPr>
            <w:ins w:id="1031" w:author="Cheick Traoré" w:date="2026-01-07T19:33:00Z" w16du:dateUtc="2026-01-07T19:33:00Z">
              <w:r>
                <w:rPr>
                  <w:rFonts w:ascii="Times New Roman" w:eastAsia="Times New Roman" w:hAnsi="Times New Roman" w:cs="Times New Roman"/>
                  <w:kern w:val="0"/>
                  <w:sz w:val="20"/>
                  <w:szCs w:val="20"/>
                  <w14:ligatures w14:val="none"/>
                </w:rPr>
                <w:t>L’index de l’année de projection</w:t>
              </w:r>
            </w:ins>
          </w:p>
        </w:tc>
        <w:tc>
          <w:tcPr>
            <w:tcW w:w="678" w:type="dxa"/>
            <w:tcBorders>
              <w:top w:val="nil"/>
              <w:left w:val="nil"/>
              <w:bottom w:val="nil"/>
              <w:right w:val="single" w:sz="4" w:space="0" w:color="auto"/>
            </w:tcBorders>
            <w:vAlign w:val="center"/>
            <w:tcPrChange w:id="1032" w:author="Cheick Traoré" w:date="2026-01-07T19:32:00Z" w16du:dateUtc="2026-01-07T19:32:00Z">
              <w:tcPr>
                <w:tcW w:w="678" w:type="dxa"/>
                <w:gridSpan w:val="2"/>
                <w:tcBorders>
                  <w:top w:val="nil"/>
                  <w:left w:val="nil"/>
                  <w:bottom w:val="nil"/>
                  <w:right w:val="single" w:sz="4" w:space="0" w:color="auto"/>
                </w:tcBorders>
                <w:vAlign w:val="center"/>
              </w:tcPr>
            </w:tcPrChange>
          </w:tcPr>
          <w:p w14:paraId="0EBEF7BB" w14:textId="7210A1DB" w:rsidR="00A8506E" w:rsidRPr="00390D4B" w:rsidRDefault="00A8506E" w:rsidP="00390D4B">
            <w:pPr>
              <w:spacing w:after="0" w:line="240" w:lineRule="auto"/>
              <w:ind w:left="0" w:firstLine="0"/>
              <w:rPr>
                <w:ins w:id="1033" w:author="Cheick Traoré" w:date="2026-01-07T19:32:00Z" w16du:dateUtc="2026-01-07T19:32:00Z"/>
                <w:rFonts w:ascii="Times New Roman" w:eastAsia="Times New Roman" w:hAnsi="Times New Roman" w:cs="Times New Roman"/>
                <w:kern w:val="0"/>
                <w:sz w:val="20"/>
                <w:szCs w:val="20"/>
                <w14:ligatures w14:val="none"/>
              </w:rPr>
            </w:pPr>
            <w:ins w:id="1034" w:author="Cheick Traoré" w:date="2026-01-07T19:33:00Z" w16du:dateUtc="2026-01-07T19:33:00Z">
              <w:r>
                <w:rPr>
                  <w:rFonts w:ascii="Times New Roman" w:eastAsia="Times New Roman" w:hAnsi="Times New Roman" w:cs="Times New Roman"/>
                  <w:kern w:val="0"/>
                  <w:sz w:val="20"/>
                  <w:szCs w:val="20"/>
                  <w14:ligatures w14:val="none"/>
                </w:rPr>
                <w:t>N</w:t>
              </w:r>
            </w:ins>
          </w:p>
        </w:tc>
        <w:tc>
          <w:tcPr>
            <w:tcW w:w="1304" w:type="dxa"/>
            <w:tcBorders>
              <w:top w:val="nil"/>
              <w:left w:val="nil"/>
              <w:bottom w:val="nil"/>
              <w:right w:val="single" w:sz="4" w:space="0" w:color="auto"/>
            </w:tcBorders>
            <w:vAlign w:val="center"/>
            <w:tcPrChange w:id="1035" w:author="Cheick Traoré" w:date="2026-01-07T19:32:00Z" w16du:dateUtc="2026-01-07T19:32:00Z">
              <w:tcPr>
                <w:tcW w:w="1304" w:type="dxa"/>
                <w:gridSpan w:val="2"/>
                <w:tcBorders>
                  <w:top w:val="nil"/>
                  <w:left w:val="nil"/>
                  <w:bottom w:val="nil"/>
                  <w:right w:val="single" w:sz="4" w:space="0" w:color="auto"/>
                </w:tcBorders>
                <w:vAlign w:val="center"/>
              </w:tcPr>
            </w:tcPrChange>
          </w:tcPr>
          <w:p w14:paraId="4F327947" w14:textId="3AB16F0E" w:rsidR="00A8506E" w:rsidRPr="00390D4B" w:rsidRDefault="00A8506E" w:rsidP="00390D4B">
            <w:pPr>
              <w:spacing w:after="0" w:line="240" w:lineRule="auto"/>
              <w:ind w:left="0" w:firstLine="0"/>
              <w:rPr>
                <w:ins w:id="1036" w:author="Cheick Traoré" w:date="2026-01-07T19:32:00Z" w16du:dateUtc="2026-01-07T19:32:00Z"/>
                <w:rFonts w:ascii="Times New Roman" w:eastAsia="Times New Roman" w:hAnsi="Times New Roman" w:cs="Times New Roman"/>
                <w:kern w:val="0"/>
                <w:sz w:val="20"/>
                <w:szCs w:val="20"/>
                <w14:ligatures w14:val="none"/>
              </w:rPr>
            </w:pPr>
            <w:ins w:id="1037" w:author="Cheick Traoré" w:date="2026-01-07T19:34:00Z" w16du:dateUtc="2026-01-07T19:34:00Z">
              <w:r>
                <w:rPr>
                  <w:rFonts w:ascii="Times New Roman" w:eastAsia="Times New Roman" w:hAnsi="Times New Roman" w:cs="Times New Roman"/>
                  <w:kern w:val="0"/>
                  <w:sz w:val="20"/>
                  <w:szCs w:val="20"/>
                  <w14:ligatures w14:val="none"/>
                </w:rPr>
                <w:t>2</w:t>
              </w:r>
            </w:ins>
          </w:p>
        </w:tc>
        <w:tc>
          <w:tcPr>
            <w:tcW w:w="667" w:type="dxa"/>
            <w:tcBorders>
              <w:top w:val="nil"/>
              <w:left w:val="nil"/>
              <w:bottom w:val="nil"/>
              <w:right w:val="single" w:sz="4" w:space="0" w:color="auto"/>
            </w:tcBorders>
            <w:vAlign w:val="center"/>
            <w:tcPrChange w:id="1038" w:author="Cheick Traoré" w:date="2026-01-07T19:32:00Z" w16du:dateUtc="2026-01-07T19:32:00Z">
              <w:tcPr>
                <w:tcW w:w="667" w:type="dxa"/>
                <w:gridSpan w:val="2"/>
                <w:tcBorders>
                  <w:top w:val="nil"/>
                  <w:left w:val="nil"/>
                  <w:bottom w:val="nil"/>
                  <w:right w:val="single" w:sz="4" w:space="0" w:color="auto"/>
                </w:tcBorders>
                <w:vAlign w:val="center"/>
              </w:tcPr>
            </w:tcPrChange>
          </w:tcPr>
          <w:p w14:paraId="5E638969" w14:textId="4D4D2853" w:rsidR="00A8506E" w:rsidRPr="00390D4B" w:rsidRDefault="00A8506E" w:rsidP="00390D4B">
            <w:pPr>
              <w:spacing w:after="0" w:line="240" w:lineRule="auto"/>
              <w:ind w:left="0" w:firstLine="0"/>
              <w:rPr>
                <w:ins w:id="1039" w:author="Cheick Traoré" w:date="2026-01-07T19:32:00Z" w16du:dateUtc="2026-01-07T19:32:00Z"/>
                <w:rFonts w:ascii="Times New Roman" w:eastAsia="Times New Roman" w:hAnsi="Times New Roman" w:cs="Times New Roman"/>
                <w:kern w:val="0"/>
                <w:sz w:val="20"/>
                <w:szCs w:val="20"/>
                <w14:ligatures w14:val="none"/>
              </w:rPr>
            </w:pPr>
            <w:ins w:id="1040" w:author="Cheick Traoré" w:date="2026-01-07T19:34:00Z" w16du:dateUtc="2026-01-07T19:34:00Z">
              <w:r>
                <w:rPr>
                  <w:rFonts w:ascii="Times New Roman" w:eastAsia="Times New Roman" w:hAnsi="Times New Roman" w:cs="Times New Roman"/>
                  <w:kern w:val="0"/>
                  <w:sz w:val="20"/>
                  <w:szCs w:val="20"/>
                  <w14:ligatures w14:val="none"/>
                </w:rPr>
                <w:t>E</w:t>
              </w:r>
            </w:ins>
          </w:p>
        </w:tc>
        <w:tc>
          <w:tcPr>
            <w:tcW w:w="694" w:type="dxa"/>
            <w:tcBorders>
              <w:top w:val="nil"/>
              <w:left w:val="nil"/>
              <w:bottom w:val="nil"/>
              <w:right w:val="single" w:sz="4" w:space="0" w:color="auto"/>
            </w:tcBorders>
            <w:vAlign w:val="center"/>
            <w:tcPrChange w:id="1041" w:author="Cheick Traoré" w:date="2026-01-07T19:32:00Z" w16du:dateUtc="2026-01-07T19:32:00Z">
              <w:tcPr>
                <w:tcW w:w="693" w:type="dxa"/>
                <w:gridSpan w:val="2"/>
                <w:tcBorders>
                  <w:top w:val="nil"/>
                  <w:left w:val="nil"/>
                  <w:bottom w:val="nil"/>
                  <w:right w:val="single" w:sz="4" w:space="0" w:color="auto"/>
                </w:tcBorders>
                <w:vAlign w:val="center"/>
              </w:tcPr>
            </w:tcPrChange>
          </w:tcPr>
          <w:p w14:paraId="2B9B5B36" w14:textId="77777777" w:rsidR="00A8506E" w:rsidRPr="00390D4B" w:rsidRDefault="00A8506E" w:rsidP="00390D4B">
            <w:pPr>
              <w:spacing w:after="0" w:line="240" w:lineRule="auto"/>
              <w:ind w:left="0" w:firstLine="0"/>
              <w:rPr>
                <w:ins w:id="1042" w:author="Cheick Traoré" w:date="2026-01-07T19:32:00Z" w16du:dateUtc="2026-01-07T19:32:00Z"/>
                <w:rFonts w:ascii="Times New Roman" w:eastAsia="Times New Roman" w:hAnsi="Times New Roman" w:cs="Times New Roman"/>
                <w:kern w:val="0"/>
                <w:sz w:val="20"/>
                <w:szCs w:val="20"/>
                <w14:ligatures w14:val="none"/>
              </w:rPr>
            </w:pPr>
          </w:p>
        </w:tc>
        <w:tc>
          <w:tcPr>
            <w:tcW w:w="1798" w:type="dxa"/>
            <w:tcBorders>
              <w:top w:val="nil"/>
              <w:left w:val="nil"/>
              <w:bottom w:val="nil"/>
              <w:right w:val="single" w:sz="4" w:space="0" w:color="auto"/>
            </w:tcBorders>
            <w:vAlign w:val="center"/>
            <w:tcPrChange w:id="1043" w:author="Cheick Traoré" w:date="2026-01-07T19:32:00Z" w16du:dateUtc="2026-01-07T19:32:00Z">
              <w:tcPr>
                <w:tcW w:w="1798" w:type="dxa"/>
                <w:gridSpan w:val="2"/>
                <w:tcBorders>
                  <w:top w:val="nil"/>
                  <w:left w:val="nil"/>
                  <w:bottom w:val="nil"/>
                  <w:right w:val="single" w:sz="4" w:space="0" w:color="auto"/>
                </w:tcBorders>
                <w:vAlign w:val="center"/>
              </w:tcPr>
            </w:tcPrChange>
          </w:tcPr>
          <w:p w14:paraId="0206E6D6" w14:textId="77777777" w:rsidR="00A8506E" w:rsidRPr="00390D4B" w:rsidRDefault="00A8506E" w:rsidP="00390D4B">
            <w:pPr>
              <w:spacing w:after="0" w:line="240" w:lineRule="auto"/>
              <w:ind w:left="0" w:firstLine="0"/>
              <w:rPr>
                <w:ins w:id="1044" w:author="Cheick Traoré" w:date="2026-01-07T19:32:00Z" w16du:dateUtc="2026-01-07T19:32:00Z"/>
                <w:rFonts w:ascii="Times New Roman" w:eastAsia="Times New Roman" w:hAnsi="Times New Roman" w:cs="Times New Roman"/>
                <w:kern w:val="0"/>
                <w:sz w:val="20"/>
                <w:szCs w:val="20"/>
                <w14:ligatures w14:val="none"/>
              </w:rPr>
            </w:pPr>
          </w:p>
        </w:tc>
      </w:tr>
      <w:tr w:rsidR="006A5441" w:rsidRPr="00390D4B" w14:paraId="78C10F12" w14:textId="77777777" w:rsidTr="00A8506E">
        <w:tblPrEx>
          <w:tblW w:w="9286" w:type="dxa"/>
          <w:tblCellMar>
            <w:left w:w="70" w:type="dxa"/>
            <w:right w:w="70" w:type="dxa"/>
          </w:tblCellMar>
          <w:tblPrExChange w:id="1045" w:author="Cheick Traoré" w:date="2026-01-07T19:32:00Z" w16du:dateUtc="2026-01-07T19:32:00Z">
            <w:tblPrEx>
              <w:tblW w:w="9393" w:type="dxa"/>
              <w:tblCellMar>
                <w:left w:w="70" w:type="dxa"/>
                <w:right w:w="70" w:type="dxa"/>
              </w:tblCellMar>
            </w:tblPrEx>
          </w:tblPrExChange>
        </w:tblPrEx>
        <w:trPr>
          <w:trHeight w:val="802"/>
          <w:ins w:id="1046" w:author="Cheick Traoré" w:date="2026-01-06T17:15:00Z" w16du:dateUtc="2026-01-06T17:15:00Z"/>
          <w:trPrChange w:id="1047" w:author="Cheick Traoré" w:date="2026-01-07T19:32:00Z" w16du:dateUtc="2026-01-07T19:32:00Z">
            <w:trPr>
              <w:gridAfter w:val="0"/>
              <w:trHeight w:val="797"/>
            </w:trPr>
          </w:trPrChange>
        </w:trPr>
        <w:tc>
          <w:tcPr>
            <w:tcW w:w="1952" w:type="dxa"/>
            <w:tcBorders>
              <w:top w:val="nil"/>
              <w:left w:val="single" w:sz="4" w:space="0" w:color="auto"/>
              <w:bottom w:val="single" w:sz="4" w:space="0" w:color="auto"/>
              <w:right w:val="single" w:sz="4" w:space="0" w:color="auto"/>
            </w:tcBorders>
            <w:vAlign w:val="center"/>
            <w:hideMark/>
            <w:tcPrChange w:id="1048" w:author="Cheick Traoré" w:date="2026-01-07T19:32:00Z" w16du:dateUtc="2026-01-07T19:32:00Z">
              <w:tcPr>
                <w:tcW w:w="1987" w:type="dxa"/>
                <w:gridSpan w:val="2"/>
                <w:tcBorders>
                  <w:top w:val="nil"/>
                  <w:left w:val="single" w:sz="4" w:space="0" w:color="auto"/>
                  <w:bottom w:val="nil"/>
                  <w:right w:val="single" w:sz="4" w:space="0" w:color="auto"/>
                </w:tcBorders>
                <w:vAlign w:val="center"/>
                <w:hideMark/>
              </w:tcPr>
            </w:tcPrChange>
          </w:tcPr>
          <w:p w14:paraId="5351C8DF" w14:textId="77777777" w:rsidR="00390D4B" w:rsidRPr="00390D4B" w:rsidRDefault="00390D4B" w:rsidP="00390D4B">
            <w:pPr>
              <w:spacing w:after="0" w:line="240" w:lineRule="auto"/>
              <w:ind w:left="0" w:firstLine="0"/>
              <w:rPr>
                <w:ins w:id="1049" w:author="Cheick Traoré" w:date="2026-01-06T17:15:00Z" w16du:dateUtc="2026-01-06T17:15:00Z"/>
                <w:rFonts w:ascii="Times New Roman" w:eastAsia="Times New Roman" w:hAnsi="Times New Roman" w:cs="Times New Roman"/>
                <w:kern w:val="0"/>
                <w:sz w:val="20"/>
                <w:szCs w:val="20"/>
                <w14:ligatures w14:val="none"/>
              </w:rPr>
            </w:pPr>
            <w:proofErr w:type="gramStart"/>
            <w:ins w:id="1050" w:author="Cheick Traoré" w:date="2026-01-06T17:15:00Z" w16du:dateUtc="2026-01-06T17:15:00Z">
              <w:r w:rsidRPr="00390D4B">
                <w:rPr>
                  <w:rFonts w:ascii="Times New Roman" w:eastAsia="Times New Roman" w:hAnsi="Times New Roman" w:cs="Times New Roman"/>
                  <w:kern w:val="0"/>
                  <w:sz w:val="20"/>
                  <w:szCs w:val="20"/>
                  <w14:ligatures w14:val="none"/>
                </w:rPr>
                <w:t>montant</w:t>
              </w:r>
              <w:proofErr w:type="gramEnd"/>
            </w:ins>
          </w:p>
        </w:tc>
        <w:tc>
          <w:tcPr>
            <w:tcW w:w="2193" w:type="dxa"/>
            <w:tcBorders>
              <w:top w:val="nil"/>
              <w:left w:val="nil"/>
              <w:bottom w:val="single" w:sz="4" w:space="0" w:color="auto"/>
              <w:right w:val="single" w:sz="4" w:space="0" w:color="auto"/>
            </w:tcBorders>
            <w:vAlign w:val="center"/>
            <w:hideMark/>
            <w:tcPrChange w:id="1051" w:author="Cheick Traoré" w:date="2026-01-07T19:32:00Z" w16du:dateUtc="2026-01-07T19:32:00Z">
              <w:tcPr>
                <w:tcW w:w="2232" w:type="dxa"/>
                <w:gridSpan w:val="2"/>
                <w:tcBorders>
                  <w:top w:val="nil"/>
                  <w:left w:val="nil"/>
                  <w:bottom w:val="nil"/>
                  <w:right w:val="single" w:sz="4" w:space="0" w:color="auto"/>
                </w:tcBorders>
                <w:vAlign w:val="center"/>
                <w:hideMark/>
              </w:tcPr>
            </w:tcPrChange>
          </w:tcPr>
          <w:p w14:paraId="0393FA44" w14:textId="77777777" w:rsidR="00390D4B" w:rsidRPr="00390D4B" w:rsidRDefault="00390D4B" w:rsidP="00390D4B">
            <w:pPr>
              <w:spacing w:after="0" w:line="240" w:lineRule="auto"/>
              <w:ind w:left="0" w:firstLine="0"/>
              <w:rPr>
                <w:ins w:id="1052" w:author="Cheick Traoré" w:date="2026-01-06T17:15:00Z" w16du:dateUtc="2026-01-06T17:15:00Z"/>
                <w:rFonts w:ascii="Times New Roman" w:eastAsia="Times New Roman" w:hAnsi="Times New Roman" w:cs="Times New Roman"/>
                <w:kern w:val="0"/>
                <w:sz w:val="20"/>
                <w:szCs w:val="20"/>
                <w14:ligatures w14:val="none"/>
              </w:rPr>
            </w:pPr>
            <w:ins w:id="1053" w:author="Cheick Traoré" w:date="2026-01-06T17:15:00Z" w16du:dateUtc="2026-01-06T17:15:00Z">
              <w:r w:rsidRPr="00390D4B">
                <w:rPr>
                  <w:rFonts w:ascii="Times New Roman" w:eastAsia="Times New Roman" w:hAnsi="Times New Roman" w:cs="Times New Roman"/>
                  <w:kern w:val="0"/>
                  <w:sz w:val="20"/>
                  <w:szCs w:val="20"/>
                  <w14:ligatures w14:val="none"/>
                </w:rPr>
                <w:t>Valeur du montant de la projection</w:t>
              </w:r>
            </w:ins>
          </w:p>
        </w:tc>
        <w:tc>
          <w:tcPr>
            <w:tcW w:w="678" w:type="dxa"/>
            <w:tcBorders>
              <w:top w:val="nil"/>
              <w:left w:val="nil"/>
              <w:bottom w:val="single" w:sz="4" w:space="0" w:color="auto"/>
              <w:right w:val="single" w:sz="4" w:space="0" w:color="auto"/>
            </w:tcBorders>
            <w:vAlign w:val="center"/>
            <w:hideMark/>
            <w:tcPrChange w:id="1054" w:author="Cheick Traoré" w:date="2026-01-07T19:32:00Z" w16du:dateUtc="2026-01-07T19:32:00Z">
              <w:tcPr>
                <w:tcW w:w="690" w:type="dxa"/>
                <w:gridSpan w:val="2"/>
                <w:tcBorders>
                  <w:top w:val="nil"/>
                  <w:left w:val="nil"/>
                  <w:bottom w:val="nil"/>
                  <w:right w:val="single" w:sz="4" w:space="0" w:color="auto"/>
                </w:tcBorders>
                <w:vAlign w:val="center"/>
                <w:hideMark/>
              </w:tcPr>
            </w:tcPrChange>
          </w:tcPr>
          <w:p w14:paraId="5EF4C1B7" w14:textId="77777777" w:rsidR="00390D4B" w:rsidRPr="00390D4B" w:rsidRDefault="00390D4B" w:rsidP="00390D4B">
            <w:pPr>
              <w:spacing w:after="0" w:line="240" w:lineRule="auto"/>
              <w:ind w:left="0" w:firstLine="0"/>
              <w:rPr>
                <w:ins w:id="1055" w:author="Cheick Traoré" w:date="2026-01-06T17:15:00Z" w16du:dateUtc="2026-01-06T17:15:00Z"/>
                <w:rFonts w:ascii="Times New Roman" w:eastAsia="Times New Roman" w:hAnsi="Times New Roman" w:cs="Times New Roman"/>
                <w:kern w:val="0"/>
                <w:sz w:val="20"/>
                <w:szCs w:val="20"/>
                <w14:ligatures w14:val="none"/>
              </w:rPr>
            </w:pPr>
            <w:ins w:id="1056" w:author="Cheick Traoré" w:date="2026-01-06T17:15:00Z" w16du:dateUtc="2026-01-06T17:15:00Z">
              <w:r w:rsidRPr="00390D4B">
                <w:rPr>
                  <w:rFonts w:ascii="Times New Roman" w:eastAsia="Times New Roman" w:hAnsi="Times New Roman" w:cs="Times New Roman"/>
                  <w:kern w:val="0"/>
                  <w:sz w:val="20"/>
                  <w:szCs w:val="20"/>
                  <w14:ligatures w14:val="none"/>
                </w:rPr>
                <w:t>N</w:t>
              </w:r>
            </w:ins>
          </w:p>
        </w:tc>
        <w:tc>
          <w:tcPr>
            <w:tcW w:w="1304" w:type="dxa"/>
            <w:tcBorders>
              <w:top w:val="nil"/>
              <w:left w:val="nil"/>
              <w:bottom w:val="single" w:sz="4" w:space="0" w:color="auto"/>
              <w:right w:val="single" w:sz="4" w:space="0" w:color="auto"/>
            </w:tcBorders>
            <w:vAlign w:val="center"/>
            <w:hideMark/>
            <w:tcPrChange w:id="1057" w:author="Cheick Traoré" w:date="2026-01-07T19:32:00Z" w16du:dateUtc="2026-01-07T19:32:00Z">
              <w:tcPr>
                <w:tcW w:w="1327" w:type="dxa"/>
                <w:gridSpan w:val="2"/>
                <w:tcBorders>
                  <w:top w:val="nil"/>
                  <w:left w:val="nil"/>
                  <w:bottom w:val="nil"/>
                  <w:right w:val="single" w:sz="4" w:space="0" w:color="auto"/>
                </w:tcBorders>
                <w:vAlign w:val="center"/>
                <w:hideMark/>
              </w:tcPr>
            </w:tcPrChange>
          </w:tcPr>
          <w:p w14:paraId="6EB88077" w14:textId="173DBB44" w:rsidR="00390D4B" w:rsidRPr="00390D4B" w:rsidRDefault="00390D4B" w:rsidP="00390D4B">
            <w:pPr>
              <w:spacing w:after="0" w:line="240" w:lineRule="auto"/>
              <w:ind w:left="0" w:firstLine="0"/>
              <w:rPr>
                <w:ins w:id="1058" w:author="Cheick Traoré" w:date="2026-01-06T17:15:00Z" w16du:dateUtc="2026-01-06T17:15:00Z"/>
                <w:rFonts w:ascii="Times New Roman" w:eastAsia="Times New Roman" w:hAnsi="Times New Roman" w:cs="Times New Roman"/>
                <w:kern w:val="0"/>
                <w:sz w:val="20"/>
                <w:szCs w:val="20"/>
                <w14:ligatures w14:val="none"/>
              </w:rPr>
            </w:pPr>
            <w:ins w:id="1059" w:author="Cheick Traoré" w:date="2026-01-06T17:15:00Z" w16du:dateUtc="2026-01-06T17:15:00Z">
              <w:r w:rsidRPr="00390D4B">
                <w:rPr>
                  <w:rFonts w:ascii="Times New Roman" w:eastAsia="Times New Roman" w:hAnsi="Times New Roman" w:cs="Times New Roman"/>
                  <w:kern w:val="0"/>
                  <w:sz w:val="20"/>
                  <w:szCs w:val="20"/>
                  <w14:ligatures w14:val="none"/>
                </w:rPr>
                <w:t> </w:t>
              </w:r>
            </w:ins>
            <w:ins w:id="1060" w:author="Cheick Traoré" w:date="2026-01-07T10:09:00Z" w16du:dateUtc="2026-01-07T10:09:00Z">
              <w:r w:rsidR="006A5441">
                <w:rPr>
                  <w:rFonts w:ascii="Times New Roman" w:eastAsia="Times New Roman" w:hAnsi="Times New Roman" w:cs="Times New Roman"/>
                  <w:kern w:val="0"/>
                  <w:sz w:val="20"/>
                  <w:szCs w:val="20"/>
                  <w14:ligatures w14:val="none"/>
                </w:rPr>
                <w:t>255</w:t>
              </w:r>
            </w:ins>
          </w:p>
        </w:tc>
        <w:tc>
          <w:tcPr>
            <w:tcW w:w="667" w:type="dxa"/>
            <w:tcBorders>
              <w:top w:val="nil"/>
              <w:left w:val="nil"/>
              <w:bottom w:val="single" w:sz="4" w:space="0" w:color="auto"/>
              <w:right w:val="single" w:sz="4" w:space="0" w:color="auto"/>
            </w:tcBorders>
            <w:vAlign w:val="center"/>
            <w:hideMark/>
            <w:tcPrChange w:id="1061" w:author="Cheick Traoré" w:date="2026-01-07T19:32:00Z" w16du:dateUtc="2026-01-07T19:32:00Z">
              <w:tcPr>
                <w:tcW w:w="679" w:type="dxa"/>
                <w:gridSpan w:val="2"/>
                <w:tcBorders>
                  <w:top w:val="nil"/>
                  <w:left w:val="nil"/>
                  <w:bottom w:val="nil"/>
                  <w:right w:val="single" w:sz="4" w:space="0" w:color="auto"/>
                </w:tcBorders>
                <w:vAlign w:val="center"/>
                <w:hideMark/>
              </w:tcPr>
            </w:tcPrChange>
          </w:tcPr>
          <w:p w14:paraId="37254027" w14:textId="77777777" w:rsidR="00390D4B" w:rsidRPr="00390D4B" w:rsidRDefault="00390D4B" w:rsidP="00390D4B">
            <w:pPr>
              <w:spacing w:after="0" w:line="240" w:lineRule="auto"/>
              <w:ind w:left="0" w:firstLine="0"/>
              <w:rPr>
                <w:ins w:id="1062" w:author="Cheick Traoré" w:date="2026-01-06T17:15:00Z" w16du:dateUtc="2026-01-06T17:15:00Z"/>
                <w:rFonts w:ascii="Times New Roman" w:eastAsia="Times New Roman" w:hAnsi="Times New Roman" w:cs="Times New Roman"/>
                <w:kern w:val="0"/>
                <w:sz w:val="20"/>
                <w:szCs w:val="20"/>
                <w14:ligatures w14:val="none"/>
              </w:rPr>
            </w:pPr>
            <w:ins w:id="1063" w:author="Cheick Traoré" w:date="2026-01-06T17:15:00Z" w16du:dateUtc="2026-01-06T17:15:00Z">
              <w:r w:rsidRPr="00390D4B">
                <w:rPr>
                  <w:rFonts w:ascii="Times New Roman" w:eastAsia="Times New Roman" w:hAnsi="Times New Roman" w:cs="Times New Roman"/>
                  <w:kern w:val="0"/>
                  <w:sz w:val="20"/>
                  <w:szCs w:val="20"/>
                  <w14:ligatures w14:val="none"/>
                </w:rPr>
                <w:t>E</w:t>
              </w:r>
            </w:ins>
          </w:p>
        </w:tc>
        <w:tc>
          <w:tcPr>
            <w:tcW w:w="694" w:type="dxa"/>
            <w:tcBorders>
              <w:top w:val="nil"/>
              <w:left w:val="nil"/>
              <w:bottom w:val="single" w:sz="4" w:space="0" w:color="auto"/>
              <w:right w:val="single" w:sz="4" w:space="0" w:color="auto"/>
            </w:tcBorders>
            <w:vAlign w:val="center"/>
            <w:hideMark/>
            <w:tcPrChange w:id="1064" w:author="Cheick Traoré" w:date="2026-01-07T19:32:00Z" w16du:dateUtc="2026-01-07T19:32:00Z">
              <w:tcPr>
                <w:tcW w:w="706" w:type="dxa"/>
                <w:gridSpan w:val="2"/>
                <w:tcBorders>
                  <w:top w:val="nil"/>
                  <w:left w:val="nil"/>
                  <w:bottom w:val="nil"/>
                  <w:right w:val="single" w:sz="4" w:space="0" w:color="auto"/>
                </w:tcBorders>
                <w:vAlign w:val="center"/>
                <w:hideMark/>
              </w:tcPr>
            </w:tcPrChange>
          </w:tcPr>
          <w:p w14:paraId="2B1AF9CD" w14:textId="77777777" w:rsidR="00390D4B" w:rsidRPr="00390D4B" w:rsidRDefault="00390D4B" w:rsidP="00390D4B">
            <w:pPr>
              <w:spacing w:after="0" w:line="240" w:lineRule="auto"/>
              <w:ind w:left="0" w:firstLine="0"/>
              <w:rPr>
                <w:ins w:id="1065" w:author="Cheick Traoré" w:date="2026-01-06T17:15:00Z" w16du:dateUtc="2026-01-06T17:15:00Z"/>
                <w:rFonts w:ascii="Times New Roman" w:eastAsia="Times New Roman" w:hAnsi="Times New Roman" w:cs="Times New Roman"/>
                <w:kern w:val="0"/>
                <w:sz w:val="20"/>
                <w:szCs w:val="20"/>
                <w14:ligatures w14:val="none"/>
              </w:rPr>
            </w:pPr>
            <w:ins w:id="1066"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c>
          <w:tcPr>
            <w:tcW w:w="1798" w:type="dxa"/>
            <w:tcBorders>
              <w:top w:val="nil"/>
              <w:left w:val="nil"/>
              <w:bottom w:val="single" w:sz="4" w:space="0" w:color="auto"/>
              <w:right w:val="single" w:sz="4" w:space="0" w:color="auto"/>
            </w:tcBorders>
            <w:vAlign w:val="center"/>
            <w:hideMark/>
            <w:tcPrChange w:id="1067" w:author="Cheick Traoré" w:date="2026-01-07T19:32:00Z" w16du:dateUtc="2026-01-07T19:32:00Z">
              <w:tcPr>
                <w:tcW w:w="1772" w:type="dxa"/>
                <w:gridSpan w:val="2"/>
                <w:tcBorders>
                  <w:top w:val="nil"/>
                  <w:left w:val="nil"/>
                  <w:bottom w:val="nil"/>
                  <w:right w:val="single" w:sz="4" w:space="0" w:color="auto"/>
                </w:tcBorders>
                <w:vAlign w:val="center"/>
                <w:hideMark/>
              </w:tcPr>
            </w:tcPrChange>
          </w:tcPr>
          <w:p w14:paraId="44EDFAF3" w14:textId="77777777" w:rsidR="00390D4B" w:rsidRPr="00390D4B" w:rsidRDefault="00390D4B" w:rsidP="00390D4B">
            <w:pPr>
              <w:spacing w:after="0" w:line="240" w:lineRule="auto"/>
              <w:ind w:left="0" w:firstLine="0"/>
              <w:rPr>
                <w:ins w:id="1068" w:author="Cheick Traoré" w:date="2026-01-06T17:15:00Z" w16du:dateUtc="2026-01-06T17:15:00Z"/>
                <w:rFonts w:ascii="Times New Roman" w:eastAsia="Times New Roman" w:hAnsi="Times New Roman" w:cs="Times New Roman"/>
                <w:kern w:val="0"/>
                <w:sz w:val="20"/>
                <w:szCs w:val="20"/>
                <w14:ligatures w14:val="none"/>
              </w:rPr>
            </w:pPr>
            <w:ins w:id="1069" w:author="Cheick Traoré" w:date="2026-01-06T17:15:00Z" w16du:dateUtc="2026-01-06T17:15:00Z">
              <w:r w:rsidRPr="00390D4B">
                <w:rPr>
                  <w:rFonts w:ascii="Times New Roman" w:eastAsia="Times New Roman" w:hAnsi="Times New Roman" w:cs="Times New Roman"/>
                  <w:kern w:val="0"/>
                  <w:sz w:val="20"/>
                  <w:szCs w:val="20"/>
                  <w14:ligatures w14:val="none"/>
                </w:rPr>
                <w:t> </w:t>
              </w:r>
            </w:ins>
          </w:p>
        </w:tc>
      </w:tr>
      <w:tr w:rsidR="00A8506E" w:rsidRPr="00390D4B" w14:paraId="247E640B" w14:textId="77777777" w:rsidTr="00A8506E">
        <w:trPr>
          <w:trHeight w:val="802"/>
          <w:ins w:id="1070" w:author="Cheick Traoré" w:date="2026-01-07T10:17:00Z" w16du:dateUtc="2026-01-07T10:17:00Z"/>
        </w:trPr>
        <w:tc>
          <w:tcPr>
            <w:tcW w:w="1952" w:type="dxa"/>
            <w:tcBorders>
              <w:top w:val="single" w:sz="4" w:space="0" w:color="auto"/>
              <w:left w:val="single" w:sz="4" w:space="0" w:color="auto"/>
              <w:right w:val="single" w:sz="4" w:space="0" w:color="auto"/>
            </w:tcBorders>
            <w:vAlign w:val="center"/>
          </w:tcPr>
          <w:p w14:paraId="418DA06B" w14:textId="3064ADC6" w:rsidR="006A5441" w:rsidRPr="00390D4B" w:rsidRDefault="00D70578" w:rsidP="00390D4B">
            <w:pPr>
              <w:spacing w:after="0" w:line="240" w:lineRule="auto"/>
              <w:ind w:left="0" w:firstLine="0"/>
              <w:rPr>
                <w:ins w:id="1071" w:author="Cheick Traoré" w:date="2026-01-07T10:17:00Z" w16du:dateUtc="2026-01-07T10:17:00Z"/>
                <w:rFonts w:ascii="Times New Roman" w:eastAsia="Times New Roman" w:hAnsi="Times New Roman" w:cs="Times New Roman"/>
                <w:kern w:val="0"/>
                <w:sz w:val="20"/>
                <w:szCs w:val="20"/>
                <w14:ligatures w14:val="none"/>
              </w:rPr>
            </w:pPr>
            <w:proofErr w:type="spellStart"/>
            <w:proofErr w:type="gramStart"/>
            <w:ins w:id="1072" w:author="Cheick Traoré" w:date="2026-01-07T10:18:00Z" w16du:dateUtc="2026-01-07T10:18:00Z">
              <w:r>
                <w:rPr>
                  <w:rFonts w:ascii="Times New Roman" w:eastAsia="Times New Roman" w:hAnsi="Times New Roman" w:cs="Times New Roman"/>
                  <w:kern w:val="0"/>
                  <w:sz w:val="20"/>
                  <w:szCs w:val="20"/>
                  <w14:ligatures w14:val="none"/>
                </w:rPr>
                <w:t>id</w:t>
              </w:r>
              <w:proofErr w:type="gramEnd"/>
              <w:r>
                <w:rPr>
                  <w:rFonts w:ascii="Times New Roman" w:eastAsia="Times New Roman" w:hAnsi="Times New Roman" w:cs="Times New Roman"/>
                  <w:kern w:val="0"/>
                  <w:sz w:val="20"/>
                  <w:szCs w:val="20"/>
                  <w14:ligatures w14:val="none"/>
                </w:rPr>
                <w:t>_budget</w:t>
              </w:r>
            </w:ins>
            <w:proofErr w:type="spellEnd"/>
          </w:p>
        </w:tc>
        <w:tc>
          <w:tcPr>
            <w:tcW w:w="2193" w:type="dxa"/>
            <w:tcBorders>
              <w:top w:val="single" w:sz="4" w:space="0" w:color="auto"/>
              <w:left w:val="single" w:sz="4" w:space="0" w:color="auto"/>
              <w:right w:val="single" w:sz="4" w:space="0" w:color="auto"/>
            </w:tcBorders>
            <w:vAlign w:val="center"/>
          </w:tcPr>
          <w:p w14:paraId="714FEF60" w14:textId="155EC5E4" w:rsidR="006A5441" w:rsidRPr="00390D4B" w:rsidRDefault="00D70578" w:rsidP="00390D4B">
            <w:pPr>
              <w:spacing w:after="0" w:line="240" w:lineRule="auto"/>
              <w:ind w:left="0" w:firstLine="0"/>
              <w:rPr>
                <w:ins w:id="1073" w:author="Cheick Traoré" w:date="2026-01-07T10:17:00Z" w16du:dateUtc="2026-01-07T10:17:00Z"/>
                <w:rFonts w:ascii="Times New Roman" w:eastAsia="Times New Roman" w:hAnsi="Times New Roman" w:cs="Times New Roman"/>
                <w:kern w:val="0"/>
                <w:sz w:val="20"/>
                <w:szCs w:val="20"/>
                <w14:ligatures w14:val="none"/>
              </w:rPr>
            </w:pPr>
            <w:ins w:id="1074" w:author="Cheick Traoré" w:date="2026-01-07T10:18:00Z" w16du:dateUtc="2026-01-07T10:18:00Z">
              <w:r>
                <w:rPr>
                  <w:rFonts w:ascii="Times New Roman" w:eastAsia="Times New Roman" w:hAnsi="Times New Roman" w:cs="Times New Roman"/>
                  <w:kern w:val="0"/>
                  <w:sz w:val="20"/>
                  <w:szCs w:val="20"/>
                  <w14:ligatures w14:val="none"/>
                </w:rPr>
                <w:t xml:space="preserve">Identifiant </w:t>
              </w:r>
            </w:ins>
            <w:ins w:id="1075" w:author="Cheick Traoré" w:date="2026-01-07T10:19:00Z" w16du:dateUtc="2026-01-07T10:19:00Z">
              <w:r>
                <w:rPr>
                  <w:rFonts w:ascii="Times New Roman" w:eastAsia="Times New Roman" w:hAnsi="Times New Roman" w:cs="Times New Roman"/>
                  <w:kern w:val="0"/>
                  <w:sz w:val="20"/>
                  <w:szCs w:val="20"/>
                  <w14:ligatures w14:val="none"/>
                </w:rPr>
                <w:t>du Budget</w:t>
              </w:r>
            </w:ins>
          </w:p>
        </w:tc>
        <w:tc>
          <w:tcPr>
            <w:tcW w:w="678" w:type="dxa"/>
            <w:tcBorders>
              <w:top w:val="single" w:sz="4" w:space="0" w:color="auto"/>
              <w:left w:val="single" w:sz="4" w:space="0" w:color="auto"/>
              <w:right w:val="single" w:sz="4" w:space="0" w:color="auto"/>
            </w:tcBorders>
            <w:vAlign w:val="center"/>
          </w:tcPr>
          <w:p w14:paraId="229F3328" w14:textId="32BF98B0" w:rsidR="006A5441" w:rsidRPr="00390D4B" w:rsidRDefault="00D70578" w:rsidP="00390D4B">
            <w:pPr>
              <w:spacing w:after="0" w:line="240" w:lineRule="auto"/>
              <w:ind w:left="0" w:firstLine="0"/>
              <w:rPr>
                <w:ins w:id="1076" w:author="Cheick Traoré" w:date="2026-01-07T10:17:00Z" w16du:dateUtc="2026-01-07T10:17:00Z"/>
                <w:rFonts w:ascii="Times New Roman" w:eastAsia="Times New Roman" w:hAnsi="Times New Roman" w:cs="Times New Roman"/>
                <w:kern w:val="0"/>
                <w:sz w:val="20"/>
                <w:szCs w:val="20"/>
                <w14:ligatures w14:val="none"/>
              </w:rPr>
            </w:pPr>
            <w:ins w:id="1077" w:author="Cheick Traoré" w:date="2026-01-07T10:20:00Z" w16du:dateUtc="2026-01-07T10:20:00Z">
              <w:r>
                <w:rPr>
                  <w:rFonts w:ascii="Times New Roman" w:eastAsia="Times New Roman" w:hAnsi="Times New Roman" w:cs="Times New Roman"/>
                  <w:kern w:val="0"/>
                  <w:sz w:val="20"/>
                  <w:szCs w:val="20"/>
                  <w14:ligatures w14:val="none"/>
                </w:rPr>
                <w:t>AN</w:t>
              </w:r>
            </w:ins>
          </w:p>
        </w:tc>
        <w:tc>
          <w:tcPr>
            <w:tcW w:w="1304" w:type="dxa"/>
            <w:tcBorders>
              <w:top w:val="single" w:sz="4" w:space="0" w:color="auto"/>
              <w:left w:val="single" w:sz="4" w:space="0" w:color="auto"/>
              <w:right w:val="single" w:sz="4" w:space="0" w:color="auto"/>
            </w:tcBorders>
            <w:vAlign w:val="center"/>
          </w:tcPr>
          <w:p w14:paraId="507A53FB" w14:textId="3213130B" w:rsidR="006A5441" w:rsidRPr="00390D4B" w:rsidRDefault="00D70578" w:rsidP="00390D4B">
            <w:pPr>
              <w:spacing w:after="0" w:line="240" w:lineRule="auto"/>
              <w:ind w:left="0" w:firstLine="0"/>
              <w:rPr>
                <w:ins w:id="1078" w:author="Cheick Traoré" w:date="2026-01-07T10:17:00Z" w16du:dateUtc="2026-01-07T10:17:00Z"/>
                <w:rFonts w:ascii="Times New Roman" w:eastAsia="Times New Roman" w:hAnsi="Times New Roman" w:cs="Times New Roman"/>
                <w:kern w:val="0"/>
                <w:sz w:val="20"/>
                <w:szCs w:val="20"/>
                <w14:ligatures w14:val="none"/>
              </w:rPr>
            </w:pPr>
            <w:ins w:id="1079" w:author="Cheick Traoré" w:date="2026-01-07T10:20:00Z" w16du:dateUtc="2026-01-07T10:20:00Z">
              <w:r>
                <w:rPr>
                  <w:rFonts w:ascii="Times New Roman" w:eastAsia="Times New Roman" w:hAnsi="Times New Roman" w:cs="Times New Roman"/>
                  <w:kern w:val="0"/>
                  <w:sz w:val="20"/>
                  <w:szCs w:val="20"/>
                  <w14:ligatures w14:val="none"/>
                </w:rPr>
                <w:t>36</w:t>
              </w:r>
            </w:ins>
          </w:p>
        </w:tc>
        <w:tc>
          <w:tcPr>
            <w:tcW w:w="667" w:type="dxa"/>
            <w:tcBorders>
              <w:top w:val="single" w:sz="4" w:space="0" w:color="auto"/>
              <w:left w:val="single" w:sz="4" w:space="0" w:color="auto"/>
              <w:right w:val="single" w:sz="4" w:space="0" w:color="auto"/>
            </w:tcBorders>
            <w:vAlign w:val="center"/>
          </w:tcPr>
          <w:p w14:paraId="7FF4A4D6" w14:textId="2432FE82" w:rsidR="006A5441" w:rsidRPr="00390D4B" w:rsidRDefault="00D70578" w:rsidP="00390D4B">
            <w:pPr>
              <w:spacing w:after="0" w:line="240" w:lineRule="auto"/>
              <w:ind w:left="0" w:firstLine="0"/>
              <w:rPr>
                <w:ins w:id="1080" w:author="Cheick Traoré" w:date="2026-01-07T10:17:00Z" w16du:dateUtc="2026-01-07T10:17:00Z"/>
                <w:rFonts w:ascii="Times New Roman" w:eastAsia="Times New Roman" w:hAnsi="Times New Roman" w:cs="Times New Roman"/>
                <w:kern w:val="0"/>
                <w:sz w:val="20"/>
                <w:szCs w:val="20"/>
                <w14:ligatures w14:val="none"/>
              </w:rPr>
            </w:pPr>
            <w:ins w:id="1081" w:author="Cheick Traoré" w:date="2026-01-07T10:22:00Z" w16du:dateUtc="2026-01-07T10:22:00Z">
              <w:r>
                <w:rPr>
                  <w:rFonts w:ascii="Times New Roman" w:eastAsia="Times New Roman" w:hAnsi="Times New Roman" w:cs="Times New Roman"/>
                  <w:kern w:val="0"/>
                  <w:sz w:val="20"/>
                  <w:szCs w:val="20"/>
                  <w14:ligatures w14:val="none"/>
                </w:rPr>
                <w:t>E</w:t>
              </w:r>
            </w:ins>
          </w:p>
        </w:tc>
        <w:tc>
          <w:tcPr>
            <w:tcW w:w="694" w:type="dxa"/>
            <w:tcBorders>
              <w:top w:val="single" w:sz="4" w:space="0" w:color="auto"/>
              <w:left w:val="single" w:sz="4" w:space="0" w:color="auto"/>
              <w:right w:val="single" w:sz="4" w:space="0" w:color="auto"/>
            </w:tcBorders>
            <w:vAlign w:val="center"/>
          </w:tcPr>
          <w:p w14:paraId="6764B215" w14:textId="77777777" w:rsidR="006A5441" w:rsidRPr="00390D4B" w:rsidRDefault="006A5441" w:rsidP="00390D4B">
            <w:pPr>
              <w:spacing w:after="0" w:line="240" w:lineRule="auto"/>
              <w:ind w:left="0" w:firstLine="0"/>
              <w:rPr>
                <w:ins w:id="1082" w:author="Cheick Traoré" w:date="2026-01-07T10:17:00Z" w16du:dateUtc="2026-01-07T10:17:00Z"/>
                <w:rFonts w:ascii="Times New Roman" w:eastAsia="Times New Roman" w:hAnsi="Times New Roman" w:cs="Times New Roman"/>
                <w:kern w:val="0"/>
                <w:sz w:val="20"/>
                <w:szCs w:val="20"/>
                <w14:ligatures w14:val="none"/>
              </w:rPr>
            </w:pPr>
          </w:p>
        </w:tc>
        <w:tc>
          <w:tcPr>
            <w:tcW w:w="1798" w:type="dxa"/>
            <w:tcBorders>
              <w:top w:val="single" w:sz="4" w:space="0" w:color="auto"/>
              <w:left w:val="single" w:sz="4" w:space="0" w:color="auto"/>
              <w:right w:val="single" w:sz="4" w:space="0" w:color="auto"/>
            </w:tcBorders>
            <w:vAlign w:val="center"/>
          </w:tcPr>
          <w:p w14:paraId="1D10B1B6" w14:textId="760F0DA8" w:rsidR="006A5441" w:rsidRPr="00390D4B" w:rsidRDefault="0067422D" w:rsidP="00390D4B">
            <w:pPr>
              <w:spacing w:after="0" w:line="240" w:lineRule="auto"/>
              <w:ind w:left="0" w:firstLine="0"/>
              <w:rPr>
                <w:ins w:id="1083" w:author="Cheick Traoré" w:date="2026-01-07T10:17:00Z" w16du:dateUtc="2026-01-07T10:17:00Z"/>
                <w:rFonts w:ascii="Times New Roman" w:eastAsia="Times New Roman" w:hAnsi="Times New Roman" w:cs="Times New Roman"/>
                <w:kern w:val="0"/>
                <w:sz w:val="20"/>
                <w:szCs w:val="20"/>
                <w14:ligatures w14:val="none"/>
              </w:rPr>
            </w:pPr>
            <w:ins w:id="1084" w:author="Cheick Traoré" w:date="2026-01-07T10:30:00Z" w16du:dateUtc="2026-01-07T10:30:00Z">
              <w:r>
                <w:rPr>
                  <w:rFonts w:ascii="Times New Roman" w:eastAsia="Times New Roman" w:hAnsi="Times New Roman" w:cs="Times New Roman"/>
                  <w:kern w:val="0"/>
                  <w:sz w:val="20"/>
                  <w:szCs w:val="20"/>
                  <w14:ligatures w14:val="none"/>
                </w:rPr>
                <w:t>ID</w:t>
              </w:r>
            </w:ins>
          </w:p>
        </w:tc>
      </w:tr>
      <w:tr w:rsidR="00D70578" w:rsidRPr="00390D4B" w14:paraId="54DCE9B9" w14:textId="77777777" w:rsidTr="00A8506E">
        <w:tblPrEx>
          <w:tblW w:w="9286" w:type="dxa"/>
          <w:tblCellMar>
            <w:left w:w="70" w:type="dxa"/>
            <w:right w:w="70" w:type="dxa"/>
          </w:tblCellMar>
          <w:tblPrExChange w:id="1085" w:author="Cheick Traoré" w:date="2026-01-07T19:32:00Z" w16du:dateUtc="2026-01-07T19:32:00Z">
            <w:tblPrEx>
              <w:tblW w:w="9393" w:type="dxa"/>
              <w:tblCellMar>
                <w:left w:w="70" w:type="dxa"/>
                <w:right w:w="70" w:type="dxa"/>
              </w:tblCellMar>
            </w:tblPrEx>
          </w:tblPrExChange>
        </w:tblPrEx>
        <w:trPr>
          <w:trHeight w:val="802"/>
          <w:ins w:id="1086" w:author="Cheick Traoré" w:date="2026-01-07T10:19:00Z" w16du:dateUtc="2026-01-07T10:19:00Z"/>
          <w:trPrChange w:id="1087" w:author="Cheick Traoré" w:date="2026-01-07T19:32:00Z" w16du:dateUtc="2026-01-07T19:32:00Z">
            <w:trPr>
              <w:gridAfter w:val="0"/>
              <w:trHeight w:val="797"/>
            </w:trPr>
          </w:trPrChange>
        </w:trPr>
        <w:tc>
          <w:tcPr>
            <w:tcW w:w="1952" w:type="dxa"/>
            <w:tcBorders>
              <w:left w:val="single" w:sz="4" w:space="0" w:color="auto"/>
              <w:right w:val="single" w:sz="4" w:space="0" w:color="auto"/>
            </w:tcBorders>
            <w:vAlign w:val="center"/>
            <w:tcPrChange w:id="1088" w:author="Cheick Traoré" w:date="2026-01-07T19:32:00Z" w16du:dateUtc="2026-01-07T19:32:00Z">
              <w:tcPr>
                <w:tcW w:w="1987" w:type="dxa"/>
                <w:gridSpan w:val="2"/>
                <w:tcBorders>
                  <w:top w:val="single" w:sz="4" w:space="0" w:color="auto"/>
                  <w:left w:val="single" w:sz="4" w:space="0" w:color="auto"/>
                  <w:bottom w:val="single" w:sz="4" w:space="0" w:color="auto"/>
                  <w:right w:val="single" w:sz="4" w:space="0" w:color="auto"/>
                </w:tcBorders>
                <w:vAlign w:val="center"/>
              </w:tcPr>
            </w:tcPrChange>
          </w:tcPr>
          <w:p w14:paraId="2C50B279" w14:textId="6EF80825" w:rsidR="00D70578" w:rsidRDefault="00D70578" w:rsidP="00390D4B">
            <w:pPr>
              <w:spacing w:after="0" w:line="240" w:lineRule="auto"/>
              <w:ind w:left="0" w:firstLine="0"/>
              <w:rPr>
                <w:ins w:id="1089" w:author="Cheick Traoré" w:date="2026-01-07T10:19:00Z" w16du:dateUtc="2026-01-07T10:19:00Z"/>
                <w:rFonts w:ascii="Times New Roman" w:eastAsia="Times New Roman" w:hAnsi="Times New Roman" w:cs="Times New Roman"/>
                <w:kern w:val="0"/>
                <w:sz w:val="20"/>
                <w:szCs w:val="20"/>
                <w14:ligatures w14:val="none"/>
              </w:rPr>
            </w:pPr>
            <w:proofErr w:type="spellStart"/>
            <w:proofErr w:type="gramStart"/>
            <w:ins w:id="1090" w:author="Cheick Traoré" w:date="2026-01-07T10:19:00Z">
              <w:r w:rsidRPr="00D70578">
                <w:rPr>
                  <w:rFonts w:ascii="Times New Roman" w:eastAsia="Times New Roman" w:hAnsi="Times New Roman" w:cs="Times New Roman"/>
                  <w:kern w:val="0"/>
                  <w:sz w:val="20"/>
                  <w:szCs w:val="20"/>
                  <w14:ligatures w14:val="none"/>
                </w:rPr>
                <w:t>montant</w:t>
              </w:r>
              <w:proofErr w:type="gramEnd"/>
              <w:r w:rsidRPr="00D70578">
                <w:rPr>
                  <w:rFonts w:ascii="Times New Roman" w:eastAsia="Times New Roman" w:hAnsi="Times New Roman" w:cs="Times New Roman"/>
                  <w:kern w:val="0"/>
                  <w:sz w:val="20"/>
                  <w:szCs w:val="20"/>
                  <w14:ligatures w14:val="none"/>
                </w:rPr>
                <w:t>_budget</w:t>
              </w:r>
            </w:ins>
            <w:proofErr w:type="spellEnd"/>
          </w:p>
        </w:tc>
        <w:tc>
          <w:tcPr>
            <w:tcW w:w="2193" w:type="dxa"/>
            <w:tcBorders>
              <w:left w:val="single" w:sz="4" w:space="0" w:color="auto"/>
              <w:right w:val="single" w:sz="4" w:space="0" w:color="auto"/>
            </w:tcBorders>
            <w:vAlign w:val="center"/>
            <w:tcPrChange w:id="1091" w:author="Cheick Traoré" w:date="2026-01-07T19:32:00Z" w16du:dateUtc="2026-01-07T19:32:00Z">
              <w:tcPr>
                <w:tcW w:w="2232" w:type="dxa"/>
                <w:gridSpan w:val="2"/>
                <w:tcBorders>
                  <w:top w:val="single" w:sz="4" w:space="0" w:color="auto"/>
                  <w:left w:val="nil"/>
                  <w:bottom w:val="single" w:sz="4" w:space="0" w:color="auto"/>
                  <w:right w:val="single" w:sz="4" w:space="0" w:color="auto"/>
                </w:tcBorders>
                <w:vAlign w:val="center"/>
              </w:tcPr>
            </w:tcPrChange>
          </w:tcPr>
          <w:p w14:paraId="2EDB9E4E" w14:textId="7DC2028E" w:rsidR="00D70578" w:rsidRDefault="00D70578" w:rsidP="00390D4B">
            <w:pPr>
              <w:spacing w:after="0" w:line="240" w:lineRule="auto"/>
              <w:ind w:left="0" w:firstLine="0"/>
              <w:rPr>
                <w:ins w:id="1092" w:author="Cheick Traoré" w:date="2026-01-07T10:19:00Z" w16du:dateUtc="2026-01-07T10:19:00Z"/>
                <w:rFonts w:ascii="Times New Roman" w:eastAsia="Times New Roman" w:hAnsi="Times New Roman" w:cs="Times New Roman"/>
                <w:kern w:val="0"/>
                <w:sz w:val="20"/>
                <w:szCs w:val="20"/>
                <w14:ligatures w14:val="none"/>
              </w:rPr>
            </w:pPr>
            <w:ins w:id="1093" w:author="Cheick Traoré" w:date="2026-01-07T10:20:00Z" w16du:dateUtc="2026-01-07T10:20:00Z">
              <w:r>
                <w:rPr>
                  <w:rFonts w:ascii="Times New Roman" w:eastAsia="Times New Roman" w:hAnsi="Times New Roman" w:cs="Times New Roman"/>
                  <w:kern w:val="0"/>
                  <w:sz w:val="20"/>
                  <w:szCs w:val="20"/>
                  <w14:ligatures w14:val="none"/>
                </w:rPr>
                <w:t>Montant du Budget</w:t>
              </w:r>
            </w:ins>
          </w:p>
        </w:tc>
        <w:tc>
          <w:tcPr>
            <w:tcW w:w="678" w:type="dxa"/>
            <w:tcBorders>
              <w:left w:val="single" w:sz="4" w:space="0" w:color="auto"/>
              <w:right w:val="single" w:sz="4" w:space="0" w:color="auto"/>
            </w:tcBorders>
            <w:vAlign w:val="center"/>
            <w:tcPrChange w:id="1094" w:author="Cheick Traoré" w:date="2026-01-07T19:32:00Z" w16du:dateUtc="2026-01-07T19:32:00Z">
              <w:tcPr>
                <w:tcW w:w="690" w:type="dxa"/>
                <w:gridSpan w:val="2"/>
                <w:tcBorders>
                  <w:top w:val="single" w:sz="4" w:space="0" w:color="auto"/>
                  <w:left w:val="nil"/>
                  <w:bottom w:val="single" w:sz="4" w:space="0" w:color="auto"/>
                  <w:right w:val="single" w:sz="4" w:space="0" w:color="auto"/>
                </w:tcBorders>
                <w:vAlign w:val="center"/>
              </w:tcPr>
            </w:tcPrChange>
          </w:tcPr>
          <w:p w14:paraId="3A54E1B7" w14:textId="0D5A6B9F" w:rsidR="00D70578" w:rsidRPr="00390D4B" w:rsidRDefault="00D70578" w:rsidP="00390D4B">
            <w:pPr>
              <w:spacing w:after="0" w:line="240" w:lineRule="auto"/>
              <w:ind w:left="0" w:firstLine="0"/>
              <w:rPr>
                <w:ins w:id="1095" w:author="Cheick Traoré" w:date="2026-01-07T10:19:00Z" w16du:dateUtc="2026-01-07T10:19:00Z"/>
                <w:rFonts w:ascii="Times New Roman" w:eastAsia="Times New Roman" w:hAnsi="Times New Roman" w:cs="Times New Roman"/>
                <w:kern w:val="0"/>
                <w:sz w:val="20"/>
                <w:szCs w:val="20"/>
                <w14:ligatures w14:val="none"/>
              </w:rPr>
            </w:pPr>
            <w:ins w:id="1096" w:author="Cheick Traoré" w:date="2026-01-07T10:20:00Z" w16du:dateUtc="2026-01-07T10:20:00Z">
              <w:r>
                <w:rPr>
                  <w:rFonts w:ascii="Times New Roman" w:eastAsia="Times New Roman" w:hAnsi="Times New Roman" w:cs="Times New Roman"/>
                  <w:kern w:val="0"/>
                  <w:sz w:val="20"/>
                  <w:szCs w:val="20"/>
                  <w14:ligatures w14:val="none"/>
                </w:rPr>
                <w:t>N</w:t>
              </w:r>
            </w:ins>
          </w:p>
        </w:tc>
        <w:tc>
          <w:tcPr>
            <w:tcW w:w="1304" w:type="dxa"/>
            <w:tcBorders>
              <w:left w:val="single" w:sz="4" w:space="0" w:color="auto"/>
              <w:right w:val="single" w:sz="4" w:space="0" w:color="auto"/>
            </w:tcBorders>
            <w:vAlign w:val="center"/>
            <w:tcPrChange w:id="1097" w:author="Cheick Traoré" w:date="2026-01-07T19:32:00Z" w16du:dateUtc="2026-01-07T19:32:00Z">
              <w:tcPr>
                <w:tcW w:w="1327" w:type="dxa"/>
                <w:gridSpan w:val="2"/>
                <w:tcBorders>
                  <w:top w:val="single" w:sz="4" w:space="0" w:color="auto"/>
                  <w:left w:val="nil"/>
                  <w:bottom w:val="single" w:sz="4" w:space="0" w:color="auto"/>
                  <w:right w:val="single" w:sz="4" w:space="0" w:color="auto"/>
                </w:tcBorders>
                <w:vAlign w:val="center"/>
              </w:tcPr>
            </w:tcPrChange>
          </w:tcPr>
          <w:p w14:paraId="6563F8FA" w14:textId="7981B05C" w:rsidR="00D70578" w:rsidRPr="00390D4B" w:rsidRDefault="00D70578" w:rsidP="00390D4B">
            <w:pPr>
              <w:spacing w:after="0" w:line="240" w:lineRule="auto"/>
              <w:ind w:left="0" w:firstLine="0"/>
              <w:rPr>
                <w:ins w:id="1098" w:author="Cheick Traoré" w:date="2026-01-07T10:19:00Z" w16du:dateUtc="2026-01-07T10:19:00Z"/>
                <w:rFonts w:ascii="Times New Roman" w:eastAsia="Times New Roman" w:hAnsi="Times New Roman" w:cs="Times New Roman"/>
                <w:kern w:val="0"/>
                <w:sz w:val="20"/>
                <w:szCs w:val="20"/>
                <w14:ligatures w14:val="none"/>
              </w:rPr>
            </w:pPr>
            <w:ins w:id="1099" w:author="Cheick Traoré" w:date="2026-01-07T10:21:00Z" w16du:dateUtc="2026-01-07T10:21:00Z">
              <w:r>
                <w:rPr>
                  <w:rFonts w:ascii="Times New Roman" w:eastAsia="Times New Roman" w:hAnsi="Times New Roman" w:cs="Times New Roman"/>
                  <w:kern w:val="0"/>
                  <w:sz w:val="20"/>
                  <w:szCs w:val="20"/>
                  <w14:ligatures w14:val="none"/>
                </w:rPr>
                <w:t>255</w:t>
              </w:r>
            </w:ins>
          </w:p>
        </w:tc>
        <w:tc>
          <w:tcPr>
            <w:tcW w:w="667" w:type="dxa"/>
            <w:tcBorders>
              <w:left w:val="single" w:sz="4" w:space="0" w:color="auto"/>
              <w:right w:val="single" w:sz="4" w:space="0" w:color="auto"/>
            </w:tcBorders>
            <w:vAlign w:val="center"/>
            <w:tcPrChange w:id="1100" w:author="Cheick Traoré" w:date="2026-01-07T19:32:00Z" w16du:dateUtc="2026-01-07T19:32:00Z">
              <w:tcPr>
                <w:tcW w:w="679" w:type="dxa"/>
                <w:gridSpan w:val="2"/>
                <w:tcBorders>
                  <w:top w:val="single" w:sz="4" w:space="0" w:color="auto"/>
                  <w:left w:val="nil"/>
                  <w:bottom w:val="single" w:sz="4" w:space="0" w:color="auto"/>
                  <w:right w:val="single" w:sz="4" w:space="0" w:color="auto"/>
                </w:tcBorders>
                <w:vAlign w:val="center"/>
              </w:tcPr>
            </w:tcPrChange>
          </w:tcPr>
          <w:p w14:paraId="4753844F" w14:textId="6110957E" w:rsidR="00D70578" w:rsidRPr="00390D4B" w:rsidRDefault="00D70578" w:rsidP="00390D4B">
            <w:pPr>
              <w:spacing w:after="0" w:line="240" w:lineRule="auto"/>
              <w:ind w:left="0" w:firstLine="0"/>
              <w:rPr>
                <w:ins w:id="1101" w:author="Cheick Traoré" w:date="2026-01-07T10:19:00Z" w16du:dateUtc="2026-01-07T10:19:00Z"/>
                <w:rFonts w:ascii="Times New Roman" w:eastAsia="Times New Roman" w:hAnsi="Times New Roman" w:cs="Times New Roman"/>
                <w:kern w:val="0"/>
                <w:sz w:val="20"/>
                <w:szCs w:val="20"/>
                <w14:ligatures w14:val="none"/>
              </w:rPr>
            </w:pPr>
            <w:ins w:id="1102" w:author="Cheick Traoré" w:date="2026-01-07T10:22:00Z" w16du:dateUtc="2026-01-07T10:22:00Z">
              <w:r>
                <w:rPr>
                  <w:rFonts w:ascii="Times New Roman" w:eastAsia="Times New Roman" w:hAnsi="Times New Roman" w:cs="Times New Roman"/>
                  <w:kern w:val="0"/>
                  <w:sz w:val="20"/>
                  <w:szCs w:val="20"/>
                  <w14:ligatures w14:val="none"/>
                </w:rPr>
                <w:t>E</w:t>
              </w:r>
            </w:ins>
          </w:p>
        </w:tc>
        <w:tc>
          <w:tcPr>
            <w:tcW w:w="694" w:type="dxa"/>
            <w:tcBorders>
              <w:left w:val="single" w:sz="4" w:space="0" w:color="auto"/>
              <w:right w:val="single" w:sz="4" w:space="0" w:color="auto"/>
            </w:tcBorders>
            <w:vAlign w:val="center"/>
            <w:tcPrChange w:id="1103" w:author="Cheick Traoré" w:date="2026-01-07T19:32:00Z" w16du:dateUtc="2026-01-07T19:32:00Z">
              <w:tcPr>
                <w:tcW w:w="706" w:type="dxa"/>
                <w:gridSpan w:val="2"/>
                <w:tcBorders>
                  <w:top w:val="single" w:sz="4" w:space="0" w:color="auto"/>
                  <w:left w:val="nil"/>
                  <w:bottom w:val="single" w:sz="4" w:space="0" w:color="auto"/>
                  <w:right w:val="single" w:sz="4" w:space="0" w:color="auto"/>
                </w:tcBorders>
                <w:vAlign w:val="center"/>
              </w:tcPr>
            </w:tcPrChange>
          </w:tcPr>
          <w:p w14:paraId="6A079D58" w14:textId="77777777" w:rsidR="00D70578" w:rsidRPr="00390D4B" w:rsidRDefault="00D70578" w:rsidP="00390D4B">
            <w:pPr>
              <w:spacing w:after="0" w:line="240" w:lineRule="auto"/>
              <w:ind w:left="0" w:firstLine="0"/>
              <w:rPr>
                <w:ins w:id="1104" w:author="Cheick Traoré" w:date="2026-01-07T10:19:00Z" w16du:dateUtc="2026-01-07T10:19:00Z"/>
                <w:rFonts w:ascii="Times New Roman" w:eastAsia="Times New Roman" w:hAnsi="Times New Roman" w:cs="Times New Roman"/>
                <w:kern w:val="0"/>
                <w:sz w:val="20"/>
                <w:szCs w:val="20"/>
                <w14:ligatures w14:val="none"/>
              </w:rPr>
            </w:pPr>
          </w:p>
        </w:tc>
        <w:tc>
          <w:tcPr>
            <w:tcW w:w="1798" w:type="dxa"/>
            <w:tcBorders>
              <w:left w:val="single" w:sz="4" w:space="0" w:color="auto"/>
              <w:right w:val="single" w:sz="4" w:space="0" w:color="auto"/>
            </w:tcBorders>
            <w:vAlign w:val="center"/>
            <w:tcPrChange w:id="1105" w:author="Cheick Traoré" w:date="2026-01-07T19:32:00Z" w16du:dateUtc="2026-01-07T19:32:00Z">
              <w:tcPr>
                <w:tcW w:w="1772" w:type="dxa"/>
                <w:gridSpan w:val="2"/>
                <w:tcBorders>
                  <w:top w:val="single" w:sz="4" w:space="0" w:color="auto"/>
                  <w:left w:val="nil"/>
                  <w:bottom w:val="single" w:sz="4" w:space="0" w:color="auto"/>
                  <w:right w:val="single" w:sz="4" w:space="0" w:color="auto"/>
                </w:tcBorders>
                <w:vAlign w:val="center"/>
              </w:tcPr>
            </w:tcPrChange>
          </w:tcPr>
          <w:p w14:paraId="412C2038" w14:textId="77777777" w:rsidR="00D70578" w:rsidRPr="00390D4B" w:rsidRDefault="00D70578" w:rsidP="00390D4B">
            <w:pPr>
              <w:spacing w:after="0" w:line="240" w:lineRule="auto"/>
              <w:ind w:left="0" w:firstLine="0"/>
              <w:rPr>
                <w:ins w:id="1106" w:author="Cheick Traoré" w:date="2026-01-07T10:19:00Z" w16du:dateUtc="2026-01-07T10:19:00Z"/>
                <w:rFonts w:ascii="Times New Roman" w:eastAsia="Times New Roman" w:hAnsi="Times New Roman" w:cs="Times New Roman"/>
                <w:kern w:val="0"/>
                <w:sz w:val="20"/>
                <w:szCs w:val="20"/>
                <w14:ligatures w14:val="none"/>
              </w:rPr>
            </w:pPr>
          </w:p>
        </w:tc>
      </w:tr>
      <w:tr w:rsidR="0067422D" w:rsidRPr="00390D4B" w14:paraId="35EBE67C" w14:textId="77777777" w:rsidTr="00A8506E">
        <w:tblPrEx>
          <w:tblW w:w="9286" w:type="dxa"/>
          <w:tblCellMar>
            <w:left w:w="70" w:type="dxa"/>
            <w:right w:w="70" w:type="dxa"/>
          </w:tblCellMar>
          <w:tblPrExChange w:id="1107" w:author="Cheick Traoré" w:date="2026-01-07T19:32:00Z" w16du:dateUtc="2026-01-07T19:32:00Z">
            <w:tblPrEx>
              <w:tblW w:w="9451" w:type="dxa"/>
              <w:tblCellMar>
                <w:left w:w="70" w:type="dxa"/>
                <w:right w:w="70" w:type="dxa"/>
              </w:tblCellMar>
            </w:tblPrEx>
          </w:tblPrExChange>
        </w:tblPrEx>
        <w:trPr>
          <w:trHeight w:val="802"/>
          <w:ins w:id="1108" w:author="Cheick Traoré" w:date="2026-01-07T10:17:00Z" w16du:dateUtc="2026-01-07T10:17:00Z"/>
          <w:trPrChange w:id="1109" w:author="Cheick Traoré" w:date="2026-01-07T19:32:00Z" w16du:dateUtc="2026-01-07T19:32:00Z">
            <w:trPr>
              <w:trHeight w:val="797"/>
            </w:trPr>
          </w:trPrChange>
        </w:trPr>
        <w:tc>
          <w:tcPr>
            <w:tcW w:w="1952" w:type="dxa"/>
            <w:tcBorders>
              <w:left w:val="single" w:sz="4" w:space="0" w:color="auto"/>
              <w:bottom w:val="single" w:sz="4" w:space="0" w:color="auto"/>
              <w:right w:val="single" w:sz="4" w:space="0" w:color="auto"/>
            </w:tcBorders>
            <w:vAlign w:val="center"/>
            <w:tcPrChange w:id="1110" w:author="Cheick Traoré" w:date="2026-01-07T19:32:00Z" w16du:dateUtc="2026-01-07T19:32:00Z">
              <w:tcPr>
                <w:tcW w:w="1987" w:type="dxa"/>
                <w:gridSpan w:val="2"/>
                <w:tcBorders>
                  <w:left w:val="single" w:sz="4" w:space="0" w:color="auto"/>
                  <w:bottom w:val="single" w:sz="4" w:space="0" w:color="auto"/>
                  <w:right w:val="single" w:sz="4" w:space="0" w:color="auto"/>
                </w:tcBorders>
                <w:vAlign w:val="center"/>
              </w:tcPr>
            </w:tcPrChange>
          </w:tcPr>
          <w:p w14:paraId="0FE8B30C" w14:textId="1283E3A6" w:rsidR="006A5441" w:rsidRPr="00390D4B" w:rsidRDefault="00D70578" w:rsidP="00390D4B">
            <w:pPr>
              <w:spacing w:after="0" w:line="240" w:lineRule="auto"/>
              <w:ind w:left="0" w:firstLine="0"/>
              <w:rPr>
                <w:ins w:id="1111" w:author="Cheick Traoré" w:date="2026-01-07T10:17:00Z" w16du:dateUtc="2026-01-07T10:17:00Z"/>
                <w:rFonts w:ascii="Times New Roman" w:eastAsia="Times New Roman" w:hAnsi="Times New Roman" w:cs="Times New Roman"/>
                <w:kern w:val="0"/>
                <w:sz w:val="20"/>
                <w:szCs w:val="20"/>
                <w14:ligatures w14:val="none"/>
              </w:rPr>
            </w:pPr>
            <w:proofErr w:type="spellStart"/>
            <w:proofErr w:type="gramStart"/>
            <w:ins w:id="1112" w:author="Cheick Traoré" w:date="2026-01-07T10:19:00Z" w16du:dateUtc="2026-01-07T10:19:00Z">
              <w:r>
                <w:rPr>
                  <w:rFonts w:ascii="Times New Roman" w:eastAsia="Times New Roman" w:hAnsi="Times New Roman" w:cs="Times New Roman"/>
                  <w:kern w:val="0"/>
                  <w:sz w:val="20"/>
                  <w:szCs w:val="20"/>
                  <w14:ligatures w14:val="none"/>
                </w:rPr>
                <w:t>statut</w:t>
              </w:r>
              <w:proofErr w:type="gramEnd"/>
              <w:r>
                <w:rPr>
                  <w:rFonts w:ascii="Times New Roman" w:eastAsia="Times New Roman" w:hAnsi="Times New Roman" w:cs="Times New Roman"/>
                  <w:kern w:val="0"/>
                  <w:sz w:val="20"/>
                  <w:szCs w:val="20"/>
                  <w14:ligatures w14:val="none"/>
                </w:rPr>
                <w:t>_budget</w:t>
              </w:r>
            </w:ins>
            <w:proofErr w:type="spellEnd"/>
          </w:p>
        </w:tc>
        <w:tc>
          <w:tcPr>
            <w:tcW w:w="2193" w:type="dxa"/>
            <w:tcBorders>
              <w:left w:val="single" w:sz="4" w:space="0" w:color="auto"/>
              <w:bottom w:val="single" w:sz="4" w:space="0" w:color="auto"/>
              <w:right w:val="single" w:sz="4" w:space="0" w:color="auto"/>
            </w:tcBorders>
            <w:vAlign w:val="center"/>
            <w:tcPrChange w:id="1113" w:author="Cheick Traoré" w:date="2026-01-07T19:32:00Z" w16du:dateUtc="2026-01-07T19:32:00Z">
              <w:tcPr>
                <w:tcW w:w="2232" w:type="dxa"/>
                <w:gridSpan w:val="2"/>
                <w:tcBorders>
                  <w:left w:val="single" w:sz="4" w:space="0" w:color="auto"/>
                  <w:bottom w:val="single" w:sz="4" w:space="0" w:color="auto"/>
                  <w:right w:val="single" w:sz="4" w:space="0" w:color="auto"/>
                </w:tcBorders>
                <w:vAlign w:val="center"/>
              </w:tcPr>
            </w:tcPrChange>
          </w:tcPr>
          <w:p w14:paraId="6D297D04" w14:textId="692B969E" w:rsidR="006A5441" w:rsidRPr="00390D4B" w:rsidRDefault="00D70578" w:rsidP="00390D4B">
            <w:pPr>
              <w:spacing w:after="0" w:line="240" w:lineRule="auto"/>
              <w:ind w:left="0" w:firstLine="0"/>
              <w:rPr>
                <w:ins w:id="1114" w:author="Cheick Traoré" w:date="2026-01-07T10:17:00Z" w16du:dateUtc="2026-01-07T10:17:00Z"/>
                <w:rFonts w:ascii="Times New Roman" w:eastAsia="Times New Roman" w:hAnsi="Times New Roman" w:cs="Times New Roman"/>
                <w:kern w:val="0"/>
                <w:sz w:val="20"/>
                <w:szCs w:val="20"/>
                <w14:ligatures w14:val="none"/>
              </w:rPr>
            </w:pPr>
            <w:ins w:id="1115" w:author="Cheick Traoré" w:date="2026-01-07T10:20:00Z" w16du:dateUtc="2026-01-07T10:20:00Z">
              <w:r>
                <w:rPr>
                  <w:rFonts w:ascii="Times New Roman" w:eastAsia="Times New Roman" w:hAnsi="Times New Roman" w:cs="Times New Roman"/>
                  <w:kern w:val="0"/>
                  <w:sz w:val="20"/>
                  <w:szCs w:val="20"/>
                  <w14:ligatures w14:val="none"/>
                </w:rPr>
                <w:t>Statut du budget</w:t>
              </w:r>
            </w:ins>
          </w:p>
        </w:tc>
        <w:tc>
          <w:tcPr>
            <w:tcW w:w="678" w:type="dxa"/>
            <w:tcBorders>
              <w:left w:val="single" w:sz="4" w:space="0" w:color="auto"/>
              <w:bottom w:val="single" w:sz="4" w:space="0" w:color="auto"/>
              <w:right w:val="single" w:sz="4" w:space="0" w:color="auto"/>
            </w:tcBorders>
            <w:vAlign w:val="center"/>
            <w:tcPrChange w:id="1116" w:author="Cheick Traoré" w:date="2026-01-07T19:32:00Z" w16du:dateUtc="2026-01-07T19:32:00Z">
              <w:tcPr>
                <w:tcW w:w="690" w:type="dxa"/>
                <w:gridSpan w:val="2"/>
                <w:tcBorders>
                  <w:left w:val="single" w:sz="4" w:space="0" w:color="auto"/>
                  <w:bottom w:val="single" w:sz="4" w:space="0" w:color="auto"/>
                  <w:right w:val="single" w:sz="4" w:space="0" w:color="auto"/>
                </w:tcBorders>
                <w:vAlign w:val="center"/>
              </w:tcPr>
            </w:tcPrChange>
          </w:tcPr>
          <w:p w14:paraId="6BAE025A" w14:textId="3429801F" w:rsidR="006A5441" w:rsidRPr="00390D4B" w:rsidRDefault="00D70578" w:rsidP="00390D4B">
            <w:pPr>
              <w:spacing w:after="0" w:line="240" w:lineRule="auto"/>
              <w:ind w:left="0" w:firstLine="0"/>
              <w:rPr>
                <w:ins w:id="1117" w:author="Cheick Traoré" w:date="2026-01-07T10:17:00Z" w16du:dateUtc="2026-01-07T10:17:00Z"/>
                <w:rFonts w:ascii="Times New Roman" w:eastAsia="Times New Roman" w:hAnsi="Times New Roman" w:cs="Times New Roman"/>
                <w:kern w:val="0"/>
                <w:sz w:val="20"/>
                <w:szCs w:val="20"/>
                <w14:ligatures w14:val="none"/>
              </w:rPr>
            </w:pPr>
            <w:ins w:id="1118" w:author="Cheick Traoré" w:date="2026-01-07T10:20:00Z" w16du:dateUtc="2026-01-07T10:20:00Z">
              <w:r>
                <w:rPr>
                  <w:rFonts w:ascii="Times New Roman" w:eastAsia="Times New Roman" w:hAnsi="Times New Roman" w:cs="Times New Roman"/>
                  <w:kern w:val="0"/>
                  <w:sz w:val="20"/>
                  <w:szCs w:val="20"/>
                  <w14:ligatures w14:val="none"/>
                </w:rPr>
                <w:t>A</w:t>
              </w:r>
            </w:ins>
          </w:p>
        </w:tc>
        <w:tc>
          <w:tcPr>
            <w:tcW w:w="1304" w:type="dxa"/>
            <w:tcBorders>
              <w:left w:val="single" w:sz="4" w:space="0" w:color="auto"/>
              <w:bottom w:val="single" w:sz="4" w:space="0" w:color="auto"/>
              <w:right w:val="single" w:sz="4" w:space="0" w:color="auto"/>
            </w:tcBorders>
            <w:vAlign w:val="center"/>
            <w:tcPrChange w:id="1119" w:author="Cheick Traoré" w:date="2026-01-07T19:32:00Z" w16du:dateUtc="2026-01-07T19:32:00Z">
              <w:tcPr>
                <w:tcW w:w="1327" w:type="dxa"/>
                <w:gridSpan w:val="2"/>
                <w:tcBorders>
                  <w:left w:val="single" w:sz="4" w:space="0" w:color="auto"/>
                  <w:bottom w:val="single" w:sz="4" w:space="0" w:color="auto"/>
                  <w:right w:val="single" w:sz="4" w:space="0" w:color="auto"/>
                </w:tcBorders>
                <w:vAlign w:val="center"/>
              </w:tcPr>
            </w:tcPrChange>
          </w:tcPr>
          <w:p w14:paraId="0D9D394C" w14:textId="39E93A8A" w:rsidR="006A5441" w:rsidRPr="00390D4B" w:rsidRDefault="00D70578" w:rsidP="00390D4B">
            <w:pPr>
              <w:spacing w:after="0" w:line="240" w:lineRule="auto"/>
              <w:ind w:left="0" w:firstLine="0"/>
              <w:rPr>
                <w:ins w:id="1120" w:author="Cheick Traoré" w:date="2026-01-07T10:17:00Z" w16du:dateUtc="2026-01-07T10:17:00Z"/>
                <w:rFonts w:ascii="Times New Roman" w:eastAsia="Times New Roman" w:hAnsi="Times New Roman" w:cs="Times New Roman"/>
                <w:kern w:val="0"/>
                <w:sz w:val="20"/>
                <w:szCs w:val="20"/>
                <w14:ligatures w14:val="none"/>
              </w:rPr>
            </w:pPr>
            <w:ins w:id="1121" w:author="Cheick Traoré" w:date="2026-01-07T10:22:00Z" w16du:dateUtc="2026-01-07T10:22:00Z">
              <w:r>
                <w:rPr>
                  <w:rFonts w:ascii="Times New Roman" w:eastAsia="Times New Roman" w:hAnsi="Times New Roman" w:cs="Times New Roman"/>
                  <w:kern w:val="0"/>
                  <w:sz w:val="20"/>
                  <w:szCs w:val="20"/>
                  <w14:ligatures w14:val="none"/>
                </w:rPr>
                <w:t>50</w:t>
              </w:r>
            </w:ins>
          </w:p>
        </w:tc>
        <w:tc>
          <w:tcPr>
            <w:tcW w:w="667" w:type="dxa"/>
            <w:tcBorders>
              <w:left w:val="single" w:sz="4" w:space="0" w:color="auto"/>
              <w:bottom w:val="single" w:sz="4" w:space="0" w:color="auto"/>
              <w:right w:val="single" w:sz="4" w:space="0" w:color="auto"/>
            </w:tcBorders>
            <w:vAlign w:val="center"/>
            <w:tcPrChange w:id="1122" w:author="Cheick Traoré" w:date="2026-01-07T19:32:00Z" w16du:dateUtc="2026-01-07T19:32:00Z">
              <w:tcPr>
                <w:tcW w:w="679" w:type="dxa"/>
                <w:gridSpan w:val="2"/>
                <w:tcBorders>
                  <w:left w:val="single" w:sz="4" w:space="0" w:color="auto"/>
                  <w:bottom w:val="single" w:sz="4" w:space="0" w:color="auto"/>
                  <w:right w:val="single" w:sz="4" w:space="0" w:color="auto"/>
                </w:tcBorders>
                <w:vAlign w:val="center"/>
              </w:tcPr>
            </w:tcPrChange>
          </w:tcPr>
          <w:p w14:paraId="63ABE329" w14:textId="0A9C350A" w:rsidR="006A5441" w:rsidRPr="00390D4B" w:rsidRDefault="00D70578" w:rsidP="00390D4B">
            <w:pPr>
              <w:spacing w:after="0" w:line="240" w:lineRule="auto"/>
              <w:ind w:left="0" w:firstLine="0"/>
              <w:rPr>
                <w:ins w:id="1123" w:author="Cheick Traoré" w:date="2026-01-07T10:17:00Z" w16du:dateUtc="2026-01-07T10:17:00Z"/>
                <w:rFonts w:ascii="Times New Roman" w:eastAsia="Times New Roman" w:hAnsi="Times New Roman" w:cs="Times New Roman"/>
                <w:kern w:val="0"/>
                <w:sz w:val="20"/>
                <w:szCs w:val="20"/>
                <w14:ligatures w14:val="none"/>
              </w:rPr>
            </w:pPr>
            <w:ins w:id="1124" w:author="Cheick Traoré" w:date="2026-01-07T10:22:00Z" w16du:dateUtc="2026-01-07T10:22:00Z">
              <w:r>
                <w:rPr>
                  <w:rFonts w:ascii="Times New Roman" w:eastAsia="Times New Roman" w:hAnsi="Times New Roman" w:cs="Times New Roman"/>
                  <w:kern w:val="0"/>
                  <w:sz w:val="20"/>
                  <w:szCs w:val="20"/>
                  <w14:ligatures w14:val="none"/>
                </w:rPr>
                <w:t>E</w:t>
              </w:r>
            </w:ins>
          </w:p>
        </w:tc>
        <w:tc>
          <w:tcPr>
            <w:tcW w:w="694" w:type="dxa"/>
            <w:tcBorders>
              <w:left w:val="single" w:sz="4" w:space="0" w:color="auto"/>
              <w:bottom w:val="single" w:sz="4" w:space="0" w:color="auto"/>
              <w:right w:val="single" w:sz="4" w:space="0" w:color="auto"/>
            </w:tcBorders>
            <w:vAlign w:val="center"/>
            <w:tcPrChange w:id="1125" w:author="Cheick Traoré" w:date="2026-01-07T19:32:00Z" w16du:dateUtc="2026-01-07T19:32:00Z">
              <w:tcPr>
                <w:tcW w:w="706" w:type="dxa"/>
                <w:gridSpan w:val="2"/>
                <w:tcBorders>
                  <w:left w:val="single" w:sz="4" w:space="0" w:color="auto"/>
                  <w:bottom w:val="single" w:sz="4" w:space="0" w:color="auto"/>
                  <w:right w:val="single" w:sz="4" w:space="0" w:color="auto"/>
                </w:tcBorders>
                <w:vAlign w:val="center"/>
              </w:tcPr>
            </w:tcPrChange>
          </w:tcPr>
          <w:p w14:paraId="543691D5" w14:textId="77777777" w:rsidR="006A5441" w:rsidRPr="00390D4B" w:rsidRDefault="006A5441" w:rsidP="00390D4B">
            <w:pPr>
              <w:spacing w:after="0" w:line="240" w:lineRule="auto"/>
              <w:ind w:left="0" w:firstLine="0"/>
              <w:rPr>
                <w:ins w:id="1126" w:author="Cheick Traoré" w:date="2026-01-07T10:17:00Z" w16du:dateUtc="2026-01-07T10:17:00Z"/>
                <w:rFonts w:ascii="Times New Roman" w:eastAsia="Times New Roman" w:hAnsi="Times New Roman" w:cs="Times New Roman"/>
                <w:kern w:val="0"/>
                <w:sz w:val="20"/>
                <w:szCs w:val="20"/>
                <w14:ligatures w14:val="none"/>
              </w:rPr>
            </w:pPr>
          </w:p>
        </w:tc>
        <w:tc>
          <w:tcPr>
            <w:tcW w:w="1798" w:type="dxa"/>
            <w:tcBorders>
              <w:left w:val="single" w:sz="4" w:space="0" w:color="auto"/>
              <w:bottom w:val="single" w:sz="4" w:space="0" w:color="auto"/>
              <w:right w:val="single" w:sz="4" w:space="0" w:color="auto"/>
            </w:tcBorders>
            <w:vAlign w:val="center"/>
            <w:tcPrChange w:id="1127" w:author="Cheick Traoré" w:date="2026-01-07T19:32:00Z" w16du:dateUtc="2026-01-07T19:32:00Z">
              <w:tcPr>
                <w:tcW w:w="1830" w:type="dxa"/>
                <w:gridSpan w:val="3"/>
                <w:tcBorders>
                  <w:left w:val="single" w:sz="4" w:space="0" w:color="auto"/>
                  <w:bottom w:val="single" w:sz="4" w:space="0" w:color="auto"/>
                  <w:right w:val="single" w:sz="4" w:space="0" w:color="auto"/>
                </w:tcBorders>
                <w:vAlign w:val="center"/>
              </w:tcPr>
            </w:tcPrChange>
          </w:tcPr>
          <w:p w14:paraId="4C856E79" w14:textId="77777777" w:rsidR="006A5441" w:rsidRPr="00390D4B" w:rsidRDefault="006A5441" w:rsidP="00390D4B">
            <w:pPr>
              <w:spacing w:after="0" w:line="240" w:lineRule="auto"/>
              <w:ind w:left="0" w:firstLine="0"/>
              <w:rPr>
                <w:ins w:id="1128" w:author="Cheick Traoré" w:date="2026-01-07T10:17:00Z" w16du:dateUtc="2026-01-07T10:17:00Z"/>
                <w:rFonts w:ascii="Times New Roman" w:eastAsia="Times New Roman" w:hAnsi="Times New Roman" w:cs="Times New Roman"/>
                <w:kern w:val="0"/>
                <w:sz w:val="20"/>
                <w:szCs w:val="20"/>
                <w14:ligatures w14:val="none"/>
              </w:rPr>
            </w:pPr>
          </w:p>
        </w:tc>
      </w:tr>
      <w:tr w:rsidR="00D70578" w:rsidRPr="00390D4B" w14:paraId="2ADA38C8" w14:textId="77777777" w:rsidTr="00A8506E">
        <w:tblPrEx>
          <w:tblW w:w="9286" w:type="dxa"/>
          <w:tblCellMar>
            <w:left w:w="70" w:type="dxa"/>
            <w:right w:w="70" w:type="dxa"/>
          </w:tblCellMar>
          <w:tblPrExChange w:id="1129" w:author="Cheick Traoré" w:date="2026-01-07T19:32:00Z" w16du:dateUtc="2026-01-07T19:32:00Z">
            <w:tblPrEx>
              <w:tblW w:w="9393" w:type="dxa"/>
              <w:tblCellMar>
                <w:left w:w="70" w:type="dxa"/>
                <w:right w:w="70" w:type="dxa"/>
              </w:tblCellMar>
            </w:tblPrEx>
          </w:tblPrExChange>
        </w:tblPrEx>
        <w:trPr>
          <w:trHeight w:val="802"/>
          <w:ins w:id="1130" w:author="Cheick Traoré" w:date="2026-01-07T10:24:00Z" w16du:dateUtc="2026-01-07T10:24:00Z"/>
          <w:trPrChange w:id="1131" w:author="Cheick Traoré" w:date="2026-01-07T19:32:00Z" w16du:dateUtc="2026-01-07T19:32:00Z">
            <w:trPr>
              <w:gridAfter w:val="0"/>
              <w:trHeight w:val="797"/>
            </w:trPr>
          </w:trPrChange>
        </w:trPr>
        <w:tc>
          <w:tcPr>
            <w:tcW w:w="1952" w:type="dxa"/>
            <w:tcBorders>
              <w:top w:val="single" w:sz="4" w:space="0" w:color="auto"/>
              <w:left w:val="single" w:sz="4" w:space="0" w:color="auto"/>
              <w:right w:val="single" w:sz="4" w:space="0" w:color="auto"/>
            </w:tcBorders>
            <w:vAlign w:val="center"/>
            <w:tcPrChange w:id="1132" w:author="Cheick Traoré" w:date="2026-01-07T19:32:00Z" w16du:dateUtc="2026-01-07T19:32:00Z">
              <w:tcPr>
                <w:tcW w:w="1987" w:type="dxa"/>
                <w:gridSpan w:val="2"/>
                <w:tcBorders>
                  <w:left w:val="single" w:sz="4" w:space="0" w:color="auto"/>
                  <w:right w:val="single" w:sz="4" w:space="0" w:color="auto"/>
                </w:tcBorders>
                <w:vAlign w:val="center"/>
              </w:tcPr>
            </w:tcPrChange>
          </w:tcPr>
          <w:p w14:paraId="286FD1C4" w14:textId="7D7219E1" w:rsidR="00D70578" w:rsidRDefault="00D70578" w:rsidP="00390D4B">
            <w:pPr>
              <w:spacing w:after="0" w:line="240" w:lineRule="auto"/>
              <w:ind w:left="0" w:firstLine="0"/>
              <w:rPr>
                <w:ins w:id="1133" w:author="Cheick Traoré" w:date="2026-01-07T10:24:00Z" w16du:dateUtc="2026-01-07T10:24:00Z"/>
                <w:rFonts w:ascii="Times New Roman" w:eastAsia="Times New Roman" w:hAnsi="Times New Roman" w:cs="Times New Roman"/>
                <w:kern w:val="0"/>
                <w:sz w:val="20"/>
                <w:szCs w:val="20"/>
                <w14:ligatures w14:val="none"/>
              </w:rPr>
            </w:pPr>
            <w:proofErr w:type="spellStart"/>
            <w:proofErr w:type="gramStart"/>
            <w:ins w:id="1134" w:author="Cheick Traoré" w:date="2026-01-07T10:25:00Z">
              <w:r w:rsidRPr="00D70578">
                <w:rPr>
                  <w:rFonts w:ascii="Times New Roman" w:eastAsia="Times New Roman" w:hAnsi="Times New Roman" w:cs="Times New Roman"/>
                  <w:kern w:val="0"/>
                  <w:sz w:val="20"/>
                  <w:szCs w:val="20"/>
                  <w14:ligatures w14:val="none"/>
                </w:rPr>
                <w:t>id</w:t>
              </w:r>
              <w:proofErr w:type="gramEnd"/>
              <w:r w:rsidRPr="00D70578">
                <w:rPr>
                  <w:rFonts w:ascii="Times New Roman" w:eastAsia="Times New Roman" w:hAnsi="Times New Roman" w:cs="Times New Roman"/>
                  <w:kern w:val="0"/>
                  <w:sz w:val="20"/>
                  <w:szCs w:val="20"/>
                  <w14:ligatures w14:val="none"/>
                </w:rPr>
                <w:t>_statut</w:t>
              </w:r>
            </w:ins>
            <w:proofErr w:type="spellEnd"/>
          </w:p>
        </w:tc>
        <w:tc>
          <w:tcPr>
            <w:tcW w:w="2193" w:type="dxa"/>
            <w:tcBorders>
              <w:top w:val="single" w:sz="4" w:space="0" w:color="auto"/>
              <w:left w:val="single" w:sz="4" w:space="0" w:color="auto"/>
              <w:right w:val="single" w:sz="4" w:space="0" w:color="auto"/>
            </w:tcBorders>
            <w:vAlign w:val="center"/>
            <w:tcPrChange w:id="1135" w:author="Cheick Traoré" w:date="2026-01-07T19:32:00Z" w16du:dateUtc="2026-01-07T19:32:00Z">
              <w:tcPr>
                <w:tcW w:w="2232" w:type="dxa"/>
                <w:gridSpan w:val="2"/>
                <w:tcBorders>
                  <w:left w:val="single" w:sz="4" w:space="0" w:color="auto"/>
                  <w:right w:val="single" w:sz="4" w:space="0" w:color="auto"/>
                </w:tcBorders>
                <w:vAlign w:val="center"/>
              </w:tcPr>
            </w:tcPrChange>
          </w:tcPr>
          <w:p w14:paraId="64CF03B9" w14:textId="4C30292B" w:rsidR="00D70578" w:rsidRDefault="00D70578" w:rsidP="00390D4B">
            <w:pPr>
              <w:spacing w:after="0" w:line="240" w:lineRule="auto"/>
              <w:ind w:left="0" w:firstLine="0"/>
              <w:rPr>
                <w:ins w:id="1136" w:author="Cheick Traoré" w:date="2026-01-07T10:24:00Z" w16du:dateUtc="2026-01-07T10:24:00Z"/>
                <w:rFonts w:ascii="Times New Roman" w:eastAsia="Times New Roman" w:hAnsi="Times New Roman" w:cs="Times New Roman"/>
                <w:kern w:val="0"/>
                <w:sz w:val="20"/>
                <w:szCs w:val="20"/>
                <w14:ligatures w14:val="none"/>
              </w:rPr>
            </w:pPr>
            <w:proofErr w:type="spellStart"/>
            <w:ins w:id="1137" w:author="Cheick Traoré" w:date="2026-01-07T10:27:00Z" w16du:dateUtc="2026-01-07T10:27:00Z">
              <w:r>
                <w:rPr>
                  <w:rFonts w:ascii="Times New Roman" w:eastAsia="Times New Roman" w:hAnsi="Times New Roman" w:cs="Times New Roman"/>
                  <w:kern w:val="0"/>
                  <w:sz w:val="20"/>
                  <w:szCs w:val="20"/>
                  <w14:ligatures w14:val="none"/>
                </w:rPr>
                <w:t>Idientifiant</w:t>
              </w:r>
              <w:proofErr w:type="spellEnd"/>
              <w:r>
                <w:rPr>
                  <w:rFonts w:ascii="Times New Roman" w:eastAsia="Times New Roman" w:hAnsi="Times New Roman" w:cs="Times New Roman"/>
                  <w:kern w:val="0"/>
                  <w:sz w:val="20"/>
                  <w:szCs w:val="20"/>
                  <w14:ligatures w14:val="none"/>
                </w:rPr>
                <w:t xml:space="preserve"> du statut su </w:t>
              </w:r>
              <w:proofErr w:type="spellStart"/>
              <w:r>
                <w:rPr>
                  <w:rFonts w:ascii="Times New Roman" w:eastAsia="Times New Roman" w:hAnsi="Times New Roman" w:cs="Times New Roman"/>
                  <w:kern w:val="0"/>
                  <w:sz w:val="20"/>
                  <w:szCs w:val="20"/>
                  <w14:ligatures w14:val="none"/>
                </w:rPr>
                <w:t>budgetaire</w:t>
              </w:r>
            </w:ins>
            <w:proofErr w:type="spellEnd"/>
          </w:p>
        </w:tc>
        <w:tc>
          <w:tcPr>
            <w:tcW w:w="678" w:type="dxa"/>
            <w:tcBorders>
              <w:top w:val="single" w:sz="4" w:space="0" w:color="auto"/>
              <w:left w:val="single" w:sz="4" w:space="0" w:color="auto"/>
              <w:right w:val="single" w:sz="4" w:space="0" w:color="auto"/>
            </w:tcBorders>
            <w:vAlign w:val="center"/>
            <w:tcPrChange w:id="1138" w:author="Cheick Traoré" w:date="2026-01-07T19:32:00Z" w16du:dateUtc="2026-01-07T19:32:00Z">
              <w:tcPr>
                <w:tcW w:w="690" w:type="dxa"/>
                <w:gridSpan w:val="2"/>
                <w:tcBorders>
                  <w:left w:val="single" w:sz="4" w:space="0" w:color="auto"/>
                  <w:right w:val="single" w:sz="4" w:space="0" w:color="auto"/>
                </w:tcBorders>
                <w:vAlign w:val="center"/>
              </w:tcPr>
            </w:tcPrChange>
          </w:tcPr>
          <w:p w14:paraId="74CEC0E5" w14:textId="3C8D9620" w:rsidR="00D70578" w:rsidRDefault="0067422D" w:rsidP="00390D4B">
            <w:pPr>
              <w:spacing w:after="0" w:line="240" w:lineRule="auto"/>
              <w:ind w:left="0" w:firstLine="0"/>
              <w:rPr>
                <w:ins w:id="1139" w:author="Cheick Traoré" w:date="2026-01-07T10:24:00Z" w16du:dateUtc="2026-01-07T10:24:00Z"/>
                <w:rFonts w:ascii="Times New Roman" w:eastAsia="Times New Roman" w:hAnsi="Times New Roman" w:cs="Times New Roman"/>
                <w:kern w:val="0"/>
                <w:sz w:val="20"/>
                <w:szCs w:val="20"/>
                <w14:ligatures w14:val="none"/>
              </w:rPr>
            </w:pPr>
            <w:ins w:id="1140" w:author="Cheick Traoré" w:date="2026-01-07T10:29:00Z" w16du:dateUtc="2026-01-07T10:29:00Z">
              <w:r>
                <w:rPr>
                  <w:rFonts w:ascii="Times New Roman" w:eastAsia="Times New Roman" w:hAnsi="Times New Roman" w:cs="Times New Roman"/>
                  <w:kern w:val="0"/>
                  <w:sz w:val="20"/>
                  <w:szCs w:val="20"/>
                  <w14:ligatures w14:val="none"/>
                </w:rPr>
                <w:t>AN</w:t>
              </w:r>
            </w:ins>
          </w:p>
        </w:tc>
        <w:tc>
          <w:tcPr>
            <w:tcW w:w="1304" w:type="dxa"/>
            <w:tcBorders>
              <w:top w:val="single" w:sz="4" w:space="0" w:color="auto"/>
              <w:left w:val="single" w:sz="4" w:space="0" w:color="auto"/>
              <w:right w:val="single" w:sz="4" w:space="0" w:color="auto"/>
            </w:tcBorders>
            <w:vAlign w:val="center"/>
            <w:tcPrChange w:id="1141" w:author="Cheick Traoré" w:date="2026-01-07T19:32:00Z" w16du:dateUtc="2026-01-07T19:32:00Z">
              <w:tcPr>
                <w:tcW w:w="1327" w:type="dxa"/>
                <w:gridSpan w:val="2"/>
                <w:tcBorders>
                  <w:left w:val="single" w:sz="4" w:space="0" w:color="auto"/>
                  <w:right w:val="single" w:sz="4" w:space="0" w:color="auto"/>
                </w:tcBorders>
                <w:vAlign w:val="center"/>
              </w:tcPr>
            </w:tcPrChange>
          </w:tcPr>
          <w:p w14:paraId="3ACB1896" w14:textId="5D3541FD" w:rsidR="00D70578" w:rsidRDefault="0067422D" w:rsidP="00390D4B">
            <w:pPr>
              <w:spacing w:after="0" w:line="240" w:lineRule="auto"/>
              <w:ind w:left="0" w:firstLine="0"/>
              <w:rPr>
                <w:ins w:id="1142" w:author="Cheick Traoré" w:date="2026-01-07T10:24:00Z" w16du:dateUtc="2026-01-07T10:24:00Z"/>
                <w:rFonts w:ascii="Times New Roman" w:eastAsia="Times New Roman" w:hAnsi="Times New Roman" w:cs="Times New Roman"/>
                <w:kern w:val="0"/>
                <w:sz w:val="20"/>
                <w:szCs w:val="20"/>
                <w14:ligatures w14:val="none"/>
              </w:rPr>
            </w:pPr>
            <w:ins w:id="1143" w:author="Cheick Traoré" w:date="2026-01-07T10:29:00Z" w16du:dateUtc="2026-01-07T10:29:00Z">
              <w:r>
                <w:rPr>
                  <w:rFonts w:ascii="Times New Roman" w:eastAsia="Times New Roman" w:hAnsi="Times New Roman" w:cs="Times New Roman"/>
                  <w:kern w:val="0"/>
                  <w:sz w:val="20"/>
                  <w:szCs w:val="20"/>
                  <w14:ligatures w14:val="none"/>
                </w:rPr>
                <w:t>36</w:t>
              </w:r>
            </w:ins>
          </w:p>
        </w:tc>
        <w:tc>
          <w:tcPr>
            <w:tcW w:w="667" w:type="dxa"/>
            <w:tcBorders>
              <w:top w:val="single" w:sz="4" w:space="0" w:color="auto"/>
              <w:left w:val="single" w:sz="4" w:space="0" w:color="auto"/>
              <w:right w:val="single" w:sz="4" w:space="0" w:color="auto"/>
            </w:tcBorders>
            <w:vAlign w:val="center"/>
            <w:tcPrChange w:id="1144" w:author="Cheick Traoré" w:date="2026-01-07T19:32:00Z" w16du:dateUtc="2026-01-07T19:32:00Z">
              <w:tcPr>
                <w:tcW w:w="679" w:type="dxa"/>
                <w:gridSpan w:val="2"/>
                <w:tcBorders>
                  <w:left w:val="single" w:sz="4" w:space="0" w:color="auto"/>
                  <w:right w:val="single" w:sz="4" w:space="0" w:color="auto"/>
                </w:tcBorders>
                <w:vAlign w:val="center"/>
              </w:tcPr>
            </w:tcPrChange>
          </w:tcPr>
          <w:p w14:paraId="1C7B1506" w14:textId="5640B2BD" w:rsidR="00D70578" w:rsidRDefault="0067422D" w:rsidP="00390D4B">
            <w:pPr>
              <w:spacing w:after="0" w:line="240" w:lineRule="auto"/>
              <w:ind w:left="0" w:firstLine="0"/>
              <w:rPr>
                <w:ins w:id="1145" w:author="Cheick Traoré" w:date="2026-01-07T10:24:00Z" w16du:dateUtc="2026-01-07T10:24:00Z"/>
                <w:rFonts w:ascii="Times New Roman" w:eastAsia="Times New Roman" w:hAnsi="Times New Roman" w:cs="Times New Roman"/>
                <w:kern w:val="0"/>
                <w:sz w:val="20"/>
                <w:szCs w:val="20"/>
                <w14:ligatures w14:val="none"/>
              </w:rPr>
            </w:pPr>
            <w:ins w:id="1146" w:author="Cheick Traoré" w:date="2026-01-07T10:29:00Z" w16du:dateUtc="2026-01-07T10:29:00Z">
              <w:r>
                <w:rPr>
                  <w:rFonts w:ascii="Times New Roman" w:eastAsia="Times New Roman" w:hAnsi="Times New Roman" w:cs="Times New Roman"/>
                  <w:kern w:val="0"/>
                  <w:sz w:val="20"/>
                  <w:szCs w:val="20"/>
                  <w14:ligatures w14:val="none"/>
                </w:rPr>
                <w:t>E</w:t>
              </w:r>
            </w:ins>
          </w:p>
        </w:tc>
        <w:tc>
          <w:tcPr>
            <w:tcW w:w="694" w:type="dxa"/>
            <w:tcBorders>
              <w:top w:val="single" w:sz="4" w:space="0" w:color="auto"/>
              <w:left w:val="single" w:sz="4" w:space="0" w:color="auto"/>
              <w:right w:val="single" w:sz="4" w:space="0" w:color="auto"/>
            </w:tcBorders>
            <w:vAlign w:val="center"/>
            <w:tcPrChange w:id="1147" w:author="Cheick Traoré" w:date="2026-01-07T19:32:00Z" w16du:dateUtc="2026-01-07T19:32:00Z">
              <w:tcPr>
                <w:tcW w:w="706" w:type="dxa"/>
                <w:gridSpan w:val="2"/>
                <w:tcBorders>
                  <w:left w:val="single" w:sz="4" w:space="0" w:color="auto"/>
                  <w:right w:val="single" w:sz="4" w:space="0" w:color="auto"/>
                </w:tcBorders>
                <w:vAlign w:val="center"/>
              </w:tcPr>
            </w:tcPrChange>
          </w:tcPr>
          <w:p w14:paraId="38E25B8D" w14:textId="77777777" w:rsidR="00D70578" w:rsidRPr="00390D4B" w:rsidRDefault="00D70578" w:rsidP="00390D4B">
            <w:pPr>
              <w:spacing w:after="0" w:line="240" w:lineRule="auto"/>
              <w:ind w:left="0" w:firstLine="0"/>
              <w:rPr>
                <w:ins w:id="1148" w:author="Cheick Traoré" w:date="2026-01-07T10:24:00Z" w16du:dateUtc="2026-01-07T10:24:00Z"/>
                <w:rFonts w:ascii="Times New Roman" w:eastAsia="Times New Roman" w:hAnsi="Times New Roman" w:cs="Times New Roman"/>
                <w:kern w:val="0"/>
                <w:sz w:val="20"/>
                <w:szCs w:val="20"/>
                <w14:ligatures w14:val="none"/>
              </w:rPr>
            </w:pPr>
          </w:p>
        </w:tc>
        <w:tc>
          <w:tcPr>
            <w:tcW w:w="1798" w:type="dxa"/>
            <w:tcBorders>
              <w:top w:val="single" w:sz="4" w:space="0" w:color="auto"/>
              <w:left w:val="single" w:sz="4" w:space="0" w:color="auto"/>
              <w:right w:val="single" w:sz="4" w:space="0" w:color="auto"/>
            </w:tcBorders>
            <w:vAlign w:val="center"/>
            <w:tcPrChange w:id="1149" w:author="Cheick Traoré" w:date="2026-01-07T19:32:00Z" w16du:dateUtc="2026-01-07T19:32:00Z">
              <w:tcPr>
                <w:tcW w:w="1772" w:type="dxa"/>
                <w:gridSpan w:val="2"/>
                <w:tcBorders>
                  <w:left w:val="single" w:sz="4" w:space="0" w:color="auto"/>
                  <w:right w:val="single" w:sz="4" w:space="0" w:color="auto"/>
                </w:tcBorders>
                <w:vAlign w:val="center"/>
              </w:tcPr>
            </w:tcPrChange>
          </w:tcPr>
          <w:p w14:paraId="5EDEF7ED" w14:textId="75F8D75F" w:rsidR="00D70578" w:rsidRPr="00390D4B" w:rsidRDefault="0067422D" w:rsidP="00390D4B">
            <w:pPr>
              <w:spacing w:after="0" w:line="240" w:lineRule="auto"/>
              <w:ind w:left="0" w:firstLine="0"/>
              <w:rPr>
                <w:ins w:id="1150" w:author="Cheick Traoré" w:date="2026-01-07T10:24:00Z" w16du:dateUtc="2026-01-07T10:24:00Z"/>
                <w:rFonts w:ascii="Times New Roman" w:eastAsia="Times New Roman" w:hAnsi="Times New Roman" w:cs="Times New Roman"/>
                <w:kern w:val="0"/>
                <w:sz w:val="20"/>
                <w:szCs w:val="20"/>
                <w14:ligatures w14:val="none"/>
              </w:rPr>
            </w:pPr>
            <w:ins w:id="1151" w:author="Cheick Traoré" w:date="2026-01-07T10:29:00Z" w16du:dateUtc="2026-01-07T10:29:00Z">
              <w:r>
                <w:rPr>
                  <w:rFonts w:ascii="Times New Roman" w:eastAsia="Times New Roman" w:hAnsi="Times New Roman" w:cs="Times New Roman"/>
                  <w:kern w:val="0"/>
                  <w:sz w:val="20"/>
                  <w:szCs w:val="20"/>
                  <w14:ligatures w14:val="none"/>
                </w:rPr>
                <w:t>ID</w:t>
              </w:r>
            </w:ins>
          </w:p>
        </w:tc>
      </w:tr>
      <w:tr w:rsidR="00D70578" w:rsidRPr="00390D4B" w14:paraId="11198EA9" w14:textId="77777777" w:rsidTr="00A8506E">
        <w:tblPrEx>
          <w:tblW w:w="9286" w:type="dxa"/>
          <w:tblCellMar>
            <w:left w:w="70" w:type="dxa"/>
            <w:right w:w="70" w:type="dxa"/>
          </w:tblCellMar>
          <w:tblPrExChange w:id="1152" w:author="Cheick Traoré" w:date="2026-01-07T19:32:00Z" w16du:dateUtc="2026-01-07T19:32:00Z">
            <w:tblPrEx>
              <w:tblW w:w="9393" w:type="dxa"/>
              <w:tblCellMar>
                <w:left w:w="70" w:type="dxa"/>
                <w:right w:w="70" w:type="dxa"/>
              </w:tblCellMar>
            </w:tblPrEx>
          </w:tblPrExChange>
        </w:tblPrEx>
        <w:trPr>
          <w:trHeight w:val="802"/>
          <w:ins w:id="1153" w:author="Cheick Traoré" w:date="2026-01-07T10:24:00Z" w16du:dateUtc="2026-01-07T10:24:00Z"/>
          <w:trPrChange w:id="1154" w:author="Cheick Traoré" w:date="2026-01-07T19:32:00Z" w16du:dateUtc="2026-01-07T19:32:00Z">
            <w:trPr>
              <w:gridAfter w:val="0"/>
              <w:trHeight w:val="797"/>
            </w:trPr>
          </w:trPrChange>
        </w:trPr>
        <w:tc>
          <w:tcPr>
            <w:tcW w:w="1952" w:type="dxa"/>
            <w:tcBorders>
              <w:left w:val="single" w:sz="4" w:space="0" w:color="auto"/>
              <w:bottom w:val="single" w:sz="4" w:space="0" w:color="auto"/>
              <w:right w:val="single" w:sz="4" w:space="0" w:color="auto"/>
            </w:tcBorders>
            <w:vAlign w:val="center"/>
            <w:tcPrChange w:id="1155" w:author="Cheick Traoré" w:date="2026-01-07T19:32:00Z" w16du:dateUtc="2026-01-07T19:32:00Z">
              <w:tcPr>
                <w:tcW w:w="1987" w:type="dxa"/>
                <w:gridSpan w:val="2"/>
                <w:tcBorders>
                  <w:left w:val="single" w:sz="4" w:space="0" w:color="auto"/>
                  <w:bottom w:val="single" w:sz="4" w:space="0" w:color="auto"/>
                  <w:right w:val="single" w:sz="4" w:space="0" w:color="auto"/>
                </w:tcBorders>
                <w:vAlign w:val="center"/>
              </w:tcPr>
            </w:tcPrChange>
          </w:tcPr>
          <w:p w14:paraId="34C87613" w14:textId="179D9CC5" w:rsidR="00D70578" w:rsidRDefault="00D70578" w:rsidP="00390D4B">
            <w:pPr>
              <w:spacing w:after="0" w:line="240" w:lineRule="auto"/>
              <w:ind w:left="0" w:firstLine="0"/>
              <w:rPr>
                <w:ins w:id="1156" w:author="Cheick Traoré" w:date="2026-01-07T10:24:00Z" w16du:dateUtc="2026-01-07T10:24:00Z"/>
                <w:rFonts w:ascii="Times New Roman" w:eastAsia="Times New Roman" w:hAnsi="Times New Roman" w:cs="Times New Roman"/>
                <w:kern w:val="0"/>
                <w:sz w:val="20"/>
                <w:szCs w:val="20"/>
                <w14:ligatures w14:val="none"/>
              </w:rPr>
            </w:pPr>
            <w:proofErr w:type="spellStart"/>
            <w:ins w:id="1157" w:author="Cheick Traoré" w:date="2026-01-07T10:25:00Z" w16du:dateUtc="2026-01-07T10:25:00Z">
              <w:r>
                <w:rPr>
                  <w:rFonts w:ascii="Times New Roman" w:eastAsia="Times New Roman" w:hAnsi="Times New Roman" w:cs="Times New Roman"/>
                  <w:kern w:val="0"/>
                  <w:sz w:val="20"/>
                  <w:szCs w:val="20"/>
                  <w14:ligatures w14:val="none"/>
                </w:rPr>
                <w:t>Libelle_statut</w:t>
              </w:r>
            </w:ins>
            <w:proofErr w:type="spellEnd"/>
          </w:p>
        </w:tc>
        <w:tc>
          <w:tcPr>
            <w:tcW w:w="2193" w:type="dxa"/>
            <w:tcBorders>
              <w:left w:val="single" w:sz="4" w:space="0" w:color="auto"/>
              <w:bottom w:val="single" w:sz="4" w:space="0" w:color="auto"/>
              <w:right w:val="single" w:sz="4" w:space="0" w:color="auto"/>
            </w:tcBorders>
            <w:vAlign w:val="center"/>
            <w:tcPrChange w:id="1158" w:author="Cheick Traoré" w:date="2026-01-07T19:32:00Z" w16du:dateUtc="2026-01-07T19:32:00Z">
              <w:tcPr>
                <w:tcW w:w="2232" w:type="dxa"/>
                <w:gridSpan w:val="2"/>
                <w:tcBorders>
                  <w:left w:val="single" w:sz="4" w:space="0" w:color="auto"/>
                  <w:bottom w:val="single" w:sz="4" w:space="0" w:color="auto"/>
                  <w:right w:val="single" w:sz="4" w:space="0" w:color="auto"/>
                </w:tcBorders>
                <w:vAlign w:val="center"/>
              </w:tcPr>
            </w:tcPrChange>
          </w:tcPr>
          <w:p w14:paraId="0966928B" w14:textId="60607484" w:rsidR="00D70578" w:rsidRDefault="00D70578" w:rsidP="00390D4B">
            <w:pPr>
              <w:spacing w:after="0" w:line="240" w:lineRule="auto"/>
              <w:ind w:left="0" w:firstLine="0"/>
              <w:rPr>
                <w:ins w:id="1159" w:author="Cheick Traoré" w:date="2026-01-07T10:24:00Z" w16du:dateUtc="2026-01-07T10:24:00Z"/>
                <w:rFonts w:ascii="Times New Roman" w:eastAsia="Times New Roman" w:hAnsi="Times New Roman" w:cs="Times New Roman"/>
                <w:kern w:val="0"/>
                <w:sz w:val="20"/>
                <w:szCs w:val="20"/>
                <w14:ligatures w14:val="none"/>
              </w:rPr>
            </w:pPr>
            <w:ins w:id="1160" w:author="Cheick Traoré" w:date="2026-01-07T10:27:00Z" w16du:dateUtc="2026-01-07T10:27:00Z">
              <w:r>
                <w:rPr>
                  <w:rFonts w:ascii="Times New Roman" w:eastAsia="Times New Roman" w:hAnsi="Times New Roman" w:cs="Times New Roman"/>
                  <w:kern w:val="0"/>
                  <w:sz w:val="20"/>
                  <w:szCs w:val="20"/>
                  <w14:ligatures w14:val="none"/>
                </w:rPr>
                <w:t xml:space="preserve">Libelle du </w:t>
              </w:r>
            </w:ins>
            <w:ins w:id="1161" w:author="Cheick Traoré" w:date="2026-01-07T10:29:00Z" w16du:dateUtc="2026-01-07T10:29:00Z">
              <w:r w:rsidR="0067422D">
                <w:rPr>
                  <w:rFonts w:ascii="Times New Roman" w:eastAsia="Times New Roman" w:hAnsi="Times New Roman" w:cs="Times New Roman"/>
                  <w:kern w:val="0"/>
                  <w:sz w:val="20"/>
                  <w:szCs w:val="20"/>
                  <w14:ligatures w14:val="none"/>
                </w:rPr>
                <w:t>statut du budget</w:t>
              </w:r>
            </w:ins>
          </w:p>
        </w:tc>
        <w:tc>
          <w:tcPr>
            <w:tcW w:w="678" w:type="dxa"/>
            <w:tcBorders>
              <w:left w:val="single" w:sz="4" w:space="0" w:color="auto"/>
              <w:bottom w:val="single" w:sz="4" w:space="0" w:color="auto"/>
              <w:right w:val="single" w:sz="4" w:space="0" w:color="auto"/>
            </w:tcBorders>
            <w:vAlign w:val="center"/>
            <w:tcPrChange w:id="1162" w:author="Cheick Traoré" w:date="2026-01-07T19:32:00Z" w16du:dateUtc="2026-01-07T19:32:00Z">
              <w:tcPr>
                <w:tcW w:w="690" w:type="dxa"/>
                <w:gridSpan w:val="2"/>
                <w:tcBorders>
                  <w:left w:val="single" w:sz="4" w:space="0" w:color="auto"/>
                  <w:bottom w:val="single" w:sz="4" w:space="0" w:color="auto"/>
                  <w:right w:val="single" w:sz="4" w:space="0" w:color="auto"/>
                </w:tcBorders>
                <w:vAlign w:val="center"/>
              </w:tcPr>
            </w:tcPrChange>
          </w:tcPr>
          <w:p w14:paraId="3F109798" w14:textId="2150C298" w:rsidR="00D70578" w:rsidRDefault="0067422D" w:rsidP="00390D4B">
            <w:pPr>
              <w:spacing w:after="0" w:line="240" w:lineRule="auto"/>
              <w:ind w:left="0" w:firstLine="0"/>
              <w:rPr>
                <w:ins w:id="1163" w:author="Cheick Traoré" w:date="2026-01-07T10:24:00Z" w16du:dateUtc="2026-01-07T10:24:00Z"/>
                <w:rFonts w:ascii="Times New Roman" w:eastAsia="Times New Roman" w:hAnsi="Times New Roman" w:cs="Times New Roman"/>
                <w:kern w:val="0"/>
                <w:sz w:val="20"/>
                <w:szCs w:val="20"/>
                <w14:ligatures w14:val="none"/>
              </w:rPr>
            </w:pPr>
            <w:ins w:id="1164" w:author="Cheick Traoré" w:date="2026-01-07T10:29:00Z" w16du:dateUtc="2026-01-07T10:29:00Z">
              <w:r>
                <w:rPr>
                  <w:rFonts w:ascii="Times New Roman" w:eastAsia="Times New Roman" w:hAnsi="Times New Roman" w:cs="Times New Roman"/>
                  <w:kern w:val="0"/>
                  <w:sz w:val="20"/>
                  <w:szCs w:val="20"/>
                  <w14:ligatures w14:val="none"/>
                </w:rPr>
                <w:t>A</w:t>
              </w:r>
            </w:ins>
          </w:p>
        </w:tc>
        <w:tc>
          <w:tcPr>
            <w:tcW w:w="1304" w:type="dxa"/>
            <w:tcBorders>
              <w:left w:val="single" w:sz="4" w:space="0" w:color="auto"/>
              <w:bottom w:val="single" w:sz="4" w:space="0" w:color="auto"/>
              <w:right w:val="single" w:sz="4" w:space="0" w:color="auto"/>
            </w:tcBorders>
            <w:vAlign w:val="center"/>
            <w:tcPrChange w:id="1165" w:author="Cheick Traoré" w:date="2026-01-07T19:32:00Z" w16du:dateUtc="2026-01-07T19:32:00Z">
              <w:tcPr>
                <w:tcW w:w="1327" w:type="dxa"/>
                <w:gridSpan w:val="2"/>
                <w:tcBorders>
                  <w:left w:val="single" w:sz="4" w:space="0" w:color="auto"/>
                  <w:bottom w:val="single" w:sz="4" w:space="0" w:color="auto"/>
                  <w:right w:val="single" w:sz="4" w:space="0" w:color="auto"/>
                </w:tcBorders>
                <w:vAlign w:val="center"/>
              </w:tcPr>
            </w:tcPrChange>
          </w:tcPr>
          <w:p w14:paraId="7A94656D" w14:textId="7A23375F" w:rsidR="00D70578" w:rsidRDefault="0067422D" w:rsidP="00390D4B">
            <w:pPr>
              <w:spacing w:after="0" w:line="240" w:lineRule="auto"/>
              <w:ind w:left="0" w:firstLine="0"/>
              <w:rPr>
                <w:ins w:id="1166" w:author="Cheick Traoré" w:date="2026-01-07T10:24:00Z" w16du:dateUtc="2026-01-07T10:24:00Z"/>
                <w:rFonts w:ascii="Times New Roman" w:eastAsia="Times New Roman" w:hAnsi="Times New Roman" w:cs="Times New Roman"/>
                <w:kern w:val="0"/>
                <w:sz w:val="20"/>
                <w:szCs w:val="20"/>
                <w14:ligatures w14:val="none"/>
              </w:rPr>
            </w:pPr>
            <w:ins w:id="1167" w:author="Cheick Traoré" w:date="2026-01-07T10:29:00Z" w16du:dateUtc="2026-01-07T10:29:00Z">
              <w:r>
                <w:rPr>
                  <w:rFonts w:ascii="Times New Roman" w:eastAsia="Times New Roman" w:hAnsi="Times New Roman" w:cs="Times New Roman"/>
                  <w:kern w:val="0"/>
                  <w:sz w:val="20"/>
                  <w:szCs w:val="20"/>
                  <w14:ligatures w14:val="none"/>
                </w:rPr>
                <w:t>50</w:t>
              </w:r>
            </w:ins>
          </w:p>
        </w:tc>
        <w:tc>
          <w:tcPr>
            <w:tcW w:w="667" w:type="dxa"/>
            <w:tcBorders>
              <w:left w:val="single" w:sz="4" w:space="0" w:color="auto"/>
              <w:bottom w:val="single" w:sz="4" w:space="0" w:color="auto"/>
              <w:right w:val="single" w:sz="4" w:space="0" w:color="auto"/>
            </w:tcBorders>
            <w:vAlign w:val="center"/>
            <w:tcPrChange w:id="1168" w:author="Cheick Traoré" w:date="2026-01-07T19:32:00Z" w16du:dateUtc="2026-01-07T19:32:00Z">
              <w:tcPr>
                <w:tcW w:w="679" w:type="dxa"/>
                <w:gridSpan w:val="2"/>
                <w:tcBorders>
                  <w:left w:val="single" w:sz="4" w:space="0" w:color="auto"/>
                  <w:bottom w:val="single" w:sz="4" w:space="0" w:color="auto"/>
                  <w:right w:val="single" w:sz="4" w:space="0" w:color="auto"/>
                </w:tcBorders>
                <w:vAlign w:val="center"/>
              </w:tcPr>
            </w:tcPrChange>
          </w:tcPr>
          <w:p w14:paraId="2A04042E" w14:textId="4BEACC4B" w:rsidR="00D70578" w:rsidRDefault="0067422D" w:rsidP="00390D4B">
            <w:pPr>
              <w:spacing w:after="0" w:line="240" w:lineRule="auto"/>
              <w:ind w:left="0" w:firstLine="0"/>
              <w:rPr>
                <w:ins w:id="1169" w:author="Cheick Traoré" w:date="2026-01-07T10:24:00Z" w16du:dateUtc="2026-01-07T10:24:00Z"/>
                <w:rFonts w:ascii="Times New Roman" w:eastAsia="Times New Roman" w:hAnsi="Times New Roman" w:cs="Times New Roman"/>
                <w:kern w:val="0"/>
                <w:sz w:val="20"/>
                <w:szCs w:val="20"/>
                <w14:ligatures w14:val="none"/>
              </w:rPr>
            </w:pPr>
            <w:ins w:id="1170" w:author="Cheick Traoré" w:date="2026-01-07T10:29:00Z" w16du:dateUtc="2026-01-07T10:29:00Z">
              <w:r>
                <w:rPr>
                  <w:rFonts w:ascii="Times New Roman" w:eastAsia="Times New Roman" w:hAnsi="Times New Roman" w:cs="Times New Roman"/>
                  <w:kern w:val="0"/>
                  <w:sz w:val="20"/>
                  <w:szCs w:val="20"/>
                  <w14:ligatures w14:val="none"/>
                </w:rPr>
                <w:t>E</w:t>
              </w:r>
            </w:ins>
          </w:p>
        </w:tc>
        <w:tc>
          <w:tcPr>
            <w:tcW w:w="694" w:type="dxa"/>
            <w:tcBorders>
              <w:left w:val="single" w:sz="4" w:space="0" w:color="auto"/>
              <w:bottom w:val="single" w:sz="4" w:space="0" w:color="auto"/>
              <w:right w:val="single" w:sz="4" w:space="0" w:color="auto"/>
            </w:tcBorders>
            <w:vAlign w:val="center"/>
            <w:tcPrChange w:id="1171" w:author="Cheick Traoré" w:date="2026-01-07T19:32:00Z" w16du:dateUtc="2026-01-07T19:32:00Z">
              <w:tcPr>
                <w:tcW w:w="706" w:type="dxa"/>
                <w:gridSpan w:val="2"/>
                <w:tcBorders>
                  <w:left w:val="single" w:sz="4" w:space="0" w:color="auto"/>
                  <w:bottom w:val="single" w:sz="4" w:space="0" w:color="auto"/>
                  <w:right w:val="single" w:sz="4" w:space="0" w:color="auto"/>
                </w:tcBorders>
                <w:vAlign w:val="center"/>
              </w:tcPr>
            </w:tcPrChange>
          </w:tcPr>
          <w:p w14:paraId="77211CAB" w14:textId="77777777" w:rsidR="00D70578" w:rsidRPr="00390D4B" w:rsidRDefault="00D70578" w:rsidP="00390D4B">
            <w:pPr>
              <w:spacing w:after="0" w:line="240" w:lineRule="auto"/>
              <w:ind w:left="0" w:firstLine="0"/>
              <w:rPr>
                <w:ins w:id="1172" w:author="Cheick Traoré" w:date="2026-01-07T10:24:00Z" w16du:dateUtc="2026-01-07T10:24:00Z"/>
                <w:rFonts w:ascii="Times New Roman" w:eastAsia="Times New Roman" w:hAnsi="Times New Roman" w:cs="Times New Roman"/>
                <w:kern w:val="0"/>
                <w:sz w:val="20"/>
                <w:szCs w:val="20"/>
                <w14:ligatures w14:val="none"/>
              </w:rPr>
            </w:pPr>
          </w:p>
        </w:tc>
        <w:tc>
          <w:tcPr>
            <w:tcW w:w="1798" w:type="dxa"/>
            <w:tcBorders>
              <w:left w:val="single" w:sz="4" w:space="0" w:color="auto"/>
              <w:bottom w:val="single" w:sz="4" w:space="0" w:color="auto"/>
              <w:right w:val="single" w:sz="4" w:space="0" w:color="auto"/>
            </w:tcBorders>
            <w:vAlign w:val="center"/>
            <w:tcPrChange w:id="1173" w:author="Cheick Traoré" w:date="2026-01-07T19:32:00Z" w16du:dateUtc="2026-01-07T19:32:00Z">
              <w:tcPr>
                <w:tcW w:w="1772" w:type="dxa"/>
                <w:gridSpan w:val="2"/>
                <w:tcBorders>
                  <w:left w:val="single" w:sz="4" w:space="0" w:color="auto"/>
                  <w:bottom w:val="single" w:sz="4" w:space="0" w:color="auto"/>
                  <w:right w:val="single" w:sz="4" w:space="0" w:color="auto"/>
                </w:tcBorders>
                <w:vAlign w:val="center"/>
              </w:tcPr>
            </w:tcPrChange>
          </w:tcPr>
          <w:p w14:paraId="4C55C2A8" w14:textId="77777777" w:rsidR="00D70578" w:rsidRPr="00390D4B" w:rsidRDefault="00D70578" w:rsidP="00390D4B">
            <w:pPr>
              <w:spacing w:after="0" w:line="240" w:lineRule="auto"/>
              <w:ind w:left="0" w:firstLine="0"/>
              <w:rPr>
                <w:ins w:id="1174" w:author="Cheick Traoré" w:date="2026-01-07T10:24:00Z" w16du:dateUtc="2026-01-07T10:24:00Z"/>
                <w:rFonts w:ascii="Times New Roman" w:eastAsia="Times New Roman" w:hAnsi="Times New Roman" w:cs="Times New Roman"/>
                <w:kern w:val="0"/>
                <w:sz w:val="20"/>
                <w:szCs w:val="20"/>
                <w14:ligatures w14:val="none"/>
              </w:rPr>
            </w:pPr>
          </w:p>
        </w:tc>
      </w:tr>
    </w:tbl>
    <w:p w14:paraId="21220020" w14:textId="77777777" w:rsidR="00390D4B" w:rsidRDefault="00390D4B">
      <w:pPr>
        <w:spacing w:after="160" w:line="259" w:lineRule="auto"/>
        <w:ind w:left="0" w:firstLine="0"/>
        <w:jc w:val="left"/>
        <w:rPr>
          <w:ins w:id="1175" w:author="Cheick Traoré" w:date="2026-01-06T17:16:00Z" w16du:dateUtc="2026-01-06T17:16:00Z"/>
          <w:rFonts w:ascii="Times New Roman" w:hAnsi="Times New Roman" w:cs="Times New Roman"/>
        </w:rPr>
      </w:pPr>
    </w:p>
    <w:p w14:paraId="5E23C892" w14:textId="338994DE" w:rsidR="0067422D" w:rsidRDefault="00390D4B">
      <w:pPr>
        <w:spacing w:after="160" w:line="259" w:lineRule="auto"/>
        <w:ind w:left="0" w:firstLine="0"/>
        <w:jc w:val="left"/>
        <w:rPr>
          <w:ins w:id="1176" w:author="Cheick Traoré" w:date="2026-01-06T17:16:00Z" w16du:dateUtc="2026-01-06T17:16:00Z"/>
          <w:rFonts w:ascii="Times New Roman" w:hAnsi="Times New Roman" w:cs="Times New Roman"/>
        </w:rPr>
      </w:pPr>
      <w:ins w:id="1177" w:author="Cheick Traoré" w:date="2026-01-06T17:16:00Z" w16du:dateUtc="2026-01-06T17:16:00Z">
        <w:r>
          <w:rPr>
            <w:rFonts w:ascii="Times New Roman" w:hAnsi="Times New Roman" w:cs="Times New Roman"/>
          </w:rPr>
          <w:br w:type="page"/>
        </w:r>
      </w:ins>
    </w:p>
    <w:p w14:paraId="40D95D6A" w14:textId="165F86AE" w:rsidR="0040669E" w:rsidRPr="00CD3635" w:rsidRDefault="0040669E" w:rsidP="00CD3635">
      <w:pPr>
        <w:pStyle w:val="Paragraphedeliste"/>
        <w:numPr>
          <w:ilvl w:val="0"/>
          <w:numId w:val="101"/>
        </w:numPr>
        <w:tabs>
          <w:tab w:val="left" w:pos="3200"/>
        </w:tabs>
        <w:spacing w:line="480" w:lineRule="auto"/>
        <w:rPr>
          <w:ins w:id="1178" w:author="Cheick Traoré" w:date="2026-01-07T10:43:00Z" w16du:dateUtc="2026-01-07T10:43:00Z"/>
          <w:rFonts w:ascii="Times New Roman" w:hAnsi="Times New Roman" w:cs="Times New Roman"/>
          <w:b/>
          <w:bCs/>
          <w:rPrChange w:id="1179" w:author="Cheick Traoré" w:date="2026-01-07T10:44:00Z" w16du:dateUtc="2026-01-07T10:44:00Z">
            <w:rPr>
              <w:ins w:id="1180" w:author="Cheick Traoré" w:date="2026-01-07T10:43:00Z" w16du:dateUtc="2026-01-07T10:43:00Z"/>
            </w:rPr>
          </w:rPrChange>
        </w:rPr>
        <w:pPrChange w:id="1181" w:author="Cheick Traoré" w:date="2026-01-07T10:44:00Z" w16du:dateUtc="2026-01-07T10:44:00Z">
          <w:pPr>
            <w:tabs>
              <w:tab w:val="left" w:pos="3200"/>
            </w:tabs>
            <w:spacing w:line="480" w:lineRule="auto"/>
          </w:pPr>
        </w:pPrChange>
      </w:pPr>
      <w:ins w:id="1182" w:author="Cheick Traoré" w:date="2026-01-01T19:36:00Z">
        <w:r w:rsidRPr="00CD3635">
          <w:rPr>
            <w:rFonts w:ascii="Times New Roman" w:hAnsi="Times New Roman" w:cs="Times New Roman"/>
            <w:b/>
            <w:bCs/>
            <w:rPrChange w:id="1183" w:author="Cheick Traoré" w:date="2026-01-07T10:44:00Z" w16du:dateUtc="2026-01-07T10:44:00Z">
              <w:rPr/>
            </w:rPrChange>
          </w:rPr>
          <w:lastRenderedPageBreak/>
          <w:t>Structure d’accès théorique</w:t>
        </w:r>
      </w:ins>
    </w:p>
    <w:p w14:paraId="1F9FC361" w14:textId="64DEA21E" w:rsidR="00CD3635" w:rsidRPr="00CD3635" w:rsidRDefault="00CD3635" w:rsidP="00CD3635">
      <w:pPr>
        <w:pStyle w:val="Paragraphedeliste"/>
        <w:tabs>
          <w:tab w:val="left" w:pos="3200"/>
        </w:tabs>
        <w:spacing w:line="480" w:lineRule="auto"/>
        <w:ind w:left="1080" w:firstLine="0"/>
        <w:rPr>
          <w:ins w:id="1184" w:author="Cheick Traoré" w:date="2026-01-01T19:36:00Z"/>
          <w:rFonts w:ascii="Times New Roman" w:hAnsi="Times New Roman" w:cs="Times New Roman"/>
          <w:b/>
          <w:bCs/>
          <w:rPrChange w:id="1185" w:author="Cheick Traoré" w:date="2026-01-07T10:43:00Z" w16du:dateUtc="2026-01-07T10:43:00Z">
            <w:rPr>
              <w:ins w:id="1186" w:author="Cheick Traoré" w:date="2026-01-01T19:36:00Z"/>
            </w:rPr>
          </w:rPrChange>
        </w:rPr>
        <w:pPrChange w:id="1187" w:author="Cheick Traoré" w:date="2026-01-07T10:43:00Z" w16du:dateUtc="2026-01-07T10:43:00Z">
          <w:pPr>
            <w:tabs>
              <w:tab w:val="left" w:pos="3200"/>
            </w:tabs>
            <w:spacing w:line="480" w:lineRule="auto"/>
          </w:pPr>
        </w:pPrChange>
      </w:pPr>
    </w:p>
    <w:p w14:paraId="02353CF2" w14:textId="1360C478" w:rsidR="0040669E" w:rsidRPr="0040669E" w:rsidRDefault="0040669E" w:rsidP="0040669E">
      <w:pPr>
        <w:tabs>
          <w:tab w:val="left" w:pos="3200"/>
        </w:tabs>
        <w:spacing w:line="480" w:lineRule="auto"/>
        <w:rPr>
          <w:ins w:id="1188" w:author="Cheick Traoré" w:date="2026-01-01T19:36:00Z"/>
          <w:rFonts w:ascii="Times New Roman" w:hAnsi="Times New Roman" w:cs="Times New Roman"/>
          <w:rPrChange w:id="1189" w:author="Cheick Traoré" w:date="2026-01-01T19:36:00Z" w16du:dateUtc="2026-01-01T19:36:00Z">
            <w:rPr>
              <w:ins w:id="1190" w:author="Cheick Traoré" w:date="2026-01-01T19:36:00Z"/>
              <w:rFonts w:ascii="Times New Roman" w:hAnsi="Times New Roman" w:cs="Times New Roman"/>
              <w:b/>
              <w:bCs/>
            </w:rPr>
          </w:rPrChange>
        </w:rPr>
      </w:pPr>
    </w:p>
    <w:bookmarkEnd w:id="126"/>
    <w:p w14:paraId="5DE558F6" w14:textId="025DDD61" w:rsidR="0083711E" w:rsidRDefault="006578EC">
      <w:pPr>
        <w:spacing w:after="160" w:line="259" w:lineRule="auto"/>
        <w:ind w:left="0" w:firstLine="0"/>
        <w:jc w:val="left"/>
        <w:rPr>
          <w:ins w:id="1191" w:author="Cheick Traoré" w:date="2026-01-07T16:56:00Z" w16du:dateUtc="2026-01-07T16:56:00Z"/>
          <w:rFonts w:ascii="Times New Roman" w:hAnsi="Times New Roman" w:cs="Times New Roman"/>
        </w:rPr>
      </w:pPr>
      <w:ins w:id="1192" w:author="Cheick Traoré" w:date="2026-01-07T17:57:00Z" w16du:dateUtc="2026-01-07T17:57:00Z">
        <w:r w:rsidRPr="006578EC">
          <w:rPr>
            <w:rFonts w:ascii="Times New Roman" w:hAnsi="Times New Roman" w:cs="Times New Roman"/>
            <w:noProof/>
          </w:rPr>
          <w:drawing>
            <wp:anchor distT="0" distB="0" distL="114300" distR="114300" simplePos="0" relativeHeight="251697152" behindDoc="0" locked="0" layoutInCell="1" allowOverlap="1" wp14:anchorId="3035FFB7" wp14:editId="001A33C2">
              <wp:simplePos x="0" y="0"/>
              <wp:positionH relativeFrom="margin">
                <wp:align>right</wp:align>
              </wp:positionH>
              <wp:positionV relativeFrom="paragraph">
                <wp:posOffset>364622</wp:posOffset>
              </wp:positionV>
              <wp:extent cx="5758180" cy="4664075"/>
              <wp:effectExtent l="0" t="0" r="0" b="3175"/>
              <wp:wrapTopAndBottom/>
              <wp:docPr id="7042385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3297" cy="4668243"/>
                      </a:xfrm>
                      <a:prstGeom prst="rect">
                        <a:avLst/>
                      </a:prstGeom>
                      <a:noFill/>
                      <a:ln>
                        <a:noFill/>
                      </a:ln>
                    </pic:spPr>
                  </pic:pic>
                </a:graphicData>
              </a:graphic>
              <wp14:sizeRelV relativeFrom="margin">
                <wp14:pctHeight>0</wp14:pctHeight>
              </wp14:sizeRelV>
            </wp:anchor>
          </w:drawing>
        </w:r>
      </w:ins>
      <w:ins w:id="1193" w:author="Cheick Traoré" w:date="2026-01-07T16:56:00Z" w16du:dateUtc="2026-01-07T16:56:00Z">
        <w:r w:rsidR="0083711E">
          <w:rPr>
            <w:rFonts w:ascii="Times New Roman" w:hAnsi="Times New Roman" w:cs="Times New Roman"/>
          </w:rPr>
          <w:br w:type="page"/>
        </w:r>
      </w:ins>
    </w:p>
    <w:p w14:paraId="1B6E6A07" w14:textId="441170F3" w:rsidR="00EC06C8" w:rsidRDefault="006F20B0" w:rsidP="0083711E">
      <w:pPr>
        <w:tabs>
          <w:tab w:val="left" w:pos="3200"/>
        </w:tabs>
        <w:spacing w:line="480" w:lineRule="auto"/>
        <w:ind w:left="0" w:firstLine="0"/>
        <w:rPr>
          <w:ins w:id="1194" w:author="Cheick Traoré" w:date="2026-01-07T11:38:00Z" w16du:dateUtc="2026-01-07T11:38:00Z"/>
          <w:rFonts w:ascii="Times New Roman" w:hAnsi="Times New Roman" w:cs="Times New Roman"/>
          <w:b/>
          <w:bCs/>
          <w:u w:val="single"/>
        </w:rPr>
        <w:pPrChange w:id="1195" w:author="Cheick Traoré" w:date="2026-01-07T16:56:00Z" w16du:dateUtc="2026-01-07T16:56:00Z">
          <w:pPr>
            <w:tabs>
              <w:tab w:val="left" w:pos="3200"/>
            </w:tabs>
            <w:spacing w:line="480" w:lineRule="auto"/>
            <w:ind w:left="720" w:firstLine="0"/>
          </w:pPr>
        </w:pPrChange>
      </w:pPr>
      <w:ins w:id="1196" w:author="Cheick Traoré" w:date="2026-01-07T11:57:00Z" w16du:dateUtc="2026-01-07T11:57:00Z">
        <w:r>
          <w:rPr>
            <w:rFonts w:ascii="Times New Roman" w:hAnsi="Times New Roman" w:cs="Times New Roman"/>
            <w:b/>
            <w:bCs/>
            <w:u w:val="single"/>
          </w:rPr>
          <w:lastRenderedPageBreak/>
          <w:t xml:space="preserve">j. </w:t>
        </w:r>
      </w:ins>
      <w:ins w:id="1197" w:author="Cheick Traoré" w:date="2026-01-07T11:38:00Z" w16du:dateUtc="2026-01-07T11:38:00Z">
        <w:r w:rsidR="00EC06C8" w:rsidRPr="00EC06C8">
          <w:rPr>
            <w:rFonts w:ascii="Times New Roman" w:hAnsi="Times New Roman" w:cs="Times New Roman"/>
            <w:b/>
            <w:bCs/>
            <w:u w:val="single"/>
            <w:rPrChange w:id="1198" w:author="Cheick Traoré" w:date="2026-01-07T11:38:00Z" w16du:dateUtc="2026-01-07T11:38:00Z">
              <w:rPr>
                <w:rFonts w:ascii="Times New Roman" w:hAnsi="Times New Roman" w:cs="Times New Roman"/>
              </w:rPr>
            </w:rPrChange>
          </w:rPr>
          <w:t>Model conceptuel de données Existant</w:t>
        </w:r>
        <w:r w:rsidR="00EC06C8">
          <w:rPr>
            <w:rFonts w:ascii="Times New Roman" w:hAnsi="Times New Roman" w:cs="Times New Roman"/>
            <w:b/>
            <w:bCs/>
            <w:u w:val="single"/>
          </w:rPr>
          <w:t> :</w:t>
        </w:r>
      </w:ins>
    </w:p>
    <w:p w14:paraId="59390012" w14:textId="66DD6F4F" w:rsidR="00EC06C8" w:rsidRDefault="00EC06C8" w:rsidP="00EE63CB">
      <w:pPr>
        <w:tabs>
          <w:tab w:val="left" w:pos="3200"/>
        </w:tabs>
        <w:spacing w:line="480" w:lineRule="auto"/>
        <w:ind w:left="720" w:firstLine="0"/>
        <w:rPr>
          <w:ins w:id="1199" w:author="Cheick Traoré" w:date="2026-01-07T19:38:00Z" w16du:dateUtc="2026-01-07T19:38:00Z"/>
          <w:rFonts w:ascii="Times New Roman" w:hAnsi="Times New Roman" w:cs="Times New Roman"/>
          <w:b/>
          <w:bCs/>
          <w:u w:val="single"/>
        </w:rPr>
      </w:pPr>
      <w:ins w:id="1200" w:author="Cheick Traoré" w:date="2026-01-07T11:44:00Z" w16du:dateUtc="2026-01-07T11:44:00Z">
        <w:r w:rsidRPr="00EC06C8">
          <w:rPr>
            <w:rFonts w:ascii="Times New Roman" w:hAnsi="Times New Roman" w:cs="Times New Roman"/>
            <w:b/>
            <w:bCs/>
            <w:noProof/>
            <w:u w:val="single"/>
          </w:rPr>
          <w:drawing>
            <wp:inline distT="0" distB="0" distL="0" distR="0" wp14:anchorId="11FB4283" wp14:editId="5A7B76D3">
              <wp:extent cx="4953000" cy="8027662"/>
              <wp:effectExtent l="0" t="0" r="0" b="0"/>
              <wp:docPr id="22226495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0297" cy="8055697"/>
                      </a:xfrm>
                      <a:prstGeom prst="rect">
                        <a:avLst/>
                      </a:prstGeom>
                      <a:noFill/>
                      <a:ln>
                        <a:noFill/>
                      </a:ln>
                    </pic:spPr>
                  </pic:pic>
                </a:graphicData>
              </a:graphic>
            </wp:inline>
          </w:drawing>
        </w:r>
      </w:ins>
    </w:p>
    <w:p w14:paraId="1A36967B" w14:textId="77777777" w:rsidR="00CB0A6D" w:rsidRPr="00EC06C8" w:rsidRDefault="00CB0A6D" w:rsidP="00EE63CB">
      <w:pPr>
        <w:tabs>
          <w:tab w:val="left" w:pos="3200"/>
        </w:tabs>
        <w:spacing w:line="480" w:lineRule="auto"/>
        <w:ind w:left="720" w:firstLine="0"/>
        <w:rPr>
          <w:ins w:id="1201" w:author="Cheick Traoré" w:date="2026-01-07T11:38:00Z" w16du:dateUtc="2026-01-07T11:38:00Z"/>
          <w:rFonts w:ascii="Times New Roman" w:hAnsi="Times New Roman" w:cs="Times New Roman"/>
          <w:b/>
          <w:bCs/>
          <w:u w:val="single"/>
          <w:rPrChange w:id="1202" w:author="Cheick Traoré" w:date="2026-01-07T11:38:00Z" w16du:dateUtc="2026-01-07T11:38:00Z">
            <w:rPr>
              <w:ins w:id="1203" w:author="Cheick Traoré" w:date="2026-01-07T11:38:00Z" w16du:dateUtc="2026-01-07T11:38:00Z"/>
              <w:rFonts w:ascii="Times New Roman" w:hAnsi="Times New Roman" w:cs="Times New Roman"/>
            </w:rPr>
          </w:rPrChange>
        </w:rPr>
      </w:pPr>
    </w:p>
    <w:p w14:paraId="298E443C" w14:textId="44EBB125" w:rsidR="006F20B0" w:rsidRPr="006F20B0" w:rsidRDefault="006F20B0" w:rsidP="006F20B0">
      <w:pPr>
        <w:tabs>
          <w:tab w:val="left" w:pos="3200"/>
        </w:tabs>
        <w:spacing w:line="480" w:lineRule="auto"/>
        <w:ind w:left="720" w:firstLine="0"/>
        <w:rPr>
          <w:ins w:id="1204" w:author="Cheick Traoré" w:date="2026-01-07T11:57:00Z"/>
          <w:rFonts w:ascii="Times New Roman" w:hAnsi="Times New Roman" w:cs="Times New Roman"/>
          <w:b/>
          <w:bCs/>
        </w:rPr>
      </w:pPr>
      <w:ins w:id="1205" w:author="Cheick Traoré" w:date="2026-01-07T11:57:00Z" w16du:dateUtc="2026-01-07T11:57:00Z">
        <w:r>
          <w:rPr>
            <w:rFonts w:ascii="Times New Roman" w:hAnsi="Times New Roman" w:cs="Times New Roman"/>
            <w:b/>
            <w:bCs/>
          </w:rPr>
          <w:lastRenderedPageBreak/>
          <w:t xml:space="preserve">k. </w:t>
        </w:r>
      </w:ins>
      <w:ins w:id="1206" w:author="Cheick Traoré" w:date="2026-01-07T11:57:00Z">
        <w:r w:rsidRPr="006F20B0">
          <w:rPr>
            <w:rFonts w:ascii="Times New Roman" w:hAnsi="Times New Roman" w:cs="Times New Roman"/>
            <w:b/>
            <w:bCs/>
          </w:rPr>
          <w:t>Critique de l’existant</w:t>
        </w:r>
      </w:ins>
    </w:p>
    <w:p w14:paraId="00290C23" w14:textId="77777777" w:rsidR="005653D6" w:rsidRDefault="006F20B0" w:rsidP="007A4601">
      <w:pPr>
        <w:tabs>
          <w:tab w:val="left" w:pos="3200"/>
        </w:tabs>
        <w:spacing w:line="480" w:lineRule="auto"/>
        <w:rPr>
          <w:ins w:id="1207" w:author="Cheick Traoré" w:date="2026-01-08T10:06:00Z" w16du:dateUtc="2026-01-08T10:06:00Z"/>
          <w:rFonts w:ascii="Times New Roman" w:hAnsi="Times New Roman" w:cs="Times New Roman"/>
        </w:rPr>
        <w:pPrChange w:id="1208" w:author="Cheick Traoré" w:date="2026-01-08T10:27:00Z" w16du:dateUtc="2026-01-08T10:27:00Z">
          <w:pPr>
            <w:tabs>
              <w:tab w:val="left" w:pos="3200"/>
            </w:tabs>
            <w:spacing w:line="480" w:lineRule="auto"/>
            <w:ind w:left="720" w:firstLine="0"/>
          </w:pPr>
        </w:pPrChange>
      </w:pPr>
      <w:ins w:id="1209" w:author="Cheick Traoré" w:date="2026-01-07T11:57:00Z">
        <w:r w:rsidRPr="006F20B0">
          <w:rPr>
            <w:rFonts w:ascii="Times New Roman" w:hAnsi="Times New Roman" w:cs="Times New Roman"/>
          </w:rPr>
          <w:t>L’analyse du système existant met en évidence une organisation structurée du processus de projection et de consolidation des recettes budgétaires</w:t>
        </w:r>
      </w:ins>
      <w:ins w:id="1210" w:author="Cheick Traoré" w:date="2026-01-08T09:59:00Z" w16du:dateUtc="2026-01-08T09:59:00Z">
        <w:r w:rsidR="005653D6">
          <w:rPr>
            <w:rFonts w:ascii="Times New Roman" w:hAnsi="Times New Roman" w:cs="Times New Roman"/>
          </w:rPr>
          <w:t xml:space="preserve">. </w:t>
        </w:r>
      </w:ins>
      <w:ins w:id="1211" w:author="Cheick Traoré" w:date="2026-01-08T09:59:00Z">
        <w:r w:rsidR="005653D6" w:rsidRPr="005653D6">
          <w:rPr>
            <w:rFonts w:ascii="Times New Roman" w:hAnsi="Times New Roman" w:cs="Times New Roman"/>
          </w:rPr>
          <w:t>La structure actuelle permet d’identifier les principaux éléments du processus budgétaire, notamment le budget, le cadrage, les ressources et les exercices budgétaires. Elle offre une base cohérente pour représenter le circuit budgétaire de manière générale.</w:t>
        </w:r>
      </w:ins>
      <w:ins w:id="1212" w:author="Cheick Traoré" w:date="2026-01-08T10:00:00Z" w16du:dateUtc="2026-01-08T10:00:00Z">
        <w:r w:rsidR="005653D6" w:rsidRPr="005653D6">
          <w:rPr>
            <w:rFonts w:ascii="Times New Roman" w:hAnsi="Times New Roman" w:cs="Times New Roman"/>
          </w:rPr>
          <w:t xml:space="preserve"> </w:t>
        </w:r>
      </w:ins>
      <w:ins w:id="1213" w:author="Cheick Traoré" w:date="2026-01-08T10:00:00Z">
        <w:r w:rsidR="005653D6" w:rsidRPr="005653D6">
          <w:rPr>
            <w:rFonts w:ascii="Times New Roman" w:hAnsi="Times New Roman" w:cs="Times New Roman"/>
          </w:rPr>
          <w:t xml:space="preserve">Les </w:t>
        </w:r>
        <w:r w:rsidR="005653D6" w:rsidRPr="005653D6">
          <w:rPr>
            <w:rFonts w:ascii="Times New Roman" w:hAnsi="Times New Roman" w:cs="Times New Roman"/>
            <w:rPrChange w:id="1214" w:author="Cheick Traoré" w:date="2026-01-08T10:02:00Z" w16du:dateUtc="2026-01-08T10:02:00Z">
              <w:rPr>
                <w:rFonts w:ascii="Times New Roman" w:hAnsi="Times New Roman" w:cs="Times New Roman"/>
                <w:b/>
                <w:bCs/>
              </w:rPr>
            </w:rPrChange>
          </w:rPr>
          <w:t>ressources ne sont pas suffisamment détaillées</w:t>
        </w:r>
        <w:r w:rsidR="005653D6" w:rsidRPr="005653D6">
          <w:rPr>
            <w:rFonts w:ascii="Times New Roman" w:hAnsi="Times New Roman" w:cs="Times New Roman"/>
          </w:rPr>
          <w:t xml:space="preserve">, ce qui ne permet pas d’identifier clairement le </w:t>
        </w:r>
        <w:r w:rsidR="005653D6" w:rsidRPr="005653D6">
          <w:rPr>
            <w:rFonts w:ascii="Times New Roman" w:hAnsi="Times New Roman" w:cs="Times New Roman"/>
            <w:rPrChange w:id="1215" w:author="Cheick Traoré" w:date="2026-01-08T10:02:00Z" w16du:dateUtc="2026-01-08T10:02:00Z">
              <w:rPr>
                <w:rFonts w:ascii="Times New Roman" w:hAnsi="Times New Roman" w:cs="Times New Roman"/>
                <w:b/>
                <w:bCs/>
              </w:rPr>
            </w:rPrChange>
          </w:rPr>
          <w:t>montant associé à chaque ressource</w:t>
        </w:r>
        <w:r w:rsidR="005653D6" w:rsidRPr="005653D6">
          <w:rPr>
            <w:rFonts w:ascii="Times New Roman" w:hAnsi="Times New Roman" w:cs="Times New Roman"/>
          </w:rPr>
          <w:t xml:space="preserve"> ni leur contribution effective au cadrage budgétaire</w:t>
        </w:r>
      </w:ins>
      <w:ins w:id="1216" w:author="Cheick Traoré" w:date="2026-01-08T10:06:00Z" w16du:dateUtc="2026-01-08T10:06:00Z">
        <w:r w:rsidR="005653D6">
          <w:rPr>
            <w:rFonts w:ascii="Times New Roman" w:hAnsi="Times New Roman" w:cs="Times New Roman"/>
          </w:rPr>
          <w:t xml:space="preserve"> et</w:t>
        </w:r>
      </w:ins>
      <w:ins w:id="1217" w:author="Cheick Traoré" w:date="2026-01-08T10:03:00Z" w16du:dateUtc="2026-01-08T10:03:00Z">
        <w:r w:rsidR="005653D6">
          <w:rPr>
            <w:rFonts w:ascii="Times New Roman" w:hAnsi="Times New Roman" w:cs="Times New Roman"/>
          </w:rPr>
          <w:t xml:space="preserve"> </w:t>
        </w:r>
      </w:ins>
      <w:ins w:id="1218" w:author="Cheick Traoré" w:date="2026-01-08T10:06:00Z" w16du:dateUtc="2026-01-08T10:06:00Z">
        <w:r w:rsidR="005653D6">
          <w:rPr>
            <w:rFonts w:ascii="Times New Roman" w:hAnsi="Times New Roman" w:cs="Times New Roman"/>
          </w:rPr>
          <w:t>i</w:t>
        </w:r>
      </w:ins>
      <w:ins w:id="1219" w:author="Cheick Traoré" w:date="2026-01-08T10:03:00Z" w16du:dateUtc="2026-01-08T10:03:00Z">
        <w:r w:rsidR="005653D6">
          <w:rPr>
            <w:rFonts w:ascii="Times New Roman" w:hAnsi="Times New Roman" w:cs="Times New Roman"/>
          </w:rPr>
          <w:t xml:space="preserve">l n’y a pas </w:t>
        </w:r>
      </w:ins>
      <w:ins w:id="1220" w:author="Cheick Traoré" w:date="2026-01-08T10:05:00Z" w16du:dateUtc="2026-01-08T10:05:00Z">
        <w:r w:rsidR="005653D6">
          <w:rPr>
            <w:rFonts w:ascii="Times New Roman" w:hAnsi="Times New Roman" w:cs="Times New Roman"/>
          </w:rPr>
          <w:t>d’</w:t>
        </w:r>
      </w:ins>
      <w:ins w:id="1221" w:author="Cheick Traoré" w:date="2026-01-08T10:06:00Z" w16du:dateUtc="2026-01-08T10:06:00Z">
        <w:r w:rsidR="005653D6">
          <w:rPr>
            <w:rFonts w:ascii="Times New Roman" w:hAnsi="Times New Roman" w:cs="Times New Roman"/>
          </w:rPr>
          <w:t>entité</w:t>
        </w:r>
      </w:ins>
      <w:ins w:id="1222" w:author="Cheick Traoré" w:date="2026-01-08T10:05:00Z" w16du:dateUtc="2026-01-08T10:05:00Z">
        <w:r w:rsidR="005653D6">
          <w:rPr>
            <w:rFonts w:ascii="Times New Roman" w:hAnsi="Times New Roman" w:cs="Times New Roman"/>
          </w:rPr>
          <w:t xml:space="preserve"> qui formalise les </w:t>
        </w:r>
      </w:ins>
      <w:ins w:id="1223" w:author="Cheick Traoré" w:date="2026-01-08T10:06:00Z" w16du:dateUtc="2026-01-08T10:06:00Z">
        <w:r w:rsidR="005653D6">
          <w:rPr>
            <w:rFonts w:ascii="Times New Roman" w:hAnsi="Times New Roman" w:cs="Times New Roman"/>
          </w:rPr>
          <w:t>hypothèses</w:t>
        </w:r>
      </w:ins>
      <w:ins w:id="1224" w:author="Cheick Traoré" w:date="2026-01-08T10:05:00Z" w16du:dateUtc="2026-01-08T10:05:00Z">
        <w:r w:rsidR="005653D6">
          <w:rPr>
            <w:rFonts w:ascii="Times New Roman" w:hAnsi="Times New Roman" w:cs="Times New Roman"/>
          </w:rPr>
          <w:t xml:space="preserve"> de chaque ressource pour en effectuer </w:t>
        </w:r>
      </w:ins>
      <w:ins w:id="1225" w:author="Cheick Traoré" w:date="2026-01-08T10:06:00Z" w16du:dateUtc="2026-01-08T10:06:00Z">
        <w:r w:rsidR="005653D6">
          <w:rPr>
            <w:rFonts w:ascii="Times New Roman" w:hAnsi="Times New Roman" w:cs="Times New Roman"/>
          </w:rPr>
          <w:t>les projections.</w:t>
        </w:r>
      </w:ins>
    </w:p>
    <w:p w14:paraId="650A5EA0" w14:textId="7E543959" w:rsidR="005653D6" w:rsidRPr="005653D6" w:rsidRDefault="005653D6" w:rsidP="007A4601">
      <w:pPr>
        <w:tabs>
          <w:tab w:val="left" w:pos="3200"/>
        </w:tabs>
        <w:spacing w:line="480" w:lineRule="auto"/>
        <w:rPr>
          <w:ins w:id="1226" w:author="Cheick Traoré" w:date="2026-01-08T10:00:00Z" w16du:dateUtc="2026-01-08T10:00:00Z"/>
          <w:rFonts w:ascii="Times New Roman" w:hAnsi="Times New Roman" w:cs="Times New Roman"/>
        </w:rPr>
        <w:pPrChange w:id="1227" w:author="Cheick Traoré" w:date="2026-01-08T10:27:00Z" w16du:dateUtc="2026-01-08T10:27:00Z">
          <w:pPr>
            <w:tabs>
              <w:tab w:val="left" w:pos="3200"/>
            </w:tabs>
            <w:spacing w:line="480" w:lineRule="auto"/>
            <w:ind w:left="720" w:firstLine="0"/>
          </w:pPr>
        </w:pPrChange>
      </w:pPr>
      <w:ins w:id="1228" w:author="Cheick Traoré" w:date="2026-01-08T10:00:00Z">
        <w:r w:rsidRPr="005653D6">
          <w:rPr>
            <w:rFonts w:ascii="Times New Roman" w:hAnsi="Times New Roman" w:cs="Times New Roman"/>
          </w:rPr>
          <w:t xml:space="preserve">De plus, le modèle ne fait pas apparaître les </w:t>
        </w:r>
        <w:r w:rsidRPr="005653D6">
          <w:rPr>
            <w:rFonts w:ascii="Times New Roman" w:hAnsi="Times New Roman" w:cs="Times New Roman"/>
            <w:rPrChange w:id="1229" w:author="Cheick Traoré" w:date="2026-01-08T10:02:00Z" w16du:dateUtc="2026-01-08T10:02:00Z">
              <w:rPr>
                <w:rFonts w:ascii="Times New Roman" w:hAnsi="Times New Roman" w:cs="Times New Roman"/>
                <w:b/>
                <w:bCs/>
              </w:rPr>
            </w:rPrChange>
          </w:rPr>
          <w:t>facteurs ayant conduit à l’élaboration des différentes hypothèses</w:t>
        </w:r>
        <w:r w:rsidRPr="005653D6">
          <w:rPr>
            <w:rFonts w:ascii="Times New Roman" w:hAnsi="Times New Roman" w:cs="Times New Roman"/>
          </w:rPr>
          <w:t>, alors que ces facteurs sont indispensables pour comprendre et justifier les montants retenus.</w:t>
        </w:r>
      </w:ins>
    </w:p>
    <w:p w14:paraId="7E6844D5" w14:textId="5262AF5A" w:rsidR="005653D6" w:rsidRDefault="005653D6" w:rsidP="007A4601">
      <w:pPr>
        <w:tabs>
          <w:tab w:val="left" w:pos="3200"/>
        </w:tabs>
        <w:spacing w:line="480" w:lineRule="auto"/>
        <w:rPr>
          <w:ins w:id="1230" w:author="Cheick Traoré" w:date="2026-01-07T19:43:00Z" w16du:dateUtc="2026-01-07T19:43:00Z"/>
          <w:rFonts w:ascii="Times New Roman" w:hAnsi="Times New Roman" w:cs="Times New Roman"/>
        </w:rPr>
        <w:pPrChange w:id="1231" w:author="Cheick Traoré" w:date="2026-01-08T10:27:00Z" w16du:dateUtc="2026-01-08T10:27:00Z">
          <w:pPr>
            <w:tabs>
              <w:tab w:val="left" w:pos="3200"/>
            </w:tabs>
            <w:spacing w:line="480" w:lineRule="auto"/>
            <w:ind w:left="720" w:firstLine="0"/>
          </w:pPr>
        </w:pPrChange>
      </w:pPr>
      <w:ins w:id="1232" w:author="Cheick Traoré" w:date="2026-01-08T10:02:00Z" w16du:dateUtc="2026-01-08T10:02:00Z">
        <w:r>
          <w:rPr>
            <w:rFonts w:ascii="Times New Roman" w:hAnsi="Times New Roman" w:cs="Times New Roman"/>
          </w:rPr>
          <w:t>Enfin</w:t>
        </w:r>
      </w:ins>
      <w:ins w:id="1233" w:author="Cheick Traoré" w:date="2026-01-08T10:00:00Z" w16du:dateUtc="2026-01-08T10:00:00Z">
        <w:r w:rsidRPr="005653D6">
          <w:rPr>
            <w:rFonts w:ascii="Times New Roman" w:hAnsi="Times New Roman" w:cs="Times New Roman"/>
          </w:rPr>
          <w:t xml:space="preserve">, </w:t>
        </w:r>
      </w:ins>
      <w:ins w:id="1234" w:author="Cheick Traoré" w:date="2026-01-08T10:01:00Z">
        <w:r w:rsidRPr="005653D6">
          <w:rPr>
            <w:rFonts w:ascii="Times New Roman" w:hAnsi="Times New Roman" w:cs="Times New Roman"/>
          </w:rPr>
          <w:t xml:space="preserve">il manque un mécanisme permettant de </w:t>
        </w:r>
        <w:r w:rsidRPr="005653D6">
          <w:rPr>
            <w:rFonts w:ascii="Times New Roman" w:hAnsi="Times New Roman" w:cs="Times New Roman"/>
            <w:rPrChange w:id="1235" w:author="Cheick Traoré" w:date="2026-01-08T10:02:00Z" w16du:dateUtc="2026-01-08T10:02:00Z">
              <w:rPr>
                <w:rFonts w:ascii="Times New Roman" w:hAnsi="Times New Roman" w:cs="Times New Roman"/>
                <w:b/>
                <w:bCs/>
              </w:rPr>
            </w:rPrChange>
          </w:rPr>
          <w:t>lier les facteurs aux projections</w:t>
        </w:r>
        <w:r w:rsidRPr="005653D6">
          <w:rPr>
            <w:rFonts w:ascii="Times New Roman" w:hAnsi="Times New Roman" w:cs="Times New Roman"/>
          </w:rPr>
          <w:t>, afin de pouvoir effectuer des projections budgétaires en fonction des facteurs acti</w:t>
        </w:r>
      </w:ins>
      <w:ins w:id="1236" w:author="Cheick Traoré" w:date="2026-01-08T10:01:00Z" w16du:dateUtc="2026-01-08T10:01:00Z">
        <w:r>
          <w:rPr>
            <w:rFonts w:ascii="Times New Roman" w:hAnsi="Times New Roman" w:cs="Times New Roman"/>
          </w:rPr>
          <w:t>fs</w:t>
        </w:r>
      </w:ins>
      <w:ins w:id="1237" w:author="Cheick Traoré" w:date="2026-01-08T10:02:00Z" w16du:dateUtc="2026-01-08T10:02:00Z">
        <w:r>
          <w:rPr>
            <w:rFonts w:ascii="Times New Roman" w:hAnsi="Times New Roman" w:cs="Times New Roman"/>
          </w:rPr>
          <w:t xml:space="preserve"> limitant </w:t>
        </w:r>
      </w:ins>
      <w:ins w:id="1238" w:author="Cheick Traoré" w:date="2026-01-08T10:01:00Z">
        <w:r w:rsidRPr="005653D6">
          <w:rPr>
            <w:rFonts w:ascii="Times New Roman" w:hAnsi="Times New Roman" w:cs="Times New Roman"/>
          </w:rPr>
          <w:t>la capacité du modèle à simuler différents scénarios budgétaires et à analyser l’impact des variations sur les ressources et le budget.</w:t>
        </w:r>
      </w:ins>
    </w:p>
    <w:p w14:paraId="0A782AD2" w14:textId="77777777" w:rsidR="006F20B0" w:rsidRDefault="006F20B0" w:rsidP="007A4601">
      <w:pPr>
        <w:tabs>
          <w:tab w:val="left" w:pos="3200"/>
        </w:tabs>
        <w:spacing w:line="480" w:lineRule="auto"/>
        <w:ind w:left="0" w:firstLine="0"/>
        <w:rPr>
          <w:ins w:id="1239" w:author="Cheick Traoré" w:date="2026-01-07T11:58:00Z" w16du:dateUtc="2026-01-07T11:58:00Z"/>
          <w:rFonts w:ascii="Times New Roman" w:hAnsi="Times New Roman" w:cs="Times New Roman"/>
        </w:rPr>
        <w:pPrChange w:id="1240" w:author="Cheick Traoré" w:date="2026-01-08T10:28:00Z" w16du:dateUtc="2026-01-08T10:28:00Z">
          <w:pPr>
            <w:tabs>
              <w:tab w:val="left" w:pos="3200"/>
            </w:tabs>
            <w:spacing w:line="480" w:lineRule="auto"/>
            <w:ind w:left="720" w:firstLine="0"/>
          </w:pPr>
        </w:pPrChange>
      </w:pPr>
    </w:p>
    <w:p w14:paraId="4FF62C54" w14:textId="1C9080FE" w:rsidR="006F20B0" w:rsidRDefault="007A4601" w:rsidP="00EE63CB">
      <w:pPr>
        <w:tabs>
          <w:tab w:val="left" w:pos="3200"/>
        </w:tabs>
        <w:spacing w:line="480" w:lineRule="auto"/>
        <w:ind w:left="720" w:firstLine="0"/>
        <w:rPr>
          <w:ins w:id="1241" w:author="Cheick Traoré" w:date="2026-01-07T11:59:00Z" w16du:dateUtc="2026-01-07T11:59:00Z"/>
          <w:rFonts w:ascii="Times New Roman" w:hAnsi="Times New Roman" w:cs="Times New Roman"/>
          <w:b/>
          <w:bCs/>
        </w:rPr>
      </w:pPr>
      <w:ins w:id="1242" w:author="Cheick Traoré" w:date="2026-01-08T10:27:00Z" w16du:dateUtc="2026-01-08T10:27:00Z">
        <w:r>
          <w:rPr>
            <w:rFonts w:ascii="Times New Roman" w:hAnsi="Times New Roman" w:cs="Times New Roman"/>
            <w:b/>
            <w:bCs/>
          </w:rPr>
          <w:t>l</w:t>
        </w:r>
      </w:ins>
      <w:ins w:id="1243" w:author="Cheick Traoré" w:date="2026-01-07T11:58:00Z" w16du:dateUtc="2026-01-07T11:58:00Z">
        <w:r w:rsidR="006F20B0">
          <w:rPr>
            <w:rFonts w:ascii="Times New Roman" w:hAnsi="Times New Roman" w:cs="Times New Roman"/>
            <w:b/>
            <w:bCs/>
          </w:rPr>
          <w:t>. Proposition</w:t>
        </w:r>
      </w:ins>
      <w:ins w:id="1244" w:author="Cheick Traoré" w:date="2026-01-07T11:59:00Z" w16du:dateUtc="2026-01-07T11:59:00Z">
        <w:r w:rsidR="006F20B0">
          <w:rPr>
            <w:rFonts w:ascii="Times New Roman" w:hAnsi="Times New Roman" w:cs="Times New Roman"/>
            <w:b/>
            <w:bCs/>
          </w:rPr>
          <w:t>s de solutions</w:t>
        </w:r>
      </w:ins>
    </w:p>
    <w:p w14:paraId="5CD094AB" w14:textId="77777777" w:rsidR="006F20B0" w:rsidRDefault="006F20B0" w:rsidP="00EE63CB">
      <w:pPr>
        <w:tabs>
          <w:tab w:val="left" w:pos="3200"/>
        </w:tabs>
        <w:spacing w:line="480" w:lineRule="auto"/>
        <w:ind w:left="720" w:firstLine="0"/>
        <w:rPr>
          <w:ins w:id="1245" w:author="Cheick Traoré" w:date="2026-01-07T11:59:00Z" w16du:dateUtc="2026-01-07T11:59:00Z"/>
          <w:rFonts w:ascii="Times New Roman" w:hAnsi="Times New Roman" w:cs="Times New Roman"/>
          <w:b/>
          <w:bCs/>
        </w:rPr>
      </w:pPr>
    </w:p>
    <w:p w14:paraId="2C8443BD" w14:textId="77777777" w:rsidR="007A4601" w:rsidRPr="007A4601" w:rsidRDefault="007A4601" w:rsidP="007A4601">
      <w:pPr>
        <w:tabs>
          <w:tab w:val="left" w:pos="3200"/>
        </w:tabs>
        <w:spacing w:line="480" w:lineRule="auto"/>
        <w:rPr>
          <w:ins w:id="1246" w:author="Cheick Traoré" w:date="2026-01-08T10:21:00Z" w16du:dateUtc="2026-01-08T10:21:00Z"/>
          <w:rFonts w:ascii="Times New Roman" w:hAnsi="Times New Roman" w:cs="Times New Roman"/>
        </w:rPr>
        <w:pPrChange w:id="1247" w:author="Cheick Traoré" w:date="2026-01-08T10:23:00Z" w16du:dateUtc="2026-01-08T10:23:00Z">
          <w:pPr>
            <w:tabs>
              <w:tab w:val="left" w:pos="3200"/>
            </w:tabs>
            <w:spacing w:line="480" w:lineRule="auto"/>
            <w:ind w:left="720" w:firstLine="0"/>
          </w:pPr>
        </w:pPrChange>
      </w:pPr>
      <w:ins w:id="1248" w:author="Cheick Traoré" w:date="2026-01-08T10:20:00Z">
        <w:r w:rsidRPr="007A4601">
          <w:rPr>
            <w:rFonts w:ascii="Times New Roman" w:hAnsi="Times New Roman" w:cs="Times New Roman"/>
          </w:rPr>
          <w:t>Afin de pallier les insuffisances identifiées dans l’existant, la solution proposée repose sur l’</w:t>
        </w:r>
        <w:r w:rsidRPr="007A4601">
          <w:rPr>
            <w:rFonts w:ascii="Times New Roman" w:hAnsi="Times New Roman" w:cs="Times New Roman"/>
            <w:rPrChange w:id="1249" w:author="Cheick Traoré" w:date="2026-01-08T10:23:00Z" w16du:dateUtc="2026-01-08T10:23:00Z">
              <w:rPr>
                <w:rFonts w:ascii="Times New Roman" w:hAnsi="Times New Roman" w:cs="Times New Roman"/>
                <w:b/>
                <w:bCs/>
              </w:rPr>
            </w:rPrChange>
          </w:rPr>
          <w:t>enrichissement et l’optimisation du modèle conceptuel de données</w:t>
        </w:r>
        <w:r w:rsidRPr="007A4601">
          <w:rPr>
            <w:rFonts w:ascii="Times New Roman" w:hAnsi="Times New Roman" w:cs="Times New Roman"/>
          </w:rPr>
          <w:t xml:space="preserve"> par l’ajout de nouvelles entités et relations structurantes.</w:t>
        </w:r>
      </w:ins>
    </w:p>
    <w:p w14:paraId="492BC263" w14:textId="5B228794" w:rsidR="007A4601" w:rsidRPr="007A4601" w:rsidRDefault="007A4601" w:rsidP="007A4601">
      <w:pPr>
        <w:tabs>
          <w:tab w:val="left" w:pos="3200"/>
        </w:tabs>
        <w:spacing w:line="480" w:lineRule="auto"/>
        <w:ind w:left="0" w:firstLine="0"/>
        <w:rPr>
          <w:ins w:id="1250" w:author="Cheick Traoré" w:date="2026-01-08T10:22:00Z" w16du:dateUtc="2026-01-08T10:22:00Z"/>
          <w:rFonts w:ascii="Times New Roman" w:hAnsi="Times New Roman" w:cs="Times New Roman"/>
          <w:rPrChange w:id="1251" w:author="Cheick Traoré" w:date="2026-01-08T10:23:00Z" w16du:dateUtc="2026-01-08T10:23:00Z">
            <w:rPr>
              <w:ins w:id="1252" w:author="Cheick Traoré" w:date="2026-01-08T10:22:00Z" w16du:dateUtc="2026-01-08T10:22:00Z"/>
              <w:rFonts w:ascii="Times New Roman" w:hAnsi="Times New Roman" w:cs="Times New Roman"/>
              <w:b/>
              <w:bCs/>
            </w:rPr>
          </w:rPrChange>
        </w:rPr>
        <w:pPrChange w:id="1253" w:author="Cheick Traoré" w:date="2026-01-08T10:23:00Z" w16du:dateUtc="2026-01-08T10:23:00Z">
          <w:pPr>
            <w:tabs>
              <w:tab w:val="left" w:pos="3200"/>
            </w:tabs>
            <w:spacing w:line="480" w:lineRule="auto"/>
            <w:ind w:left="720" w:firstLine="0"/>
          </w:pPr>
        </w:pPrChange>
      </w:pPr>
      <w:ins w:id="1254" w:author="Cheick Traoré" w:date="2026-01-08T10:24:00Z" w16du:dateUtc="2026-01-08T10:24:00Z">
        <w:r>
          <w:rPr>
            <w:rFonts w:ascii="Times New Roman" w:hAnsi="Times New Roman" w:cs="Times New Roman"/>
          </w:rPr>
          <w:t xml:space="preserve">Tout d’abord nous introduirons des </w:t>
        </w:r>
      </w:ins>
      <w:ins w:id="1255" w:author="Cheick Traoré" w:date="2026-01-08T10:26:00Z" w16du:dateUtc="2026-01-08T10:26:00Z">
        <w:r>
          <w:rPr>
            <w:rFonts w:ascii="Times New Roman" w:hAnsi="Times New Roman" w:cs="Times New Roman"/>
          </w:rPr>
          <w:t>e</w:t>
        </w:r>
      </w:ins>
      <w:ins w:id="1256" w:author="Cheick Traoré" w:date="2026-01-08T10:24:00Z" w16du:dateUtc="2026-01-08T10:24:00Z">
        <w:r>
          <w:rPr>
            <w:rFonts w:ascii="Times New Roman" w:hAnsi="Times New Roman" w:cs="Times New Roman"/>
          </w:rPr>
          <w:t>ntités</w:t>
        </w:r>
      </w:ins>
      <w:ins w:id="1257" w:author="Cheick Traoré" w:date="2026-01-08T10:21:00Z">
        <w:r w:rsidRPr="007A4601">
          <w:rPr>
            <w:rFonts w:ascii="Times New Roman" w:hAnsi="Times New Roman" w:cs="Times New Roman"/>
            <w:rPrChange w:id="1258" w:author="Cheick Traoré" w:date="2026-01-08T10:23:00Z" w16du:dateUtc="2026-01-08T10:23:00Z">
              <w:rPr>
                <w:rFonts w:ascii="Times New Roman" w:hAnsi="Times New Roman" w:cs="Times New Roman"/>
                <w:b/>
                <w:bCs/>
              </w:rPr>
            </w:rPrChange>
          </w:rPr>
          <w:t xml:space="preserve"> supplémentaires permetta</w:t>
        </w:r>
      </w:ins>
      <w:ins w:id="1259" w:author="Cheick Traoré" w:date="2026-01-08T10:24:00Z" w16du:dateUtc="2026-01-08T10:24:00Z">
        <w:r>
          <w:rPr>
            <w:rFonts w:ascii="Times New Roman" w:hAnsi="Times New Roman" w:cs="Times New Roman"/>
          </w:rPr>
          <w:t>nt</w:t>
        </w:r>
      </w:ins>
      <w:ins w:id="1260" w:author="Cheick Traoré" w:date="2026-01-08T10:21:00Z">
        <w:r w:rsidRPr="007A4601">
          <w:rPr>
            <w:rFonts w:ascii="Times New Roman" w:hAnsi="Times New Roman" w:cs="Times New Roman"/>
            <w:rPrChange w:id="1261" w:author="Cheick Traoré" w:date="2026-01-08T10:23:00Z" w16du:dateUtc="2026-01-08T10:23:00Z">
              <w:rPr>
                <w:rFonts w:ascii="Times New Roman" w:hAnsi="Times New Roman" w:cs="Times New Roman"/>
                <w:b/>
                <w:bCs/>
              </w:rPr>
            </w:rPrChange>
          </w:rPr>
          <w:t xml:space="preserve"> de détailler les ressources budgétaires de manière plus fine, en identifiant clairement chaque ressource ainsi que le montant qui lui est associé.</w:t>
        </w:r>
      </w:ins>
      <w:ins w:id="1262" w:author="Cheick Traoré" w:date="2026-01-08T10:22:00Z" w16du:dateUtc="2026-01-08T10:22:00Z">
        <w:r w:rsidRPr="007A4601">
          <w:rPr>
            <w:rFonts w:ascii="Times New Roman" w:hAnsi="Times New Roman" w:cs="Times New Roman"/>
            <w:rPrChange w:id="1263" w:author="Cheick Traoré" w:date="2026-01-08T10:23:00Z" w16du:dateUtc="2026-01-08T10:23:00Z">
              <w:rPr>
                <w:rFonts w:ascii="Times New Roman" w:hAnsi="Times New Roman" w:cs="Times New Roman"/>
                <w:b/>
                <w:bCs/>
              </w:rPr>
            </w:rPrChange>
          </w:rPr>
          <w:t xml:space="preserve"> </w:t>
        </w:r>
      </w:ins>
    </w:p>
    <w:p w14:paraId="274409CF" w14:textId="5535C2C6" w:rsidR="007A4601" w:rsidRPr="007A4601" w:rsidRDefault="007A4601" w:rsidP="007A4601">
      <w:pPr>
        <w:tabs>
          <w:tab w:val="left" w:pos="3200"/>
        </w:tabs>
        <w:spacing w:line="480" w:lineRule="auto"/>
        <w:rPr>
          <w:ins w:id="1264" w:author="Cheick Traoré" w:date="2026-01-08T10:22:00Z" w16du:dateUtc="2026-01-08T10:22:00Z"/>
          <w:rFonts w:ascii="Times New Roman" w:hAnsi="Times New Roman" w:cs="Times New Roman"/>
          <w:rPrChange w:id="1265" w:author="Cheick Traoré" w:date="2026-01-08T10:23:00Z" w16du:dateUtc="2026-01-08T10:23:00Z">
            <w:rPr>
              <w:ins w:id="1266" w:author="Cheick Traoré" w:date="2026-01-08T10:22:00Z" w16du:dateUtc="2026-01-08T10:22:00Z"/>
              <w:rFonts w:ascii="Times New Roman" w:hAnsi="Times New Roman" w:cs="Times New Roman"/>
              <w:b/>
              <w:bCs/>
            </w:rPr>
          </w:rPrChange>
        </w:rPr>
        <w:pPrChange w:id="1267" w:author="Cheick Traoré" w:date="2026-01-08T10:23:00Z" w16du:dateUtc="2026-01-08T10:23:00Z">
          <w:pPr>
            <w:tabs>
              <w:tab w:val="left" w:pos="3200"/>
            </w:tabs>
            <w:spacing w:line="480" w:lineRule="auto"/>
            <w:ind w:left="720" w:firstLine="0"/>
          </w:pPr>
        </w:pPrChange>
      </w:pPr>
      <w:ins w:id="1268" w:author="Cheick Traoré" w:date="2026-01-08T10:22:00Z">
        <w:r w:rsidRPr="007A4601">
          <w:rPr>
            <w:rFonts w:ascii="Times New Roman" w:hAnsi="Times New Roman" w:cs="Times New Roman"/>
            <w:rPrChange w:id="1269" w:author="Cheick Traoré" w:date="2026-01-08T10:23:00Z" w16du:dateUtc="2026-01-08T10:23:00Z">
              <w:rPr>
                <w:rFonts w:ascii="Times New Roman" w:hAnsi="Times New Roman" w:cs="Times New Roman"/>
                <w:b/>
                <w:bCs/>
              </w:rPr>
            </w:rPrChange>
          </w:rPr>
          <w:lastRenderedPageBreak/>
          <w:t xml:space="preserve">Ensuite, </w:t>
        </w:r>
      </w:ins>
      <w:ins w:id="1270" w:author="Cheick Traoré" w:date="2026-01-08T10:25:00Z" w16du:dateUtc="2026-01-08T10:25:00Z">
        <w:r>
          <w:rPr>
            <w:rFonts w:ascii="Times New Roman" w:hAnsi="Times New Roman" w:cs="Times New Roman"/>
          </w:rPr>
          <w:t xml:space="preserve">nous créerons une </w:t>
        </w:r>
      </w:ins>
      <w:ins w:id="1271" w:author="Cheick Traoré" w:date="2026-01-08T10:22:00Z">
        <w:r w:rsidRPr="007A4601">
          <w:rPr>
            <w:rFonts w:ascii="Times New Roman" w:hAnsi="Times New Roman" w:cs="Times New Roman"/>
            <w:rPrChange w:id="1272" w:author="Cheick Traoré" w:date="2026-01-08T10:23:00Z" w16du:dateUtc="2026-01-08T10:23:00Z">
              <w:rPr>
                <w:rFonts w:ascii="Times New Roman" w:hAnsi="Times New Roman" w:cs="Times New Roman"/>
                <w:b/>
                <w:bCs/>
              </w:rPr>
            </w:rPrChange>
          </w:rPr>
          <w:t>entité dédiée à la formalisation des hypothèses permettra d’établir de façon explicite les éléments servant de base à l’élaboration des projections. Cette approche garantit une meilleure traçabilité des données et une compréhension claire des mécanismes ayant conduit aux montants projetés.</w:t>
        </w:r>
      </w:ins>
    </w:p>
    <w:p w14:paraId="0E6C7538" w14:textId="0BCB20E8" w:rsidR="007A4601" w:rsidRDefault="007A4601" w:rsidP="007A4601">
      <w:pPr>
        <w:tabs>
          <w:tab w:val="left" w:pos="3200"/>
        </w:tabs>
        <w:spacing w:line="480" w:lineRule="auto"/>
        <w:rPr>
          <w:ins w:id="1273" w:author="Cheick Traoré" w:date="2026-01-08T10:24:00Z" w16du:dateUtc="2026-01-08T10:24:00Z"/>
          <w:rFonts w:ascii="Times New Roman" w:hAnsi="Times New Roman" w:cs="Times New Roman"/>
        </w:rPr>
      </w:pPr>
      <w:ins w:id="1274" w:author="Cheick Traoré" w:date="2026-01-08T10:22:00Z">
        <w:r w:rsidRPr="007A4601">
          <w:rPr>
            <w:rFonts w:ascii="Times New Roman" w:hAnsi="Times New Roman" w:cs="Times New Roman"/>
            <w:rPrChange w:id="1275" w:author="Cheick Traoré" w:date="2026-01-08T10:23:00Z" w16du:dateUtc="2026-01-08T10:23:00Z">
              <w:rPr>
                <w:rFonts w:ascii="Times New Roman" w:hAnsi="Times New Roman" w:cs="Times New Roman"/>
                <w:b/>
                <w:bCs/>
              </w:rPr>
            </w:rPrChange>
          </w:rPr>
          <w:t xml:space="preserve">Enfin, </w:t>
        </w:r>
      </w:ins>
      <w:ins w:id="1276" w:author="Cheick Traoré" w:date="2026-01-08T10:25:00Z" w16du:dateUtc="2026-01-08T10:25:00Z">
        <w:r>
          <w:rPr>
            <w:rFonts w:ascii="Times New Roman" w:hAnsi="Times New Roman" w:cs="Times New Roman"/>
          </w:rPr>
          <w:t xml:space="preserve">nous </w:t>
        </w:r>
      </w:ins>
      <w:ins w:id="1277" w:author="Cheick Traoré" w:date="2026-01-08T10:26:00Z" w16du:dateUtc="2026-01-08T10:26:00Z">
        <w:r>
          <w:rPr>
            <w:rFonts w:ascii="Times New Roman" w:hAnsi="Times New Roman" w:cs="Times New Roman"/>
          </w:rPr>
          <w:t>feront l’</w:t>
        </w:r>
      </w:ins>
      <w:ins w:id="1278" w:author="Cheick Traoré" w:date="2026-01-08T10:22:00Z">
        <w:r w:rsidRPr="007A4601">
          <w:rPr>
            <w:rFonts w:ascii="Times New Roman" w:hAnsi="Times New Roman" w:cs="Times New Roman"/>
            <w:rPrChange w:id="1279" w:author="Cheick Traoré" w:date="2026-01-08T10:23:00Z" w16du:dateUtc="2026-01-08T10:23:00Z">
              <w:rPr>
                <w:rFonts w:ascii="Times New Roman" w:hAnsi="Times New Roman" w:cs="Times New Roman"/>
                <w:b/>
                <w:bCs/>
              </w:rPr>
            </w:rPrChange>
          </w:rPr>
          <w:t>ajout d’entités relatives aux facteurs et à leurs valeurs permettra d’introduire une dimension dynamique dans le modèle. Ces facteurs pourront être activés ou ajustés afin d’influencer directement les projections budgétaires, offrant ainsi la possibilité de simuler différents scénarios et d’améliorer la fiabilité des projections produites.</w:t>
        </w:r>
      </w:ins>
    </w:p>
    <w:p w14:paraId="572787AA" w14:textId="6604AE73" w:rsidR="007A4601" w:rsidRPr="007A4601" w:rsidRDefault="007A4601" w:rsidP="007A4601">
      <w:pPr>
        <w:tabs>
          <w:tab w:val="left" w:pos="3200"/>
        </w:tabs>
        <w:spacing w:line="480" w:lineRule="auto"/>
        <w:rPr>
          <w:ins w:id="1280" w:author="Cheick Traoré" w:date="2026-01-07T11:38:00Z" w16du:dateUtc="2026-01-07T11:38:00Z"/>
          <w:rFonts w:ascii="Times New Roman" w:hAnsi="Times New Roman" w:cs="Times New Roman"/>
        </w:rPr>
        <w:pPrChange w:id="1281" w:author="Cheick Traoré" w:date="2026-01-08T10:24:00Z" w16du:dateUtc="2026-01-08T10:24:00Z">
          <w:pPr>
            <w:tabs>
              <w:tab w:val="left" w:pos="3200"/>
            </w:tabs>
            <w:spacing w:line="480" w:lineRule="auto"/>
            <w:ind w:left="720" w:firstLine="0"/>
          </w:pPr>
        </w:pPrChange>
      </w:pPr>
      <w:ins w:id="1282" w:author="Cheick Traoré" w:date="2026-01-08T10:24:00Z" w16du:dateUtc="2026-01-08T10:24:00Z">
        <w:r w:rsidRPr="007A4601">
          <w:rPr>
            <w:rFonts w:ascii="Times New Roman" w:hAnsi="Times New Roman" w:cs="Times New Roman"/>
          </w:rPr>
          <w:t xml:space="preserve">L’optimisation du modèle vise, en premier lieu, à améliorer la </w:t>
        </w:r>
        <w:r w:rsidRPr="00D12FF1">
          <w:rPr>
            <w:rFonts w:ascii="Times New Roman" w:hAnsi="Times New Roman" w:cs="Times New Roman"/>
          </w:rPr>
          <w:t>cohérence globale et l’organisation des données</w:t>
        </w:r>
        <w:r w:rsidRPr="007A4601">
          <w:rPr>
            <w:rFonts w:ascii="Times New Roman" w:hAnsi="Times New Roman" w:cs="Times New Roman"/>
          </w:rPr>
          <w:t>, en réduisant les ambiguïtés et en assurant une meilleure structuration des informations relatives aux ressources budgétaires.</w:t>
        </w:r>
      </w:ins>
    </w:p>
    <w:p w14:paraId="780C340A" w14:textId="77777777" w:rsidR="00EC06C8" w:rsidRPr="007A4601" w:rsidRDefault="00EC06C8" w:rsidP="00EE63CB">
      <w:pPr>
        <w:tabs>
          <w:tab w:val="left" w:pos="3200"/>
        </w:tabs>
        <w:spacing w:line="480" w:lineRule="auto"/>
        <w:ind w:left="720" w:firstLine="0"/>
        <w:rPr>
          <w:ins w:id="1283" w:author="Cheick Traoré" w:date="2026-01-07T11:38:00Z" w16du:dateUtc="2026-01-07T11:38:00Z"/>
          <w:rFonts w:ascii="Times New Roman" w:hAnsi="Times New Roman" w:cs="Times New Roman"/>
        </w:rPr>
      </w:pPr>
    </w:p>
    <w:p w14:paraId="591177E5" w14:textId="77777777" w:rsidR="00EC06C8" w:rsidRDefault="00EC06C8" w:rsidP="00EE63CB">
      <w:pPr>
        <w:tabs>
          <w:tab w:val="left" w:pos="3200"/>
        </w:tabs>
        <w:spacing w:line="480" w:lineRule="auto"/>
        <w:ind w:left="720" w:firstLine="0"/>
        <w:rPr>
          <w:ins w:id="1284" w:author="Cheick Traoré" w:date="2026-01-07T11:38:00Z" w16du:dateUtc="2026-01-07T11:38:00Z"/>
          <w:rFonts w:ascii="Times New Roman" w:hAnsi="Times New Roman" w:cs="Times New Roman"/>
        </w:rPr>
      </w:pPr>
    </w:p>
    <w:p w14:paraId="44D22E76" w14:textId="77777777" w:rsidR="00EC06C8" w:rsidRDefault="00EC06C8" w:rsidP="00EE63CB">
      <w:pPr>
        <w:tabs>
          <w:tab w:val="left" w:pos="3200"/>
        </w:tabs>
        <w:spacing w:line="480" w:lineRule="auto"/>
        <w:ind w:left="720" w:firstLine="0"/>
        <w:rPr>
          <w:ins w:id="1285" w:author="Cheick Traoré" w:date="2026-01-07T11:38:00Z" w16du:dateUtc="2026-01-07T11:38:00Z"/>
          <w:rFonts w:ascii="Times New Roman" w:hAnsi="Times New Roman" w:cs="Times New Roman"/>
        </w:rPr>
      </w:pPr>
    </w:p>
    <w:p w14:paraId="0583D6D2" w14:textId="77777777" w:rsidR="00EC06C8" w:rsidRDefault="00EC06C8" w:rsidP="00EE63CB">
      <w:pPr>
        <w:tabs>
          <w:tab w:val="left" w:pos="3200"/>
        </w:tabs>
        <w:spacing w:line="480" w:lineRule="auto"/>
        <w:ind w:left="720" w:firstLine="0"/>
        <w:rPr>
          <w:ins w:id="1286" w:author="Cheick Traoré" w:date="2026-01-07T11:38:00Z" w16du:dateUtc="2026-01-07T11:38:00Z"/>
          <w:rFonts w:ascii="Times New Roman" w:hAnsi="Times New Roman" w:cs="Times New Roman"/>
        </w:rPr>
      </w:pPr>
    </w:p>
    <w:p w14:paraId="40527181" w14:textId="77777777" w:rsidR="00EC06C8" w:rsidRDefault="00EC06C8" w:rsidP="00EE63CB">
      <w:pPr>
        <w:tabs>
          <w:tab w:val="left" w:pos="3200"/>
        </w:tabs>
        <w:spacing w:line="480" w:lineRule="auto"/>
        <w:ind w:left="720" w:firstLine="0"/>
        <w:rPr>
          <w:ins w:id="1287" w:author="Cheick Traoré" w:date="2026-01-07T11:38:00Z" w16du:dateUtc="2026-01-07T11:38:00Z"/>
          <w:rFonts w:ascii="Times New Roman" w:hAnsi="Times New Roman" w:cs="Times New Roman"/>
        </w:rPr>
      </w:pPr>
    </w:p>
    <w:p w14:paraId="19DD5E24" w14:textId="77777777" w:rsidR="00EC06C8" w:rsidRDefault="00EC06C8" w:rsidP="00EE63CB">
      <w:pPr>
        <w:tabs>
          <w:tab w:val="left" w:pos="3200"/>
        </w:tabs>
        <w:spacing w:line="480" w:lineRule="auto"/>
        <w:ind w:left="720" w:firstLine="0"/>
        <w:rPr>
          <w:ins w:id="1288" w:author="Cheick Traoré" w:date="2026-01-07T11:38:00Z" w16du:dateUtc="2026-01-07T11:38:00Z"/>
          <w:rFonts w:ascii="Times New Roman" w:hAnsi="Times New Roman" w:cs="Times New Roman"/>
        </w:rPr>
      </w:pPr>
    </w:p>
    <w:p w14:paraId="3B5AD8C2" w14:textId="77777777" w:rsidR="00EC06C8" w:rsidRDefault="00EC06C8" w:rsidP="00EE63CB">
      <w:pPr>
        <w:tabs>
          <w:tab w:val="left" w:pos="3200"/>
        </w:tabs>
        <w:spacing w:line="480" w:lineRule="auto"/>
        <w:ind w:left="720" w:firstLine="0"/>
        <w:rPr>
          <w:ins w:id="1289" w:author="Cheick Traoré" w:date="2026-01-07T11:38:00Z" w16du:dateUtc="2026-01-07T11:38:00Z"/>
          <w:rFonts w:ascii="Times New Roman" w:hAnsi="Times New Roman" w:cs="Times New Roman"/>
        </w:rPr>
      </w:pPr>
    </w:p>
    <w:p w14:paraId="6AD7EE5A" w14:textId="77777777" w:rsidR="00EC06C8" w:rsidRDefault="00EC06C8" w:rsidP="00EE63CB">
      <w:pPr>
        <w:tabs>
          <w:tab w:val="left" w:pos="3200"/>
        </w:tabs>
        <w:spacing w:line="480" w:lineRule="auto"/>
        <w:ind w:left="720" w:firstLine="0"/>
        <w:rPr>
          <w:ins w:id="1290" w:author="Cheick Traoré" w:date="2026-01-07T11:38:00Z" w16du:dateUtc="2026-01-07T11:38:00Z"/>
          <w:rFonts w:ascii="Times New Roman" w:hAnsi="Times New Roman" w:cs="Times New Roman"/>
        </w:rPr>
      </w:pPr>
    </w:p>
    <w:p w14:paraId="2D57D639" w14:textId="77777777" w:rsidR="00EC06C8" w:rsidRDefault="00EC06C8" w:rsidP="00EE63CB">
      <w:pPr>
        <w:tabs>
          <w:tab w:val="left" w:pos="3200"/>
        </w:tabs>
        <w:spacing w:line="480" w:lineRule="auto"/>
        <w:ind w:left="720" w:firstLine="0"/>
        <w:rPr>
          <w:ins w:id="1291" w:author="Cheick Traoré" w:date="2026-01-07T11:38:00Z" w16du:dateUtc="2026-01-07T11:38:00Z"/>
          <w:rFonts w:ascii="Times New Roman" w:hAnsi="Times New Roman" w:cs="Times New Roman"/>
        </w:rPr>
      </w:pPr>
    </w:p>
    <w:p w14:paraId="5638F173" w14:textId="77777777" w:rsidR="00EC06C8" w:rsidRDefault="00EC06C8" w:rsidP="00EE63CB">
      <w:pPr>
        <w:tabs>
          <w:tab w:val="left" w:pos="3200"/>
        </w:tabs>
        <w:spacing w:line="480" w:lineRule="auto"/>
        <w:ind w:left="720" w:firstLine="0"/>
        <w:rPr>
          <w:ins w:id="1292" w:author="Cheick Traoré" w:date="2026-01-07T11:38:00Z" w16du:dateUtc="2026-01-07T11:38:00Z"/>
          <w:rFonts w:ascii="Times New Roman" w:hAnsi="Times New Roman" w:cs="Times New Roman"/>
        </w:rPr>
      </w:pPr>
    </w:p>
    <w:p w14:paraId="3534EC03" w14:textId="77777777" w:rsidR="00EC06C8" w:rsidRDefault="00EC06C8" w:rsidP="00EE63CB">
      <w:pPr>
        <w:tabs>
          <w:tab w:val="left" w:pos="3200"/>
        </w:tabs>
        <w:spacing w:line="480" w:lineRule="auto"/>
        <w:ind w:left="720" w:firstLine="0"/>
        <w:rPr>
          <w:ins w:id="1293" w:author="Cheick Traoré" w:date="2026-01-07T11:38:00Z" w16du:dateUtc="2026-01-07T11:38:00Z"/>
          <w:rFonts w:ascii="Times New Roman" w:hAnsi="Times New Roman" w:cs="Times New Roman"/>
        </w:rPr>
      </w:pPr>
    </w:p>
    <w:p w14:paraId="2F0AB599" w14:textId="77777777" w:rsidR="00EC06C8" w:rsidRDefault="00EC06C8" w:rsidP="00EE63CB">
      <w:pPr>
        <w:tabs>
          <w:tab w:val="left" w:pos="3200"/>
        </w:tabs>
        <w:spacing w:line="480" w:lineRule="auto"/>
        <w:ind w:left="720" w:firstLine="0"/>
        <w:rPr>
          <w:ins w:id="1294" w:author="Cheick Traoré" w:date="2026-01-07T11:38:00Z" w16du:dateUtc="2026-01-07T11:38:00Z"/>
          <w:rFonts w:ascii="Times New Roman" w:hAnsi="Times New Roman" w:cs="Times New Roman"/>
        </w:rPr>
      </w:pPr>
    </w:p>
    <w:p w14:paraId="38B73ACE" w14:textId="77777777" w:rsidR="00EC06C8" w:rsidRDefault="00EC06C8" w:rsidP="00EE63CB">
      <w:pPr>
        <w:tabs>
          <w:tab w:val="left" w:pos="3200"/>
        </w:tabs>
        <w:spacing w:line="480" w:lineRule="auto"/>
        <w:ind w:left="720" w:firstLine="0"/>
        <w:rPr>
          <w:ins w:id="1295" w:author="Cheick Traoré" w:date="2026-01-07T11:38:00Z" w16du:dateUtc="2026-01-07T11:38:00Z"/>
          <w:rFonts w:ascii="Times New Roman" w:hAnsi="Times New Roman" w:cs="Times New Roman"/>
        </w:rPr>
      </w:pPr>
    </w:p>
    <w:p w14:paraId="03DE0CA6" w14:textId="77777777" w:rsidR="00EC06C8" w:rsidRDefault="00EC06C8" w:rsidP="00EE63CB">
      <w:pPr>
        <w:tabs>
          <w:tab w:val="left" w:pos="3200"/>
        </w:tabs>
        <w:spacing w:line="480" w:lineRule="auto"/>
        <w:ind w:left="720" w:firstLine="0"/>
        <w:rPr>
          <w:ins w:id="1296" w:author="Cheick Traoré" w:date="2026-01-07T11:38:00Z" w16du:dateUtc="2026-01-07T11:38:00Z"/>
          <w:rFonts w:ascii="Times New Roman" w:hAnsi="Times New Roman" w:cs="Times New Roman"/>
        </w:rPr>
      </w:pPr>
    </w:p>
    <w:p w14:paraId="36B6C577" w14:textId="77777777" w:rsidR="00EC06C8" w:rsidRDefault="00EC06C8" w:rsidP="00EE63CB">
      <w:pPr>
        <w:tabs>
          <w:tab w:val="left" w:pos="3200"/>
        </w:tabs>
        <w:spacing w:line="480" w:lineRule="auto"/>
        <w:ind w:left="720" w:firstLine="0"/>
        <w:rPr>
          <w:ins w:id="1297" w:author="Cheick Traoré" w:date="2026-01-07T11:38:00Z" w16du:dateUtc="2026-01-07T11:38:00Z"/>
          <w:rFonts w:ascii="Times New Roman" w:hAnsi="Times New Roman" w:cs="Times New Roman"/>
        </w:rPr>
      </w:pPr>
    </w:p>
    <w:p w14:paraId="76DF5326" w14:textId="7C7E0F71" w:rsidR="00A0357D" w:rsidRPr="00A0357D" w:rsidDel="00974EF5" w:rsidRDefault="00A0357D" w:rsidP="00974EF5">
      <w:pPr>
        <w:tabs>
          <w:tab w:val="left" w:pos="3200"/>
        </w:tabs>
        <w:spacing w:line="480" w:lineRule="auto"/>
        <w:ind w:left="720" w:firstLine="0"/>
        <w:rPr>
          <w:del w:id="1298" w:author="Cheick Traoré" w:date="2026-01-07T16:26:00Z" w16du:dateUtc="2026-01-07T16:26:00Z"/>
          <w:rFonts w:ascii="Times New Roman" w:hAnsi="Times New Roman" w:cs="Times New Roman"/>
        </w:rPr>
        <w:pPrChange w:id="1299" w:author="Cheick Traoré" w:date="2026-01-07T16:26:00Z" w16du:dateUtc="2026-01-07T16:26:00Z">
          <w:pPr>
            <w:numPr>
              <w:numId w:val="17"/>
            </w:numPr>
            <w:tabs>
              <w:tab w:val="num" w:pos="720"/>
              <w:tab w:val="left" w:pos="3200"/>
            </w:tabs>
            <w:spacing w:line="480" w:lineRule="auto"/>
            <w:ind w:left="720" w:hanging="360"/>
          </w:pPr>
        </w:pPrChange>
      </w:pPr>
    </w:p>
    <w:p w14:paraId="1A82FB5B" w14:textId="37B860B4" w:rsidR="00366270" w:rsidRPr="00857900" w:rsidDel="00974EF5" w:rsidRDefault="009600FD" w:rsidP="00974EF5">
      <w:pPr>
        <w:tabs>
          <w:tab w:val="left" w:pos="3200"/>
        </w:tabs>
        <w:spacing w:line="480" w:lineRule="auto"/>
        <w:ind w:left="720" w:firstLine="0"/>
        <w:rPr>
          <w:del w:id="1300" w:author="Cheick Traoré" w:date="2026-01-07T16:26:00Z" w16du:dateUtc="2026-01-07T16:26:00Z"/>
          <w:rFonts w:ascii="Times New Roman" w:hAnsi="Times New Roman" w:cs="Times New Roman"/>
          <w:b/>
          <w:bCs/>
          <w:sz w:val="28"/>
          <w:szCs w:val="28"/>
        </w:rPr>
        <w:pPrChange w:id="1301" w:author="Cheick Traoré" w:date="2026-01-07T16:26:00Z" w16du:dateUtc="2026-01-07T16:26:00Z">
          <w:pPr>
            <w:tabs>
              <w:tab w:val="left" w:pos="3200"/>
            </w:tabs>
            <w:spacing w:line="480" w:lineRule="auto"/>
            <w:ind w:left="11" w:hanging="11"/>
            <w:outlineLvl w:val="0"/>
          </w:pPr>
        </w:pPrChange>
      </w:pPr>
      <w:bookmarkStart w:id="1302" w:name="_Toc217034635"/>
      <w:del w:id="1303" w:author="Cheick Traoré" w:date="2026-01-07T16:26:00Z" w16du:dateUtc="2026-01-07T16:26:00Z">
        <w:r w:rsidRPr="00857900" w:rsidDel="00974EF5">
          <w:rPr>
            <w:rFonts w:ascii="Times New Roman" w:hAnsi="Times New Roman" w:cs="Times New Roman"/>
            <w:b/>
            <w:bCs/>
            <w:sz w:val="28"/>
            <w:szCs w:val="28"/>
          </w:rPr>
          <w:delText>4. ANALYSE DES BESOINS POUR LA CREATION D'UN NOUVEAU LOGICIEL</w:delText>
        </w:r>
        <w:bookmarkEnd w:id="1302"/>
      </w:del>
    </w:p>
    <w:p w14:paraId="420164FE" w14:textId="3762B81A" w:rsidR="00CC2107" w:rsidDel="00974EF5" w:rsidRDefault="00CC2107" w:rsidP="00974EF5">
      <w:pPr>
        <w:tabs>
          <w:tab w:val="left" w:pos="3200"/>
        </w:tabs>
        <w:spacing w:line="480" w:lineRule="auto"/>
        <w:ind w:left="720" w:firstLine="0"/>
        <w:rPr>
          <w:del w:id="1304" w:author="Cheick Traoré" w:date="2026-01-07T16:26:00Z" w16du:dateUtc="2026-01-07T16:26:00Z"/>
          <w:rFonts w:ascii="Times New Roman" w:hAnsi="Times New Roman" w:cs="Times New Roman"/>
        </w:rPr>
        <w:pPrChange w:id="1305" w:author="Cheick Traoré" w:date="2026-01-07T16:26:00Z" w16du:dateUtc="2026-01-07T16:26:00Z">
          <w:pPr>
            <w:spacing w:line="480" w:lineRule="auto"/>
            <w:ind w:left="0" w:firstLine="0"/>
          </w:pPr>
        </w:pPrChange>
      </w:pPr>
    </w:p>
    <w:p w14:paraId="081C6100" w14:textId="613D87B3" w:rsidR="00342C38" w:rsidDel="00974EF5" w:rsidRDefault="00342C38" w:rsidP="00974EF5">
      <w:pPr>
        <w:tabs>
          <w:tab w:val="left" w:pos="3200"/>
        </w:tabs>
        <w:spacing w:line="480" w:lineRule="auto"/>
        <w:ind w:left="720" w:firstLine="0"/>
        <w:rPr>
          <w:del w:id="1306" w:author="Cheick Traoré" w:date="2026-01-07T16:26:00Z" w16du:dateUtc="2026-01-07T16:26:00Z"/>
          <w:rFonts w:ascii="Times New Roman" w:hAnsi="Times New Roman" w:cs="Times New Roman"/>
        </w:rPr>
        <w:pPrChange w:id="1307" w:author="Cheick Traoré" w:date="2026-01-07T16:26:00Z" w16du:dateUtc="2026-01-07T16:26:00Z">
          <w:pPr>
            <w:spacing w:line="480" w:lineRule="auto"/>
            <w:ind w:left="0" w:firstLine="0"/>
          </w:pPr>
        </w:pPrChange>
      </w:pPr>
    </w:p>
    <w:p w14:paraId="002DE146" w14:textId="108BB818" w:rsidR="00342C38" w:rsidDel="00974EF5" w:rsidRDefault="00342C38" w:rsidP="00974EF5">
      <w:pPr>
        <w:tabs>
          <w:tab w:val="left" w:pos="3200"/>
        </w:tabs>
        <w:spacing w:line="480" w:lineRule="auto"/>
        <w:ind w:left="720" w:firstLine="0"/>
        <w:rPr>
          <w:del w:id="1308" w:author="Cheick Traoré" w:date="2026-01-07T16:26:00Z" w16du:dateUtc="2026-01-07T16:26:00Z"/>
          <w:rFonts w:ascii="Times New Roman" w:hAnsi="Times New Roman" w:cs="Times New Roman"/>
        </w:rPr>
        <w:pPrChange w:id="1309" w:author="Cheick Traoré" w:date="2026-01-07T16:26:00Z" w16du:dateUtc="2026-01-07T16:26:00Z">
          <w:pPr>
            <w:spacing w:line="480" w:lineRule="auto"/>
            <w:ind w:left="0" w:firstLine="0"/>
          </w:pPr>
        </w:pPrChange>
      </w:pPr>
    </w:p>
    <w:p w14:paraId="47BBD97C" w14:textId="5B2230EE" w:rsidR="00342C38" w:rsidDel="00974EF5" w:rsidRDefault="00342C38" w:rsidP="00974EF5">
      <w:pPr>
        <w:tabs>
          <w:tab w:val="left" w:pos="3200"/>
        </w:tabs>
        <w:spacing w:line="480" w:lineRule="auto"/>
        <w:ind w:left="720" w:firstLine="0"/>
        <w:rPr>
          <w:del w:id="1310" w:author="Cheick Traoré" w:date="2026-01-07T16:26:00Z" w16du:dateUtc="2026-01-07T16:26:00Z"/>
          <w:rFonts w:ascii="Times New Roman" w:hAnsi="Times New Roman" w:cs="Times New Roman"/>
        </w:rPr>
        <w:pPrChange w:id="1311" w:author="Cheick Traoré" w:date="2026-01-07T16:26:00Z" w16du:dateUtc="2026-01-07T16:26:00Z">
          <w:pPr>
            <w:spacing w:line="480" w:lineRule="auto"/>
            <w:ind w:left="0" w:firstLine="0"/>
          </w:pPr>
        </w:pPrChange>
      </w:pPr>
    </w:p>
    <w:p w14:paraId="0BAE09F7" w14:textId="49BC0DDA" w:rsidR="00342C38" w:rsidRPr="00AB1D00" w:rsidDel="00974EF5" w:rsidRDefault="00342C38" w:rsidP="00974EF5">
      <w:pPr>
        <w:tabs>
          <w:tab w:val="left" w:pos="3200"/>
        </w:tabs>
        <w:spacing w:line="480" w:lineRule="auto"/>
        <w:ind w:left="720" w:firstLine="0"/>
        <w:rPr>
          <w:del w:id="1312" w:author="Cheick Traoré" w:date="2026-01-07T16:26:00Z" w16du:dateUtc="2026-01-07T16:26:00Z"/>
          <w:rFonts w:ascii="Times New Roman" w:hAnsi="Times New Roman" w:cs="Times New Roman"/>
        </w:rPr>
        <w:pPrChange w:id="1313" w:author="Cheick Traoré" w:date="2026-01-07T16:26:00Z" w16du:dateUtc="2026-01-07T16:26:00Z">
          <w:pPr>
            <w:spacing w:line="480" w:lineRule="auto"/>
            <w:ind w:left="0" w:firstLine="0"/>
          </w:pPr>
        </w:pPrChange>
      </w:pPr>
    </w:p>
    <w:p w14:paraId="64801DBF" w14:textId="4E6C338B" w:rsidR="00366270" w:rsidRPr="00AB1D00" w:rsidDel="00974EF5" w:rsidRDefault="00366270" w:rsidP="00974EF5">
      <w:pPr>
        <w:tabs>
          <w:tab w:val="left" w:pos="3200"/>
        </w:tabs>
        <w:spacing w:line="480" w:lineRule="auto"/>
        <w:ind w:left="720" w:firstLine="0"/>
        <w:rPr>
          <w:del w:id="1314" w:author="Cheick Traoré" w:date="2026-01-07T16:26:00Z" w16du:dateUtc="2026-01-07T16:26:00Z"/>
          <w:rFonts w:ascii="Times New Roman" w:hAnsi="Times New Roman" w:cs="Times New Roman"/>
          <w:color w:val="000000" w:themeColor="text1"/>
        </w:rPr>
        <w:pPrChange w:id="1315" w:author="Cheick Traoré" w:date="2026-01-07T16:26:00Z" w16du:dateUtc="2026-01-07T16:26:00Z">
          <w:pPr>
            <w:spacing w:after="376" w:line="480" w:lineRule="auto"/>
            <w:ind w:left="-5"/>
          </w:pPr>
        </w:pPrChange>
      </w:pPr>
      <w:del w:id="1316" w:author="Cheick Traoré" w:date="2026-01-07T16:26:00Z" w16du:dateUtc="2026-01-07T16:26:00Z">
        <w:r w:rsidRPr="00AB1D00" w:rsidDel="00974EF5">
          <w:rPr>
            <w:rFonts w:ascii="Times New Roman" w:hAnsi="Times New Roman" w:cs="Times New Roman"/>
            <w:color w:val="000000" w:themeColor="text1"/>
          </w:rPr>
          <w:delText xml:space="preserve">Pour la conception d’un SI, il est nécessaire de considérer quatre niveaux d’étude: </w:delText>
        </w:r>
      </w:del>
    </w:p>
    <w:p w14:paraId="22020659" w14:textId="18E379EA" w:rsidR="00366270" w:rsidRPr="008C51EE" w:rsidDel="00974EF5" w:rsidRDefault="00366270" w:rsidP="00974EF5">
      <w:pPr>
        <w:tabs>
          <w:tab w:val="left" w:pos="3200"/>
        </w:tabs>
        <w:spacing w:line="480" w:lineRule="auto"/>
        <w:ind w:left="720" w:firstLine="0"/>
        <w:rPr>
          <w:del w:id="1317" w:author="Cheick Traoré" w:date="2026-01-07T16:26:00Z" w16du:dateUtc="2026-01-07T16:26:00Z"/>
          <w:rFonts w:cs="Times New Roman"/>
          <w:b/>
          <w:bCs/>
        </w:rPr>
        <w:pPrChange w:id="1318" w:author="Cheick Traoré" w:date="2026-01-07T16:26:00Z" w16du:dateUtc="2026-01-07T16:26:00Z">
          <w:pPr>
            <w:pStyle w:val="Corpsdetext"/>
            <w:spacing w:line="480" w:lineRule="auto"/>
            <w:jc w:val="both"/>
          </w:pPr>
        </w:pPrChange>
      </w:pPr>
      <w:bookmarkStart w:id="1319" w:name="_Toc216966542"/>
      <w:bookmarkStart w:id="1320" w:name="_Toc216972053"/>
      <w:bookmarkStart w:id="1321" w:name="_Toc217034637"/>
      <w:del w:id="1322" w:author="Cheick Traoré" w:date="2026-01-07T16:26:00Z" w16du:dateUtc="2026-01-07T16:26:00Z">
        <w:r w:rsidRPr="008C51EE" w:rsidDel="00974EF5">
          <w:rPr>
            <w:rFonts w:cs="Times New Roman"/>
            <w:b/>
            <w:bCs/>
          </w:rPr>
          <w:delText>Niveau conceptuel</w:delText>
        </w:r>
        <w:bookmarkEnd w:id="1319"/>
        <w:bookmarkEnd w:id="1320"/>
        <w:bookmarkEnd w:id="1321"/>
        <w:r w:rsidRPr="008C51EE" w:rsidDel="00974EF5">
          <w:rPr>
            <w:rFonts w:cs="Times New Roman"/>
            <w:b/>
            <w:bCs/>
          </w:rPr>
          <w:delText xml:space="preserve"> </w:delText>
        </w:r>
      </w:del>
    </w:p>
    <w:p w14:paraId="42BA55A1" w14:textId="69C8B463" w:rsidR="00366270" w:rsidRPr="00AB1D00" w:rsidDel="00974EF5" w:rsidRDefault="00366270" w:rsidP="00974EF5">
      <w:pPr>
        <w:tabs>
          <w:tab w:val="left" w:pos="3200"/>
        </w:tabs>
        <w:spacing w:line="480" w:lineRule="auto"/>
        <w:ind w:left="720" w:firstLine="0"/>
        <w:rPr>
          <w:del w:id="1323" w:author="Cheick Traoré" w:date="2026-01-07T16:26:00Z" w16du:dateUtc="2026-01-07T16:26:00Z"/>
          <w:rFonts w:ascii="Times New Roman" w:hAnsi="Times New Roman" w:cs="Times New Roman"/>
          <w:color w:val="000000" w:themeColor="text1"/>
        </w:rPr>
        <w:pPrChange w:id="1324" w:author="Cheick Traoré" w:date="2026-01-07T16:26:00Z" w16du:dateUtc="2026-01-07T16:26:00Z">
          <w:pPr>
            <w:spacing w:line="480" w:lineRule="auto"/>
            <w:ind w:left="-5"/>
          </w:pPr>
        </w:pPrChange>
      </w:pPr>
      <w:del w:id="1325" w:author="Cheick Traoré" w:date="2026-01-07T16:26:00Z" w16du:dateUtc="2026-01-07T16:26:00Z">
        <w:r w:rsidRPr="00AB1D00" w:rsidDel="00974EF5">
          <w:rPr>
            <w:rFonts w:ascii="Times New Roman" w:hAnsi="Times New Roman" w:cs="Times New Roman"/>
            <w:color w:val="000000" w:themeColor="text1"/>
          </w:rPr>
          <w:delText xml:space="preserve">Le niveau conceptuel consiste à concevoir le SI en faisant abstraction de toutes les contraintes techniques ou organisationnelles et cela tant au niveau des données que des traitements. Il répond à la question « quoi » (le quoi faire, avec quelles données). </w:delText>
        </w:r>
      </w:del>
    </w:p>
    <w:p w14:paraId="0173DE67" w14:textId="53BD2483" w:rsidR="00366270" w:rsidRPr="00AB1D00" w:rsidDel="00974EF5" w:rsidRDefault="00366270" w:rsidP="00974EF5">
      <w:pPr>
        <w:tabs>
          <w:tab w:val="left" w:pos="3200"/>
        </w:tabs>
        <w:spacing w:line="480" w:lineRule="auto"/>
        <w:ind w:left="720" w:firstLine="0"/>
        <w:rPr>
          <w:del w:id="1326" w:author="Cheick Traoré" w:date="2026-01-07T16:26:00Z" w16du:dateUtc="2026-01-07T16:26:00Z"/>
          <w:rFonts w:ascii="Times New Roman" w:hAnsi="Times New Roman" w:cs="Times New Roman"/>
          <w:color w:val="000000" w:themeColor="text1"/>
        </w:rPr>
        <w:pPrChange w:id="1327" w:author="Cheick Traoré" w:date="2026-01-07T16:26:00Z" w16du:dateUtc="2026-01-07T16:26:00Z">
          <w:pPr>
            <w:spacing w:after="117" w:line="480" w:lineRule="auto"/>
            <w:ind w:left="0" w:firstLine="0"/>
          </w:pPr>
        </w:pPrChange>
      </w:pPr>
      <w:del w:id="1328" w:author="Cheick Traoré" w:date="2026-01-07T16:26:00Z" w16du:dateUtc="2026-01-07T16:26:00Z">
        <w:r w:rsidRPr="00AB1D00" w:rsidDel="00974EF5">
          <w:rPr>
            <w:rFonts w:ascii="Times New Roman" w:hAnsi="Times New Roman" w:cs="Times New Roman"/>
            <w:color w:val="000000" w:themeColor="text1"/>
          </w:rPr>
          <w:delText xml:space="preserve"> </w:delText>
        </w:r>
      </w:del>
    </w:p>
    <w:p w14:paraId="5527D1E2" w14:textId="1A2E9AAC" w:rsidR="00366270" w:rsidRPr="00AB1D00" w:rsidDel="00974EF5" w:rsidRDefault="00366270" w:rsidP="00974EF5">
      <w:pPr>
        <w:tabs>
          <w:tab w:val="left" w:pos="3200"/>
        </w:tabs>
        <w:spacing w:line="480" w:lineRule="auto"/>
        <w:ind w:left="720" w:firstLine="0"/>
        <w:rPr>
          <w:del w:id="1329" w:author="Cheick Traoré" w:date="2026-01-07T16:26:00Z" w16du:dateUtc="2026-01-07T16:26:00Z"/>
          <w:rFonts w:ascii="Times New Roman" w:hAnsi="Times New Roman" w:cs="Times New Roman"/>
          <w:color w:val="000000" w:themeColor="text1"/>
        </w:rPr>
        <w:pPrChange w:id="1330" w:author="Cheick Traoré" w:date="2026-01-07T16:26:00Z" w16du:dateUtc="2026-01-07T16:26:00Z">
          <w:pPr>
            <w:spacing w:after="276" w:line="480" w:lineRule="auto"/>
            <w:ind w:left="-5"/>
          </w:pPr>
        </w:pPrChange>
      </w:pPr>
      <w:del w:id="1331" w:author="Cheick Traoré" w:date="2026-01-07T16:26:00Z" w16du:dateUtc="2026-01-07T16:26:00Z">
        <w:r w:rsidRPr="00AB1D00" w:rsidDel="00974EF5">
          <w:rPr>
            <w:rFonts w:ascii="Times New Roman" w:hAnsi="Times New Roman" w:cs="Times New Roman"/>
            <w:color w:val="000000" w:themeColor="text1"/>
          </w:rPr>
          <w:delText xml:space="preserve">Le formalisme Merise employé sera : </w:delText>
        </w:r>
      </w:del>
    </w:p>
    <w:p w14:paraId="73ABBB58" w14:textId="08F06D3D" w:rsidR="00366270" w:rsidRPr="00AB1D00" w:rsidDel="00974EF5" w:rsidRDefault="00366270" w:rsidP="00974EF5">
      <w:pPr>
        <w:tabs>
          <w:tab w:val="left" w:pos="3200"/>
        </w:tabs>
        <w:spacing w:line="480" w:lineRule="auto"/>
        <w:ind w:left="720" w:firstLine="0"/>
        <w:rPr>
          <w:del w:id="1332" w:author="Cheick Traoré" w:date="2026-01-07T16:26:00Z" w16du:dateUtc="2026-01-07T16:26:00Z"/>
          <w:rFonts w:ascii="Times New Roman" w:hAnsi="Times New Roman" w:cs="Times New Roman"/>
          <w:color w:val="000000" w:themeColor="text1"/>
        </w:rPr>
        <w:pPrChange w:id="1333" w:author="Cheick Traoré" w:date="2026-01-07T16:26:00Z" w16du:dateUtc="2026-01-07T16:26:00Z">
          <w:pPr>
            <w:numPr>
              <w:numId w:val="83"/>
            </w:numPr>
            <w:spacing w:after="125" w:line="480" w:lineRule="auto"/>
            <w:ind w:left="720" w:hanging="360"/>
          </w:pPr>
        </w:pPrChange>
      </w:pPr>
      <w:del w:id="1334" w:author="Cheick Traoré" w:date="2026-01-07T16:26:00Z" w16du:dateUtc="2026-01-07T16:26:00Z">
        <w:r w:rsidRPr="00AB1D00" w:rsidDel="00974EF5">
          <w:rPr>
            <w:rFonts w:ascii="Times New Roman" w:hAnsi="Times New Roman" w:cs="Times New Roman"/>
            <w:color w:val="000000" w:themeColor="text1"/>
          </w:rPr>
          <w:delText xml:space="preserve">Modèle Conceptuel des Données (MCD)  </w:delText>
        </w:r>
      </w:del>
    </w:p>
    <w:p w14:paraId="1E3F0805" w14:textId="0A9B6BD8" w:rsidR="00366270" w:rsidRPr="00AB1D00" w:rsidDel="00974EF5" w:rsidRDefault="00366270" w:rsidP="00974EF5">
      <w:pPr>
        <w:tabs>
          <w:tab w:val="left" w:pos="3200"/>
        </w:tabs>
        <w:spacing w:line="480" w:lineRule="auto"/>
        <w:ind w:left="720" w:firstLine="0"/>
        <w:rPr>
          <w:del w:id="1335" w:author="Cheick Traoré" w:date="2026-01-07T16:26:00Z" w16du:dateUtc="2026-01-07T16:26:00Z"/>
          <w:rFonts w:ascii="Times New Roman" w:hAnsi="Times New Roman" w:cs="Times New Roman"/>
          <w:color w:val="000000" w:themeColor="text1"/>
        </w:rPr>
        <w:pPrChange w:id="1336" w:author="Cheick Traoré" w:date="2026-01-07T16:26:00Z" w16du:dateUtc="2026-01-07T16:26:00Z">
          <w:pPr>
            <w:numPr>
              <w:numId w:val="83"/>
            </w:numPr>
            <w:spacing w:after="123" w:line="480" w:lineRule="auto"/>
            <w:ind w:left="720" w:hanging="360"/>
          </w:pPr>
        </w:pPrChange>
      </w:pPr>
      <w:del w:id="1337" w:author="Cheick Traoré" w:date="2026-01-07T16:26:00Z" w16du:dateUtc="2026-01-07T16:26:00Z">
        <w:r w:rsidRPr="00AB1D00" w:rsidDel="00974EF5">
          <w:rPr>
            <w:rFonts w:ascii="Times New Roman" w:hAnsi="Times New Roman" w:cs="Times New Roman"/>
            <w:color w:val="000000" w:themeColor="text1"/>
          </w:rPr>
          <w:delText xml:space="preserve">Modèle Conceptuel des Traitements (MCT)  </w:delText>
        </w:r>
      </w:del>
    </w:p>
    <w:p w14:paraId="732374C4" w14:textId="0784F72B" w:rsidR="00366270" w:rsidRPr="00AB1D00" w:rsidDel="00974EF5" w:rsidRDefault="00366270" w:rsidP="00974EF5">
      <w:pPr>
        <w:tabs>
          <w:tab w:val="left" w:pos="3200"/>
        </w:tabs>
        <w:spacing w:line="480" w:lineRule="auto"/>
        <w:ind w:left="720" w:firstLine="0"/>
        <w:rPr>
          <w:del w:id="1338" w:author="Cheick Traoré" w:date="2026-01-07T16:26:00Z" w16du:dateUtc="2026-01-07T16:26:00Z"/>
          <w:rFonts w:ascii="Times New Roman" w:hAnsi="Times New Roman" w:cs="Times New Roman"/>
          <w:color w:val="000000" w:themeColor="text1"/>
        </w:rPr>
        <w:pPrChange w:id="1339" w:author="Cheick Traoré" w:date="2026-01-07T16:26:00Z" w16du:dateUtc="2026-01-07T16:26:00Z">
          <w:pPr>
            <w:spacing w:after="215" w:line="480" w:lineRule="auto"/>
            <w:ind w:left="720" w:firstLine="0"/>
          </w:pPr>
        </w:pPrChange>
      </w:pPr>
      <w:del w:id="1340" w:author="Cheick Traoré" w:date="2026-01-07T16:26:00Z" w16du:dateUtc="2026-01-07T16:26:00Z">
        <w:r w:rsidRPr="00AB1D00" w:rsidDel="00974EF5">
          <w:rPr>
            <w:rFonts w:ascii="Times New Roman" w:hAnsi="Times New Roman" w:cs="Times New Roman"/>
            <w:color w:val="000000" w:themeColor="text1"/>
          </w:rPr>
          <w:delText xml:space="preserve"> </w:delText>
        </w:r>
      </w:del>
    </w:p>
    <w:p w14:paraId="60773CBC" w14:textId="0F47AFE1" w:rsidR="00366270" w:rsidRPr="008C51EE" w:rsidDel="00974EF5" w:rsidRDefault="00366270" w:rsidP="00974EF5">
      <w:pPr>
        <w:tabs>
          <w:tab w:val="left" w:pos="3200"/>
        </w:tabs>
        <w:spacing w:line="480" w:lineRule="auto"/>
        <w:ind w:left="720" w:firstLine="0"/>
        <w:rPr>
          <w:del w:id="1341" w:author="Cheick Traoré" w:date="2026-01-07T16:26:00Z" w16du:dateUtc="2026-01-07T16:26:00Z"/>
          <w:rFonts w:cs="Times New Roman"/>
          <w:b/>
          <w:bCs/>
        </w:rPr>
        <w:pPrChange w:id="1342" w:author="Cheick Traoré" w:date="2026-01-07T16:26:00Z" w16du:dateUtc="2026-01-07T16:26:00Z">
          <w:pPr>
            <w:pStyle w:val="Corpsdetext"/>
            <w:spacing w:line="480" w:lineRule="auto"/>
            <w:jc w:val="both"/>
          </w:pPr>
        </w:pPrChange>
      </w:pPr>
      <w:bookmarkStart w:id="1343" w:name="_Toc216966543"/>
      <w:bookmarkStart w:id="1344" w:name="_Toc216972054"/>
      <w:bookmarkStart w:id="1345" w:name="_Toc217034638"/>
      <w:del w:id="1346" w:author="Cheick Traoré" w:date="2026-01-07T16:26:00Z" w16du:dateUtc="2026-01-07T16:26:00Z">
        <w:r w:rsidRPr="008C51EE" w:rsidDel="00974EF5">
          <w:rPr>
            <w:rFonts w:cs="Times New Roman"/>
            <w:b/>
            <w:bCs/>
          </w:rPr>
          <w:delText>Niveau organisationnel</w:delText>
        </w:r>
        <w:bookmarkEnd w:id="1343"/>
        <w:bookmarkEnd w:id="1344"/>
        <w:bookmarkEnd w:id="1345"/>
        <w:r w:rsidRPr="008C51EE" w:rsidDel="00974EF5">
          <w:rPr>
            <w:rFonts w:cs="Times New Roman"/>
            <w:b/>
            <w:bCs/>
          </w:rPr>
          <w:delText xml:space="preserve"> </w:delText>
        </w:r>
      </w:del>
    </w:p>
    <w:p w14:paraId="5961E0BF" w14:textId="4C32FDD7" w:rsidR="00366270" w:rsidRPr="00AB1D00" w:rsidDel="00974EF5" w:rsidRDefault="00366270" w:rsidP="00974EF5">
      <w:pPr>
        <w:tabs>
          <w:tab w:val="left" w:pos="3200"/>
        </w:tabs>
        <w:spacing w:line="480" w:lineRule="auto"/>
        <w:ind w:left="720" w:firstLine="0"/>
        <w:rPr>
          <w:del w:id="1347" w:author="Cheick Traoré" w:date="2026-01-07T16:26:00Z" w16du:dateUtc="2026-01-07T16:26:00Z"/>
          <w:rFonts w:ascii="Times New Roman" w:hAnsi="Times New Roman" w:cs="Times New Roman"/>
          <w:color w:val="000000" w:themeColor="text1"/>
        </w:rPr>
        <w:pPrChange w:id="1348" w:author="Cheick Traoré" w:date="2026-01-07T16:26:00Z" w16du:dateUtc="2026-01-07T16:26:00Z">
          <w:pPr>
            <w:spacing w:line="480" w:lineRule="auto"/>
            <w:ind w:left="-5"/>
          </w:pPr>
        </w:pPrChange>
      </w:pPr>
      <w:del w:id="1349" w:author="Cheick Traoré" w:date="2026-01-07T16:26:00Z" w16du:dateUtc="2026-01-07T16:26:00Z">
        <w:r w:rsidRPr="00AB1D00" w:rsidDel="00974EF5">
          <w:rPr>
            <w:rFonts w:ascii="Times New Roman" w:hAnsi="Times New Roman" w:cs="Times New Roman"/>
            <w:color w:val="000000" w:themeColor="text1"/>
          </w:rPr>
          <w:delText xml:space="preserve">Ce niveau a comme mission d’intégrer dans l’analyse les critères liés à l’organisation étudiée. Le niveau organisationnel devra préciser les notions de temporalité, de : chronologie des opérations, d’unité de lieu, définira les postes de travail, l’accès aux bases de données. Les questions posées au niveau des traitements, sont « qui », « où », « quand ». </w:delText>
        </w:r>
      </w:del>
    </w:p>
    <w:p w14:paraId="1AF7E12C" w14:textId="5B40F64C" w:rsidR="00366270" w:rsidRPr="00AB1D00" w:rsidDel="00974EF5" w:rsidRDefault="00366270" w:rsidP="00974EF5">
      <w:pPr>
        <w:tabs>
          <w:tab w:val="left" w:pos="3200"/>
        </w:tabs>
        <w:spacing w:line="480" w:lineRule="auto"/>
        <w:ind w:left="720" w:firstLine="0"/>
        <w:rPr>
          <w:del w:id="1350" w:author="Cheick Traoré" w:date="2026-01-07T16:26:00Z" w16du:dateUtc="2026-01-07T16:26:00Z"/>
          <w:rFonts w:ascii="Times New Roman" w:hAnsi="Times New Roman" w:cs="Times New Roman"/>
          <w:color w:val="000000" w:themeColor="text1"/>
        </w:rPr>
        <w:pPrChange w:id="1351" w:author="Cheick Traoré" w:date="2026-01-07T16:26:00Z" w16du:dateUtc="2026-01-07T16:26:00Z">
          <w:pPr>
            <w:spacing w:after="117" w:line="480" w:lineRule="auto"/>
            <w:ind w:left="0" w:firstLine="0"/>
          </w:pPr>
        </w:pPrChange>
      </w:pPr>
      <w:del w:id="1352" w:author="Cheick Traoré" w:date="2026-01-07T16:26:00Z" w16du:dateUtc="2026-01-07T16:26:00Z">
        <w:r w:rsidRPr="00AB1D00" w:rsidDel="00974EF5">
          <w:rPr>
            <w:rFonts w:ascii="Times New Roman" w:hAnsi="Times New Roman" w:cs="Times New Roman"/>
            <w:color w:val="000000" w:themeColor="text1"/>
          </w:rPr>
          <w:delText xml:space="preserve"> </w:delText>
        </w:r>
      </w:del>
    </w:p>
    <w:p w14:paraId="32860A09" w14:textId="6635AF9A" w:rsidR="00366270" w:rsidRPr="00AB1D00" w:rsidDel="00974EF5" w:rsidRDefault="00366270" w:rsidP="00974EF5">
      <w:pPr>
        <w:tabs>
          <w:tab w:val="left" w:pos="3200"/>
        </w:tabs>
        <w:spacing w:line="480" w:lineRule="auto"/>
        <w:ind w:left="720" w:firstLine="0"/>
        <w:rPr>
          <w:del w:id="1353" w:author="Cheick Traoré" w:date="2026-01-07T16:26:00Z" w16du:dateUtc="2026-01-07T16:26:00Z"/>
          <w:rFonts w:ascii="Times New Roman" w:hAnsi="Times New Roman" w:cs="Times New Roman"/>
          <w:color w:val="000000" w:themeColor="text1"/>
        </w:rPr>
        <w:pPrChange w:id="1354" w:author="Cheick Traoré" w:date="2026-01-07T16:26:00Z" w16du:dateUtc="2026-01-07T16:26:00Z">
          <w:pPr>
            <w:spacing w:line="480" w:lineRule="auto"/>
            <w:ind w:left="-5"/>
          </w:pPr>
        </w:pPrChange>
      </w:pPr>
      <w:del w:id="1355" w:author="Cheick Traoré" w:date="2026-01-07T16:26:00Z" w16du:dateUtc="2026-01-07T16:26:00Z">
        <w:r w:rsidRPr="00AB1D00" w:rsidDel="00974EF5">
          <w:rPr>
            <w:rFonts w:ascii="Times New Roman" w:hAnsi="Times New Roman" w:cs="Times New Roman"/>
            <w:color w:val="000000" w:themeColor="text1"/>
          </w:rPr>
          <w:delText xml:space="preserve">Le formalisme Merise employé sera : </w:delText>
        </w:r>
      </w:del>
    </w:p>
    <w:p w14:paraId="5B3BC5D2" w14:textId="349E99A9" w:rsidR="00366270" w:rsidRPr="00AB1D00" w:rsidDel="00974EF5" w:rsidRDefault="00366270" w:rsidP="00974EF5">
      <w:pPr>
        <w:tabs>
          <w:tab w:val="left" w:pos="3200"/>
        </w:tabs>
        <w:spacing w:line="480" w:lineRule="auto"/>
        <w:ind w:left="720" w:firstLine="0"/>
        <w:rPr>
          <w:del w:id="1356" w:author="Cheick Traoré" w:date="2026-01-07T16:26:00Z" w16du:dateUtc="2026-01-07T16:26:00Z"/>
          <w:rFonts w:ascii="Times New Roman" w:hAnsi="Times New Roman" w:cs="Times New Roman"/>
          <w:color w:val="000000" w:themeColor="text1"/>
        </w:rPr>
        <w:pPrChange w:id="1357" w:author="Cheick Traoré" w:date="2026-01-07T16:26:00Z" w16du:dateUtc="2026-01-07T16:26:00Z">
          <w:pPr>
            <w:numPr>
              <w:numId w:val="84"/>
            </w:numPr>
            <w:spacing w:after="123" w:line="480" w:lineRule="auto"/>
            <w:ind w:left="719" w:hanging="360"/>
          </w:pPr>
        </w:pPrChange>
      </w:pPr>
      <w:del w:id="1358" w:author="Cheick Traoré" w:date="2026-01-07T16:26:00Z" w16du:dateUtc="2026-01-07T16:26:00Z">
        <w:r w:rsidRPr="00AB1D00" w:rsidDel="00974EF5">
          <w:rPr>
            <w:rFonts w:ascii="Times New Roman" w:hAnsi="Times New Roman" w:cs="Times New Roman"/>
            <w:color w:val="000000" w:themeColor="text1"/>
          </w:rPr>
          <w:delText xml:space="preserve">Modèle Organisationnel des Données (MOD)  </w:delText>
        </w:r>
      </w:del>
    </w:p>
    <w:p w14:paraId="4FEC2A2A" w14:textId="4379C5C1" w:rsidR="00366270" w:rsidRPr="00AB1D00" w:rsidDel="00974EF5" w:rsidRDefault="00366270" w:rsidP="00974EF5">
      <w:pPr>
        <w:tabs>
          <w:tab w:val="left" w:pos="3200"/>
        </w:tabs>
        <w:spacing w:line="480" w:lineRule="auto"/>
        <w:ind w:left="720" w:firstLine="0"/>
        <w:rPr>
          <w:del w:id="1359" w:author="Cheick Traoré" w:date="2026-01-07T16:26:00Z" w16du:dateUtc="2026-01-07T16:26:00Z"/>
          <w:rFonts w:ascii="Times New Roman" w:hAnsi="Times New Roman" w:cs="Times New Roman"/>
          <w:color w:val="000000" w:themeColor="text1"/>
        </w:rPr>
        <w:pPrChange w:id="1360" w:author="Cheick Traoré" w:date="2026-01-07T16:26:00Z" w16du:dateUtc="2026-01-07T16:26:00Z">
          <w:pPr>
            <w:numPr>
              <w:numId w:val="84"/>
            </w:numPr>
            <w:spacing w:after="125" w:line="480" w:lineRule="auto"/>
            <w:ind w:left="719" w:hanging="360"/>
          </w:pPr>
        </w:pPrChange>
      </w:pPr>
      <w:del w:id="1361" w:author="Cheick Traoré" w:date="2026-01-07T16:26:00Z" w16du:dateUtc="2026-01-07T16:26:00Z">
        <w:r w:rsidRPr="00AB1D00" w:rsidDel="00974EF5">
          <w:rPr>
            <w:rFonts w:ascii="Times New Roman" w:hAnsi="Times New Roman" w:cs="Times New Roman"/>
            <w:color w:val="000000" w:themeColor="text1"/>
          </w:rPr>
          <w:delText xml:space="preserve">Modèle Organisationnel des Traitement (MOT)  </w:delText>
        </w:r>
      </w:del>
    </w:p>
    <w:p w14:paraId="2D40F7E0" w14:textId="31A46364" w:rsidR="006E308C" w:rsidRPr="00AB1D00" w:rsidDel="00974EF5" w:rsidRDefault="006E308C" w:rsidP="00974EF5">
      <w:pPr>
        <w:tabs>
          <w:tab w:val="left" w:pos="3200"/>
        </w:tabs>
        <w:spacing w:line="480" w:lineRule="auto"/>
        <w:ind w:left="720" w:firstLine="0"/>
        <w:rPr>
          <w:del w:id="1362" w:author="Cheick Traoré" w:date="2026-01-07T16:26:00Z" w16du:dateUtc="2026-01-07T16:26:00Z"/>
          <w:rFonts w:ascii="Times New Roman" w:hAnsi="Times New Roman" w:cs="Times New Roman"/>
          <w:color w:val="000000" w:themeColor="text1"/>
        </w:rPr>
        <w:pPrChange w:id="1363" w:author="Cheick Traoré" w:date="2026-01-07T16:26:00Z" w16du:dateUtc="2026-01-07T16:26:00Z">
          <w:pPr>
            <w:spacing w:after="125" w:line="480" w:lineRule="auto"/>
            <w:ind w:left="719" w:firstLine="0"/>
          </w:pPr>
        </w:pPrChange>
      </w:pPr>
    </w:p>
    <w:p w14:paraId="321A5BC9" w14:textId="4BB1268D" w:rsidR="00366270" w:rsidRPr="008C51EE" w:rsidDel="00974EF5" w:rsidRDefault="00366270" w:rsidP="00974EF5">
      <w:pPr>
        <w:tabs>
          <w:tab w:val="left" w:pos="3200"/>
        </w:tabs>
        <w:spacing w:line="480" w:lineRule="auto"/>
        <w:ind w:left="720" w:firstLine="0"/>
        <w:rPr>
          <w:del w:id="1364" w:author="Cheick Traoré" w:date="2026-01-07T16:26:00Z" w16du:dateUtc="2026-01-07T16:26:00Z"/>
          <w:rFonts w:cs="Times New Roman"/>
          <w:b/>
          <w:bCs/>
        </w:rPr>
        <w:pPrChange w:id="1365" w:author="Cheick Traoré" w:date="2026-01-07T16:26:00Z" w16du:dateUtc="2026-01-07T16:26:00Z">
          <w:pPr>
            <w:pStyle w:val="Corpsdetext"/>
            <w:spacing w:line="480" w:lineRule="auto"/>
            <w:jc w:val="both"/>
          </w:pPr>
        </w:pPrChange>
      </w:pPr>
      <w:bookmarkStart w:id="1366" w:name="_Toc216966544"/>
      <w:bookmarkStart w:id="1367" w:name="_Toc216972055"/>
      <w:bookmarkStart w:id="1368" w:name="_Toc217034639"/>
      <w:del w:id="1369" w:author="Cheick Traoré" w:date="2026-01-07T16:26:00Z" w16du:dateUtc="2026-01-07T16:26:00Z">
        <w:r w:rsidRPr="008C51EE" w:rsidDel="00974EF5">
          <w:rPr>
            <w:rFonts w:cs="Times New Roman"/>
            <w:b/>
            <w:bCs/>
          </w:rPr>
          <w:delText>Niveau Logique</w:delText>
        </w:r>
        <w:bookmarkEnd w:id="1366"/>
        <w:bookmarkEnd w:id="1367"/>
        <w:bookmarkEnd w:id="1368"/>
        <w:r w:rsidRPr="008C51EE" w:rsidDel="00974EF5">
          <w:rPr>
            <w:rFonts w:cs="Times New Roman"/>
            <w:b/>
            <w:bCs/>
          </w:rPr>
          <w:delText xml:space="preserve"> </w:delText>
        </w:r>
      </w:del>
    </w:p>
    <w:p w14:paraId="383FEF48" w14:textId="6620BD85" w:rsidR="00366270" w:rsidRPr="00AB1D00" w:rsidDel="00974EF5" w:rsidRDefault="00366270" w:rsidP="00974EF5">
      <w:pPr>
        <w:tabs>
          <w:tab w:val="left" w:pos="3200"/>
        </w:tabs>
        <w:spacing w:line="480" w:lineRule="auto"/>
        <w:ind w:left="720" w:firstLine="0"/>
        <w:rPr>
          <w:del w:id="1370" w:author="Cheick Traoré" w:date="2026-01-07T16:26:00Z" w16du:dateUtc="2026-01-07T16:26:00Z"/>
          <w:rFonts w:ascii="Times New Roman" w:hAnsi="Times New Roman" w:cs="Times New Roman"/>
          <w:color w:val="000000" w:themeColor="text1"/>
        </w:rPr>
        <w:pPrChange w:id="1371" w:author="Cheick Traoré" w:date="2026-01-07T16:26:00Z" w16du:dateUtc="2026-01-07T16:26:00Z">
          <w:pPr>
            <w:spacing w:after="146" w:line="480" w:lineRule="auto"/>
            <w:ind w:left="-5"/>
          </w:pPr>
        </w:pPrChange>
      </w:pPr>
      <w:del w:id="1372" w:author="Cheick Traoré" w:date="2026-01-07T16:26:00Z" w16du:dateUtc="2026-01-07T16:26:00Z">
        <w:r w:rsidRPr="00AB1D00" w:rsidDel="00974EF5">
          <w:rPr>
            <w:rFonts w:ascii="Times New Roman" w:hAnsi="Times New Roman" w:cs="Times New Roman"/>
            <w:color w:val="000000" w:themeColor="text1"/>
          </w:rPr>
          <w:delText xml:space="preserve">Le niveau logique est indépendant du matériel informatique, des langages de programmation ou de gestion des données. C’est la réponse à la question « avec quoi » </w:delText>
        </w:r>
      </w:del>
    </w:p>
    <w:p w14:paraId="07CB7F04" w14:textId="11139067" w:rsidR="00366270" w:rsidRPr="00AB1D00" w:rsidDel="00974EF5" w:rsidRDefault="00366270" w:rsidP="00974EF5">
      <w:pPr>
        <w:tabs>
          <w:tab w:val="left" w:pos="3200"/>
        </w:tabs>
        <w:spacing w:line="480" w:lineRule="auto"/>
        <w:ind w:left="720" w:firstLine="0"/>
        <w:rPr>
          <w:del w:id="1373" w:author="Cheick Traoré" w:date="2026-01-07T16:26:00Z" w16du:dateUtc="2026-01-07T16:26:00Z"/>
          <w:rFonts w:ascii="Times New Roman" w:hAnsi="Times New Roman" w:cs="Times New Roman"/>
          <w:color w:val="000000" w:themeColor="text1"/>
        </w:rPr>
        <w:pPrChange w:id="1374" w:author="Cheick Traoré" w:date="2026-01-07T16:26:00Z" w16du:dateUtc="2026-01-07T16:26:00Z">
          <w:pPr>
            <w:spacing w:after="276" w:line="480" w:lineRule="auto"/>
            <w:ind w:left="-5"/>
          </w:pPr>
        </w:pPrChange>
      </w:pPr>
      <w:del w:id="1375" w:author="Cheick Traoré" w:date="2026-01-07T16:26:00Z" w16du:dateUtc="2026-01-07T16:26:00Z">
        <w:r w:rsidRPr="00AB1D00" w:rsidDel="00974EF5">
          <w:rPr>
            <w:rFonts w:ascii="Times New Roman" w:hAnsi="Times New Roman" w:cs="Times New Roman"/>
            <w:color w:val="000000" w:themeColor="text1"/>
          </w:rPr>
          <w:delText xml:space="preserve">Le formalisme Merise employé sera : </w:delText>
        </w:r>
      </w:del>
    </w:p>
    <w:p w14:paraId="24D47879" w14:textId="36978746" w:rsidR="00366270" w:rsidRPr="00AB1D00" w:rsidDel="00974EF5" w:rsidRDefault="00366270" w:rsidP="00974EF5">
      <w:pPr>
        <w:tabs>
          <w:tab w:val="left" w:pos="3200"/>
        </w:tabs>
        <w:spacing w:line="480" w:lineRule="auto"/>
        <w:ind w:left="720" w:firstLine="0"/>
        <w:rPr>
          <w:del w:id="1376" w:author="Cheick Traoré" w:date="2026-01-07T16:26:00Z" w16du:dateUtc="2026-01-07T16:26:00Z"/>
          <w:rFonts w:ascii="Times New Roman" w:hAnsi="Times New Roman" w:cs="Times New Roman"/>
          <w:color w:val="000000" w:themeColor="text1"/>
        </w:rPr>
        <w:pPrChange w:id="1377" w:author="Cheick Traoré" w:date="2026-01-07T16:26:00Z" w16du:dateUtc="2026-01-07T16:26:00Z">
          <w:pPr>
            <w:numPr>
              <w:numId w:val="85"/>
            </w:numPr>
            <w:spacing w:after="123" w:line="480" w:lineRule="auto"/>
            <w:ind w:left="720" w:hanging="360"/>
          </w:pPr>
        </w:pPrChange>
      </w:pPr>
      <w:del w:id="1378" w:author="Cheick Traoré" w:date="2026-01-07T16:26:00Z" w16du:dateUtc="2026-01-07T16:26:00Z">
        <w:r w:rsidRPr="00AB1D00" w:rsidDel="00974EF5">
          <w:rPr>
            <w:rFonts w:ascii="Times New Roman" w:hAnsi="Times New Roman" w:cs="Times New Roman"/>
            <w:color w:val="000000" w:themeColor="text1"/>
          </w:rPr>
          <w:delText xml:space="preserve">Modèle Logique des Données (MLD)  </w:delText>
        </w:r>
      </w:del>
    </w:p>
    <w:p w14:paraId="5B304C46" w14:textId="6E2D69AF" w:rsidR="00366270" w:rsidRPr="00AB1D00" w:rsidDel="00974EF5" w:rsidRDefault="00366270" w:rsidP="00974EF5">
      <w:pPr>
        <w:tabs>
          <w:tab w:val="left" w:pos="3200"/>
        </w:tabs>
        <w:spacing w:line="480" w:lineRule="auto"/>
        <w:ind w:left="720" w:firstLine="0"/>
        <w:rPr>
          <w:del w:id="1379" w:author="Cheick Traoré" w:date="2026-01-07T16:26:00Z" w16du:dateUtc="2026-01-07T16:26:00Z"/>
          <w:rFonts w:ascii="Times New Roman" w:hAnsi="Times New Roman" w:cs="Times New Roman"/>
          <w:color w:val="000000" w:themeColor="text1"/>
        </w:rPr>
        <w:pPrChange w:id="1380" w:author="Cheick Traoré" w:date="2026-01-07T16:26:00Z" w16du:dateUtc="2026-01-07T16:26:00Z">
          <w:pPr>
            <w:numPr>
              <w:numId w:val="85"/>
            </w:numPr>
            <w:spacing w:after="286" w:line="480" w:lineRule="auto"/>
            <w:ind w:left="720" w:hanging="360"/>
          </w:pPr>
        </w:pPrChange>
      </w:pPr>
      <w:del w:id="1381" w:author="Cheick Traoré" w:date="2026-01-07T16:26:00Z" w16du:dateUtc="2026-01-07T16:26:00Z">
        <w:r w:rsidRPr="00AB1D00" w:rsidDel="00974EF5">
          <w:rPr>
            <w:rFonts w:ascii="Times New Roman" w:hAnsi="Times New Roman" w:cs="Times New Roman"/>
            <w:color w:val="000000" w:themeColor="text1"/>
          </w:rPr>
          <w:delText xml:space="preserve">Modèle Logique des Traitements (MLT)  </w:delText>
        </w:r>
      </w:del>
    </w:p>
    <w:p w14:paraId="66EB125D" w14:textId="28B9994D" w:rsidR="00366270" w:rsidRPr="008C51EE" w:rsidDel="00974EF5" w:rsidRDefault="00366270" w:rsidP="00974EF5">
      <w:pPr>
        <w:tabs>
          <w:tab w:val="left" w:pos="3200"/>
        </w:tabs>
        <w:spacing w:line="480" w:lineRule="auto"/>
        <w:ind w:left="720" w:firstLine="0"/>
        <w:rPr>
          <w:del w:id="1382" w:author="Cheick Traoré" w:date="2026-01-07T16:26:00Z" w16du:dateUtc="2026-01-07T16:26:00Z"/>
          <w:rFonts w:cs="Times New Roman"/>
          <w:b/>
          <w:bCs/>
          <w:i/>
          <w:iCs/>
        </w:rPr>
        <w:pPrChange w:id="1383" w:author="Cheick Traoré" w:date="2026-01-07T16:26:00Z" w16du:dateUtc="2026-01-07T16:26:00Z">
          <w:pPr>
            <w:pStyle w:val="Corpsdetext"/>
            <w:spacing w:line="480" w:lineRule="auto"/>
            <w:jc w:val="both"/>
          </w:pPr>
        </w:pPrChange>
      </w:pPr>
      <w:del w:id="1384" w:author="Cheick Traoré" w:date="2026-01-07T16:26:00Z" w16du:dateUtc="2026-01-07T16:26:00Z">
        <w:r w:rsidRPr="008C51EE" w:rsidDel="00974EF5">
          <w:rPr>
            <w:rFonts w:cs="Times New Roman"/>
            <w:b/>
            <w:bCs/>
          </w:rPr>
          <w:delText xml:space="preserve">Niveau Physique </w:delText>
        </w:r>
      </w:del>
    </w:p>
    <w:p w14:paraId="632C5A11" w14:textId="733AF2E4" w:rsidR="00366270" w:rsidRPr="00AB1D00" w:rsidDel="00974EF5" w:rsidRDefault="00366270" w:rsidP="00974EF5">
      <w:pPr>
        <w:tabs>
          <w:tab w:val="left" w:pos="3200"/>
        </w:tabs>
        <w:spacing w:line="480" w:lineRule="auto"/>
        <w:ind w:left="720" w:firstLine="0"/>
        <w:rPr>
          <w:del w:id="1385" w:author="Cheick Traoré" w:date="2026-01-07T16:26:00Z" w16du:dateUtc="2026-01-07T16:26:00Z"/>
          <w:rFonts w:ascii="Times New Roman" w:hAnsi="Times New Roman" w:cs="Times New Roman"/>
          <w:color w:val="000000" w:themeColor="text1"/>
        </w:rPr>
        <w:pPrChange w:id="1386" w:author="Cheick Traoré" w:date="2026-01-07T16:26:00Z" w16du:dateUtc="2026-01-07T16:26:00Z">
          <w:pPr>
            <w:spacing w:after="149" w:line="480" w:lineRule="auto"/>
            <w:ind w:left="-5"/>
          </w:pPr>
        </w:pPrChange>
      </w:pPr>
      <w:del w:id="1387" w:author="Cheick Traoré" w:date="2026-01-07T16:26:00Z" w16du:dateUtc="2026-01-07T16:26:00Z">
        <w:r w:rsidRPr="00AB1D00" w:rsidDel="00974EF5">
          <w:rPr>
            <w:rFonts w:ascii="Times New Roman" w:hAnsi="Times New Roman" w:cs="Times New Roman"/>
            <w:color w:val="000000" w:themeColor="text1"/>
          </w:rPr>
          <w:delText xml:space="preserve">Il permet de définir l’organisation réelle des données. Il apporte des solutions techniques, par exemple les méthodes de stockage et d’accès à l’information. C’est la réponse au « Comment ». </w:delText>
        </w:r>
      </w:del>
    </w:p>
    <w:p w14:paraId="378827AD" w14:textId="3784FF74" w:rsidR="00366270" w:rsidRPr="00AB1D00" w:rsidDel="00974EF5" w:rsidRDefault="00366270" w:rsidP="00974EF5">
      <w:pPr>
        <w:tabs>
          <w:tab w:val="left" w:pos="3200"/>
        </w:tabs>
        <w:spacing w:line="480" w:lineRule="auto"/>
        <w:ind w:left="720" w:firstLine="0"/>
        <w:rPr>
          <w:del w:id="1388" w:author="Cheick Traoré" w:date="2026-01-07T16:26:00Z" w16du:dateUtc="2026-01-07T16:26:00Z"/>
          <w:rFonts w:ascii="Times New Roman" w:hAnsi="Times New Roman" w:cs="Times New Roman"/>
          <w:color w:val="000000" w:themeColor="text1"/>
        </w:rPr>
        <w:pPrChange w:id="1389" w:author="Cheick Traoré" w:date="2026-01-07T16:26:00Z" w16du:dateUtc="2026-01-07T16:26:00Z">
          <w:pPr>
            <w:spacing w:after="276" w:line="480" w:lineRule="auto"/>
            <w:ind w:left="-5"/>
          </w:pPr>
        </w:pPrChange>
      </w:pPr>
      <w:del w:id="1390" w:author="Cheick Traoré" w:date="2026-01-07T16:26:00Z" w16du:dateUtc="2026-01-07T16:26:00Z">
        <w:r w:rsidRPr="00AB1D00" w:rsidDel="00974EF5">
          <w:rPr>
            <w:rFonts w:ascii="Times New Roman" w:hAnsi="Times New Roman" w:cs="Times New Roman"/>
            <w:color w:val="000000" w:themeColor="text1"/>
          </w:rPr>
          <w:delText xml:space="preserve">Le formalisme Merise employé sera : </w:delText>
        </w:r>
      </w:del>
    </w:p>
    <w:p w14:paraId="7D66E818" w14:textId="0448CAE7" w:rsidR="00366270" w:rsidRPr="00AB1D00" w:rsidDel="00974EF5" w:rsidRDefault="00366270" w:rsidP="00974EF5">
      <w:pPr>
        <w:tabs>
          <w:tab w:val="left" w:pos="3200"/>
        </w:tabs>
        <w:spacing w:line="480" w:lineRule="auto"/>
        <w:ind w:left="720" w:firstLine="0"/>
        <w:rPr>
          <w:del w:id="1391" w:author="Cheick Traoré" w:date="2026-01-07T16:26:00Z" w16du:dateUtc="2026-01-07T16:26:00Z"/>
          <w:rFonts w:ascii="Times New Roman" w:hAnsi="Times New Roman" w:cs="Times New Roman"/>
          <w:color w:val="000000" w:themeColor="text1"/>
        </w:rPr>
        <w:pPrChange w:id="1392" w:author="Cheick Traoré" w:date="2026-01-07T16:26:00Z" w16du:dateUtc="2026-01-07T16:26:00Z">
          <w:pPr>
            <w:numPr>
              <w:numId w:val="86"/>
            </w:numPr>
            <w:spacing w:after="123" w:line="480" w:lineRule="auto"/>
            <w:ind w:left="720" w:hanging="360"/>
          </w:pPr>
        </w:pPrChange>
      </w:pPr>
      <w:del w:id="1393" w:author="Cheick Traoré" w:date="2026-01-07T16:26:00Z" w16du:dateUtc="2026-01-07T16:26:00Z">
        <w:r w:rsidRPr="00AB1D00" w:rsidDel="00974EF5">
          <w:rPr>
            <w:rFonts w:ascii="Times New Roman" w:hAnsi="Times New Roman" w:cs="Times New Roman"/>
            <w:color w:val="000000" w:themeColor="text1"/>
          </w:rPr>
          <w:delText xml:space="preserve">Modèle Physique des Données (MPD)  </w:delText>
        </w:r>
      </w:del>
    </w:p>
    <w:p w14:paraId="6FE2CF29" w14:textId="779CB783" w:rsidR="00366270" w:rsidRPr="00AB1D00" w:rsidDel="00974EF5" w:rsidRDefault="00366270" w:rsidP="00974EF5">
      <w:pPr>
        <w:tabs>
          <w:tab w:val="left" w:pos="3200"/>
        </w:tabs>
        <w:spacing w:line="480" w:lineRule="auto"/>
        <w:ind w:left="720" w:firstLine="0"/>
        <w:rPr>
          <w:del w:id="1394" w:author="Cheick Traoré" w:date="2026-01-07T16:26:00Z" w16du:dateUtc="2026-01-07T16:26:00Z"/>
          <w:rFonts w:ascii="Times New Roman" w:hAnsi="Times New Roman" w:cs="Times New Roman"/>
        </w:rPr>
        <w:pPrChange w:id="1395" w:author="Cheick Traoré" w:date="2026-01-07T16:26:00Z" w16du:dateUtc="2026-01-07T16:26:00Z">
          <w:pPr>
            <w:numPr>
              <w:numId w:val="86"/>
            </w:numPr>
            <w:spacing w:after="304" w:line="480" w:lineRule="auto"/>
            <w:ind w:left="720" w:hanging="360"/>
          </w:pPr>
        </w:pPrChange>
      </w:pPr>
      <w:del w:id="1396" w:author="Cheick Traoré" w:date="2026-01-07T16:26:00Z" w16du:dateUtc="2026-01-07T16:26:00Z">
        <w:r w:rsidRPr="00AB1D00" w:rsidDel="00974EF5">
          <w:rPr>
            <w:rFonts w:ascii="Times New Roman" w:hAnsi="Times New Roman" w:cs="Times New Roman"/>
          </w:rPr>
          <w:delText xml:space="preserve">Modèle Opérationnel et physique des Traitements (MOpT)  </w:delText>
        </w:r>
      </w:del>
    </w:p>
    <w:p w14:paraId="01E1F0C0" w14:textId="72CAB83C" w:rsidR="000522BF" w:rsidRPr="00AB1D00" w:rsidDel="00974EF5" w:rsidRDefault="00366270" w:rsidP="00974EF5">
      <w:pPr>
        <w:tabs>
          <w:tab w:val="left" w:pos="3200"/>
        </w:tabs>
        <w:spacing w:line="480" w:lineRule="auto"/>
        <w:ind w:left="720" w:firstLine="0"/>
        <w:rPr>
          <w:del w:id="1397" w:author="Cheick Traoré" w:date="2026-01-07T16:26:00Z" w16du:dateUtc="2026-01-07T16:26:00Z"/>
          <w:rFonts w:ascii="Times New Roman" w:hAnsi="Times New Roman" w:cs="Times New Roman"/>
        </w:rPr>
        <w:pPrChange w:id="1398" w:author="Cheick Traoré" w:date="2026-01-07T16:26:00Z" w16du:dateUtc="2026-01-07T16:26:00Z">
          <w:pPr>
            <w:spacing w:after="193" w:line="480" w:lineRule="auto"/>
            <w:ind w:left="-5"/>
          </w:pPr>
        </w:pPrChange>
      </w:pPr>
      <w:del w:id="1399" w:author="Cheick Traoré" w:date="2026-01-07T16:26:00Z" w16du:dateUtc="2026-01-07T16:26:00Z">
        <w:r w:rsidRPr="00AB1D00" w:rsidDel="00974EF5">
          <w:rPr>
            <w:rFonts w:ascii="Times New Roman" w:hAnsi="Times New Roman" w:cs="Times New Roman"/>
          </w:rPr>
          <w:delText xml:space="preserve">Cependant, ces concepts ne peuvent être pris en compte qu’après une analyse détaillée du SI et une délimitation précise du domaine d’activités à partir de la démarche du développement. </w:delText>
        </w:r>
      </w:del>
    </w:p>
    <w:p w14:paraId="76BB09E2" w14:textId="660ABF98" w:rsidR="000522BF" w:rsidDel="00974EF5" w:rsidRDefault="000522BF" w:rsidP="00974EF5">
      <w:pPr>
        <w:tabs>
          <w:tab w:val="left" w:pos="3200"/>
        </w:tabs>
        <w:spacing w:line="480" w:lineRule="auto"/>
        <w:ind w:left="720" w:firstLine="0"/>
        <w:rPr>
          <w:del w:id="1400" w:author="Cheick Traoré" w:date="2026-01-07T16:26:00Z" w16du:dateUtc="2026-01-07T16:26:00Z"/>
          <w:rFonts w:ascii="Times New Roman" w:hAnsi="Times New Roman" w:cs="Times New Roman"/>
        </w:rPr>
        <w:pPrChange w:id="1401" w:author="Cheick Traoré" w:date="2026-01-07T16:26:00Z" w16du:dateUtc="2026-01-07T16:26:00Z">
          <w:pPr>
            <w:spacing w:after="193" w:line="480" w:lineRule="auto"/>
            <w:ind w:left="-5"/>
          </w:pPr>
        </w:pPrChange>
      </w:pPr>
    </w:p>
    <w:p w14:paraId="691D16BA" w14:textId="45651657" w:rsidR="00C568FE" w:rsidDel="00974EF5" w:rsidRDefault="00C568FE" w:rsidP="00974EF5">
      <w:pPr>
        <w:tabs>
          <w:tab w:val="left" w:pos="3200"/>
        </w:tabs>
        <w:spacing w:line="480" w:lineRule="auto"/>
        <w:ind w:left="720" w:firstLine="0"/>
        <w:rPr>
          <w:del w:id="1402" w:author="Cheick Traoré" w:date="2026-01-07T16:26:00Z" w16du:dateUtc="2026-01-07T16:26:00Z"/>
          <w:rFonts w:ascii="Times New Roman" w:hAnsi="Times New Roman" w:cs="Times New Roman"/>
        </w:rPr>
        <w:pPrChange w:id="1403" w:author="Cheick Traoré" w:date="2026-01-07T16:26:00Z" w16du:dateUtc="2026-01-07T16:26:00Z">
          <w:pPr>
            <w:spacing w:after="193" w:line="480" w:lineRule="auto"/>
            <w:ind w:left="-5"/>
          </w:pPr>
        </w:pPrChange>
      </w:pPr>
    </w:p>
    <w:p w14:paraId="7043DF5F" w14:textId="5216E591" w:rsidR="00C568FE" w:rsidDel="00974EF5" w:rsidRDefault="00C568FE" w:rsidP="00974EF5">
      <w:pPr>
        <w:tabs>
          <w:tab w:val="left" w:pos="3200"/>
        </w:tabs>
        <w:spacing w:line="480" w:lineRule="auto"/>
        <w:ind w:left="720" w:firstLine="0"/>
        <w:rPr>
          <w:del w:id="1404" w:author="Cheick Traoré" w:date="2026-01-07T16:26:00Z" w16du:dateUtc="2026-01-07T16:26:00Z"/>
          <w:rFonts w:ascii="Times New Roman" w:hAnsi="Times New Roman" w:cs="Times New Roman"/>
        </w:rPr>
        <w:pPrChange w:id="1405" w:author="Cheick Traoré" w:date="2026-01-07T16:26:00Z" w16du:dateUtc="2026-01-07T16:26:00Z">
          <w:pPr>
            <w:spacing w:after="193" w:line="480" w:lineRule="auto"/>
            <w:ind w:left="-5"/>
          </w:pPr>
        </w:pPrChange>
      </w:pPr>
    </w:p>
    <w:p w14:paraId="21B9B79B" w14:textId="77777777" w:rsidR="00C568FE" w:rsidDel="0056373F" w:rsidRDefault="00C568FE" w:rsidP="00974EF5">
      <w:pPr>
        <w:tabs>
          <w:tab w:val="left" w:pos="3200"/>
        </w:tabs>
        <w:spacing w:line="480" w:lineRule="auto"/>
        <w:ind w:left="720" w:firstLine="0"/>
        <w:rPr>
          <w:del w:id="1406" w:author="Cheick Traoré" w:date="2025-12-29T12:24:00Z" w16du:dateUtc="2025-12-29T12:24:00Z"/>
          <w:rFonts w:ascii="Times New Roman" w:hAnsi="Times New Roman" w:cs="Times New Roman"/>
        </w:rPr>
        <w:pPrChange w:id="1407" w:author="Cheick Traoré" w:date="2026-01-07T16:26:00Z" w16du:dateUtc="2026-01-07T16:26:00Z">
          <w:pPr>
            <w:spacing w:after="193" w:line="480" w:lineRule="auto"/>
            <w:ind w:left="-5"/>
          </w:pPr>
        </w:pPrChange>
      </w:pPr>
    </w:p>
    <w:p w14:paraId="6E06A508" w14:textId="77777777" w:rsidR="00C568FE" w:rsidDel="0056373F" w:rsidRDefault="00C568FE" w:rsidP="00974EF5">
      <w:pPr>
        <w:tabs>
          <w:tab w:val="left" w:pos="3200"/>
        </w:tabs>
        <w:spacing w:line="480" w:lineRule="auto"/>
        <w:ind w:left="720" w:firstLine="0"/>
        <w:rPr>
          <w:del w:id="1408" w:author="Cheick Traoré" w:date="2025-12-29T12:24:00Z" w16du:dateUtc="2025-12-29T12:24:00Z"/>
          <w:rFonts w:ascii="Times New Roman" w:hAnsi="Times New Roman" w:cs="Times New Roman"/>
        </w:rPr>
        <w:pPrChange w:id="1409" w:author="Cheick Traoré" w:date="2026-01-07T16:26:00Z" w16du:dateUtc="2026-01-07T16:26:00Z">
          <w:pPr>
            <w:spacing w:after="193" w:line="480" w:lineRule="auto"/>
            <w:ind w:left="-5"/>
          </w:pPr>
        </w:pPrChange>
      </w:pPr>
    </w:p>
    <w:p w14:paraId="3CBEC8A0" w14:textId="5371BCF9" w:rsidR="009960BD" w:rsidRPr="00AB1D00" w:rsidDel="00974EF5" w:rsidRDefault="009960BD" w:rsidP="00974EF5">
      <w:pPr>
        <w:tabs>
          <w:tab w:val="left" w:pos="3200"/>
        </w:tabs>
        <w:spacing w:line="480" w:lineRule="auto"/>
        <w:ind w:left="720" w:firstLine="0"/>
        <w:rPr>
          <w:del w:id="1410" w:author="Cheick Traoré" w:date="2026-01-07T16:26:00Z" w16du:dateUtc="2026-01-07T16:26:00Z"/>
          <w:rFonts w:ascii="Times New Roman" w:hAnsi="Times New Roman" w:cs="Times New Roman"/>
        </w:rPr>
        <w:pPrChange w:id="1411" w:author="Cheick Traoré" w:date="2026-01-07T16:26:00Z" w16du:dateUtc="2026-01-07T16:26:00Z">
          <w:pPr>
            <w:spacing w:after="193" w:line="480" w:lineRule="auto"/>
            <w:ind w:left="0" w:firstLine="0"/>
          </w:pPr>
        </w:pPrChange>
      </w:pPr>
    </w:p>
    <w:p w14:paraId="5B1CCA05" w14:textId="2F1BEDFB" w:rsidR="00F21D14" w:rsidRPr="008C51EE" w:rsidDel="00974EF5" w:rsidRDefault="00A60A8B" w:rsidP="00974EF5">
      <w:pPr>
        <w:tabs>
          <w:tab w:val="left" w:pos="3200"/>
        </w:tabs>
        <w:spacing w:line="480" w:lineRule="auto"/>
        <w:ind w:left="720" w:firstLine="0"/>
        <w:rPr>
          <w:del w:id="1412" w:author="Cheick Traoré" w:date="2026-01-07T16:26:00Z" w16du:dateUtc="2026-01-07T16:26:00Z"/>
          <w:rFonts w:ascii="Times New Roman" w:hAnsi="Times New Roman" w:cs="Times New Roman"/>
          <w:b/>
          <w:bCs/>
          <w:u w:val="single"/>
        </w:rPr>
        <w:pPrChange w:id="1413" w:author="Cheick Traoré" w:date="2026-01-07T16:26:00Z" w16du:dateUtc="2026-01-07T16:26:00Z">
          <w:pPr>
            <w:spacing w:after="193" w:line="480" w:lineRule="auto"/>
            <w:ind w:left="-5"/>
          </w:pPr>
        </w:pPrChange>
      </w:pPr>
      <w:del w:id="1414" w:author="Cheick Traoré" w:date="2026-01-07T16:26:00Z" w16du:dateUtc="2026-01-07T16:26:00Z">
        <w:r w:rsidRPr="00AB1D00" w:rsidDel="00974EF5">
          <w:rPr>
            <w:rFonts w:ascii="Times New Roman" w:hAnsi="Times New Roman" w:cs="Times New Roman"/>
            <w:b/>
            <w:bCs/>
            <w:u w:val="single"/>
          </w:rPr>
          <w:delText>DICTIONNAIRE DE DONNEE :</w:delText>
        </w:r>
      </w:del>
    </w:p>
    <w:tbl>
      <w:tblPr>
        <w:tblStyle w:val="TableGrid"/>
        <w:tblW w:w="11893" w:type="dxa"/>
        <w:tblInd w:w="-5" w:type="dxa"/>
        <w:tblLayout w:type="fixed"/>
        <w:tblCellMar>
          <w:top w:w="8" w:type="dxa"/>
          <w:left w:w="106" w:type="dxa"/>
          <w:right w:w="53" w:type="dxa"/>
        </w:tblCellMar>
        <w:tblLook w:val="04A0" w:firstRow="1" w:lastRow="0" w:firstColumn="1" w:lastColumn="0" w:noHBand="0" w:noVBand="1"/>
      </w:tblPr>
      <w:tblGrid>
        <w:gridCol w:w="2552"/>
        <w:gridCol w:w="2334"/>
        <w:gridCol w:w="710"/>
        <w:gridCol w:w="694"/>
        <w:gridCol w:w="661"/>
        <w:gridCol w:w="846"/>
        <w:gridCol w:w="1134"/>
        <w:gridCol w:w="2962"/>
      </w:tblGrid>
      <w:tr w:rsidR="00C34441" w:rsidRPr="00AB1D00" w:rsidDel="00974EF5" w14:paraId="28E6F014" w14:textId="775A3542" w:rsidTr="00C34441">
        <w:trPr>
          <w:trHeight w:val="372"/>
          <w:del w:id="1415" w:author="Cheick Traoré" w:date="2026-01-07T16:26:00Z" w16du:dateUtc="2026-01-07T16:26:00Z"/>
        </w:trPr>
        <w:tc>
          <w:tcPr>
            <w:tcW w:w="2552" w:type="dxa"/>
            <w:vMerge w:val="restart"/>
            <w:tcBorders>
              <w:top w:val="single" w:sz="4" w:space="0" w:color="000000"/>
              <w:left w:val="single" w:sz="4" w:space="0" w:color="000000"/>
              <w:bottom w:val="single" w:sz="4" w:space="0" w:color="000000"/>
              <w:right w:val="single" w:sz="4" w:space="0" w:color="000000"/>
            </w:tcBorders>
          </w:tcPr>
          <w:p w14:paraId="3B324E92" w14:textId="5D858010" w:rsidR="00C34441" w:rsidRPr="00AB1D00" w:rsidDel="00974EF5" w:rsidRDefault="00C34441" w:rsidP="00974EF5">
            <w:pPr>
              <w:tabs>
                <w:tab w:val="left" w:pos="3200"/>
              </w:tabs>
              <w:spacing w:line="480" w:lineRule="auto"/>
              <w:ind w:left="720" w:firstLine="0"/>
              <w:rPr>
                <w:del w:id="1416" w:author="Cheick Traoré" w:date="2026-01-07T16:26:00Z" w16du:dateUtc="2026-01-07T16:26:00Z"/>
                <w:rFonts w:ascii="Times New Roman" w:hAnsi="Times New Roman" w:cs="Times New Roman"/>
              </w:rPr>
              <w:pPrChange w:id="1417" w:author="Cheick Traoré" w:date="2026-01-07T16:26:00Z" w16du:dateUtc="2026-01-07T16:26:00Z">
                <w:pPr>
                  <w:spacing w:after="278" w:line="480" w:lineRule="auto"/>
                  <w:ind w:left="593" w:firstLine="0"/>
                </w:pPr>
              </w:pPrChange>
            </w:pPr>
          </w:p>
          <w:p w14:paraId="13FD1959" w14:textId="658EC365" w:rsidR="00C34441" w:rsidRPr="00AB1D00" w:rsidDel="00974EF5" w:rsidRDefault="00C34441" w:rsidP="00974EF5">
            <w:pPr>
              <w:tabs>
                <w:tab w:val="left" w:pos="3200"/>
              </w:tabs>
              <w:spacing w:line="480" w:lineRule="auto"/>
              <w:ind w:left="720" w:firstLine="0"/>
              <w:rPr>
                <w:del w:id="1418" w:author="Cheick Traoré" w:date="2026-01-07T16:26:00Z" w16du:dateUtc="2026-01-07T16:26:00Z"/>
                <w:rFonts w:ascii="Times New Roman" w:hAnsi="Times New Roman" w:cs="Times New Roman"/>
              </w:rPr>
              <w:pPrChange w:id="1419" w:author="Cheick Traoré" w:date="2026-01-07T16:26:00Z" w16du:dateUtc="2026-01-07T16:26:00Z">
                <w:pPr>
                  <w:spacing w:after="0" w:line="480" w:lineRule="auto"/>
                  <w:ind w:left="0" w:right="49" w:firstLine="0"/>
                </w:pPr>
              </w:pPrChange>
            </w:pPr>
            <w:del w:id="1420" w:author="Cheick Traoré" w:date="2026-01-07T16:26:00Z" w16du:dateUtc="2026-01-07T16:26:00Z">
              <w:r w:rsidRPr="00AB1D00" w:rsidDel="00974EF5">
                <w:rPr>
                  <w:rFonts w:ascii="Times New Roman" w:hAnsi="Times New Roman" w:cs="Times New Roman"/>
                </w:rPr>
                <w:delText xml:space="preserve">Code </w:delText>
              </w:r>
            </w:del>
          </w:p>
        </w:tc>
        <w:tc>
          <w:tcPr>
            <w:tcW w:w="2334" w:type="dxa"/>
            <w:vMerge w:val="restart"/>
            <w:tcBorders>
              <w:top w:val="single" w:sz="4" w:space="0" w:color="000000"/>
              <w:left w:val="single" w:sz="4" w:space="0" w:color="000000"/>
              <w:bottom w:val="single" w:sz="4" w:space="0" w:color="000000"/>
              <w:right w:val="single" w:sz="4" w:space="0" w:color="000000"/>
            </w:tcBorders>
            <w:vAlign w:val="center"/>
          </w:tcPr>
          <w:p w14:paraId="6FC22ACB" w14:textId="30EAF4E0" w:rsidR="00C34441" w:rsidRPr="00AB1D00" w:rsidDel="00974EF5" w:rsidRDefault="00C34441" w:rsidP="00974EF5">
            <w:pPr>
              <w:tabs>
                <w:tab w:val="left" w:pos="3200"/>
              </w:tabs>
              <w:spacing w:line="480" w:lineRule="auto"/>
              <w:ind w:left="720" w:firstLine="0"/>
              <w:rPr>
                <w:del w:id="1421" w:author="Cheick Traoré" w:date="2026-01-07T16:26:00Z" w16du:dateUtc="2026-01-07T16:26:00Z"/>
                <w:rFonts w:ascii="Times New Roman" w:hAnsi="Times New Roman" w:cs="Times New Roman"/>
              </w:rPr>
              <w:pPrChange w:id="1422" w:author="Cheick Traoré" w:date="2026-01-07T16:26:00Z" w16du:dateUtc="2026-01-07T16:26:00Z">
                <w:pPr>
                  <w:spacing w:after="0" w:line="480" w:lineRule="auto"/>
                  <w:ind w:left="0" w:right="51" w:firstLine="0"/>
                </w:pPr>
              </w:pPrChange>
            </w:pPr>
            <w:del w:id="1423" w:author="Cheick Traoré" w:date="2026-01-07T16:26:00Z" w16du:dateUtc="2026-01-07T16:26:00Z">
              <w:r w:rsidRPr="00AB1D00" w:rsidDel="00974EF5">
                <w:rPr>
                  <w:rFonts w:ascii="Times New Roman" w:hAnsi="Times New Roman" w:cs="Times New Roman"/>
                </w:rPr>
                <w:delText xml:space="preserve">Désignation </w:delText>
              </w:r>
            </w:del>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06F0A82F" w14:textId="40C10087" w:rsidR="00C34441" w:rsidRPr="00AB1D00" w:rsidDel="00974EF5" w:rsidRDefault="00C34441" w:rsidP="00974EF5">
            <w:pPr>
              <w:tabs>
                <w:tab w:val="left" w:pos="3200"/>
              </w:tabs>
              <w:spacing w:line="480" w:lineRule="auto"/>
              <w:ind w:left="720" w:firstLine="0"/>
              <w:rPr>
                <w:del w:id="1424" w:author="Cheick Traoré" w:date="2026-01-07T16:26:00Z" w16du:dateUtc="2026-01-07T16:26:00Z"/>
                <w:rFonts w:ascii="Times New Roman" w:hAnsi="Times New Roman" w:cs="Times New Roman"/>
              </w:rPr>
              <w:pPrChange w:id="1425" w:author="Cheick Traoré" w:date="2026-01-07T16:26:00Z" w16du:dateUtc="2026-01-07T16:26:00Z">
                <w:pPr>
                  <w:spacing w:after="0" w:line="480" w:lineRule="auto"/>
                  <w:ind w:left="202" w:hanging="154"/>
                </w:pPr>
              </w:pPrChange>
            </w:pPr>
            <w:del w:id="1426" w:author="Cheick Traoré" w:date="2026-01-07T16:26:00Z" w16du:dateUtc="2026-01-07T16:26:00Z">
              <w:r w:rsidRPr="00AB1D00" w:rsidDel="00974EF5">
                <w:rPr>
                  <w:rFonts w:ascii="Times New Roman" w:hAnsi="Times New Roman" w:cs="Times New Roman"/>
                </w:rPr>
                <w:delText xml:space="preserve">Typ e </w:delText>
              </w:r>
            </w:del>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14:paraId="5970BF0E" w14:textId="473E1C00" w:rsidR="00C34441" w:rsidRPr="00AB1D00" w:rsidDel="00974EF5" w:rsidRDefault="00C34441" w:rsidP="00974EF5">
            <w:pPr>
              <w:tabs>
                <w:tab w:val="left" w:pos="3200"/>
              </w:tabs>
              <w:spacing w:line="480" w:lineRule="auto"/>
              <w:ind w:left="720" w:firstLine="0"/>
              <w:rPr>
                <w:del w:id="1427" w:author="Cheick Traoré" w:date="2026-01-07T16:26:00Z" w16du:dateUtc="2026-01-07T16:26:00Z"/>
                <w:rFonts w:ascii="Times New Roman" w:hAnsi="Times New Roman" w:cs="Times New Roman"/>
              </w:rPr>
              <w:pPrChange w:id="1428" w:author="Cheick Traoré" w:date="2026-01-07T16:26:00Z" w16du:dateUtc="2026-01-07T16:26:00Z">
                <w:pPr>
                  <w:spacing w:after="0" w:line="480" w:lineRule="auto"/>
                  <w:ind w:left="0" w:firstLine="0"/>
                </w:pPr>
              </w:pPrChange>
            </w:pPr>
            <w:del w:id="1429" w:author="Cheick Traoré" w:date="2026-01-07T16:26:00Z" w16du:dateUtc="2026-01-07T16:26:00Z">
              <w:r w:rsidRPr="00AB1D00" w:rsidDel="00974EF5">
                <w:rPr>
                  <w:rFonts w:ascii="Times New Roman" w:hAnsi="Times New Roman" w:cs="Times New Roman"/>
                </w:rPr>
                <w:delText xml:space="preserve">Lon gue ur </w:delText>
              </w:r>
            </w:del>
          </w:p>
        </w:tc>
        <w:tc>
          <w:tcPr>
            <w:tcW w:w="1507" w:type="dxa"/>
            <w:gridSpan w:val="2"/>
            <w:tcBorders>
              <w:top w:val="single" w:sz="4" w:space="0" w:color="000000"/>
              <w:left w:val="single" w:sz="4" w:space="0" w:color="000000"/>
              <w:bottom w:val="single" w:sz="4" w:space="0" w:color="000000"/>
              <w:right w:val="single" w:sz="4" w:space="0" w:color="000000"/>
            </w:tcBorders>
          </w:tcPr>
          <w:p w14:paraId="555E6DD3" w14:textId="34C5077D" w:rsidR="00C34441" w:rsidRPr="00AB1D00" w:rsidDel="00974EF5" w:rsidRDefault="00C34441" w:rsidP="00974EF5">
            <w:pPr>
              <w:tabs>
                <w:tab w:val="left" w:pos="3200"/>
              </w:tabs>
              <w:spacing w:line="480" w:lineRule="auto"/>
              <w:ind w:left="720" w:firstLine="0"/>
              <w:rPr>
                <w:del w:id="1430" w:author="Cheick Traoré" w:date="2026-01-07T16:26:00Z" w16du:dateUtc="2026-01-07T16:26:00Z"/>
                <w:rFonts w:ascii="Times New Roman" w:hAnsi="Times New Roman" w:cs="Times New Roman"/>
              </w:rPr>
              <w:pPrChange w:id="1431" w:author="Cheick Traoré" w:date="2026-01-07T16:26:00Z" w16du:dateUtc="2026-01-07T16:26:00Z">
                <w:pPr>
                  <w:spacing w:after="0" w:line="480" w:lineRule="auto"/>
                  <w:ind w:left="0" w:right="50" w:firstLine="0"/>
                </w:pPr>
              </w:pPrChange>
            </w:pPr>
            <w:del w:id="1432" w:author="Cheick Traoré" w:date="2026-01-07T16:26:00Z" w16du:dateUtc="2026-01-07T16:26:00Z">
              <w:r w:rsidRPr="00AB1D00" w:rsidDel="00974EF5">
                <w:rPr>
                  <w:rFonts w:ascii="Times New Roman" w:hAnsi="Times New Roman" w:cs="Times New Roman"/>
                </w:rPr>
                <w:delText xml:space="preserve">Nature </w:delText>
              </w:r>
            </w:del>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2A82D84" w14:textId="05BD17F0" w:rsidR="00C34441" w:rsidRPr="00AB1D00" w:rsidDel="00974EF5" w:rsidRDefault="00C34441" w:rsidP="00974EF5">
            <w:pPr>
              <w:tabs>
                <w:tab w:val="left" w:pos="3200"/>
              </w:tabs>
              <w:spacing w:line="480" w:lineRule="auto"/>
              <w:ind w:left="720" w:firstLine="0"/>
              <w:rPr>
                <w:del w:id="1433" w:author="Cheick Traoré" w:date="2026-01-07T16:26:00Z" w16du:dateUtc="2026-01-07T16:26:00Z"/>
                <w:rFonts w:ascii="Times New Roman" w:hAnsi="Times New Roman" w:cs="Times New Roman"/>
              </w:rPr>
              <w:pPrChange w:id="1434" w:author="Cheick Traoré" w:date="2026-01-07T16:26:00Z" w16du:dateUtc="2026-01-07T16:26:00Z">
                <w:pPr>
                  <w:spacing w:after="0" w:line="480" w:lineRule="auto"/>
                  <w:ind w:left="0" w:right="49" w:firstLine="0"/>
                </w:pPr>
              </w:pPrChange>
            </w:pPr>
            <w:del w:id="1435" w:author="Cheick Traoré" w:date="2026-01-07T16:26:00Z" w16du:dateUtc="2026-01-07T16:26:00Z">
              <w:r w:rsidRPr="00AB1D00" w:rsidDel="00974EF5">
                <w:rPr>
                  <w:rFonts w:ascii="Times New Roman" w:hAnsi="Times New Roman" w:cs="Times New Roman"/>
                </w:rPr>
                <w:delText xml:space="preserve">Observations </w:delText>
              </w:r>
            </w:del>
          </w:p>
        </w:tc>
        <w:tc>
          <w:tcPr>
            <w:tcW w:w="2962" w:type="dxa"/>
          </w:tcPr>
          <w:p w14:paraId="6AA71B30" w14:textId="424BF747" w:rsidR="00C34441" w:rsidRPr="00AB1D00" w:rsidDel="00974EF5" w:rsidRDefault="00C34441" w:rsidP="00974EF5">
            <w:pPr>
              <w:tabs>
                <w:tab w:val="left" w:pos="3200"/>
              </w:tabs>
              <w:spacing w:line="480" w:lineRule="auto"/>
              <w:ind w:left="720" w:firstLine="0"/>
              <w:rPr>
                <w:del w:id="1436" w:author="Cheick Traoré" w:date="2026-01-07T16:26:00Z" w16du:dateUtc="2026-01-07T16:26:00Z"/>
                <w:rFonts w:ascii="Times New Roman" w:hAnsi="Times New Roman" w:cs="Times New Roman"/>
              </w:rPr>
              <w:pPrChange w:id="1437" w:author="Cheick Traoré" w:date="2026-01-07T16:26:00Z" w16du:dateUtc="2026-01-07T16:26:00Z">
                <w:pPr>
                  <w:spacing w:after="0" w:line="480" w:lineRule="auto"/>
                  <w:ind w:left="0" w:right="49" w:firstLine="0"/>
                </w:pPr>
              </w:pPrChange>
            </w:pPr>
          </w:p>
        </w:tc>
      </w:tr>
      <w:tr w:rsidR="00C34441" w:rsidRPr="00AB1D00" w:rsidDel="00974EF5" w14:paraId="713C8983" w14:textId="06BAB49C" w:rsidTr="00C34441">
        <w:trPr>
          <w:trHeight w:val="1114"/>
          <w:del w:id="1438" w:author="Cheick Traoré" w:date="2026-01-07T16:26:00Z" w16du:dateUtc="2026-01-07T16:26:00Z"/>
        </w:trPr>
        <w:tc>
          <w:tcPr>
            <w:tcW w:w="2552" w:type="dxa"/>
            <w:vMerge/>
            <w:tcBorders>
              <w:top w:val="nil"/>
              <w:left w:val="single" w:sz="4" w:space="0" w:color="000000"/>
              <w:bottom w:val="single" w:sz="4" w:space="0" w:color="000000"/>
              <w:right w:val="single" w:sz="4" w:space="0" w:color="000000"/>
            </w:tcBorders>
          </w:tcPr>
          <w:p w14:paraId="3E9501E9" w14:textId="5ABA1657" w:rsidR="00C34441" w:rsidRPr="00AB1D00" w:rsidDel="00974EF5" w:rsidRDefault="00C34441" w:rsidP="00974EF5">
            <w:pPr>
              <w:tabs>
                <w:tab w:val="left" w:pos="3200"/>
              </w:tabs>
              <w:spacing w:line="480" w:lineRule="auto"/>
              <w:ind w:left="720" w:firstLine="0"/>
              <w:rPr>
                <w:del w:id="1439" w:author="Cheick Traoré" w:date="2026-01-07T16:26:00Z" w16du:dateUtc="2026-01-07T16:26:00Z"/>
                <w:rFonts w:ascii="Times New Roman" w:hAnsi="Times New Roman" w:cs="Times New Roman"/>
              </w:rPr>
              <w:pPrChange w:id="1440" w:author="Cheick Traoré" w:date="2026-01-07T16:26:00Z" w16du:dateUtc="2026-01-07T16:26:00Z">
                <w:pPr>
                  <w:spacing w:after="160" w:line="480" w:lineRule="auto"/>
                  <w:ind w:left="0" w:firstLine="0"/>
                </w:pPr>
              </w:pPrChange>
            </w:pPr>
          </w:p>
        </w:tc>
        <w:tc>
          <w:tcPr>
            <w:tcW w:w="2334" w:type="dxa"/>
            <w:vMerge/>
            <w:tcBorders>
              <w:top w:val="nil"/>
              <w:left w:val="single" w:sz="4" w:space="0" w:color="000000"/>
              <w:bottom w:val="single" w:sz="4" w:space="0" w:color="000000"/>
              <w:right w:val="single" w:sz="4" w:space="0" w:color="000000"/>
            </w:tcBorders>
          </w:tcPr>
          <w:p w14:paraId="75772EE5" w14:textId="2FF80111" w:rsidR="00C34441" w:rsidRPr="00AB1D00" w:rsidDel="00974EF5" w:rsidRDefault="00C34441" w:rsidP="00974EF5">
            <w:pPr>
              <w:tabs>
                <w:tab w:val="left" w:pos="3200"/>
              </w:tabs>
              <w:spacing w:line="480" w:lineRule="auto"/>
              <w:ind w:left="720" w:firstLine="0"/>
              <w:rPr>
                <w:del w:id="1441" w:author="Cheick Traoré" w:date="2026-01-07T16:26:00Z" w16du:dateUtc="2026-01-07T16:26:00Z"/>
                <w:rFonts w:ascii="Times New Roman" w:hAnsi="Times New Roman" w:cs="Times New Roman"/>
              </w:rPr>
              <w:pPrChange w:id="1442" w:author="Cheick Traoré" w:date="2026-01-07T16:26:00Z" w16du:dateUtc="2026-01-07T16:26:00Z">
                <w:pPr>
                  <w:spacing w:after="160" w:line="480" w:lineRule="auto"/>
                  <w:ind w:left="0" w:firstLine="0"/>
                </w:pPr>
              </w:pPrChange>
            </w:pPr>
          </w:p>
        </w:tc>
        <w:tc>
          <w:tcPr>
            <w:tcW w:w="710" w:type="dxa"/>
            <w:vMerge/>
            <w:tcBorders>
              <w:top w:val="nil"/>
              <w:left w:val="single" w:sz="4" w:space="0" w:color="000000"/>
              <w:bottom w:val="single" w:sz="4" w:space="0" w:color="000000"/>
              <w:right w:val="single" w:sz="4" w:space="0" w:color="000000"/>
            </w:tcBorders>
          </w:tcPr>
          <w:p w14:paraId="784EEC91" w14:textId="584DAD82" w:rsidR="00C34441" w:rsidRPr="00AB1D00" w:rsidDel="00974EF5" w:rsidRDefault="00C34441" w:rsidP="00974EF5">
            <w:pPr>
              <w:tabs>
                <w:tab w:val="left" w:pos="3200"/>
              </w:tabs>
              <w:spacing w:line="480" w:lineRule="auto"/>
              <w:ind w:left="720" w:firstLine="0"/>
              <w:rPr>
                <w:del w:id="1443" w:author="Cheick Traoré" w:date="2026-01-07T16:26:00Z" w16du:dateUtc="2026-01-07T16:26:00Z"/>
                <w:rFonts w:ascii="Times New Roman" w:hAnsi="Times New Roman" w:cs="Times New Roman"/>
              </w:rPr>
              <w:pPrChange w:id="1444" w:author="Cheick Traoré" w:date="2026-01-07T16:26:00Z" w16du:dateUtc="2026-01-07T16:26:00Z">
                <w:pPr>
                  <w:spacing w:after="160" w:line="480" w:lineRule="auto"/>
                  <w:ind w:left="0" w:firstLine="0"/>
                </w:pPr>
              </w:pPrChange>
            </w:pPr>
          </w:p>
        </w:tc>
        <w:tc>
          <w:tcPr>
            <w:tcW w:w="694" w:type="dxa"/>
            <w:vMerge/>
            <w:tcBorders>
              <w:top w:val="nil"/>
              <w:left w:val="single" w:sz="4" w:space="0" w:color="000000"/>
              <w:bottom w:val="single" w:sz="4" w:space="0" w:color="000000"/>
              <w:right w:val="single" w:sz="4" w:space="0" w:color="000000"/>
            </w:tcBorders>
          </w:tcPr>
          <w:p w14:paraId="06D66DBE" w14:textId="3706473E" w:rsidR="00C34441" w:rsidRPr="00AB1D00" w:rsidDel="00974EF5" w:rsidRDefault="00C34441" w:rsidP="00974EF5">
            <w:pPr>
              <w:tabs>
                <w:tab w:val="left" w:pos="3200"/>
              </w:tabs>
              <w:spacing w:line="480" w:lineRule="auto"/>
              <w:ind w:left="720" w:firstLine="0"/>
              <w:rPr>
                <w:del w:id="1445" w:author="Cheick Traoré" w:date="2026-01-07T16:26:00Z" w16du:dateUtc="2026-01-07T16:26:00Z"/>
                <w:rFonts w:ascii="Times New Roman" w:hAnsi="Times New Roman" w:cs="Times New Roman"/>
              </w:rPr>
              <w:pPrChange w:id="1446" w:author="Cheick Traoré" w:date="2026-01-07T16:26:00Z" w16du:dateUtc="2026-01-07T16:26:00Z">
                <w:pPr>
                  <w:spacing w:after="160" w:line="480" w:lineRule="auto"/>
                  <w:ind w:left="0" w:firstLine="0"/>
                </w:pPr>
              </w:pPrChange>
            </w:pPr>
          </w:p>
        </w:tc>
        <w:tc>
          <w:tcPr>
            <w:tcW w:w="661" w:type="dxa"/>
            <w:tcBorders>
              <w:top w:val="single" w:sz="4" w:space="0" w:color="000000"/>
              <w:left w:val="single" w:sz="4" w:space="0" w:color="000000"/>
              <w:bottom w:val="single" w:sz="4" w:space="0" w:color="000000"/>
              <w:right w:val="single" w:sz="4" w:space="0" w:color="000000"/>
            </w:tcBorders>
            <w:vAlign w:val="center"/>
          </w:tcPr>
          <w:p w14:paraId="6B3CB743" w14:textId="06E7E866" w:rsidR="00C34441" w:rsidRPr="00AB1D00" w:rsidDel="00974EF5" w:rsidRDefault="00C34441" w:rsidP="00974EF5">
            <w:pPr>
              <w:tabs>
                <w:tab w:val="left" w:pos="3200"/>
              </w:tabs>
              <w:spacing w:line="480" w:lineRule="auto"/>
              <w:ind w:left="720" w:firstLine="0"/>
              <w:rPr>
                <w:del w:id="1447" w:author="Cheick Traoré" w:date="2026-01-07T16:26:00Z" w16du:dateUtc="2026-01-07T16:26:00Z"/>
                <w:rFonts w:ascii="Times New Roman" w:hAnsi="Times New Roman" w:cs="Times New Roman"/>
              </w:rPr>
              <w:pPrChange w:id="1448" w:author="Cheick Traoré" w:date="2026-01-07T16:26:00Z" w16du:dateUtc="2026-01-07T16:26:00Z">
                <w:pPr>
                  <w:spacing w:after="0" w:line="480" w:lineRule="auto"/>
                  <w:ind w:left="0" w:right="59" w:firstLine="0"/>
                </w:pPr>
              </w:pPrChange>
            </w:pPr>
            <w:del w:id="1449" w:author="Cheick Traoré" w:date="2026-01-07T16:26:00Z" w16du:dateUtc="2026-01-07T16:26:00Z">
              <w:r w:rsidRPr="00AB1D00" w:rsidDel="00974EF5">
                <w:rPr>
                  <w:rFonts w:ascii="Times New Roman" w:hAnsi="Times New Roman" w:cs="Times New Roman"/>
                </w:rPr>
                <w:delText xml:space="preserve">E </w:delText>
              </w:r>
            </w:del>
          </w:p>
          <w:p w14:paraId="134F69BF" w14:textId="09CB407D" w:rsidR="00C34441" w:rsidRPr="00AB1D00" w:rsidDel="00974EF5" w:rsidRDefault="00C34441" w:rsidP="00974EF5">
            <w:pPr>
              <w:tabs>
                <w:tab w:val="left" w:pos="3200"/>
              </w:tabs>
              <w:spacing w:line="480" w:lineRule="auto"/>
              <w:ind w:left="720" w:firstLine="0"/>
              <w:rPr>
                <w:del w:id="1450" w:author="Cheick Traoré" w:date="2026-01-07T16:26:00Z" w16du:dateUtc="2026-01-07T16:26:00Z"/>
                <w:rFonts w:ascii="Times New Roman" w:hAnsi="Times New Roman" w:cs="Times New Roman"/>
              </w:rPr>
              <w:pPrChange w:id="1451" w:author="Cheick Traoré" w:date="2026-01-07T16:26:00Z" w16du:dateUtc="2026-01-07T16:26:00Z">
                <w:pPr>
                  <w:spacing w:after="0" w:line="480" w:lineRule="auto"/>
                  <w:ind w:left="113" w:firstLine="0"/>
                </w:pPr>
              </w:pPrChange>
            </w:pPr>
            <w:del w:id="1452" w:author="Cheick Traoré" w:date="2026-01-07T16:26:00Z" w16du:dateUtc="2026-01-07T16:26:00Z">
              <w:r w:rsidRPr="00AB1D00" w:rsidDel="00974EF5">
                <w:rPr>
                  <w:rFonts w:ascii="Times New Roman" w:hAnsi="Times New Roman" w:cs="Times New Roman"/>
                </w:rPr>
                <w:delText xml:space="preserve">CA </w:delText>
              </w:r>
            </w:del>
          </w:p>
          <w:p w14:paraId="68988725" w14:textId="5575AE10" w:rsidR="00C34441" w:rsidRPr="00AB1D00" w:rsidDel="00974EF5" w:rsidRDefault="00C34441" w:rsidP="00974EF5">
            <w:pPr>
              <w:tabs>
                <w:tab w:val="left" w:pos="3200"/>
              </w:tabs>
              <w:spacing w:line="480" w:lineRule="auto"/>
              <w:ind w:left="720" w:firstLine="0"/>
              <w:rPr>
                <w:del w:id="1453" w:author="Cheick Traoré" w:date="2026-01-07T16:26:00Z" w16du:dateUtc="2026-01-07T16:26:00Z"/>
                <w:rFonts w:ascii="Times New Roman" w:hAnsi="Times New Roman" w:cs="Times New Roman"/>
              </w:rPr>
              <w:pPrChange w:id="1454" w:author="Cheick Traoré" w:date="2026-01-07T16:26:00Z" w16du:dateUtc="2026-01-07T16:26:00Z">
                <w:pPr>
                  <w:spacing w:after="0" w:line="480" w:lineRule="auto"/>
                  <w:ind w:left="101" w:firstLine="0"/>
                </w:pPr>
              </w:pPrChange>
            </w:pPr>
            <w:del w:id="1455" w:author="Cheick Traoré" w:date="2026-01-07T16:26:00Z" w16du:dateUtc="2026-01-07T16:26:00Z">
              <w:r w:rsidRPr="00AB1D00" w:rsidDel="00974EF5">
                <w:rPr>
                  <w:rFonts w:ascii="Times New Roman" w:hAnsi="Times New Roman" w:cs="Times New Roman"/>
                </w:rPr>
                <w:delText xml:space="preserve">CO </w:delText>
              </w:r>
            </w:del>
          </w:p>
        </w:tc>
        <w:tc>
          <w:tcPr>
            <w:tcW w:w="846" w:type="dxa"/>
            <w:tcBorders>
              <w:top w:val="single" w:sz="4" w:space="0" w:color="000000"/>
              <w:left w:val="single" w:sz="4" w:space="0" w:color="000000"/>
              <w:bottom w:val="single" w:sz="4" w:space="0" w:color="000000"/>
              <w:right w:val="single" w:sz="4" w:space="0" w:color="000000"/>
            </w:tcBorders>
            <w:vAlign w:val="center"/>
          </w:tcPr>
          <w:p w14:paraId="3E859093" w14:textId="1EA36D90" w:rsidR="00C34441" w:rsidRPr="00AB1D00" w:rsidDel="00974EF5" w:rsidRDefault="00C34441" w:rsidP="00974EF5">
            <w:pPr>
              <w:tabs>
                <w:tab w:val="left" w:pos="3200"/>
              </w:tabs>
              <w:spacing w:line="480" w:lineRule="auto"/>
              <w:ind w:left="720" w:firstLine="0"/>
              <w:rPr>
                <w:del w:id="1456" w:author="Cheick Traoré" w:date="2026-01-07T16:26:00Z" w16du:dateUtc="2026-01-07T16:26:00Z"/>
                <w:rFonts w:ascii="Times New Roman" w:hAnsi="Times New Roman" w:cs="Times New Roman"/>
              </w:rPr>
              <w:pPrChange w:id="1457" w:author="Cheick Traoré" w:date="2026-01-07T16:26:00Z" w16du:dateUtc="2026-01-07T16:26:00Z">
                <w:pPr>
                  <w:spacing w:after="0" w:line="480" w:lineRule="auto"/>
                  <w:ind w:left="86" w:firstLine="0"/>
                </w:pPr>
              </w:pPrChange>
            </w:pPr>
            <w:del w:id="1458" w:author="Cheick Traoré" w:date="2026-01-07T16:26:00Z" w16du:dateUtc="2026-01-07T16:26:00Z">
              <w:r w:rsidRPr="00AB1D00" w:rsidDel="00974EF5">
                <w:rPr>
                  <w:rFonts w:ascii="Times New Roman" w:hAnsi="Times New Roman" w:cs="Times New Roman"/>
                </w:rPr>
                <w:delText xml:space="preserve">SIG </w:delText>
              </w:r>
            </w:del>
          </w:p>
          <w:p w14:paraId="25083417" w14:textId="7EAEE74E" w:rsidR="00C34441" w:rsidRPr="00AB1D00" w:rsidDel="00974EF5" w:rsidRDefault="00C34441" w:rsidP="00974EF5">
            <w:pPr>
              <w:tabs>
                <w:tab w:val="left" w:pos="3200"/>
              </w:tabs>
              <w:spacing w:line="480" w:lineRule="auto"/>
              <w:ind w:left="720" w:firstLine="0"/>
              <w:rPr>
                <w:del w:id="1459" w:author="Cheick Traoré" w:date="2026-01-07T16:26:00Z" w16du:dateUtc="2026-01-07T16:26:00Z"/>
                <w:rFonts w:ascii="Times New Roman" w:hAnsi="Times New Roman" w:cs="Times New Roman"/>
              </w:rPr>
              <w:pPrChange w:id="1460" w:author="Cheick Traoré" w:date="2026-01-07T16:26:00Z" w16du:dateUtc="2026-01-07T16:26:00Z">
                <w:pPr>
                  <w:spacing w:after="0" w:line="480" w:lineRule="auto"/>
                  <w:ind w:left="0" w:right="65" w:firstLine="0"/>
                </w:pPr>
              </w:pPrChange>
            </w:pPr>
            <w:del w:id="1461" w:author="Cheick Traoré" w:date="2026-01-07T16:26:00Z" w16du:dateUtc="2026-01-07T16:26:00Z">
              <w:r w:rsidRPr="00AB1D00" w:rsidDel="00974EF5">
                <w:rPr>
                  <w:rFonts w:ascii="Times New Roman" w:hAnsi="Times New Roman" w:cs="Times New Roman"/>
                </w:rPr>
                <w:delText xml:space="preserve">SIT </w:delText>
              </w:r>
            </w:del>
          </w:p>
          <w:p w14:paraId="46C32448" w14:textId="16EC8BCE" w:rsidR="00C34441" w:rsidRPr="00AB1D00" w:rsidDel="00974EF5" w:rsidRDefault="00C34441" w:rsidP="00974EF5">
            <w:pPr>
              <w:tabs>
                <w:tab w:val="left" w:pos="3200"/>
              </w:tabs>
              <w:spacing w:line="480" w:lineRule="auto"/>
              <w:ind w:left="720" w:firstLine="0"/>
              <w:rPr>
                <w:del w:id="1462" w:author="Cheick Traoré" w:date="2026-01-07T16:26:00Z" w16du:dateUtc="2026-01-07T16:26:00Z"/>
                <w:rFonts w:ascii="Times New Roman" w:hAnsi="Times New Roman" w:cs="Times New Roman"/>
              </w:rPr>
              <w:pPrChange w:id="1463" w:author="Cheick Traoré" w:date="2026-01-07T16:26:00Z" w16du:dateUtc="2026-01-07T16:26:00Z">
                <w:pPr>
                  <w:spacing w:after="0" w:line="480" w:lineRule="auto"/>
                  <w:ind w:left="43" w:firstLine="0"/>
                </w:pPr>
              </w:pPrChange>
            </w:pPr>
            <w:del w:id="1464" w:author="Cheick Traoré" w:date="2026-01-07T16:26:00Z" w16du:dateUtc="2026-01-07T16:26:00Z">
              <w:r w:rsidRPr="00AB1D00" w:rsidDel="00974EF5">
                <w:rPr>
                  <w:rFonts w:ascii="Times New Roman" w:hAnsi="Times New Roman" w:cs="Times New Roman"/>
                </w:rPr>
                <w:delText xml:space="preserve">MVT </w:delText>
              </w:r>
            </w:del>
          </w:p>
        </w:tc>
        <w:tc>
          <w:tcPr>
            <w:tcW w:w="1134" w:type="dxa"/>
            <w:vMerge/>
            <w:tcBorders>
              <w:top w:val="nil"/>
              <w:left w:val="single" w:sz="4" w:space="0" w:color="000000"/>
              <w:bottom w:val="single" w:sz="4" w:space="0" w:color="000000"/>
              <w:right w:val="single" w:sz="4" w:space="0" w:color="000000"/>
            </w:tcBorders>
          </w:tcPr>
          <w:p w14:paraId="4753B466" w14:textId="0BBC2A0B" w:rsidR="00C34441" w:rsidRPr="00AB1D00" w:rsidDel="00974EF5" w:rsidRDefault="00C34441" w:rsidP="00974EF5">
            <w:pPr>
              <w:tabs>
                <w:tab w:val="left" w:pos="3200"/>
              </w:tabs>
              <w:spacing w:line="480" w:lineRule="auto"/>
              <w:ind w:left="720" w:firstLine="0"/>
              <w:rPr>
                <w:del w:id="1465" w:author="Cheick Traoré" w:date="2026-01-07T16:26:00Z" w16du:dateUtc="2026-01-07T16:26:00Z"/>
                <w:rFonts w:ascii="Times New Roman" w:hAnsi="Times New Roman" w:cs="Times New Roman"/>
              </w:rPr>
              <w:pPrChange w:id="1466" w:author="Cheick Traoré" w:date="2026-01-07T16:26:00Z" w16du:dateUtc="2026-01-07T16:26:00Z">
                <w:pPr>
                  <w:spacing w:after="160" w:line="480" w:lineRule="auto"/>
                  <w:ind w:left="0" w:firstLine="0"/>
                </w:pPr>
              </w:pPrChange>
            </w:pPr>
          </w:p>
        </w:tc>
        <w:tc>
          <w:tcPr>
            <w:tcW w:w="2962" w:type="dxa"/>
          </w:tcPr>
          <w:p w14:paraId="1F14826B" w14:textId="4CA5910E" w:rsidR="00C34441" w:rsidRPr="00AB1D00" w:rsidDel="00974EF5" w:rsidRDefault="00C34441" w:rsidP="00974EF5">
            <w:pPr>
              <w:tabs>
                <w:tab w:val="left" w:pos="3200"/>
              </w:tabs>
              <w:spacing w:line="480" w:lineRule="auto"/>
              <w:ind w:left="720" w:firstLine="0"/>
              <w:rPr>
                <w:del w:id="1467" w:author="Cheick Traoré" w:date="2026-01-07T16:26:00Z" w16du:dateUtc="2026-01-07T16:26:00Z"/>
                <w:rFonts w:ascii="Times New Roman" w:hAnsi="Times New Roman" w:cs="Times New Roman"/>
              </w:rPr>
              <w:pPrChange w:id="1468" w:author="Cheick Traoré" w:date="2026-01-07T16:26:00Z" w16du:dateUtc="2026-01-07T16:26:00Z">
                <w:pPr>
                  <w:spacing w:after="160" w:line="480" w:lineRule="auto"/>
                  <w:ind w:left="0" w:firstLine="0"/>
                </w:pPr>
              </w:pPrChange>
            </w:pPr>
          </w:p>
        </w:tc>
      </w:tr>
      <w:tr w:rsidR="00B11582" w:rsidRPr="00AB1D00" w:rsidDel="00974EF5" w14:paraId="7088948D" w14:textId="422868CB" w:rsidTr="00C34441">
        <w:trPr>
          <w:trHeight w:val="1390"/>
          <w:del w:id="1469"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3A746C56" w14:textId="43AF7513" w:rsidR="00B11582" w:rsidRPr="007A4601" w:rsidDel="00974EF5" w:rsidRDefault="00B11582" w:rsidP="00974EF5">
            <w:pPr>
              <w:tabs>
                <w:tab w:val="left" w:pos="3200"/>
              </w:tabs>
              <w:spacing w:line="480" w:lineRule="auto"/>
              <w:ind w:left="720" w:firstLine="0"/>
              <w:rPr>
                <w:del w:id="1470" w:author="Cheick Traoré" w:date="2026-01-07T16:26:00Z" w16du:dateUtc="2026-01-07T16:26:00Z"/>
                <w:rFonts w:ascii="Times New Roman" w:hAnsi="Times New Roman" w:cs="Times New Roman"/>
                <w:rPrChange w:id="1471" w:author="Cheick Traoré" w:date="2026-01-08T10:20:00Z" w16du:dateUtc="2026-01-08T10:20:00Z">
                  <w:rPr>
                    <w:del w:id="1472" w:author="Cheick Traoré" w:date="2026-01-07T16:26:00Z" w16du:dateUtc="2026-01-07T16:26:00Z"/>
                    <w:rFonts w:ascii="Times New Roman" w:hAnsi="Times New Roman" w:cs="Times New Roman"/>
                    <w:lang w:val="en-US"/>
                  </w:rPr>
                </w:rPrChange>
              </w:rPr>
              <w:pPrChange w:id="1473" w:author="Cheick Traoré" w:date="2026-01-07T16:26:00Z" w16du:dateUtc="2026-01-07T16:26:00Z">
                <w:pPr>
                  <w:spacing w:after="0" w:line="480" w:lineRule="auto"/>
                  <w:ind w:left="2" w:firstLine="0"/>
                </w:pPr>
              </w:pPrChange>
            </w:pPr>
            <w:del w:id="1474" w:author="Cheick Traoré" w:date="2026-01-07T16:26:00Z" w16du:dateUtc="2026-01-07T16:26:00Z">
              <w:r w:rsidRPr="007A4601" w:rsidDel="00974EF5">
                <w:rPr>
                  <w:rFonts w:ascii="Times New Roman" w:hAnsi="Times New Roman" w:cs="Times New Roman"/>
                  <w:rPrChange w:id="1475" w:author="Cheick Traoré" w:date="2026-01-08T10:20:00Z" w16du:dateUtc="2026-01-08T10:20:00Z">
                    <w:rPr>
                      <w:rFonts w:ascii="Times New Roman" w:hAnsi="Times New Roman" w:cs="Times New Roman"/>
                      <w:lang w:val="en-US"/>
                    </w:rPr>
                  </w:rPrChange>
                </w:rPr>
                <w:delText xml:space="preserve">RUB_Id </w:delText>
              </w:r>
            </w:del>
          </w:p>
          <w:p w14:paraId="3EEC750E" w14:textId="3D2B40C8" w:rsidR="00B11582" w:rsidRPr="007A4601" w:rsidDel="00974EF5" w:rsidRDefault="00B11582" w:rsidP="00974EF5">
            <w:pPr>
              <w:tabs>
                <w:tab w:val="left" w:pos="3200"/>
              </w:tabs>
              <w:spacing w:line="480" w:lineRule="auto"/>
              <w:ind w:left="720" w:firstLine="0"/>
              <w:rPr>
                <w:del w:id="1476" w:author="Cheick Traoré" w:date="2026-01-07T16:26:00Z" w16du:dateUtc="2026-01-07T16:26:00Z"/>
                <w:rFonts w:ascii="Times New Roman" w:hAnsi="Times New Roman" w:cs="Times New Roman"/>
                <w:rPrChange w:id="1477" w:author="Cheick Traoré" w:date="2026-01-08T10:20:00Z" w16du:dateUtc="2026-01-08T10:20:00Z">
                  <w:rPr>
                    <w:del w:id="1478" w:author="Cheick Traoré" w:date="2026-01-07T16:26:00Z" w16du:dateUtc="2026-01-07T16:26:00Z"/>
                    <w:rFonts w:ascii="Times New Roman" w:hAnsi="Times New Roman" w:cs="Times New Roman"/>
                    <w:lang w:val="en-US"/>
                  </w:rPr>
                </w:rPrChange>
              </w:rPr>
              <w:pPrChange w:id="1479" w:author="Cheick Traoré" w:date="2026-01-07T16:26:00Z" w16du:dateUtc="2026-01-07T16:26:00Z">
                <w:pPr>
                  <w:spacing w:after="0" w:line="480" w:lineRule="auto"/>
                  <w:ind w:left="2" w:firstLine="0"/>
                </w:pPr>
              </w:pPrChange>
            </w:pPr>
          </w:p>
          <w:p w14:paraId="72D58BC3" w14:textId="3F60FB31" w:rsidR="00B11582" w:rsidRPr="007A4601" w:rsidDel="00974EF5" w:rsidRDefault="00B11582" w:rsidP="00974EF5">
            <w:pPr>
              <w:tabs>
                <w:tab w:val="left" w:pos="3200"/>
              </w:tabs>
              <w:spacing w:line="480" w:lineRule="auto"/>
              <w:ind w:left="720" w:firstLine="0"/>
              <w:rPr>
                <w:del w:id="1480" w:author="Cheick Traoré" w:date="2026-01-07T16:26:00Z" w16du:dateUtc="2026-01-07T16:26:00Z"/>
                <w:rFonts w:ascii="Times New Roman" w:hAnsi="Times New Roman" w:cs="Times New Roman"/>
                <w:rPrChange w:id="1481" w:author="Cheick Traoré" w:date="2026-01-08T10:20:00Z" w16du:dateUtc="2026-01-08T10:20:00Z">
                  <w:rPr>
                    <w:del w:id="1482" w:author="Cheick Traoré" w:date="2026-01-07T16:26:00Z" w16du:dateUtc="2026-01-07T16:26:00Z"/>
                    <w:rFonts w:ascii="Times New Roman" w:hAnsi="Times New Roman" w:cs="Times New Roman"/>
                    <w:lang w:val="en-US"/>
                  </w:rPr>
                </w:rPrChange>
              </w:rPr>
              <w:pPrChange w:id="1483" w:author="Cheick Traoré" w:date="2026-01-07T16:26:00Z" w16du:dateUtc="2026-01-07T16:26:00Z">
                <w:pPr>
                  <w:spacing w:after="0" w:line="480" w:lineRule="auto"/>
                  <w:ind w:left="0" w:firstLine="0"/>
                </w:pPr>
              </w:pPrChange>
            </w:pPr>
            <w:del w:id="1484" w:author="Cheick Traoré" w:date="2026-01-07T16:26:00Z" w16du:dateUtc="2026-01-07T16:26:00Z">
              <w:r w:rsidRPr="007A4601" w:rsidDel="00974EF5">
                <w:rPr>
                  <w:rFonts w:ascii="Times New Roman" w:hAnsi="Times New Roman" w:cs="Times New Roman"/>
                  <w:rPrChange w:id="1485" w:author="Cheick Traoré" w:date="2026-01-08T10:20:00Z" w16du:dateUtc="2026-01-08T10:20:00Z">
                    <w:rPr>
                      <w:rFonts w:ascii="Times New Roman" w:hAnsi="Times New Roman" w:cs="Times New Roman"/>
                      <w:lang w:val="en-US"/>
                    </w:rPr>
                  </w:rPrChange>
                </w:rPr>
                <w:delText xml:space="preserve">RUB_libelle </w:delText>
              </w:r>
            </w:del>
          </w:p>
          <w:p w14:paraId="36100212" w14:textId="06916C08" w:rsidR="00B11582" w:rsidRPr="007A4601" w:rsidDel="00974EF5" w:rsidRDefault="00B11582" w:rsidP="00974EF5">
            <w:pPr>
              <w:tabs>
                <w:tab w:val="left" w:pos="3200"/>
              </w:tabs>
              <w:spacing w:line="480" w:lineRule="auto"/>
              <w:ind w:left="720" w:firstLine="0"/>
              <w:rPr>
                <w:del w:id="1486" w:author="Cheick Traoré" w:date="2026-01-07T16:26:00Z" w16du:dateUtc="2026-01-07T16:26:00Z"/>
                <w:rFonts w:ascii="Times New Roman" w:hAnsi="Times New Roman" w:cs="Times New Roman"/>
                <w:rPrChange w:id="1487" w:author="Cheick Traoré" w:date="2026-01-08T10:20:00Z" w16du:dateUtc="2026-01-08T10:20:00Z">
                  <w:rPr>
                    <w:del w:id="1488" w:author="Cheick Traoré" w:date="2026-01-07T16:26:00Z" w16du:dateUtc="2026-01-07T16:26:00Z"/>
                    <w:rFonts w:ascii="Times New Roman" w:hAnsi="Times New Roman" w:cs="Times New Roman"/>
                    <w:lang w:val="en-US"/>
                  </w:rPr>
                </w:rPrChange>
              </w:rPr>
              <w:pPrChange w:id="1489" w:author="Cheick Traoré" w:date="2026-01-07T16:26:00Z" w16du:dateUtc="2026-01-07T16:26:00Z">
                <w:pPr>
                  <w:spacing w:after="0" w:line="480" w:lineRule="auto"/>
                  <w:ind w:left="0" w:firstLine="0"/>
                </w:pPr>
              </w:pPrChange>
            </w:pPr>
          </w:p>
          <w:p w14:paraId="11DA0F78" w14:textId="13EA3198" w:rsidR="00B11582" w:rsidRPr="007A4601" w:rsidDel="00974EF5" w:rsidRDefault="00B11582" w:rsidP="00974EF5">
            <w:pPr>
              <w:tabs>
                <w:tab w:val="left" w:pos="3200"/>
              </w:tabs>
              <w:spacing w:line="480" w:lineRule="auto"/>
              <w:ind w:left="720" w:firstLine="0"/>
              <w:rPr>
                <w:del w:id="1490" w:author="Cheick Traoré" w:date="2026-01-07T16:26:00Z" w16du:dateUtc="2026-01-07T16:26:00Z"/>
                <w:rFonts w:ascii="Times New Roman" w:hAnsi="Times New Roman" w:cs="Times New Roman"/>
                <w:rPrChange w:id="1491" w:author="Cheick Traoré" w:date="2026-01-08T10:20:00Z" w16du:dateUtc="2026-01-08T10:20:00Z">
                  <w:rPr>
                    <w:del w:id="1492" w:author="Cheick Traoré" w:date="2026-01-07T16:26:00Z" w16du:dateUtc="2026-01-07T16:26:00Z"/>
                    <w:rFonts w:ascii="Times New Roman" w:hAnsi="Times New Roman" w:cs="Times New Roman"/>
                    <w:lang w:val="en-US"/>
                  </w:rPr>
                </w:rPrChange>
              </w:rPr>
              <w:pPrChange w:id="1493" w:author="Cheick Traoré" w:date="2026-01-07T16:26:00Z" w16du:dateUtc="2026-01-07T16:26:00Z">
                <w:pPr>
                  <w:spacing w:after="0" w:line="480" w:lineRule="auto"/>
                  <w:ind w:left="0" w:firstLine="0"/>
                </w:pPr>
              </w:pPrChange>
            </w:pPr>
          </w:p>
          <w:p w14:paraId="0A686E77" w14:textId="1A7D6106" w:rsidR="00B11582" w:rsidRPr="007A4601" w:rsidDel="00974EF5" w:rsidRDefault="00B11582" w:rsidP="00974EF5">
            <w:pPr>
              <w:tabs>
                <w:tab w:val="left" w:pos="3200"/>
              </w:tabs>
              <w:spacing w:line="480" w:lineRule="auto"/>
              <w:ind w:left="720" w:firstLine="0"/>
              <w:rPr>
                <w:del w:id="1494" w:author="Cheick Traoré" w:date="2026-01-07T16:26:00Z" w16du:dateUtc="2026-01-07T16:26:00Z"/>
                <w:rFonts w:ascii="Times New Roman" w:hAnsi="Times New Roman" w:cs="Times New Roman"/>
                <w:rPrChange w:id="1495" w:author="Cheick Traoré" w:date="2026-01-08T10:20:00Z" w16du:dateUtc="2026-01-08T10:20:00Z">
                  <w:rPr>
                    <w:del w:id="1496" w:author="Cheick Traoré" w:date="2026-01-07T16:26:00Z" w16du:dateUtc="2026-01-07T16:26:00Z"/>
                    <w:rFonts w:ascii="Times New Roman" w:hAnsi="Times New Roman" w:cs="Times New Roman"/>
                    <w:lang w:val="en-US"/>
                  </w:rPr>
                </w:rPrChange>
              </w:rPr>
              <w:pPrChange w:id="1497" w:author="Cheick Traoré" w:date="2026-01-07T16:26:00Z" w16du:dateUtc="2026-01-07T16:26:00Z">
                <w:pPr>
                  <w:spacing w:after="0" w:line="480" w:lineRule="auto"/>
                  <w:ind w:left="2" w:firstLine="0"/>
                </w:pPr>
              </w:pPrChange>
            </w:pPr>
            <w:del w:id="1498" w:author="Cheick Traoré" w:date="2026-01-07T16:26:00Z" w16du:dateUtc="2026-01-07T16:26:00Z">
              <w:r w:rsidRPr="007A4601" w:rsidDel="00974EF5">
                <w:rPr>
                  <w:rFonts w:ascii="Times New Roman" w:hAnsi="Times New Roman" w:cs="Times New Roman"/>
                  <w:rPrChange w:id="1499" w:author="Cheick Traoré" w:date="2026-01-08T10:20:00Z" w16du:dateUtc="2026-01-08T10:20:00Z">
                    <w:rPr>
                      <w:rFonts w:ascii="Times New Roman" w:hAnsi="Times New Roman" w:cs="Times New Roman"/>
                      <w:lang w:val="en-US"/>
                    </w:rPr>
                  </w:rPrChange>
                </w:rPr>
                <w:delText>id_cadrage</w:delText>
              </w:r>
            </w:del>
          </w:p>
          <w:p w14:paraId="17C4D438" w14:textId="56FFDD9F" w:rsidR="00B11582" w:rsidRPr="007A4601" w:rsidDel="00974EF5" w:rsidRDefault="00B11582" w:rsidP="00974EF5">
            <w:pPr>
              <w:tabs>
                <w:tab w:val="left" w:pos="3200"/>
              </w:tabs>
              <w:spacing w:line="480" w:lineRule="auto"/>
              <w:ind w:left="720" w:firstLine="0"/>
              <w:rPr>
                <w:del w:id="1500" w:author="Cheick Traoré" w:date="2026-01-07T16:26:00Z" w16du:dateUtc="2026-01-07T16:26:00Z"/>
                <w:rFonts w:ascii="Times New Roman" w:hAnsi="Times New Roman" w:cs="Times New Roman"/>
                <w:rPrChange w:id="1501" w:author="Cheick Traoré" w:date="2026-01-08T10:20:00Z" w16du:dateUtc="2026-01-08T10:20:00Z">
                  <w:rPr>
                    <w:del w:id="1502" w:author="Cheick Traoré" w:date="2026-01-07T16:26:00Z" w16du:dateUtc="2026-01-07T16:26:00Z"/>
                    <w:rFonts w:ascii="Times New Roman" w:hAnsi="Times New Roman" w:cs="Times New Roman"/>
                    <w:lang w:val="en-US"/>
                  </w:rPr>
                </w:rPrChange>
              </w:rPr>
              <w:pPrChange w:id="1503" w:author="Cheick Traoré" w:date="2026-01-07T16:26:00Z" w16du:dateUtc="2026-01-07T16:26:00Z">
                <w:pPr>
                  <w:spacing w:after="0" w:line="480" w:lineRule="auto"/>
                  <w:ind w:left="2" w:firstLine="0"/>
                </w:pPr>
              </w:pPrChange>
            </w:pPr>
          </w:p>
          <w:p w14:paraId="5BD24CDC" w14:textId="30E610AD" w:rsidR="00B11582" w:rsidRPr="007A4601" w:rsidDel="00974EF5" w:rsidRDefault="00B11582" w:rsidP="00974EF5">
            <w:pPr>
              <w:tabs>
                <w:tab w:val="left" w:pos="3200"/>
              </w:tabs>
              <w:spacing w:line="480" w:lineRule="auto"/>
              <w:ind w:left="720" w:firstLine="0"/>
              <w:rPr>
                <w:del w:id="1504" w:author="Cheick Traoré" w:date="2026-01-07T16:26:00Z" w16du:dateUtc="2026-01-07T16:26:00Z"/>
                <w:rFonts w:ascii="Times New Roman" w:hAnsi="Times New Roman" w:cs="Times New Roman"/>
                <w:rPrChange w:id="1505" w:author="Cheick Traoré" w:date="2026-01-08T10:20:00Z" w16du:dateUtc="2026-01-08T10:20:00Z">
                  <w:rPr>
                    <w:del w:id="1506" w:author="Cheick Traoré" w:date="2026-01-07T16:26:00Z" w16du:dateUtc="2026-01-07T16:26:00Z"/>
                    <w:rFonts w:ascii="Times New Roman" w:hAnsi="Times New Roman" w:cs="Times New Roman"/>
                    <w:lang w:val="en-US"/>
                  </w:rPr>
                </w:rPrChange>
              </w:rPr>
              <w:pPrChange w:id="1507" w:author="Cheick Traoré" w:date="2026-01-07T16:26:00Z" w16du:dateUtc="2026-01-07T16:26:00Z">
                <w:pPr>
                  <w:spacing w:after="0" w:line="480" w:lineRule="auto"/>
                  <w:ind w:left="2" w:firstLine="0"/>
                </w:pPr>
              </w:pPrChange>
            </w:pPr>
          </w:p>
          <w:p w14:paraId="054BA456" w14:textId="051A969E" w:rsidR="00B11582" w:rsidRPr="007A4601" w:rsidDel="00974EF5" w:rsidRDefault="00B11582" w:rsidP="00974EF5">
            <w:pPr>
              <w:tabs>
                <w:tab w:val="left" w:pos="3200"/>
              </w:tabs>
              <w:spacing w:line="480" w:lineRule="auto"/>
              <w:ind w:left="720" w:firstLine="0"/>
              <w:rPr>
                <w:del w:id="1508" w:author="Cheick Traoré" w:date="2026-01-07T16:26:00Z" w16du:dateUtc="2026-01-07T16:26:00Z"/>
                <w:rFonts w:ascii="Times New Roman" w:hAnsi="Times New Roman" w:cs="Times New Roman"/>
                <w:rPrChange w:id="1509" w:author="Cheick Traoré" w:date="2026-01-08T10:20:00Z" w16du:dateUtc="2026-01-08T10:20:00Z">
                  <w:rPr>
                    <w:del w:id="1510" w:author="Cheick Traoré" w:date="2026-01-07T16:26:00Z" w16du:dateUtc="2026-01-07T16:26:00Z"/>
                    <w:rFonts w:ascii="Times New Roman" w:hAnsi="Times New Roman" w:cs="Times New Roman"/>
                    <w:lang w:val="en-US"/>
                  </w:rPr>
                </w:rPrChange>
              </w:rPr>
              <w:pPrChange w:id="1511" w:author="Cheick Traoré" w:date="2026-01-07T16:26:00Z" w16du:dateUtc="2026-01-07T16:26:00Z">
                <w:pPr>
                  <w:spacing w:after="0" w:line="480" w:lineRule="auto"/>
                  <w:ind w:left="2" w:firstLine="0"/>
                </w:pPr>
              </w:pPrChange>
            </w:pPr>
          </w:p>
          <w:p w14:paraId="3E06E160" w14:textId="6810CFBD" w:rsidR="00B11582" w:rsidRPr="007A4601" w:rsidDel="00974EF5" w:rsidRDefault="00B11582" w:rsidP="00974EF5">
            <w:pPr>
              <w:tabs>
                <w:tab w:val="left" w:pos="3200"/>
              </w:tabs>
              <w:spacing w:line="480" w:lineRule="auto"/>
              <w:ind w:left="720" w:firstLine="0"/>
              <w:rPr>
                <w:del w:id="1512" w:author="Cheick Traoré" w:date="2026-01-07T16:26:00Z" w16du:dateUtc="2026-01-07T16:26:00Z"/>
                <w:rFonts w:ascii="Times New Roman" w:hAnsi="Times New Roman" w:cs="Times New Roman"/>
                <w:rPrChange w:id="1513" w:author="Cheick Traoré" w:date="2026-01-08T10:20:00Z" w16du:dateUtc="2026-01-08T10:20:00Z">
                  <w:rPr>
                    <w:del w:id="1514" w:author="Cheick Traoré" w:date="2026-01-07T16:26:00Z" w16du:dateUtc="2026-01-07T16:26:00Z"/>
                    <w:rFonts w:ascii="Times New Roman" w:hAnsi="Times New Roman" w:cs="Times New Roman"/>
                    <w:lang w:val="en-US"/>
                  </w:rPr>
                </w:rPrChange>
              </w:rPr>
              <w:pPrChange w:id="1515" w:author="Cheick Traoré" w:date="2026-01-07T16:26:00Z" w16du:dateUtc="2026-01-07T16:26:00Z">
                <w:pPr>
                  <w:spacing w:after="0" w:line="480" w:lineRule="auto"/>
                </w:pPr>
              </w:pPrChange>
            </w:pPr>
            <w:del w:id="1516" w:author="Cheick Traoré" w:date="2026-01-07T16:26:00Z" w16du:dateUtc="2026-01-07T16:26:00Z">
              <w:r w:rsidRPr="007A4601" w:rsidDel="00974EF5">
                <w:rPr>
                  <w:rFonts w:ascii="Times New Roman" w:hAnsi="Times New Roman" w:cs="Times New Roman"/>
                  <w:rPrChange w:id="1517" w:author="Cheick Traoré" w:date="2026-01-08T10:20:00Z" w16du:dateUtc="2026-01-08T10:20:00Z">
                    <w:rPr>
                      <w:rFonts w:ascii="Times New Roman" w:hAnsi="Times New Roman" w:cs="Times New Roman"/>
                      <w:lang w:val="en-US"/>
                    </w:rPr>
                  </w:rPrChange>
                </w:rPr>
                <w:delText>id_type_rubrique</w:delText>
              </w:r>
            </w:del>
          </w:p>
          <w:p w14:paraId="6690BDE3" w14:textId="67FE632B" w:rsidR="00B11582" w:rsidRPr="007A4601" w:rsidDel="00974EF5" w:rsidRDefault="00B11582" w:rsidP="00974EF5">
            <w:pPr>
              <w:tabs>
                <w:tab w:val="left" w:pos="3200"/>
              </w:tabs>
              <w:spacing w:line="480" w:lineRule="auto"/>
              <w:ind w:left="720" w:firstLine="0"/>
              <w:rPr>
                <w:del w:id="1518" w:author="Cheick Traoré" w:date="2026-01-07T16:26:00Z" w16du:dateUtc="2026-01-07T16:26:00Z"/>
                <w:rFonts w:ascii="Times New Roman" w:hAnsi="Times New Roman" w:cs="Times New Roman"/>
                <w:rPrChange w:id="1519" w:author="Cheick Traoré" w:date="2026-01-08T10:20:00Z" w16du:dateUtc="2026-01-08T10:20:00Z">
                  <w:rPr>
                    <w:del w:id="1520" w:author="Cheick Traoré" w:date="2026-01-07T16:26:00Z" w16du:dateUtc="2026-01-07T16:26:00Z"/>
                    <w:rFonts w:ascii="Times New Roman" w:hAnsi="Times New Roman" w:cs="Times New Roman"/>
                    <w:lang w:val="en-US"/>
                  </w:rPr>
                </w:rPrChange>
              </w:rPr>
              <w:pPrChange w:id="1521" w:author="Cheick Traoré" w:date="2026-01-07T16:26:00Z" w16du:dateUtc="2026-01-07T16:26:00Z">
                <w:pPr>
                  <w:spacing w:after="0" w:line="480" w:lineRule="auto"/>
                </w:pPr>
              </w:pPrChange>
            </w:pPr>
          </w:p>
          <w:p w14:paraId="6ED921CF" w14:textId="252F5CD6" w:rsidR="00B11582" w:rsidRPr="007A4601" w:rsidDel="00974EF5" w:rsidRDefault="00B11582" w:rsidP="00974EF5">
            <w:pPr>
              <w:tabs>
                <w:tab w:val="left" w:pos="3200"/>
              </w:tabs>
              <w:spacing w:line="480" w:lineRule="auto"/>
              <w:ind w:left="720" w:firstLine="0"/>
              <w:rPr>
                <w:del w:id="1522" w:author="Cheick Traoré" w:date="2026-01-07T16:26:00Z" w16du:dateUtc="2026-01-07T16:26:00Z"/>
                <w:rFonts w:ascii="Times New Roman" w:hAnsi="Times New Roman" w:cs="Times New Roman"/>
                <w:rPrChange w:id="1523" w:author="Cheick Traoré" w:date="2026-01-08T10:20:00Z" w16du:dateUtc="2026-01-08T10:20:00Z">
                  <w:rPr>
                    <w:del w:id="1524" w:author="Cheick Traoré" w:date="2026-01-07T16:26:00Z" w16du:dateUtc="2026-01-07T16:26:00Z"/>
                    <w:rFonts w:ascii="Times New Roman" w:hAnsi="Times New Roman" w:cs="Times New Roman"/>
                    <w:lang w:val="en-US"/>
                  </w:rPr>
                </w:rPrChange>
              </w:rPr>
              <w:pPrChange w:id="1525" w:author="Cheick Traoré" w:date="2026-01-07T16:26:00Z" w16du:dateUtc="2026-01-07T16:26:00Z">
                <w:pPr>
                  <w:spacing w:after="0" w:line="480" w:lineRule="auto"/>
                </w:pPr>
              </w:pPrChange>
            </w:pPr>
          </w:p>
          <w:p w14:paraId="636278EF" w14:textId="25094D05" w:rsidR="00B11582" w:rsidRPr="007A4601" w:rsidDel="00974EF5" w:rsidRDefault="00B11582" w:rsidP="00974EF5">
            <w:pPr>
              <w:tabs>
                <w:tab w:val="left" w:pos="3200"/>
              </w:tabs>
              <w:spacing w:line="480" w:lineRule="auto"/>
              <w:ind w:left="720" w:firstLine="0"/>
              <w:rPr>
                <w:del w:id="1526" w:author="Cheick Traoré" w:date="2026-01-07T16:26:00Z" w16du:dateUtc="2026-01-07T16:26:00Z"/>
                <w:rFonts w:ascii="Times New Roman" w:hAnsi="Times New Roman" w:cs="Times New Roman"/>
                <w:rPrChange w:id="1527" w:author="Cheick Traoré" w:date="2026-01-08T10:20:00Z" w16du:dateUtc="2026-01-08T10:20:00Z">
                  <w:rPr>
                    <w:del w:id="1528" w:author="Cheick Traoré" w:date="2026-01-07T16:26:00Z" w16du:dateUtc="2026-01-07T16:26:00Z"/>
                    <w:rFonts w:ascii="Times New Roman" w:hAnsi="Times New Roman" w:cs="Times New Roman"/>
                    <w:lang w:val="en-US"/>
                  </w:rPr>
                </w:rPrChange>
              </w:rPr>
              <w:pPrChange w:id="1529" w:author="Cheick Traoré" w:date="2026-01-07T16:26:00Z" w16du:dateUtc="2026-01-07T16:26:00Z">
                <w:pPr>
                  <w:spacing w:after="0" w:line="480" w:lineRule="auto"/>
                </w:pPr>
              </w:pPrChange>
            </w:pPr>
            <w:del w:id="1530" w:author="Cheick Traoré" w:date="2026-01-07T16:26:00Z" w16du:dateUtc="2026-01-07T16:26:00Z">
              <w:r w:rsidRPr="007A4601" w:rsidDel="00974EF5">
                <w:rPr>
                  <w:rFonts w:ascii="Times New Roman" w:hAnsi="Times New Roman" w:cs="Times New Roman"/>
                  <w:rPrChange w:id="1531" w:author="Cheick Traoré" w:date="2026-01-08T10:20:00Z" w16du:dateUtc="2026-01-08T10:20:00Z">
                    <w:rPr>
                      <w:rFonts w:ascii="Times New Roman" w:hAnsi="Times New Roman" w:cs="Times New Roman"/>
                      <w:lang w:val="en-US"/>
                    </w:rPr>
                  </w:rPrChange>
                </w:rPr>
                <w:delText>parent</w:delText>
              </w:r>
            </w:del>
          </w:p>
        </w:tc>
        <w:tc>
          <w:tcPr>
            <w:tcW w:w="2334" w:type="dxa"/>
            <w:tcBorders>
              <w:top w:val="single" w:sz="4" w:space="0" w:color="000000"/>
              <w:left w:val="single" w:sz="4" w:space="0" w:color="000000"/>
              <w:bottom w:val="single" w:sz="4" w:space="0" w:color="000000"/>
              <w:right w:val="single" w:sz="4" w:space="0" w:color="000000"/>
            </w:tcBorders>
          </w:tcPr>
          <w:p w14:paraId="7C92D067" w14:textId="70DC7308" w:rsidR="00B11582" w:rsidRPr="00AB1D00" w:rsidDel="00974EF5" w:rsidRDefault="00B11582" w:rsidP="00974EF5">
            <w:pPr>
              <w:tabs>
                <w:tab w:val="left" w:pos="3200"/>
              </w:tabs>
              <w:spacing w:line="480" w:lineRule="auto"/>
              <w:ind w:left="720" w:firstLine="0"/>
              <w:rPr>
                <w:del w:id="1532" w:author="Cheick Traoré" w:date="2026-01-07T16:26:00Z" w16du:dateUtc="2026-01-07T16:26:00Z"/>
                <w:rFonts w:ascii="Times New Roman" w:hAnsi="Times New Roman" w:cs="Times New Roman"/>
              </w:rPr>
              <w:pPrChange w:id="1533" w:author="Cheick Traoré" w:date="2026-01-07T16:26:00Z" w16du:dateUtc="2026-01-07T16:26:00Z">
                <w:pPr>
                  <w:spacing w:after="19" w:line="480" w:lineRule="auto"/>
                  <w:ind w:left="0" w:firstLine="0"/>
                </w:pPr>
              </w:pPrChange>
            </w:pPr>
            <w:del w:id="1534" w:author="Cheick Traoré" w:date="2026-01-07T16:26:00Z" w16du:dateUtc="2026-01-07T16:26:00Z">
              <w:r w:rsidRPr="00AB1D00" w:rsidDel="00974EF5">
                <w:rPr>
                  <w:rFonts w:ascii="Times New Roman" w:hAnsi="Times New Roman" w:cs="Times New Roman"/>
                </w:rPr>
                <w:delText>Id de la Rubrique</w:delText>
              </w:r>
            </w:del>
          </w:p>
          <w:p w14:paraId="17A922C5" w14:textId="5435FF47" w:rsidR="00B11582" w:rsidRPr="00AB1D00" w:rsidDel="00974EF5" w:rsidRDefault="00B11582" w:rsidP="00974EF5">
            <w:pPr>
              <w:tabs>
                <w:tab w:val="left" w:pos="3200"/>
              </w:tabs>
              <w:spacing w:line="480" w:lineRule="auto"/>
              <w:ind w:left="720" w:firstLine="0"/>
              <w:rPr>
                <w:del w:id="1535" w:author="Cheick Traoré" w:date="2026-01-07T16:26:00Z" w16du:dateUtc="2026-01-07T16:26:00Z"/>
                <w:rFonts w:ascii="Times New Roman" w:hAnsi="Times New Roman" w:cs="Times New Roman"/>
              </w:rPr>
              <w:pPrChange w:id="1536" w:author="Cheick Traoré" w:date="2026-01-07T16:26:00Z" w16du:dateUtc="2026-01-07T16:26:00Z">
                <w:pPr>
                  <w:spacing w:after="19" w:line="480" w:lineRule="auto"/>
                  <w:ind w:left="0" w:firstLine="0"/>
                </w:pPr>
              </w:pPrChange>
            </w:pPr>
          </w:p>
          <w:p w14:paraId="3D6B3FB0" w14:textId="368F2CEC" w:rsidR="00B11582" w:rsidRPr="00AB1D00" w:rsidDel="00974EF5" w:rsidRDefault="00B11582" w:rsidP="00974EF5">
            <w:pPr>
              <w:tabs>
                <w:tab w:val="left" w:pos="3200"/>
              </w:tabs>
              <w:spacing w:line="480" w:lineRule="auto"/>
              <w:ind w:left="720" w:firstLine="0"/>
              <w:rPr>
                <w:del w:id="1537" w:author="Cheick Traoré" w:date="2026-01-07T16:26:00Z" w16du:dateUtc="2026-01-07T16:26:00Z"/>
                <w:rFonts w:ascii="Times New Roman" w:hAnsi="Times New Roman" w:cs="Times New Roman"/>
              </w:rPr>
              <w:pPrChange w:id="1538" w:author="Cheick Traoré" w:date="2026-01-07T16:26:00Z" w16du:dateUtc="2026-01-07T16:26:00Z">
                <w:pPr>
                  <w:spacing w:after="19" w:line="480" w:lineRule="auto"/>
                  <w:ind w:left="0" w:firstLine="0"/>
                </w:pPr>
              </w:pPrChange>
            </w:pPr>
            <w:del w:id="1539" w:author="Cheick Traoré" w:date="2026-01-07T16:26:00Z" w16du:dateUtc="2026-01-07T16:26:00Z">
              <w:r w:rsidRPr="00AB1D00" w:rsidDel="00974EF5">
                <w:rPr>
                  <w:rFonts w:ascii="Times New Roman" w:hAnsi="Times New Roman" w:cs="Times New Roman"/>
                </w:rPr>
                <w:delText>Libelle de la Rubrique</w:delText>
              </w:r>
            </w:del>
          </w:p>
          <w:p w14:paraId="7ED73CF4" w14:textId="2DBB2351" w:rsidR="00B11582" w:rsidRPr="00AB1D00" w:rsidDel="00974EF5" w:rsidRDefault="00B11582" w:rsidP="00974EF5">
            <w:pPr>
              <w:tabs>
                <w:tab w:val="left" w:pos="3200"/>
              </w:tabs>
              <w:spacing w:line="480" w:lineRule="auto"/>
              <w:ind w:left="720" w:firstLine="0"/>
              <w:rPr>
                <w:del w:id="1540" w:author="Cheick Traoré" w:date="2026-01-07T16:26:00Z" w16du:dateUtc="2026-01-07T16:26:00Z"/>
                <w:rFonts w:ascii="Times New Roman" w:hAnsi="Times New Roman" w:cs="Times New Roman"/>
              </w:rPr>
              <w:pPrChange w:id="1541" w:author="Cheick Traoré" w:date="2026-01-07T16:26:00Z" w16du:dateUtc="2026-01-07T16:26:00Z">
                <w:pPr>
                  <w:spacing w:after="19" w:line="480" w:lineRule="auto"/>
                  <w:ind w:left="0" w:firstLine="0"/>
                </w:pPr>
              </w:pPrChange>
            </w:pPr>
          </w:p>
          <w:p w14:paraId="2751FD86" w14:textId="7F469C22" w:rsidR="00B11582" w:rsidRPr="00AB1D00" w:rsidDel="00974EF5" w:rsidRDefault="00B11582" w:rsidP="00974EF5">
            <w:pPr>
              <w:tabs>
                <w:tab w:val="left" w:pos="3200"/>
              </w:tabs>
              <w:spacing w:line="480" w:lineRule="auto"/>
              <w:ind w:left="720" w:firstLine="0"/>
              <w:rPr>
                <w:del w:id="1542" w:author="Cheick Traoré" w:date="2026-01-07T16:26:00Z" w16du:dateUtc="2026-01-07T16:26:00Z"/>
                <w:rFonts w:ascii="Times New Roman" w:hAnsi="Times New Roman" w:cs="Times New Roman"/>
              </w:rPr>
              <w:pPrChange w:id="1543" w:author="Cheick Traoré" w:date="2026-01-07T16:26:00Z" w16du:dateUtc="2026-01-07T16:26:00Z">
                <w:pPr>
                  <w:spacing w:after="15" w:line="480" w:lineRule="auto"/>
                  <w:ind w:left="2" w:firstLine="0"/>
                </w:pPr>
              </w:pPrChange>
            </w:pPr>
            <w:del w:id="1544" w:author="Cheick Traoré" w:date="2026-01-07T16:26:00Z" w16du:dateUtc="2026-01-07T16:26:00Z">
              <w:r w:rsidRPr="00AB1D00" w:rsidDel="00974EF5">
                <w:rPr>
                  <w:rFonts w:ascii="Times New Roman" w:hAnsi="Times New Roman" w:cs="Times New Roman"/>
                </w:rPr>
                <w:delText>Id du cadrage macro</w:delText>
              </w:r>
            </w:del>
          </w:p>
          <w:p w14:paraId="3A98AA17" w14:textId="52E0D004" w:rsidR="00B11582" w:rsidRPr="00AB1D00" w:rsidDel="00974EF5" w:rsidRDefault="00B11582" w:rsidP="00974EF5">
            <w:pPr>
              <w:tabs>
                <w:tab w:val="left" w:pos="3200"/>
              </w:tabs>
              <w:spacing w:line="480" w:lineRule="auto"/>
              <w:ind w:left="720" w:firstLine="0"/>
              <w:rPr>
                <w:del w:id="1545" w:author="Cheick Traoré" w:date="2026-01-07T16:26:00Z" w16du:dateUtc="2026-01-07T16:26:00Z"/>
                <w:rFonts w:ascii="Times New Roman" w:hAnsi="Times New Roman" w:cs="Times New Roman"/>
              </w:rPr>
              <w:pPrChange w:id="1546" w:author="Cheick Traoré" w:date="2026-01-07T16:26:00Z" w16du:dateUtc="2026-01-07T16:26:00Z">
                <w:pPr>
                  <w:spacing w:after="15" w:line="480" w:lineRule="auto"/>
                  <w:ind w:left="2" w:firstLine="0"/>
                </w:pPr>
              </w:pPrChange>
            </w:pPr>
          </w:p>
          <w:p w14:paraId="0F77CC22" w14:textId="15991979" w:rsidR="00B11582" w:rsidRPr="00AB1D00" w:rsidDel="00974EF5" w:rsidRDefault="00B11582" w:rsidP="00974EF5">
            <w:pPr>
              <w:tabs>
                <w:tab w:val="left" w:pos="3200"/>
              </w:tabs>
              <w:spacing w:line="480" w:lineRule="auto"/>
              <w:ind w:left="720" w:firstLine="0"/>
              <w:rPr>
                <w:del w:id="1547" w:author="Cheick Traoré" w:date="2026-01-07T16:26:00Z" w16du:dateUtc="2026-01-07T16:26:00Z"/>
                <w:rFonts w:ascii="Times New Roman" w:hAnsi="Times New Roman" w:cs="Times New Roman"/>
              </w:rPr>
              <w:pPrChange w:id="1548" w:author="Cheick Traoré" w:date="2026-01-07T16:26:00Z" w16du:dateUtc="2026-01-07T16:26:00Z">
                <w:pPr>
                  <w:spacing w:after="19" w:line="480" w:lineRule="auto"/>
                  <w:ind w:left="2" w:firstLine="0"/>
                </w:pPr>
              </w:pPrChange>
            </w:pPr>
            <w:del w:id="1549" w:author="Cheick Traoré" w:date="2026-01-07T16:26:00Z" w16du:dateUtc="2026-01-07T16:26:00Z">
              <w:r w:rsidRPr="00AB1D00" w:rsidDel="00974EF5">
                <w:rPr>
                  <w:rFonts w:ascii="Times New Roman" w:hAnsi="Times New Roman" w:cs="Times New Roman"/>
                </w:rPr>
                <w:delText>Id du type de la rubrique</w:delText>
              </w:r>
            </w:del>
          </w:p>
          <w:p w14:paraId="5A1F34B2" w14:textId="2D72FFA4" w:rsidR="00B11582" w:rsidRPr="00AB1D00" w:rsidDel="00974EF5" w:rsidRDefault="00B11582" w:rsidP="00974EF5">
            <w:pPr>
              <w:tabs>
                <w:tab w:val="left" w:pos="3200"/>
              </w:tabs>
              <w:spacing w:line="480" w:lineRule="auto"/>
              <w:ind w:left="720" w:firstLine="0"/>
              <w:rPr>
                <w:del w:id="1550" w:author="Cheick Traoré" w:date="2026-01-07T16:26:00Z" w16du:dateUtc="2026-01-07T16:26:00Z"/>
                <w:rFonts w:ascii="Times New Roman" w:hAnsi="Times New Roman" w:cs="Times New Roman"/>
              </w:rPr>
              <w:pPrChange w:id="1551" w:author="Cheick Traoré" w:date="2026-01-07T16:26:00Z" w16du:dateUtc="2026-01-07T16:26:00Z">
                <w:pPr>
                  <w:spacing w:after="19" w:line="480" w:lineRule="auto"/>
                  <w:ind w:left="2" w:firstLine="0"/>
                </w:pPr>
              </w:pPrChange>
            </w:pPr>
          </w:p>
          <w:p w14:paraId="01DEEEA6" w14:textId="2FC5F166" w:rsidR="00B11582" w:rsidRPr="00AB1D00" w:rsidDel="00974EF5" w:rsidRDefault="00B11582" w:rsidP="00974EF5">
            <w:pPr>
              <w:tabs>
                <w:tab w:val="left" w:pos="3200"/>
              </w:tabs>
              <w:spacing w:line="480" w:lineRule="auto"/>
              <w:ind w:left="720" w:firstLine="0"/>
              <w:rPr>
                <w:del w:id="1552" w:author="Cheick Traoré" w:date="2026-01-07T16:26:00Z" w16du:dateUtc="2026-01-07T16:26:00Z"/>
                <w:rFonts w:ascii="Times New Roman" w:hAnsi="Times New Roman" w:cs="Times New Roman"/>
              </w:rPr>
              <w:pPrChange w:id="1553" w:author="Cheick Traoré" w:date="2026-01-07T16:26:00Z" w16du:dateUtc="2026-01-07T16:26:00Z">
                <w:pPr>
                  <w:spacing w:after="0" w:line="480" w:lineRule="auto"/>
                  <w:ind w:left="2" w:firstLine="0"/>
                </w:pPr>
              </w:pPrChange>
            </w:pPr>
            <w:del w:id="1554" w:author="Cheick Traoré" w:date="2026-01-07T16:26:00Z" w16du:dateUtc="2026-01-07T16:26:00Z">
              <w:r w:rsidRPr="00AB1D00" w:rsidDel="00974EF5">
                <w:rPr>
                  <w:rFonts w:ascii="Times New Roman" w:hAnsi="Times New Roman" w:cs="Times New Roman"/>
                </w:rPr>
                <w:delText>Le parent de la rubrique</w:delText>
              </w:r>
            </w:del>
          </w:p>
        </w:tc>
        <w:tc>
          <w:tcPr>
            <w:tcW w:w="710" w:type="dxa"/>
            <w:tcBorders>
              <w:top w:val="single" w:sz="4" w:space="0" w:color="000000"/>
              <w:left w:val="single" w:sz="4" w:space="0" w:color="000000"/>
              <w:bottom w:val="single" w:sz="4" w:space="0" w:color="000000"/>
              <w:right w:val="single" w:sz="4" w:space="0" w:color="000000"/>
            </w:tcBorders>
          </w:tcPr>
          <w:p w14:paraId="7BBC748C" w14:textId="136C3127" w:rsidR="00B11582" w:rsidRPr="007A4601" w:rsidDel="00974EF5" w:rsidRDefault="00B11582" w:rsidP="00974EF5">
            <w:pPr>
              <w:tabs>
                <w:tab w:val="left" w:pos="3200"/>
              </w:tabs>
              <w:spacing w:line="480" w:lineRule="auto"/>
              <w:ind w:left="720" w:firstLine="0"/>
              <w:rPr>
                <w:del w:id="1555" w:author="Cheick Traoré" w:date="2026-01-07T16:26:00Z" w16du:dateUtc="2026-01-07T16:26:00Z"/>
                <w:rFonts w:ascii="Times New Roman" w:hAnsi="Times New Roman" w:cs="Times New Roman"/>
                <w:rPrChange w:id="1556" w:author="Cheick Traoré" w:date="2026-01-08T10:20:00Z" w16du:dateUtc="2026-01-08T10:20:00Z">
                  <w:rPr>
                    <w:del w:id="1557" w:author="Cheick Traoré" w:date="2026-01-07T16:26:00Z" w16du:dateUtc="2026-01-07T16:26:00Z"/>
                    <w:rFonts w:ascii="Times New Roman" w:hAnsi="Times New Roman" w:cs="Times New Roman"/>
                    <w:lang w:val="en-US"/>
                  </w:rPr>
                </w:rPrChange>
              </w:rPr>
              <w:pPrChange w:id="1558" w:author="Cheick Traoré" w:date="2026-01-07T16:26:00Z" w16du:dateUtc="2026-01-07T16:26:00Z">
                <w:pPr>
                  <w:spacing w:after="0" w:line="480" w:lineRule="auto"/>
                  <w:ind w:left="0" w:right="56" w:firstLine="0"/>
                  <w:jc w:val="center"/>
                </w:pPr>
              </w:pPrChange>
            </w:pPr>
            <w:del w:id="1559" w:author="Cheick Traoré" w:date="2026-01-07T16:26:00Z" w16du:dateUtc="2026-01-07T16:26:00Z">
              <w:r w:rsidRPr="007A4601" w:rsidDel="00974EF5">
                <w:rPr>
                  <w:rFonts w:ascii="Times New Roman" w:hAnsi="Times New Roman" w:cs="Times New Roman"/>
                  <w:rPrChange w:id="1560" w:author="Cheick Traoré" w:date="2026-01-08T10:20:00Z" w16du:dateUtc="2026-01-08T10:20:00Z">
                    <w:rPr>
                      <w:rFonts w:ascii="Times New Roman" w:hAnsi="Times New Roman" w:cs="Times New Roman"/>
                      <w:lang w:val="en-US"/>
                    </w:rPr>
                  </w:rPrChange>
                </w:rPr>
                <w:delText>AN</w:delText>
              </w:r>
            </w:del>
          </w:p>
          <w:p w14:paraId="07D01314" w14:textId="38A671BF" w:rsidR="00B11582" w:rsidRPr="007A4601" w:rsidDel="00974EF5" w:rsidRDefault="00B11582" w:rsidP="00974EF5">
            <w:pPr>
              <w:tabs>
                <w:tab w:val="left" w:pos="3200"/>
              </w:tabs>
              <w:spacing w:line="480" w:lineRule="auto"/>
              <w:ind w:left="720" w:firstLine="0"/>
              <w:rPr>
                <w:del w:id="1561" w:author="Cheick Traoré" w:date="2026-01-07T16:26:00Z" w16du:dateUtc="2026-01-07T16:26:00Z"/>
                <w:rFonts w:ascii="Times New Roman" w:hAnsi="Times New Roman" w:cs="Times New Roman"/>
                <w:rPrChange w:id="1562" w:author="Cheick Traoré" w:date="2026-01-08T10:20:00Z" w16du:dateUtc="2026-01-08T10:20:00Z">
                  <w:rPr>
                    <w:del w:id="1563" w:author="Cheick Traoré" w:date="2026-01-07T16:26:00Z" w16du:dateUtc="2026-01-07T16:26:00Z"/>
                    <w:rFonts w:ascii="Times New Roman" w:hAnsi="Times New Roman" w:cs="Times New Roman"/>
                    <w:lang w:val="en-US"/>
                  </w:rPr>
                </w:rPrChange>
              </w:rPr>
              <w:pPrChange w:id="1564" w:author="Cheick Traoré" w:date="2026-01-07T16:26:00Z" w16du:dateUtc="2026-01-07T16:26:00Z">
                <w:pPr>
                  <w:spacing w:after="0" w:line="480" w:lineRule="auto"/>
                  <w:ind w:left="0" w:right="56" w:firstLine="0"/>
                  <w:jc w:val="center"/>
                </w:pPr>
              </w:pPrChange>
            </w:pPr>
          </w:p>
          <w:p w14:paraId="54788F40" w14:textId="4A2188CC" w:rsidR="00B11582" w:rsidRPr="007A4601" w:rsidDel="00974EF5" w:rsidRDefault="00B11582" w:rsidP="00974EF5">
            <w:pPr>
              <w:tabs>
                <w:tab w:val="left" w:pos="3200"/>
              </w:tabs>
              <w:spacing w:line="480" w:lineRule="auto"/>
              <w:ind w:left="720" w:firstLine="0"/>
              <w:rPr>
                <w:del w:id="1565" w:author="Cheick Traoré" w:date="2026-01-07T16:26:00Z" w16du:dateUtc="2026-01-07T16:26:00Z"/>
                <w:rFonts w:ascii="Times New Roman" w:hAnsi="Times New Roman" w:cs="Times New Roman"/>
                <w:rPrChange w:id="1566" w:author="Cheick Traoré" w:date="2026-01-08T10:20:00Z" w16du:dateUtc="2026-01-08T10:20:00Z">
                  <w:rPr>
                    <w:del w:id="1567" w:author="Cheick Traoré" w:date="2026-01-07T16:26:00Z" w16du:dateUtc="2026-01-07T16:26:00Z"/>
                    <w:rFonts w:ascii="Times New Roman" w:hAnsi="Times New Roman" w:cs="Times New Roman"/>
                    <w:lang w:val="en-US"/>
                  </w:rPr>
                </w:rPrChange>
              </w:rPr>
              <w:pPrChange w:id="1568" w:author="Cheick Traoré" w:date="2026-01-07T16:26:00Z" w16du:dateUtc="2026-01-07T16:26:00Z">
                <w:pPr>
                  <w:spacing w:after="0" w:line="480" w:lineRule="auto"/>
                  <w:ind w:left="113" w:firstLine="0"/>
                  <w:jc w:val="center"/>
                </w:pPr>
              </w:pPrChange>
            </w:pPr>
            <w:del w:id="1569" w:author="Cheick Traoré" w:date="2026-01-07T16:26:00Z" w16du:dateUtc="2026-01-07T16:26:00Z">
              <w:r w:rsidRPr="007A4601" w:rsidDel="00974EF5">
                <w:rPr>
                  <w:rFonts w:ascii="Times New Roman" w:hAnsi="Times New Roman" w:cs="Times New Roman"/>
                  <w:rPrChange w:id="1570" w:author="Cheick Traoré" w:date="2026-01-08T10:20:00Z" w16du:dateUtc="2026-01-08T10:20:00Z">
                    <w:rPr>
                      <w:rFonts w:ascii="Times New Roman" w:hAnsi="Times New Roman" w:cs="Times New Roman"/>
                      <w:lang w:val="en-US"/>
                    </w:rPr>
                  </w:rPrChange>
                </w:rPr>
                <w:delText>A</w:delText>
              </w:r>
            </w:del>
          </w:p>
          <w:p w14:paraId="301C71CD" w14:textId="0389D2C1" w:rsidR="00B11582" w:rsidRPr="007A4601" w:rsidDel="00974EF5" w:rsidRDefault="00B11582" w:rsidP="00974EF5">
            <w:pPr>
              <w:tabs>
                <w:tab w:val="left" w:pos="3200"/>
              </w:tabs>
              <w:spacing w:line="480" w:lineRule="auto"/>
              <w:ind w:left="720" w:firstLine="0"/>
              <w:rPr>
                <w:del w:id="1571" w:author="Cheick Traoré" w:date="2026-01-07T16:26:00Z" w16du:dateUtc="2026-01-07T16:26:00Z"/>
                <w:rFonts w:ascii="Times New Roman" w:hAnsi="Times New Roman" w:cs="Times New Roman"/>
                <w:rPrChange w:id="1572" w:author="Cheick Traoré" w:date="2026-01-08T10:20:00Z" w16du:dateUtc="2026-01-08T10:20:00Z">
                  <w:rPr>
                    <w:del w:id="1573" w:author="Cheick Traoré" w:date="2026-01-07T16:26:00Z" w16du:dateUtc="2026-01-07T16:26:00Z"/>
                    <w:rFonts w:ascii="Times New Roman" w:hAnsi="Times New Roman" w:cs="Times New Roman"/>
                    <w:lang w:val="en-US"/>
                  </w:rPr>
                </w:rPrChange>
              </w:rPr>
              <w:pPrChange w:id="1574" w:author="Cheick Traoré" w:date="2026-01-07T16:26:00Z" w16du:dateUtc="2026-01-07T16:26:00Z">
                <w:pPr>
                  <w:spacing w:after="0" w:line="480" w:lineRule="auto"/>
                  <w:ind w:left="113" w:firstLine="0"/>
                  <w:jc w:val="center"/>
                </w:pPr>
              </w:pPrChange>
            </w:pPr>
          </w:p>
          <w:p w14:paraId="4E46A05C" w14:textId="5966E504" w:rsidR="00B11582" w:rsidRPr="007A4601" w:rsidDel="00974EF5" w:rsidRDefault="00B11582" w:rsidP="00974EF5">
            <w:pPr>
              <w:tabs>
                <w:tab w:val="left" w:pos="3200"/>
              </w:tabs>
              <w:spacing w:line="480" w:lineRule="auto"/>
              <w:ind w:left="720" w:firstLine="0"/>
              <w:rPr>
                <w:del w:id="1575" w:author="Cheick Traoré" w:date="2026-01-07T16:26:00Z" w16du:dateUtc="2026-01-07T16:26:00Z"/>
                <w:rFonts w:ascii="Times New Roman" w:hAnsi="Times New Roman" w:cs="Times New Roman"/>
                <w:rPrChange w:id="1576" w:author="Cheick Traoré" w:date="2026-01-08T10:20:00Z" w16du:dateUtc="2026-01-08T10:20:00Z">
                  <w:rPr>
                    <w:del w:id="1577" w:author="Cheick Traoré" w:date="2026-01-07T16:26:00Z" w16du:dateUtc="2026-01-07T16:26:00Z"/>
                    <w:rFonts w:ascii="Times New Roman" w:hAnsi="Times New Roman" w:cs="Times New Roman"/>
                    <w:lang w:val="en-US"/>
                  </w:rPr>
                </w:rPrChange>
              </w:rPr>
              <w:pPrChange w:id="1578" w:author="Cheick Traoré" w:date="2026-01-07T16:26:00Z" w16du:dateUtc="2026-01-07T16:26:00Z">
                <w:pPr>
                  <w:spacing w:after="0" w:line="480" w:lineRule="auto"/>
                  <w:ind w:left="113" w:firstLine="0"/>
                  <w:jc w:val="center"/>
                </w:pPr>
              </w:pPrChange>
            </w:pPr>
          </w:p>
          <w:p w14:paraId="0682CFED" w14:textId="5B6CBF6A" w:rsidR="00B11582" w:rsidRPr="007A4601" w:rsidDel="00974EF5" w:rsidRDefault="00B11582" w:rsidP="00974EF5">
            <w:pPr>
              <w:tabs>
                <w:tab w:val="left" w:pos="3200"/>
              </w:tabs>
              <w:spacing w:line="480" w:lineRule="auto"/>
              <w:ind w:left="720" w:firstLine="0"/>
              <w:rPr>
                <w:del w:id="1579" w:author="Cheick Traoré" w:date="2026-01-07T16:26:00Z" w16du:dateUtc="2026-01-07T16:26:00Z"/>
                <w:rFonts w:ascii="Times New Roman" w:hAnsi="Times New Roman" w:cs="Times New Roman"/>
                <w:rPrChange w:id="1580" w:author="Cheick Traoré" w:date="2026-01-08T10:20:00Z" w16du:dateUtc="2026-01-08T10:20:00Z">
                  <w:rPr>
                    <w:del w:id="1581" w:author="Cheick Traoré" w:date="2026-01-07T16:26:00Z" w16du:dateUtc="2026-01-07T16:26:00Z"/>
                    <w:rFonts w:ascii="Times New Roman" w:hAnsi="Times New Roman" w:cs="Times New Roman"/>
                    <w:lang w:val="en-US"/>
                  </w:rPr>
                </w:rPrChange>
              </w:rPr>
              <w:pPrChange w:id="1582" w:author="Cheick Traoré" w:date="2026-01-07T16:26:00Z" w16du:dateUtc="2026-01-07T16:26:00Z">
                <w:pPr>
                  <w:spacing w:after="0" w:line="480" w:lineRule="auto"/>
                  <w:ind w:left="0" w:firstLine="0"/>
                  <w:jc w:val="center"/>
                </w:pPr>
              </w:pPrChange>
            </w:pPr>
            <w:del w:id="1583" w:author="Cheick Traoré" w:date="2026-01-07T16:26:00Z" w16du:dateUtc="2026-01-07T16:26:00Z">
              <w:r w:rsidRPr="007A4601" w:rsidDel="00974EF5">
                <w:rPr>
                  <w:rFonts w:ascii="Times New Roman" w:hAnsi="Times New Roman" w:cs="Times New Roman"/>
                  <w:rPrChange w:id="1584" w:author="Cheick Traoré" w:date="2026-01-08T10:20:00Z" w16du:dateUtc="2026-01-08T10:20:00Z">
                    <w:rPr>
                      <w:rFonts w:ascii="Times New Roman" w:hAnsi="Times New Roman" w:cs="Times New Roman"/>
                      <w:lang w:val="en-US"/>
                    </w:rPr>
                  </w:rPrChange>
                </w:rPr>
                <w:delText>AN</w:delText>
              </w:r>
            </w:del>
          </w:p>
          <w:p w14:paraId="636F7D27" w14:textId="75F83419" w:rsidR="00B11582" w:rsidRPr="007A4601" w:rsidDel="00974EF5" w:rsidRDefault="00B11582" w:rsidP="00974EF5">
            <w:pPr>
              <w:tabs>
                <w:tab w:val="left" w:pos="3200"/>
              </w:tabs>
              <w:spacing w:line="480" w:lineRule="auto"/>
              <w:ind w:left="720" w:firstLine="0"/>
              <w:rPr>
                <w:del w:id="1585" w:author="Cheick Traoré" w:date="2026-01-07T16:26:00Z" w16du:dateUtc="2026-01-07T16:26:00Z"/>
                <w:rFonts w:ascii="Times New Roman" w:hAnsi="Times New Roman" w:cs="Times New Roman"/>
                <w:rPrChange w:id="1586" w:author="Cheick Traoré" w:date="2026-01-08T10:20:00Z" w16du:dateUtc="2026-01-08T10:20:00Z">
                  <w:rPr>
                    <w:del w:id="1587" w:author="Cheick Traoré" w:date="2026-01-07T16:26:00Z" w16du:dateUtc="2026-01-07T16:26:00Z"/>
                    <w:rFonts w:ascii="Times New Roman" w:hAnsi="Times New Roman" w:cs="Times New Roman"/>
                    <w:lang w:val="en-US"/>
                  </w:rPr>
                </w:rPrChange>
              </w:rPr>
              <w:pPrChange w:id="1588" w:author="Cheick Traoré" w:date="2026-01-07T16:26:00Z" w16du:dateUtc="2026-01-07T16:26:00Z">
                <w:pPr>
                  <w:spacing w:after="0" w:line="480" w:lineRule="auto"/>
                  <w:ind w:left="0" w:firstLine="0"/>
                  <w:jc w:val="center"/>
                </w:pPr>
              </w:pPrChange>
            </w:pPr>
          </w:p>
          <w:p w14:paraId="47213B00" w14:textId="4DF3A72E" w:rsidR="00B11582" w:rsidRPr="007A4601" w:rsidDel="00974EF5" w:rsidRDefault="00B11582" w:rsidP="00974EF5">
            <w:pPr>
              <w:tabs>
                <w:tab w:val="left" w:pos="3200"/>
              </w:tabs>
              <w:spacing w:line="480" w:lineRule="auto"/>
              <w:ind w:left="720" w:firstLine="0"/>
              <w:rPr>
                <w:del w:id="1589" w:author="Cheick Traoré" w:date="2026-01-07T16:26:00Z" w16du:dateUtc="2026-01-07T16:26:00Z"/>
                <w:rFonts w:ascii="Times New Roman" w:hAnsi="Times New Roman" w:cs="Times New Roman"/>
                <w:rPrChange w:id="1590" w:author="Cheick Traoré" w:date="2026-01-08T10:20:00Z" w16du:dateUtc="2026-01-08T10:20:00Z">
                  <w:rPr>
                    <w:del w:id="1591" w:author="Cheick Traoré" w:date="2026-01-07T16:26:00Z" w16du:dateUtc="2026-01-07T16:26:00Z"/>
                    <w:rFonts w:ascii="Times New Roman" w:hAnsi="Times New Roman" w:cs="Times New Roman"/>
                    <w:lang w:val="en-US"/>
                  </w:rPr>
                </w:rPrChange>
              </w:rPr>
              <w:pPrChange w:id="1592" w:author="Cheick Traoré" w:date="2026-01-07T16:26:00Z" w16du:dateUtc="2026-01-07T16:26:00Z">
                <w:pPr>
                  <w:spacing w:after="0" w:line="480" w:lineRule="auto"/>
                  <w:ind w:left="0" w:firstLine="0"/>
                  <w:jc w:val="center"/>
                </w:pPr>
              </w:pPrChange>
            </w:pPr>
          </w:p>
          <w:p w14:paraId="60E1562D" w14:textId="1761728B" w:rsidR="00B11582" w:rsidRPr="007A4601" w:rsidDel="00974EF5" w:rsidRDefault="00B11582" w:rsidP="00974EF5">
            <w:pPr>
              <w:tabs>
                <w:tab w:val="left" w:pos="3200"/>
              </w:tabs>
              <w:spacing w:line="480" w:lineRule="auto"/>
              <w:ind w:left="720" w:firstLine="0"/>
              <w:rPr>
                <w:del w:id="1593" w:author="Cheick Traoré" w:date="2026-01-07T16:26:00Z" w16du:dateUtc="2026-01-07T16:26:00Z"/>
                <w:rFonts w:ascii="Times New Roman" w:hAnsi="Times New Roman" w:cs="Times New Roman"/>
                <w:rPrChange w:id="1594" w:author="Cheick Traoré" w:date="2026-01-08T10:20:00Z" w16du:dateUtc="2026-01-08T10:20:00Z">
                  <w:rPr>
                    <w:del w:id="1595" w:author="Cheick Traoré" w:date="2026-01-07T16:26:00Z" w16du:dateUtc="2026-01-07T16:26:00Z"/>
                    <w:rFonts w:ascii="Times New Roman" w:hAnsi="Times New Roman" w:cs="Times New Roman"/>
                    <w:lang w:val="en-US"/>
                  </w:rPr>
                </w:rPrChange>
              </w:rPr>
              <w:pPrChange w:id="1596" w:author="Cheick Traoré" w:date="2026-01-07T16:26:00Z" w16du:dateUtc="2026-01-07T16:26:00Z">
                <w:pPr>
                  <w:spacing w:after="0" w:line="480" w:lineRule="auto"/>
                  <w:ind w:left="0" w:firstLine="0"/>
                  <w:jc w:val="center"/>
                </w:pPr>
              </w:pPrChange>
            </w:pPr>
          </w:p>
          <w:p w14:paraId="3FB3DAC2" w14:textId="10740861" w:rsidR="00B11582" w:rsidRPr="007A4601" w:rsidDel="00974EF5" w:rsidRDefault="00B11582" w:rsidP="00974EF5">
            <w:pPr>
              <w:tabs>
                <w:tab w:val="left" w:pos="3200"/>
              </w:tabs>
              <w:spacing w:line="480" w:lineRule="auto"/>
              <w:ind w:left="720" w:firstLine="0"/>
              <w:rPr>
                <w:del w:id="1597" w:author="Cheick Traoré" w:date="2026-01-07T16:26:00Z" w16du:dateUtc="2026-01-07T16:26:00Z"/>
                <w:rFonts w:ascii="Times New Roman" w:hAnsi="Times New Roman" w:cs="Times New Roman"/>
                <w:rPrChange w:id="1598" w:author="Cheick Traoré" w:date="2026-01-08T10:20:00Z" w16du:dateUtc="2026-01-08T10:20:00Z">
                  <w:rPr>
                    <w:del w:id="1599" w:author="Cheick Traoré" w:date="2026-01-07T16:26:00Z" w16du:dateUtc="2026-01-07T16:26:00Z"/>
                    <w:rFonts w:ascii="Times New Roman" w:hAnsi="Times New Roman" w:cs="Times New Roman"/>
                    <w:lang w:val="en-US"/>
                  </w:rPr>
                </w:rPrChange>
              </w:rPr>
              <w:pPrChange w:id="1600" w:author="Cheick Traoré" w:date="2026-01-07T16:26:00Z" w16du:dateUtc="2026-01-07T16:26:00Z">
                <w:pPr>
                  <w:spacing w:after="0" w:line="480" w:lineRule="auto"/>
                  <w:ind w:left="0" w:firstLine="0"/>
                  <w:jc w:val="center"/>
                </w:pPr>
              </w:pPrChange>
            </w:pPr>
            <w:del w:id="1601" w:author="Cheick Traoré" w:date="2026-01-07T16:26:00Z" w16du:dateUtc="2026-01-07T16:26:00Z">
              <w:r w:rsidRPr="007A4601" w:rsidDel="00974EF5">
                <w:rPr>
                  <w:rFonts w:ascii="Times New Roman" w:hAnsi="Times New Roman" w:cs="Times New Roman"/>
                  <w:rPrChange w:id="1602" w:author="Cheick Traoré" w:date="2026-01-08T10:20:00Z" w16du:dateUtc="2026-01-08T10:20:00Z">
                    <w:rPr>
                      <w:rFonts w:ascii="Times New Roman" w:hAnsi="Times New Roman" w:cs="Times New Roman"/>
                      <w:lang w:val="en-US"/>
                    </w:rPr>
                  </w:rPrChange>
                </w:rPr>
                <w:delText>AN</w:delText>
              </w:r>
            </w:del>
          </w:p>
          <w:p w14:paraId="71DC1938" w14:textId="4E722876" w:rsidR="00B11582" w:rsidRPr="007A4601" w:rsidDel="00974EF5" w:rsidRDefault="00B11582" w:rsidP="00974EF5">
            <w:pPr>
              <w:tabs>
                <w:tab w:val="left" w:pos="3200"/>
              </w:tabs>
              <w:spacing w:line="480" w:lineRule="auto"/>
              <w:ind w:left="720" w:firstLine="0"/>
              <w:rPr>
                <w:del w:id="1603" w:author="Cheick Traoré" w:date="2026-01-07T16:26:00Z" w16du:dateUtc="2026-01-07T16:26:00Z"/>
                <w:rFonts w:ascii="Times New Roman" w:hAnsi="Times New Roman" w:cs="Times New Roman"/>
                <w:rPrChange w:id="1604" w:author="Cheick Traoré" w:date="2026-01-08T10:20:00Z" w16du:dateUtc="2026-01-08T10:20:00Z">
                  <w:rPr>
                    <w:del w:id="1605" w:author="Cheick Traoré" w:date="2026-01-07T16:26:00Z" w16du:dateUtc="2026-01-07T16:26:00Z"/>
                    <w:rFonts w:ascii="Times New Roman" w:hAnsi="Times New Roman" w:cs="Times New Roman"/>
                    <w:lang w:val="en-US"/>
                  </w:rPr>
                </w:rPrChange>
              </w:rPr>
              <w:pPrChange w:id="1606" w:author="Cheick Traoré" w:date="2026-01-07T16:26:00Z" w16du:dateUtc="2026-01-07T16:26:00Z">
                <w:pPr>
                  <w:spacing w:after="0" w:line="480" w:lineRule="auto"/>
                  <w:ind w:left="0" w:firstLine="0"/>
                  <w:jc w:val="center"/>
                </w:pPr>
              </w:pPrChange>
            </w:pPr>
          </w:p>
          <w:p w14:paraId="23C063E5" w14:textId="0C870BB1" w:rsidR="00B11582" w:rsidRPr="007A4601" w:rsidDel="00974EF5" w:rsidRDefault="00B11582" w:rsidP="00974EF5">
            <w:pPr>
              <w:tabs>
                <w:tab w:val="left" w:pos="3200"/>
              </w:tabs>
              <w:spacing w:line="480" w:lineRule="auto"/>
              <w:ind w:left="720" w:firstLine="0"/>
              <w:rPr>
                <w:del w:id="1607" w:author="Cheick Traoré" w:date="2026-01-07T16:26:00Z" w16du:dateUtc="2026-01-07T16:26:00Z"/>
                <w:rFonts w:ascii="Times New Roman" w:hAnsi="Times New Roman" w:cs="Times New Roman"/>
                <w:rPrChange w:id="1608" w:author="Cheick Traoré" w:date="2026-01-08T10:20:00Z" w16du:dateUtc="2026-01-08T10:20:00Z">
                  <w:rPr>
                    <w:del w:id="1609" w:author="Cheick Traoré" w:date="2026-01-07T16:26:00Z" w16du:dateUtc="2026-01-07T16:26:00Z"/>
                    <w:rFonts w:ascii="Times New Roman" w:hAnsi="Times New Roman" w:cs="Times New Roman"/>
                    <w:lang w:val="en-US"/>
                  </w:rPr>
                </w:rPrChange>
              </w:rPr>
              <w:pPrChange w:id="1610" w:author="Cheick Traoré" w:date="2026-01-07T16:26:00Z" w16du:dateUtc="2026-01-07T16:26:00Z">
                <w:pPr>
                  <w:spacing w:after="0" w:line="480" w:lineRule="auto"/>
                  <w:ind w:left="0" w:firstLine="0"/>
                  <w:jc w:val="center"/>
                </w:pPr>
              </w:pPrChange>
            </w:pPr>
          </w:p>
          <w:p w14:paraId="26C5070F" w14:textId="33D82A17" w:rsidR="00B11582" w:rsidRPr="007A4601" w:rsidDel="00974EF5" w:rsidRDefault="00B11582" w:rsidP="00974EF5">
            <w:pPr>
              <w:tabs>
                <w:tab w:val="left" w:pos="3200"/>
              </w:tabs>
              <w:spacing w:line="480" w:lineRule="auto"/>
              <w:ind w:left="720" w:firstLine="0"/>
              <w:rPr>
                <w:del w:id="1611" w:author="Cheick Traoré" w:date="2026-01-07T16:26:00Z" w16du:dateUtc="2026-01-07T16:26:00Z"/>
                <w:rFonts w:ascii="Times New Roman" w:hAnsi="Times New Roman" w:cs="Times New Roman"/>
                <w:rPrChange w:id="1612" w:author="Cheick Traoré" w:date="2026-01-08T10:20:00Z" w16du:dateUtc="2026-01-08T10:20:00Z">
                  <w:rPr>
                    <w:del w:id="1613" w:author="Cheick Traoré" w:date="2026-01-07T16:26:00Z" w16du:dateUtc="2026-01-07T16:26:00Z"/>
                    <w:rFonts w:ascii="Times New Roman" w:hAnsi="Times New Roman" w:cs="Times New Roman"/>
                    <w:lang w:val="en-US"/>
                  </w:rPr>
                </w:rPrChange>
              </w:rPr>
              <w:pPrChange w:id="1614" w:author="Cheick Traoré" w:date="2026-01-07T16:26:00Z" w16du:dateUtc="2026-01-07T16:26:00Z">
                <w:pPr>
                  <w:spacing w:after="0" w:line="480" w:lineRule="auto"/>
                  <w:ind w:left="0" w:firstLine="0"/>
                  <w:jc w:val="center"/>
                </w:pPr>
              </w:pPrChange>
            </w:pPr>
          </w:p>
          <w:p w14:paraId="2BDB0931" w14:textId="7E13F98C" w:rsidR="00B11582" w:rsidRPr="00AB1D00" w:rsidDel="00974EF5" w:rsidRDefault="00B11582" w:rsidP="00974EF5">
            <w:pPr>
              <w:tabs>
                <w:tab w:val="left" w:pos="3200"/>
              </w:tabs>
              <w:spacing w:line="480" w:lineRule="auto"/>
              <w:ind w:left="720" w:firstLine="0"/>
              <w:rPr>
                <w:del w:id="1615" w:author="Cheick Traoré" w:date="2026-01-07T16:26:00Z" w16du:dateUtc="2026-01-07T16:26:00Z"/>
                <w:rFonts w:ascii="Times New Roman" w:hAnsi="Times New Roman" w:cs="Times New Roman"/>
              </w:rPr>
              <w:pPrChange w:id="1616" w:author="Cheick Traoré" w:date="2026-01-07T16:26:00Z" w16du:dateUtc="2026-01-07T16:26:00Z">
                <w:pPr>
                  <w:spacing w:after="0" w:line="480" w:lineRule="auto"/>
                  <w:ind w:left="113" w:firstLine="0"/>
                </w:pPr>
              </w:pPrChange>
            </w:pPr>
            <w:del w:id="1617" w:author="Cheick Traoré" w:date="2026-01-07T16:26:00Z" w16du:dateUtc="2026-01-07T16:26:00Z">
              <w:r w:rsidRPr="007A4601" w:rsidDel="00974EF5">
                <w:rPr>
                  <w:rFonts w:ascii="Times New Roman" w:hAnsi="Times New Roman" w:cs="Times New Roman"/>
                  <w:rPrChange w:id="1618" w:author="Cheick Traoré" w:date="2026-01-08T10:20:00Z" w16du:dateUtc="2026-01-08T10:20:00Z">
                    <w:rPr>
                      <w:rFonts w:ascii="Times New Roman" w:hAnsi="Times New Roman" w:cs="Times New Roman"/>
                      <w:lang w:val="en-US"/>
                    </w:rPr>
                  </w:rPrChange>
                </w:rPr>
                <w:delText>AN</w:delText>
              </w:r>
            </w:del>
          </w:p>
        </w:tc>
        <w:tc>
          <w:tcPr>
            <w:tcW w:w="694" w:type="dxa"/>
            <w:tcBorders>
              <w:top w:val="single" w:sz="4" w:space="0" w:color="000000"/>
              <w:left w:val="single" w:sz="4" w:space="0" w:color="000000"/>
              <w:bottom w:val="single" w:sz="4" w:space="0" w:color="000000"/>
              <w:right w:val="single" w:sz="4" w:space="0" w:color="000000"/>
            </w:tcBorders>
          </w:tcPr>
          <w:p w14:paraId="6EB6D545" w14:textId="03EDD5D8" w:rsidR="00B11582" w:rsidRPr="00AB1D00" w:rsidDel="00974EF5" w:rsidRDefault="00B11582" w:rsidP="00974EF5">
            <w:pPr>
              <w:tabs>
                <w:tab w:val="left" w:pos="3200"/>
              </w:tabs>
              <w:spacing w:line="480" w:lineRule="auto"/>
              <w:ind w:left="720" w:firstLine="0"/>
              <w:rPr>
                <w:del w:id="1619" w:author="Cheick Traoré" w:date="2026-01-07T16:26:00Z" w16du:dateUtc="2026-01-07T16:26:00Z"/>
                <w:rFonts w:ascii="Times New Roman" w:hAnsi="Times New Roman" w:cs="Times New Roman"/>
              </w:rPr>
              <w:pPrChange w:id="1620" w:author="Cheick Traoré" w:date="2026-01-07T16:26:00Z" w16du:dateUtc="2026-01-07T16:26:00Z">
                <w:pPr>
                  <w:spacing w:after="0" w:line="480" w:lineRule="auto"/>
                  <w:ind w:left="0" w:right="51" w:firstLine="0"/>
                  <w:jc w:val="center"/>
                </w:pPr>
              </w:pPrChange>
            </w:pPr>
            <w:del w:id="1621" w:author="Cheick Traoré" w:date="2026-01-07T16:26:00Z" w16du:dateUtc="2026-01-07T16:26:00Z">
              <w:r w:rsidDel="00974EF5">
                <w:rPr>
                  <w:rFonts w:ascii="Times New Roman" w:hAnsi="Times New Roman" w:cs="Times New Roman"/>
                </w:rPr>
                <w:delText>36</w:delText>
              </w:r>
            </w:del>
          </w:p>
          <w:p w14:paraId="7720B199" w14:textId="56316F92" w:rsidR="00B11582" w:rsidRPr="00AB1D00" w:rsidDel="00974EF5" w:rsidRDefault="00B11582" w:rsidP="00974EF5">
            <w:pPr>
              <w:tabs>
                <w:tab w:val="left" w:pos="3200"/>
              </w:tabs>
              <w:spacing w:line="480" w:lineRule="auto"/>
              <w:ind w:left="720" w:firstLine="0"/>
              <w:rPr>
                <w:del w:id="1622" w:author="Cheick Traoré" w:date="2026-01-07T16:26:00Z" w16du:dateUtc="2026-01-07T16:26:00Z"/>
                <w:rFonts w:ascii="Times New Roman" w:hAnsi="Times New Roman" w:cs="Times New Roman"/>
              </w:rPr>
              <w:pPrChange w:id="1623" w:author="Cheick Traoré" w:date="2026-01-07T16:26:00Z" w16du:dateUtc="2026-01-07T16:26:00Z">
                <w:pPr>
                  <w:spacing w:after="0" w:line="480" w:lineRule="auto"/>
                  <w:ind w:left="0" w:firstLine="0"/>
                  <w:jc w:val="center"/>
                </w:pPr>
              </w:pPrChange>
            </w:pPr>
          </w:p>
          <w:p w14:paraId="3C4A2C66" w14:textId="1EB1D9CE" w:rsidR="00B11582" w:rsidRPr="00AB1D00" w:rsidDel="00974EF5" w:rsidRDefault="00B11582" w:rsidP="00974EF5">
            <w:pPr>
              <w:tabs>
                <w:tab w:val="left" w:pos="3200"/>
              </w:tabs>
              <w:spacing w:line="480" w:lineRule="auto"/>
              <w:ind w:left="720" w:firstLine="0"/>
              <w:rPr>
                <w:del w:id="1624" w:author="Cheick Traoré" w:date="2026-01-07T16:26:00Z" w16du:dateUtc="2026-01-07T16:26:00Z"/>
                <w:rFonts w:ascii="Times New Roman" w:hAnsi="Times New Roman" w:cs="Times New Roman"/>
              </w:rPr>
              <w:pPrChange w:id="1625" w:author="Cheick Traoré" w:date="2026-01-07T16:26:00Z" w16du:dateUtc="2026-01-07T16:26:00Z">
                <w:pPr>
                  <w:spacing w:after="0" w:line="480" w:lineRule="auto"/>
                  <w:jc w:val="center"/>
                </w:pPr>
              </w:pPrChange>
            </w:pPr>
            <w:del w:id="1626" w:author="Cheick Traoré" w:date="2026-01-07T16:26:00Z" w16du:dateUtc="2026-01-07T16:26:00Z">
              <w:r w:rsidDel="00974EF5">
                <w:rPr>
                  <w:rFonts w:ascii="Times New Roman" w:hAnsi="Times New Roman" w:cs="Times New Roman"/>
                </w:rPr>
                <w:delText>35</w:delText>
              </w:r>
            </w:del>
          </w:p>
          <w:p w14:paraId="04961B9A" w14:textId="27FD7134" w:rsidR="00B11582" w:rsidDel="00974EF5" w:rsidRDefault="00B11582" w:rsidP="00974EF5">
            <w:pPr>
              <w:tabs>
                <w:tab w:val="left" w:pos="3200"/>
              </w:tabs>
              <w:spacing w:line="480" w:lineRule="auto"/>
              <w:ind w:left="720" w:firstLine="0"/>
              <w:rPr>
                <w:del w:id="1627" w:author="Cheick Traoré" w:date="2026-01-07T16:26:00Z" w16du:dateUtc="2026-01-07T16:26:00Z"/>
                <w:rFonts w:ascii="Times New Roman" w:hAnsi="Times New Roman" w:cs="Times New Roman"/>
              </w:rPr>
              <w:pPrChange w:id="1628" w:author="Cheick Traoré" w:date="2026-01-07T16:26:00Z" w16du:dateUtc="2026-01-07T16:26:00Z">
                <w:pPr>
                  <w:spacing w:after="0" w:line="480" w:lineRule="auto"/>
                  <w:ind w:left="0" w:right="51" w:firstLine="0"/>
                  <w:jc w:val="center"/>
                </w:pPr>
              </w:pPrChange>
            </w:pPr>
          </w:p>
          <w:p w14:paraId="0DAD8E8F" w14:textId="40ECA8AA" w:rsidR="00B11582" w:rsidDel="00974EF5" w:rsidRDefault="00B11582" w:rsidP="00974EF5">
            <w:pPr>
              <w:tabs>
                <w:tab w:val="left" w:pos="3200"/>
              </w:tabs>
              <w:spacing w:line="480" w:lineRule="auto"/>
              <w:ind w:left="720" w:firstLine="0"/>
              <w:rPr>
                <w:del w:id="1629" w:author="Cheick Traoré" w:date="2026-01-07T16:26:00Z" w16du:dateUtc="2026-01-07T16:26:00Z"/>
                <w:rFonts w:ascii="Times New Roman" w:hAnsi="Times New Roman" w:cs="Times New Roman"/>
              </w:rPr>
              <w:pPrChange w:id="1630" w:author="Cheick Traoré" w:date="2026-01-07T16:26:00Z" w16du:dateUtc="2026-01-07T16:26:00Z">
                <w:pPr>
                  <w:spacing w:after="0" w:line="480" w:lineRule="auto"/>
                  <w:ind w:left="0" w:right="51" w:firstLine="0"/>
                  <w:jc w:val="center"/>
                </w:pPr>
              </w:pPrChange>
            </w:pPr>
          </w:p>
          <w:p w14:paraId="5642AC7C" w14:textId="520F5441" w:rsidR="00B11582" w:rsidDel="00974EF5" w:rsidRDefault="00B11582" w:rsidP="00974EF5">
            <w:pPr>
              <w:tabs>
                <w:tab w:val="left" w:pos="3200"/>
              </w:tabs>
              <w:spacing w:line="480" w:lineRule="auto"/>
              <w:ind w:left="720" w:firstLine="0"/>
              <w:rPr>
                <w:del w:id="1631" w:author="Cheick Traoré" w:date="2026-01-07T16:26:00Z" w16du:dateUtc="2026-01-07T16:26:00Z"/>
                <w:rFonts w:ascii="Times New Roman" w:hAnsi="Times New Roman" w:cs="Times New Roman"/>
              </w:rPr>
              <w:pPrChange w:id="1632" w:author="Cheick Traoré" w:date="2026-01-07T16:26:00Z" w16du:dateUtc="2026-01-07T16:26:00Z">
                <w:pPr>
                  <w:spacing w:after="0" w:line="480" w:lineRule="auto"/>
                  <w:ind w:left="0" w:right="51" w:firstLine="0"/>
                  <w:jc w:val="center"/>
                </w:pPr>
              </w:pPrChange>
            </w:pPr>
            <w:del w:id="1633" w:author="Cheick Traoré" w:date="2026-01-07T16:26:00Z" w16du:dateUtc="2026-01-07T16:26:00Z">
              <w:r w:rsidDel="00974EF5">
                <w:rPr>
                  <w:rFonts w:ascii="Times New Roman" w:hAnsi="Times New Roman" w:cs="Times New Roman"/>
                </w:rPr>
                <w:delText>36</w:delText>
              </w:r>
            </w:del>
          </w:p>
          <w:p w14:paraId="56DFF526" w14:textId="31201AEE" w:rsidR="00B11582" w:rsidDel="00974EF5" w:rsidRDefault="00B11582" w:rsidP="00974EF5">
            <w:pPr>
              <w:tabs>
                <w:tab w:val="left" w:pos="3200"/>
              </w:tabs>
              <w:spacing w:line="480" w:lineRule="auto"/>
              <w:ind w:left="720" w:firstLine="0"/>
              <w:rPr>
                <w:del w:id="1634" w:author="Cheick Traoré" w:date="2026-01-07T16:26:00Z" w16du:dateUtc="2026-01-07T16:26:00Z"/>
                <w:rFonts w:ascii="Times New Roman" w:hAnsi="Times New Roman" w:cs="Times New Roman"/>
              </w:rPr>
              <w:pPrChange w:id="1635" w:author="Cheick Traoré" w:date="2026-01-07T16:26:00Z" w16du:dateUtc="2026-01-07T16:26:00Z">
                <w:pPr>
                  <w:spacing w:after="0" w:line="480" w:lineRule="auto"/>
                  <w:ind w:left="0" w:right="51" w:firstLine="0"/>
                  <w:jc w:val="center"/>
                </w:pPr>
              </w:pPrChange>
            </w:pPr>
          </w:p>
          <w:p w14:paraId="68CCA66B" w14:textId="37B5E3B8" w:rsidR="00B11582" w:rsidDel="00974EF5" w:rsidRDefault="00B11582" w:rsidP="00974EF5">
            <w:pPr>
              <w:tabs>
                <w:tab w:val="left" w:pos="3200"/>
              </w:tabs>
              <w:spacing w:line="480" w:lineRule="auto"/>
              <w:ind w:left="720" w:firstLine="0"/>
              <w:rPr>
                <w:del w:id="1636" w:author="Cheick Traoré" w:date="2026-01-07T16:26:00Z" w16du:dateUtc="2026-01-07T16:26:00Z"/>
                <w:rFonts w:ascii="Times New Roman" w:hAnsi="Times New Roman" w:cs="Times New Roman"/>
              </w:rPr>
              <w:pPrChange w:id="1637" w:author="Cheick Traoré" w:date="2026-01-07T16:26:00Z" w16du:dateUtc="2026-01-07T16:26:00Z">
                <w:pPr>
                  <w:spacing w:after="0" w:line="480" w:lineRule="auto"/>
                  <w:ind w:left="0" w:right="51" w:firstLine="0"/>
                  <w:jc w:val="center"/>
                </w:pPr>
              </w:pPrChange>
            </w:pPr>
          </w:p>
          <w:p w14:paraId="0E193B21" w14:textId="57EDD9B7" w:rsidR="00B11582" w:rsidDel="00974EF5" w:rsidRDefault="00B11582" w:rsidP="00974EF5">
            <w:pPr>
              <w:tabs>
                <w:tab w:val="left" w:pos="3200"/>
              </w:tabs>
              <w:spacing w:line="480" w:lineRule="auto"/>
              <w:ind w:left="720" w:firstLine="0"/>
              <w:rPr>
                <w:del w:id="1638" w:author="Cheick Traoré" w:date="2026-01-07T16:26:00Z" w16du:dateUtc="2026-01-07T16:26:00Z"/>
                <w:rFonts w:ascii="Times New Roman" w:hAnsi="Times New Roman" w:cs="Times New Roman"/>
              </w:rPr>
              <w:pPrChange w:id="1639" w:author="Cheick Traoré" w:date="2026-01-07T16:26:00Z" w16du:dateUtc="2026-01-07T16:26:00Z">
                <w:pPr>
                  <w:spacing w:after="0" w:line="480" w:lineRule="auto"/>
                  <w:ind w:left="0" w:right="51" w:firstLine="0"/>
                  <w:jc w:val="center"/>
                </w:pPr>
              </w:pPrChange>
            </w:pPr>
          </w:p>
          <w:p w14:paraId="78FE15CF" w14:textId="5AC63372" w:rsidR="00B11582" w:rsidDel="00974EF5" w:rsidRDefault="00B11582" w:rsidP="00974EF5">
            <w:pPr>
              <w:tabs>
                <w:tab w:val="left" w:pos="3200"/>
              </w:tabs>
              <w:spacing w:line="480" w:lineRule="auto"/>
              <w:ind w:left="720" w:firstLine="0"/>
              <w:rPr>
                <w:del w:id="1640" w:author="Cheick Traoré" w:date="2026-01-07T16:26:00Z" w16du:dateUtc="2026-01-07T16:26:00Z"/>
                <w:rFonts w:ascii="Times New Roman" w:hAnsi="Times New Roman" w:cs="Times New Roman"/>
              </w:rPr>
              <w:pPrChange w:id="1641" w:author="Cheick Traoré" w:date="2026-01-07T16:26:00Z" w16du:dateUtc="2026-01-07T16:26:00Z">
                <w:pPr>
                  <w:spacing w:after="0" w:line="480" w:lineRule="auto"/>
                  <w:ind w:left="0" w:right="51" w:firstLine="0"/>
                  <w:jc w:val="center"/>
                </w:pPr>
              </w:pPrChange>
            </w:pPr>
            <w:del w:id="1642" w:author="Cheick Traoré" w:date="2026-01-07T16:26:00Z" w16du:dateUtc="2026-01-07T16:26:00Z">
              <w:r w:rsidDel="00974EF5">
                <w:rPr>
                  <w:rFonts w:ascii="Times New Roman" w:hAnsi="Times New Roman" w:cs="Times New Roman"/>
                </w:rPr>
                <w:delText>36</w:delText>
              </w:r>
            </w:del>
          </w:p>
          <w:p w14:paraId="4697A893" w14:textId="00B080D2" w:rsidR="00B11582" w:rsidDel="00974EF5" w:rsidRDefault="00B11582" w:rsidP="00974EF5">
            <w:pPr>
              <w:tabs>
                <w:tab w:val="left" w:pos="3200"/>
              </w:tabs>
              <w:spacing w:line="480" w:lineRule="auto"/>
              <w:ind w:left="720" w:firstLine="0"/>
              <w:rPr>
                <w:del w:id="1643" w:author="Cheick Traoré" w:date="2026-01-07T16:26:00Z" w16du:dateUtc="2026-01-07T16:26:00Z"/>
                <w:rFonts w:ascii="Times New Roman" w:hAnsi="Times New Roman" w:cs="Times New Roman"/>
              </w:rPr>
              <w:pPrChange w:id="1644" w:author="Cheick Traoré" w:date="2026-01-07T16:26:00Z" w16du:dateUtc="2026-01-07T16:26:00Z">
                <w:pPr>
                  <w:spacing w:after="0" w:line="480" w:lineRule="auto"/>
                  <w:ind w:left="0" w:right="51" w:firstLine="0"/>
                  <w:jc w:val="center"/>
                </w:pPr>
              </w:pPrChange>
            </w:pPr>
          </w:p>
          <w:p w14:paraId="432AEB57" w14:textId="0E4ABB0E" w:rsidR="00B11582" w:rsidDel="00974EF5" w:rsidRDefault="00B11582" w:rsidP="00974EF5">
            <w:pPr>
              <w:tabs>
                <w:tab w:val="left" w:pos="3200"/>
              </w:tabs>
              <w:spacing w:line="480" w:lineRule="auto"/>
              <w:ind w:left="720" w:firstLine="0"/>
              <w:rPr>
                <w:del w:id="1645" w:author="Cheick Traoré" w:date="2026-01-07T16:26:00Z" w16du:dateUtc="2026-01-07T16:26:00Z"/>
                <w:rFonts w:ascii="Times New Roman" w:hAnsi="Times New Roman" w:cs="Times New Roman"/>
              </w:rPr>
              <w:pPrChange w:id="1646" w:author="Cheick Traoré" w:date="2026-01-07T16:26:00Z" w16du:dateUtc="2026-01-07T16:26:00Z">
                <w:pPr>
                  <w:spacing w:after="0" w:line="480" w:lineRule="auto"/>
                  <w:ind w:left="0" w:right="51" w:firstLine="0"/>
                  <w:jc w:val="center"/>
                </w:pPr>
              </w:pPrChange>
            </w:pPr>
          </w:p>
          <w:p w14:paraId="60933D93" w14:textId="63F6B57E" w:rsidR="00B11582" w:rsidDel="00974EF5" w:rsidRDefault="00B11582" w:rsidP="00974EF5">
            <w:pPr>
              <w:tabs>
                <w:tab w:val="left" w:pos="3200"/>
              </w:tabs>
              <w:spacing w:line="480" w:lineRule="auto"/>
              <w:ind w:left="720" w:firstLine="0"/>
              <w:rPr>
                <w:del w:id="1647" w:author="Cheick Traoré" w:date="2026-01-07T16:26:00Z" w16du:dateUtc="2026-01-07T16:26:00Z"/>
                <w:rFonts w:ascii="Times New Roman" w:hAnsi="Times New Roman" w:cs="Times New Roman"/>
              </w:rPr>
              <w:pPrChange w:id="1648" w:author="Cheick Traoré" w:date="2026-01-07T16:26:00Z" w16du:dateUtc="2026-01-07T16:26:00Z">
                <w:pPr>
                  <w:spacing w:after="0" w:line="480" w:lineRule="auto"/>
                  <w:ind w:left="0" w:right="51" w:firstLine="0"/>
                  <w:jc w:val="center"/>
                </w:pPr>
              </w:pPrChange>
            </w:pPr>
          </w:p>
          <w:p w14:paraId="53BB85DF" w14:textId="58E8DBFA" w:rsidR="00B11582" w:rsidRPr="00AB1D00" w:rsidDel="00974EF5" w:rsidRDefault="00B11582" w:rsidP="00974EF5">
            <w:pPr>
              <w:tabs>
                <w:tab w:val="left" w:pos="3200"/>
              </w:tabs>
              <w:spacing w:line="480" w:lineRule="auto"/>
              <w:ind w:left="720" w:firstLine="0"/>
              <w:rPr>
                <w:del w:id="1649" w:author="Cheick Traoré" w:date="2026-01-07T16:26:00Z" w16du:dateUtc="2026-01-07T16:26:00Z"/>
                <w:rFonts w:ascii="Times New Roman" w:hAnsi="Times New Roman" w:cs="Times New Roman"/>
              </w:rPr>
              <w:pPrChange w:id="1650" w:author="Cheick Traoré" w:date="2026-01-07T16:26:00Z" w16du:dateUtc="2026-01-07T16:26:00Z">
                <w:pPr>
                  <w:spacing w:after="0" w:line="480" w:lineRule="auto"/>
                  <w:ind w:left="0" w:right="51" w:firstLine="0"/>
                </w:pPr>
              </w:pPrChange>
            </w:pPr>
            <w:del w:id="1651"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5C0B9FBD" w14:textId="784BF323" w:rsidR="00B11582" w:rsidRPr="00AB1D00" w:rsidDel="00974EF5" w:rsidRDefault="00B11582" w:rsidP="00974EF5">
            <w:pPr>
              <w:tabs>
                <w:tab w:val="left" w:pos="3200"/>
              </w:tabs>
              <w:spacing w:line="480" w:lineRule="auto"/>
              <w:ind w:left="720" w:firstLine="0"/>
              <w:rPr>
                <w:del w:id="1652" w:author="Cheick Traoré" w:date="2026-01-07T16:26:00Z" w16du:dateUtc="2026-01-07T16:26:00Z"/>
                <w:rFonts w:ascii="Times New Roman" w:hAnsi="Times New Roman" w:cs="Times New Roman"/>
              </w:rPr>
              <w:pPrChange w:id="1653" w:author="Cheick Traoré" w:date="2026-01-07T16:26:00Z" w16du:dateUtc="2026-01-07T16:26:00Z">
                <w:pPr>
                  <w:spacing w:after="0" w:line="480" w:lineRule="auto"/>
                  <w:ind w:left="0" w:right="41" w:firstLine="0"/>
                </w:pPr>
              </w:pPrChange>
            </w:pPr>
            <w:del w:id="1654" w:author="Cheick Traoré" w:date="2026-01-07T16:26:00Z" w16du:dateUtc="2026-01-07T16:26:00Z">
              <w:r w:rsidRPr="00AB1D00" w:rsidDel="00974EF5">
                <w:rPr>
                  <w:rFonts w:ascii="Times New Roman" w:hAnsi="Times New Roman" w:cs="Times New Roman"/>
                </w:rPr>
                <w:delText xml:space="preserve">E </w:delText>
              </w:r>
            </w:del>
          </w:p>
          <w:p w14:paraId="44FC0CCC" w14:textId="14BB8672" w:rsidR="00B11582" w:rsidRPr="00AB1D00" w:rsidDel="00974EF5" w:rsidRDefault="00B11582" w:rsidP="00974EF5">
            <w:pPr>
              <w:tabs>
                <w:tab w:val="left" w:pos="3200"/>
              </w:tabs>
              <w:spacing w:line="480" w:lineRule="auto"/>
              <w:ind w:left="720" w:firstLine="0"/>
              <w:rPr>
                <w:del w:id="1655" w:author="Cheick Traoré" w:date="2026-01-07T16:26:00Z" w16du:dateUtc="2026-01-07T16:26:00Z"/>
                <w:rFonts w:ascii="Times New Roman" w:hAnsi="Times New Roman" w:cs="Times New Roman"/>
              </w:rPr>
              <w:pPrChange w:id="1656" w:author="Cheick Traoré" w:date="2026-01-07T16:26:00Z" w16du:dateUtc="2026-01-07T16:26:00Z">
                <w:pPr>
                  <w:spacing w:after="0" w:line="480" w:lineRule="auto"/>
                  <w:ind w:left="0" w:right="41" w:firstLine="0"/>
                </w:pPr>
              </w:pPrChange>
            </w:pPr>
            <w:del w:id="1657" w:author="Cheick Traoré" w:date="2026-01-07T16:26:00Z" w16du:dateUtc="2026-01-07T16:26:00Z">
              <w:r w:rsidRPr="00AB1D00" w:rsidDel="00974EF5">
                <w:rPr>
                  <w:rFonts w:ascii="Times New Roman" w:hAnsi="Times New Roman" w:cs="Times New Roman"/>
                </w:rPr>
                <w:delText xml:space="preserve">E </w:delText>
              </w:r>
            </w:del>
          </w:p>
          <w:p w14:paraId="1483C09C" w14:textId="79217949" w:rsidR="00B11582" w:rsidRPr="00AB1D00" w:rsidDel="00974EF5" w:rsidRDefault="00B11582" w:rsidP="00974EF5">
            <w:pPr>
              <w:tabs>
                <w:tab w:val="left" w:pos="3200"/>
              </w:tabs>
              <w:spacing w:line="480" w:lineRule="auto"/>
              <w:ind w:left="720" w:firstLine="0"/>
              <w:rPr>
                <w:del w:id="1658" w:author="Cheick Traoré" w:date="2026-01-07T16:26:00Z" w16du:dateUtc="2026-01-07T16:26:00Z"/>
                <w:rFonts w:ascii="Times New Roman" w:hAnsi="Times New Roman" w:cs="Times New Roman"/>
              </w:rPr>
              <w:pPrChange w:id="1659" w:author="Cheick Traoré" w:date="2026-01-07T16:26:00Z" w16du:dateUtc="2026-01-07T16:26:00Z">
                <w:pPr>
                  <w:spacing w:after="0" w:line="480" w:lineRule="auto"/>
                  <w:ind w:left="0" w:right="41" w:firstLine="0"/>
                </w:pPr>
              </w:pPrChange>
            </w:pPr>
            <w:del w:id="1660" w:author="Cheick Traoré" w:date="2026-01-07T16:26:00Z" w16du:dateUtc="2026-01-07T16:26:00Z">
              <w:r w:rsidRPr="00AB1D00" w:rsidDel="00974EF5">
                <w:rPr>
                  <w:rFonts w:ascii="Times New Roman" w:hAnsi="Times New Roman" w:cs="Times New Roman"/>
                </w:rPr>
                <w:delText xml:space="preserve">E </w:delText>
              </w:r>
            </w:del>
          </w:p>
          <w:p w14:paraId="1D80D3A0" w14:textId="1436D65D" w:rsidR="00B11582" w:rsidRPr="00AB1D00" w:rsidDel="00974EF5" w:rsidRDefault="00B11582" w:rsidP="00974EF5">
            <w:pPr>
              <w:tabs>
                <w:tab w:val="left" w:pos="3200"/>
              </w:tabs>
              <w:spacing w:line="480" w:lineRule="auto"/>
              <w:ind w:left="720" w:firstLine="0"/>
              <w:rPr>
                <w:del w:id="1661" w:author="Cheick Traoré" w:date="2026-01-07T16:26:00Z" w16du:dateUtc="2026-01-07T16:26:00Z"/>
                <w:rFonts w:ascii="Times New Roman" w:hAnsi="Times New Roman" w:cs="Times New Roman"/>
              </w:rPr>
              <w:pPrChange w:id="1662" w:author="Cheick Traoré" w:date="2026-01-07T16:26:00Z" w16du:dateUtc="2026-01-07T16:26:00Z">
                <w:pPr>
                  <w:spacing w:after="0" w:line="480" w:lineRule="auto"/>
                  <w:ind w:left="0" w:right="41" w:firstLine="0"/>
                </w:pPr>
              </w:pPrChange>
            </w:pPr>
            <w:del w:id="1663" w:author="Cheick Traoré" w:date="2026-01-07T16:26:00Z" w16du:dateUtc="2026-01-07T16:26:00Z">
              <w:r w:rsidRPr="00AB1D00" w:rsidDel="00974EF5">
                <w:rPr>
                  <w:rFonts w:ascii="Times New Roman" w:hAnsi="Times New Roman" w:cs="Times New Roman"/>
                </w:rPr>
                <w:delText xml:space="preserve">E </w:delText>
              </w:r>
            </w:del>
          </w:p>
          <w:p w14:paraId="72436861" w14:textId="16CA768B" w:rsidR="00B11582" w:rsidRPr="00AB1D00" w:rsidDel="00974EF5" w:rsidRDefault="00B11582" w:rsidP="00974EF5">
            <w:pPr>
              <w:tabs>
                <w:tab w:val="left" w:pos="3200"/>
              </w:tabs>
              <w:spacing w:line="480" w:lineRule="auto"/>
              <w:ind w:left="720" w:firstLine="0"/>
              <w:rPr>
                <w:del w:id="1664" w:author="Cheick Traoré" w:date="2026-01-07T16:26:00Z" w16du:dateUtc="2026-01-07T16:26:00Z"/>
                <w:rFonts w:ascii="Times New Roman" w:hAnsi="Times New Roman" w:cs="Times New Roman"/>
              </w:rPr>
              <w:pPrChange w:id="1665" w:author="Cheick Traoré" w:date="2026-01-07T16:26:00Z" w16du:dateUtc="2026-01-07T16:26:00Z">
                <w:pPr>
                  <w:spacing w:after="0" w:line="480" w:lineRule="auto"/>
                  <w:ind w:left="0" w:right="41" w:firstLine="0"/>
                </w:pPr>
              </w:pPrChange>
            </w:pPr>
            <w:del w:id="1666" w:author="Cheick Traoré" w:date="2026-01-07T16:26:00Z" w16du:dateUtc="2026-01-07T16:26:00Z">
              <w:r w:rsidRPr="00AB1D00" w:rsidDel="00974EF5">
                <w:rPr>
                  <w:rFonts w:ascii="Times New Roman" w:hAnsi="Times New Roman" w:cs="Times New Roman"/>
                </w:rPr>
                <w:delText xml:space="preserve">E </w:delText>
              </w:r>
            </w:del>
          </w:p>
        </w:tc>
        <w:tc>
          <w:tcPr>
            <w:tcW w:w="846" w:type="dxa"/>
            <w:tcBorders>
              <w:top w:val="single" w:sz="4" w:space="0" w:color="000000"/>
              <w:left w:val="single" w:sz="4" w:space="0" w:color="000000"/>
              <w:bottom w:val="single" w:sz="4" w:space="0" w:color="000000"/>
              <w:right w:val="single" w:sz="4" w:space="0" w:color="000000"/>
            </w:tcBorders>
          </w:tcPr>
          <w:p w14:paraId="1F08477A" w14:textId="70327448" w:rsidR="00B11582" w:rsidRPr="007A4601" w:rsidDel="00974EF5" w:rsidRDefault="00B11582" w:rsidP="00974EF5">
            <w:pPr>
              <w:tabs>
                <w:tab w:val="left" w:pos="3200"/>
              </w:tabs>
              <w:spacing w:line="480" w:lineRule="auto"/>
              <w:ind w:left="720" w:firstLine="0"/>
              <w:rPr>
                <w:del w:id="1667" w:author="Cheick Traoré" w:date="2026-01-07T16:26:00Z" w16du:dateUtc="2026-01-07T16:26:00Z"/>
                <w:rFonts w:ascii="Times New Roman" w:hAnsi="Times New Roman" w:cs="Times New Roman"/>
                <w:rPrChange w:id="1668" w:author="Cheick Traoré" w:date="2026-01-08T10:20:00Z" w16du:dateUtc="2026-01-08T10:20:00Z">
                  <w:rPr>
                    <w:del w:id="1669" w:author="Cheick Traoré" w:date="2026-01-07T16:26:00Z" w16du:dateUtc="2026-01-07T16:26:00Z"/>
                    <w:rFonts w:ascii="Times New Roman" w:hAnsi="Times New Roman" w:cs="Times New Roman"/>
                    <w:lang w:val="en-US"/>
                  </w:rPr>
                </w:rPrChange>
              </w:rPr>
              <w:pPrChange w:id="1670" w:author="Cheick Traoré" w:date="2026-01-07T16:26:00Z" w16du:dateUtc="2026-01-07T16:26:00Z">
                <w:pPr>
                  <w:spacing w:after="0" w:line="480" w:lineRule="auto"/>
                  <w:ind w:left="82" w:firstLine="0"/>
                </w:pPr>
              </w:pPrChange>
            </w:pPr>
            <w:del w:id="1671" w:author="Cheick Traoré" w:date="2026-01-07T16:26:00Z" w16du:dateUtc="2026-01-07T16:26:00Z">
              <w:r w:rsidRPr="007A4601" w:rsidDel="00974EF5">
                <w:rPr>
                  <w:rFonts w:ascii="Times New Roman" w:hAnsi="Times New Roman" w:cs="Times New Roman"/>
                  <w:rPrChange w:id="1672" w:author="Cheick Traoré" w:date="2026-01-08T10:20:00Z" w16du:dateUtc="2026-01-08T10:20:00Z">
                    <w:rPr>
                      <w:rFonts w:ascii="Times New Roman" w:hAnsi="Times New Roman" w:cs="Times New Roman"/>
                      <w:lang w:val="en-US"/>
                    </w:rPr>
                  </w:rPrChange>
                </w:rPr>
                <w:delText xml:space="preserve">SIG </w:delText>
              </w:r>
            </w:del>
          </w:p>
          <w:p w14:paraId="1BAADF13" w14:textId="5AA3DA6D" w:rsidR="00B11582" w:rsidRPr="007A4601" w:rsidDel="00974EF5" w:rsidRDefault="00B11582" w:rsidP="00974EF5">
            <w:pPr>
              <w:tabs>
                <w:tab w:val="left" w:pos="3200"/>
              </w:tabs>
              <w:spacing w:line="480" w:lineRule="auto"/>
              <w:ind w:left="720" w:firstLine="0"/>
              <w:rPr>
                <w:del w:id="1673" w:author="Cheick Traoré" w:date="2026-01-07T16:26:00Z" w16du:dateUtc="2026-01-07T16:26:00Z"/>
                <w:rFonts w:ascii="Times New Roman" w:hAnsi="Times New Roman" w:cs="Times New Roman"/>
                <w:rPrChange w:id="1674" w:author="Cheick Traoré" w:date="2026-01-08T10:20:00Z" w16du:dateUtc="2026-01-08T10:20:00Z">
                  <w:rPr>
                    <w:del w:id="1675" w:author="Cheick Traoré" w:date="2026-01-07T16:26:00Z" w16du:dateUtc="2026-01-07T16:26:00Z"/>
                    <w:rFonts w:ascii="Times New Roman" w:hAnsi="Times New Roman" w:cs="Times New Roman"/>
                    <w:lang w:val="en-US"/>
                  </w:rPr>
                </w:rPrChange>
              </w:rPr>
              <w:pPrChange w:id="1676" w:author="Cheick Traoré" w:date="2026-01-07T16:26:00Z" w16du:dateUtc="2026-01-07T16:26:00Z">
                <w:pPr>
                  <w:spacing w:after="0" w:line="480" w:lineRule="auto"/>
                  <w:ind w:left="82" w:firstLine="0"/>
                </w:pPr>
              </w:pPrChange>
            </w:pPr>
            <w:del w:id="1677" w:author="Cheick Traoré" w:date="2026-01-07T16:26:00Z" w16du:dateUtc="2026-01-07T16:26:00Z">
              <w:r w:rsidRPr="007A4601" w:rsidDel="00974EF5">
                <w:rPr>
                  <w:rFonts w:ascii="Times New Roman" w:hAnsi="Times New Roman" w:cs="Times New Roman"/>
                  <w:rPrChange w:id="1678" w:author="Cheick Traoré" w:date="2026-01-08T10:20:00Z" w16du:dateUtc="2026-01-08T10:20:00Z">
                    <w:rPr>
                      <w:rFonts w:ascii="Times New Roman" w:hAnsi="Times New Roman" w:cs="Times New Roman"/>
                      <w:lang w:val="en-US"/>
                    </w:rPr>
                  </w:rPrChange>
                </w:rPr>
                <w:delText xml:space="preserve">SIG </w:delText>
              </w:r>
            </w:del>
          </w:p>
          <w:p w14:paraId="053CA7E2" w14:textId="5AFF7391" w:rsidR="00B11582" w:rsidRPr="007A4601" w:rsidDel="00974EF5" w:rsidRDefault="00B11582" w:rsidP="00974EF5">
            <w:pPr>
              <w:tabs>
                <w:tab w:val="left" w:pos="3200"/>
              </w:tabs>
              <w:spacing w:line="480" w:lineRule="auto"/>
              <w:ind w:left="720" w:firstLine="0"/>
              <w:rPr>
                <w:del w:id="1679" w:author="Cheick Traoré" w:date="2026-01-07T16:26:00Z" w16du:dateUtc="2026-01-07T16:26:00Z"/>
                <w:rFonts w:ascii="Times New Roman" w:hAnsi="Times New Roman" w:cs="Times New Roman"/>
                <w:rPrChange w:id="1680" w:author="Cheick Traoré" w:date="2026-01-08T10:20:00Z" w16du:dateUtc="2026-01-08T10:20:00Z">
                  <w:rPr>
                    <w:del w:id="1681" w:author="Cheick Traoré" w:date="2026-01-07T16:26:00Z" w16du:dateUtc="2026-01-07T16:26:00Z"/>
                    <w:rFonts w:ascii="Times New Roman" w:hAnsi="Times New Roman" w:cs="Times New Roman"/>
                    <w:lang w:val="en-US"/>
                  </w:rPr>
                </w:rPrChange>
              </w:rPr>
              <w:pPrChange w:id="1682" w:author="Cheick Traoré" w:date="2026-01-07T16:26:00Z" w16du:dateUtc="2026-01-07T16:26:00Z">
                <w:pPr>
                  <w:spacing w:after="0" w:line="480" w:lineRule="auto"/>
                  <w:ind w:left="101" w:firstLine="0"/>
                </w:pPr>
              </w:pPrChange>
            </w:pPr>
            <w:del w:id="1683" w:author="Cheick Traoré" w:date="2026-01-07T16:26:00Z" w16du:dateUtc="2026-01-07T16:26:00Z">
              <w:r w:rsidRPr="007A4601" w:rsidDel="00974EF5">
                <w:rPr>
                  <w:rFonts w:ascii="Times New Roman" w:hAnsi="Times New Roman" w:cs="Times New Roman"/>
                  <w:rPrChange w:id="1684" w:author="Cheick Traoré" w:date="2026-01-08T10:20:00Z" w16du:dateUtc="2026-01-08T10:20:00Z">
                    <w:rPr>
                      <w:rFonts w:ascii="Times New Roman" w:hAnsi="Times New Roman" w:cs="Times New Roman"/>
                      <w:lang w:val="en-US"/>
                    </w:rPr>
                  </w:rPrChange>
                </w:rPr>
                <w:delText xml:space="preserve">SIT </w:delText>
              </w:r>
            </w:del>
          </w:p>
          <w:p w14:paraId="030143A0" w14:textId="15017811" w:rsidR="00B11582" w:rsidRPr="007A4601" w:rsidDel="00974EF5" w:rsidRDefault="00B11582" w:rsidP="00974EF5">
            <w:pPr>
              <w:tabs>
                <w:tab w:val="left" w:pos="3200"/>
              </w:tabs>
              <w:spacing w:line="480" w:lineRule="auto"/>
              <w:ind w:left="720" w:firstLine="0"/>
              <w:rPr>
                <w:del w:id="1685" w:author="Cheick Traoré" w:date="2026-01-07T16:26:00Z" w16du:dateUtc="2026-01-07T16:26:00Z"/>
                <w:rFonts w:ascii="Times New Roman" w:hAnsi="Times New Roman" w:cs="Times New Roman"/>
                <w:rPrChange w:id="1686" w:author="Cheick Traoré" w:date="2026-01-08T10:20:00Z" w16du:dateUtc="2026-01-08T10:20:00Z">
                  <w:rPr>
                    <w:del w:id="1687" w:author="Cheick Traoré" w:date="2026-01-07T16:26:00Z" w16du:dateUtc="2026-01-07T16:26:00Z"/>
                    <w:rFonts w:ascii="Times New Roman" w:hAnsi="Times New Roman" w:cs="Times New Roman"/>
                    <w:lang w:val="en-US"/>
                  </w:rPr>
                </w:rPrChange>
              </w:rPr>
              <w:pPrChange w:id="1688" w:author="Cheick Traoré" w:date="2026-01-07T16:26:00Z" w16du:dateUtc="2026-01-07T16:26:00Z">
                <w:pPr>
                  <w:spacing w:after="0" w:line="480" w:lineRule="auto"/>
                  <w:ind w:left="101" w:firstLine="0"/>
                </w:pPr>
              </w:pPrChange>
            </w:pPr>
            <w:del w:id="1689" w:author="Cheick Traoré" w:date="2026-01-07T16:26:00Z" w16du:dateUtc="2026-01-07T16:26:00Z">
              <w:r w:rsidRPr="007A4601" w:rsidDel="00974EF5">
                <w:rPr>
                  <w:rFonts w:ascii="Times New Roman" w:hAnsi="Times New Roman" w:cs="Times New Roman"/>
                  <w:rPrChange w:id="1690" w:author="Cheick Traoré" w:date="2026-01-08T10:20:00Z" w16du:dateUtc="2026-01-08T10:20:00Z">
                    <w:rPr>
                      <w:rFonts w:ascii="Times New Roman" w:hAnsi="Times New Roman" w:cs="Times New Roman"/>
                      <w:lang w:val="en-US"/>
                    </w:rPr>
                  </w:rPrChange>
                </w:rPr>
                <w:delText xml:space="preserve">SIT </w:delText>
              </w:r>
            </w:del>
          </w:p>
          <w:p w14:paraId="628BFF47" w14:textId="7467D759" w:rsidR="00B11582" w:rsidRPr="007A4601" w:rsidDel="00974EF5" w:rsidRDefault="00B11582" w:rsidP="00974EF5">
            <w:pPr>
              <w:tabs>
                <w:tab w:val="left" w:pos="3200"/>
              </w:tabs>
              <w:spacing w:line="480" w:lineRule="auto"/>
              <w:ind w:left="720" w:firstLine="0"/>
              <w:rPr>
                <w:del w:id="1691" w:author="Cheick Traoré" w:date="2026-01-07T16:26:00Z" w16du:dateUtc="2026-01-07T16:26:00Z"/>
                <w:rFonts w:ascii="Times New Roman" w:hAnsi="Times New Roman" w:cs="Times New Roman"/>
                <w:rPrChange w:id="1692" w:author="Cheick Traoré" w:date="2026-01-08T10:20:00Z" w16du:dateUtc="2026-01-08T10:20:00Z">
                  <w:rPr>
                    <w:del w:id="1693" w:author="Cheick Traoré" w:date="2026-01-07T16:26:00Z" w16du:dateUtc="2026-01-07T16:26:00Z"/>
                    <w:rFonts w:ascii="Times New Roman" w:hAnsi="Times New Roman" w:cs="Times New Roman"/>
                    <w:lang w:val="en-US"/>
                  </w:rPr>
                </w:rPrChange>
              </w:rPr>
              <w:pPrChange w:id="1694" w:author="Cheick Traoré" w:date="2026-01-07T16:26:00Z" w16du:dateUtc="2026-01-07T16:26:00Z">
                <w:pPr>
                  <w:spacing w:after="0" w:line="480" w:lineRule="auto"/>
                  <w:ind w:left="82" w:firstLine="0"/>
                </w:pPr>
              </w:pPrChange>
            </w:pPr>
            <w:del w:id="1695" w:author="Cheick Traoré" w:date="2026-01-07T16:26:00Z" w16du:dateUtc="2026-01-07T16:26:00Z">
              <w:r w:rsidRPr="007A4601" w:rsidDel="00974EF5">
                <w:rPr>
                  <w:rFonts w:ascii="Times New Roman" w:hAnsi="Times New Roman" w:cs="Times New Roman"/>
                  <w:rPrChange w:id="1696" w:author="Cheick Traoré" w:date="2026-01-08T10:20:00Z" w16du:dateUtc="2026-01-08T10:20:00Z">
                    <w:rPr>
                      <w:rFonts w:ascii="Times New Roman" w:hAnsi="Times New Roman" w:cs="Times New Roman"/>
                      <w:lang w:val="en-US"/>
                    </w:rPr>
                  </w:rPrChange>
                </w:rPr>
                <w:delText xml:space="preserve">SIG </w:delText>
              </w:r>
            </w:del>
          </w:p>
        </w:tc>
        <w:tc>
          <w:tcPr>
            <w:tcW w:w="1134" w:type="dxa"/>
            <w:tcBorders>
              <w:top w:val="single" w:sz="4" w:space="0" w:color="000000"/>
              <w:left w:val="single" w:sz="4" w:space="0" w:color="000000"/>
              <w:bottom w:val="single" w:sz="4" w:space="0" w:color="000000"/>
              <w:right w:val="single" w:sz="4" w:space="0" w:color="000000"/>
            </w:tcBorders>
          </w:tcPr>
          <w:p w14:paraId="2FCD42CE" w14:textId="4EBD73DB" w:rsidR="00B11582" w:rsidRPr="00AB1D00" w:rsidDel="00974EF5" w:rsidRDefault="00B11582" w:rsidP="00974EF5">
            <w:pPr>
              <w:tabs>
                <w:tab w:val="left" w:pos="3200"/>
              </w:tabs>
              <w:spacing w:line="480" w:lineRule="auto"/>
              <w:ind w:left="720" w:firstLine="0"/>
              <w:rPr>
                <w:del w:id="1697" w:author="Cheick Traoré" w:date="2026-01-07T16:26:00Z" w16du:dateUtc="2026-01-07T16:26:00Z"/>
                <w:rFonts w:ascii="Times New Roman" w:hAnsi="Times New Roman" w:cs="Times New Roman"/>
              </w:rPr>
              <w:pPrChange w:id="1698" w:author="Cheick Traoré" w:date="2026-01-07T16:26:00Z" w16du:dateUtc="2026-01-07T16:26:00Z">
                <w:pPr>
                  <w:spacing w:after="0" w:line="480" w:lineRule="auto"/>
                  <w:ind w:left="0" w:firstLine="0"/>
                </w:pPr>
              </w:pPrChange>
            </w:pPr>
            <w:del w:id="1699" w:author="Cheick Traoré" w:date="2026-01-07T16:26:00Z" w16du:dateUtc="2026-01-07T16:26:00Z">
              <w:r w:rsidRPr="00AB1D00" w:rsidDel="00974EF5">
                <w:rPr>
                  <w:rFonts w:ascii="Times New Roman" w:hAnsi="Times New Roman" w:cs="Times New Roman"/>
                </w:rPr>
                <w:delText xml:space="preserve">ID </w:delText>
              </w:r>
            </w:del>
          </w:p>
        </w:tc>
        <w:tc>
          <w:tcPr>
            <w:tcW w:w="2962" w:type="dxa"/>
          </w:tcPr>
          <w:p w14:paraId="4C3D055E" w14:textId="55128295" w:rsidR="00B11582" w:rsidRPr="00AB1D00" w:rsidDel="00974EF5" w:rsidRDefault="00B11582" w:rsidP="00974EF5">
            <w:pPr>
              <w:tabs>
                <w:tab w:val="left" w:pos="3200"/>
              </w:tabs>
              <w:spacing w:line="480" w:lineRule="auto"/>
              <w:ind w:left="720" w:firstLine="0"/>
              <w:rPr>
                <w:del w:id="1700" w:author="Cheick Traoré" w:date="2026-01-07T16:26:00Z" w16du:dateUtc="2026-01-07T16:26:00Z"/>
                <w:rFonts w:ascii="Times New Roman" w:hAnsi="Times New Roman" w:cs="Times New Roman"/>
              </w:rPr>
              <w:pPrChange w:id="1701" w:author="Cheick Traoré" w:date="2026-01-07T16:26:00Z" w16du:dateUtc="2026-01-07T16:26:00Z">
                <w:pPr>
                  <w:spacing w:after="0" w:line="480" w:lineRule="auto"/>
                  <w:ind w:left="0" w:firstLine="0"/>
                </w:pPr>
              </w:pPrChange>
            </w:pPr>
          </w:p>
        </w:tc>
      </w:tr>
      <w:tr w:rsidR="00B11582" w:rsidRPr="00AB1D00" w:rsidDel="00974EF5" w14:paraId="29DD29B2" w14:textId="3CDE18BD" w:rsidTr="00C34441">
        <w:trPr>
          <w:trHeight w:val="2218"/>
          <w:del w:id="1702"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42B7DC82" w14:textId="23490558" w:rsidR="00B11582" w:rsidRPr="007A4601" w:rsidDel="00974EF5" w:rsidRDefault="00B11582" w:rsidP="00974EF5">
            <w:pPr>
              <w:tabs>
                <w:tab w:val="left" w:pos="3200"/>
              </w:tabs>
              <w:spacing w:line="480" w:lineRule="auto"/>
              <w:ind w:left="720" w:firstLine="0"/>
              <w:rPr>
                <w:del w:id="1703" w:author="Cheick Traoré" w:date="2026-01-07T16:26:00Z" w16du:dateUtc="2026-01-07T16:26:00Z"/>
                <w:rFonts w:ascii="Times New Roman" w:hAnsi="Times New Roman" w:cs="Times New Roman"/>
                <w:rPrChange w:id="1704" w:author="Cheick Traoré" w:date="2026-01-08T10:20:00Z" w16du:dateUtc="2026-01-08T10:20:00Z">
                  <w:rPr>
                    <w:del w:id="1705" w:author="Cheick Traoré" w:date="2026-01-07T16:26:00Z" w16du:dateUtc="2026-01-07T16:26:00Z"/>
                    <w:rFonts w:ascii="Times New Roman" w:hAnsi="Times New Roman" w:cs="Times New Roman"/>
                    <w:lang w:val="en-US"/>
                  </w:rPr>
                </w:rPrChange>
              </w:rPr>
              <w:pPrChange w:id="1706" w:author="Cheick Traoré" w:date="2026-01-07T16:26:00Z" w16du:dateUtc="2026-01-07T16:26:00Z">
                <w:pPr>
                  <w:spacing w:after="0" w:line="480" w:lineRule="auto"/>
                  <w:ind w:left="2" w:firstLine="0"/>
                </w:pPr>
              </w:pPrChange>
            </w:pPr>
            <w:del w:id="1707" w:author="Cheick Traoré" w:date="2026-01-07T16:26:00Z" w16du:dateUtc="2026-01-07T16:26:00Z">
              <w:r w:rsidRPr="007A4601" w:rsidDel="00974EF5">
                <w:rPr>
                  <w:rFonts w:ascii="Times New Roman" w:hAnsi="Times New Roman" w:cs="Times New Roman"/>
                  <w:rPrChange w:id="1708" w:author="Cheick Traoré" w:date="2026-01-08T10:20:00Z" w16du:dateUtc="2026-01-08T10:20:00Z">
                    <w:rPr>
                      <w:rFonts w:ascii="Times New Roman" w:hAnsi="Times New Roman" w:cs="Times New Roman"/>
                      <w:lang w:val="en-US"/>
                    </w:rPr>
                  </w:rPrChange>
                </w:rPr>
                <w:delText xml:space="preserve">HYPOTHESE_id </w:delText>
              </w:r>
            </w:del>
          </w:p>
          <w:p w14:paraId="7446227A" w14:textId="435ED364" w:rsidR="00B11582" w:rsidRPr="007A4601" w:rsidDel="00974EF5" w:rsidRDefault="00B11582" w:rsidP="00974EF5">
            <w:pPr>
              <w:tabs>
                <w:tab w:val="left" w:pos="3200"/>
              </w:tabs>
              <w:spacing w:line="480" w:lineRule="auto"/>
              <w:ind w:left="720" w:firstLine="0"/>
              <w:rPr>
                <w:del w:id="1709" w:author="Cheick Traoré" w:date="2026-01-07T16:26:00Z" w16du:dateUtc="2026-01-07T16:26:00Z"/>
                <w:rFonts w:ascii="Times New Roman" w:hAnsi="Times New Roman" w:cs="Times New Roman"/>
                <w:rPrChange w:id="1710" w:author="Cheick Traoré" w:date="2026-01-08T10:20:00Z" w16du:dateUtc="2026-01-08T10:20:00Z">
                  <w:rPr>
                    <w:del w:id="1711" w:author="Cheick Traoré" w:date="2026-01-07T16:26:00Z" w16du:dateUtc="2026-01-07T16:26:00Z"/>
                    <w:rFonts w:ascii="Times New Roman" w:hAnsi="Times New Roman" w:cs="Times New Roman"/>
                    <w:lang w:val="en-US"/>
                  </w:rPr>
                </w:rPrChange>
              </w:rPr>
              <w:pPrChange w:id="1712" w:author="Cheick Traoré" w:date="2026-01-07T16:26:00Z" w16du:dateUtc="2026-01-07T16:26:00Z">
                <w:pPr>
                  <w:spacing w:after="0" w:line="480" w:lineRule="auto"/>
                  <w:ind w:left="2" w:firstLine="0"/>
                </w:pPr>
              </w:pPrChange>
            </w:pPr>
          </w:p>
          <w:p w14:paraId="0730EF79" w14:textId="27E075AD" w:rsidR="00B11582" w:rsidRPr="007A4601" w:rsidDel="00974EF5" w:rsidRDefault="00B11582" w:rsidP="00974EF5">
            <w:pPr>
              <w:tabs>
                <w:tab w:val="left" w:pos="3200"/>
              </w:tabs>
              <w:spacing w:line="480" w:lineRule="auto"/>
              <w:ind w:left="720" w:firstLine="0"/>
              <w:rPr>
                <w:del w:id="1713" w:author="Cheick Traoré" w:date="2026-01-07T16:26:00Z" w16du:dateUtc="2026-01-07T16:26:00Z"/>
                <w:rFonts w:ascii="Times New Roman" w:hAnsi="Times New Roman" w:cs="Times New Roman"/>
                <w:rPrChange w:id="1714" w:author="Cheick Traoré" w:date="2026-01-08T10:20:00Z" w16du:dateUtc="2026-01-08T10:20:00Z">
                  <w:rPr>
                    <w:del w:id="1715" w:author="Cheick Traoré" w:date="2026-01-07T16:26:00Z" w16du:dateUtc="2026-01-07T16:26:00Z"/>
                    <w:rFonts w:ascii="Times New Roman" w:hAnsi="Times New Roman" w:cs="Times New Roman"/>
                    <w:lang w:val="en-US"/>
                  </w:rPr>
                </w:rPrChange>
              </w:rPr>
              <w:pPrChange w:id="1716" w:author="Cheick Traoré" w:date="2026-01-07T16:26:00Z" w16du:dateUtc="2026-01-07T16:26:00Z">
                <w:pPr>
                  <w:spacing w:after="0" w:line="480" w:lineRule="auto"/>
                </w:pPr>
              </w:pPrChange>
            </w:pPr>
            <w:del w:id="1717" w:author="Cheick Traoré" w:date="2026-01-07T16:26:00Z" w16du:dateUtc="2026-01-07T16:26:00Z">
              <w:r w:rsidRPr="007A4601" w:rsidDel="00974EF5">
                <w:rPr>
                  <w:rFonts w:ascii="Times New Roman" w:hAnsi="Times New Roman" w:cs="Times New Roman"/>
                  <w:rPrChange w:id="1718" w:author="Cheick Traoré" w:date="2026-01-08T10:20:00Z" w16du:dateUtc="2026-01-08T10:20:00Z">
                    <w:rPr>
                      <w:rFonts w:ascii="Times New Roman" w:hAnsi="Times New Roman" w:cs="Times New Roman"/>
                      <w:lang w:val="en-US"/>
                    </w:rPr>
                  </w:rPrChange>
                </w:rPr>
                <w:delText xml:space="preserve">HYPOTHESE_valeur </w:delText>
              </w:r>
            </w:del>
          </w:p>
          <w:p w14:paraId="0958EC04" w14:textId="690F3939" w:rsidR="00B11582" w:rsidRPr="007A4601" w:rsidDel="00974EF5" w:rsidRDefault="00B11582" w:rsidP="00974EF5">
            <w:pPr>
              <w:tabs>
                <w:tab w:val="left" w:pos="3200"/>
              </w:tabs>
              <w:spacing w:line="480" w:lineRule="auto"/>
              <w:ind w:left="720" w:firstLine="0"/>
              <w:rPr>
                <w:del w:id="1719" w:author="Cheick Traoré" w:date="2026-01-07T16:26:00Z" w16du:dateUtc="2026-01-07T16:26:00Z"/>
                <w:rFonts w:ascii="Times New Roman" w:hAnsi="Times New Roman" w:cs="Times New Roman"/>
                <w:rPrChange w:id="1720" w:author="Cheick Traoré" w:date="2026-01-08T10:20:00Z" w16du:dateUtc="2026-01-08T10:20:00Z">
                  <w:rPr>
                    <w:del w:id="1721" w:author="Cheick Traoré" w:date="2026-01-07T16:26:00Z" w16du:dateUtc="2026-01-07T16:26:00Z"/>
                    <w:rFonts w:ascii="Times New Roman" w:hAnsi="Times New Roman" w:cs="Times New Roman"/>
                    <w:lang w:val="en-US"/>
                  </w:rPr>
                </w:rPrChange>
              </w:rPr>
              <w:pPrChange w:id="1722" w:author="Cheick Traoré" w:date="2026-01-07T16:26:00Z" w16du:dateUtc="2026-01-07T16:26:00Z">
                <w:pPr>
                  <w:spacing w:after="0" w:line="480" w:lineRule="auto"/>
                </w:pPr>
              </w:pPrChange>
            </w:pPr>
          </w:p>
          <w:p w14:paraId="48158067" w14:textId="08133593" w:rsidR="00B11582" w:rsidRPr="007A4601" w:rsidDel="00974EF5" w:rsidRDefault="00B11582" w:rsidP="00974EF5">
            <w:pPr>
              <w:tabs>
                <w:tab w:val="left" w:pos="3200"/>
              </w:tabs>
              <w:spacing w:line="480" w:lineRule="auto"/>
              <w:ind w:left="720" w:firstLine="0"/>
              <w:rPr>
                <w:del w:id="1723" w:author="Cheick Traoré" w:date="2026-01-07T16:26:00Z" w16du:dateUtc="2026-01-07T16:26:00Z"/>
                <w:rFonts w:ascii="Times New Roman" w:hAnsi="Times New Roman" w:cs="Times New Roman"/>
                <w:rPrChange w:id="1724" w:author="Cheick Traoré" w:date="2026-01-08T10:20:00Z" w16du:dateUtc="2026-01-08T10:20:00Z">
                  <w:rPr>
                    <w:del w:id="1725" w:author="Cheick Traoré" w:date="2026-01-07T16:26:00Z" w16du:dateUtc="2026-01-07T16:26:00Z"/>
                    <w:rFonts w:ascii="Times New Roman" w:hAnsi="Times New Roman" w:cs="Times New Roman"/>
                    <w:lang w:val="en-US"/>
                  </w:rPr>
                </w:rPrChange>
              </w:rPr>
              <w:pPrChange w:id="1726" w:author="Cheick Traoré" w:date="2026-01-07T16:26:00Z" w16du:dateUtc="2026-01-07T16:26:00Z">
                <w:pPr>
                  <w:spacing w:after="0" w:line="480" w:lineRule="auto"/>
                </w:pPr>
              </w:pPrChange>
            </w:pPr>
          </w:p>
          <w:p w14:paraId="7B5F9699" w14:textId="63FAF129" w:rsidR="00B11582" w:rsidRPr="007A4601" w:rsidDel="00974EF5" w:rsidRDefault="00B11582" w:rsidP="00974EF5">
            <w:pPr>
              <w:tabs>
                <w:tab w:val="left" w:pos="3200"/>
              </w:tabs>
              <w:spacing w:line="480" w:lineRule="auto"/>
              <w:ind w:left="720" w:firstLine="0"/>
              <w:rPr>
                <w:del w:id="1727" w:author="Cheick Traoré" w:date="2026-01-07T16:26:00Z" w16du:dateUtc="2026-01-07T16:26:00Z"/>
                <w:rFonts w:ascii="Times New Roman" w:hAnsi="Times New Roman" w:cs="Times New Roman"/>
                <w:rPrChange w:id="1728" w:author="Cheick Traoré" w:date="2026-01-08T10:20:00Z" w16du:dateUtc="2026-01-08T10:20:00Z">
                  <w:rPr>
                    <w:del w:id="1729" w:author="Cheick Traoré" w:date="2026-01-07T16:26:00Z" w16du:dateUtc="2026-01-07T16:26:00Z"/>
                    <w:rFonts w:ascii="Times New Roman" w:hAnsi="Times New Roman" w:cs="Times New Roman"/>
                    <w:lang w:val="en-US"/>
                  </w:rPr>
                </w:rPrChange>
              </w:rPr>
              <w:pPrChange w:id="1730" w:author="Cheick Traoré" w:date="2026-01-07T16:26:00Z" w16du:dateUtc="2026-01-07T16:26:00Z">
                <w:pPr>
                  <w:spacing w:after="0" w:line="480" w:lineRule="auto"/>
                  <w:ind w:left="2" w:firstLine="0"/>
                </w:pPr>
              </w:pPrChange>
            </w:pPr>
            <w:del w:id="1731" w:author="Cheick Traoré" w:date="2026-01-07T16:26:00Z" w16du:dateUtc="2026-01-07T16:26:00Z">
              <w:r w:rsidRPr="007A4601" w:rsidDel="00974EF5">
                <w:rPr>
                  <w:rFonts w:ascii="Times New Roman" w:hAnsi="Times New Roman" w:cs="Times New Roman"/>
                  <w:rPrChange w:id="1732" w:author="Cheick Traoré" w:date="2026-01-08T10:20:00Z" w16du:dateUtc="2026-01-08T10:20:00Z">
                    <w:rPr>
                      <w:rFonts w:ascii="Times New Roman" w:hAnsi="Times New Roman" w:cs="Times New Roman"/>
                      <w:lang w:val="en-US"/>
                    </w:rPr>
                  </w:rPrChange>
                </w:rPr>
                <w:delText>id_rubrique</w:delText>
              </w:r>
            </w:del>
          </w:p>
          <w:p w14:paraId="78D909F3" w14:textId="2D02AAE8" w:rsidR="00B11582" w:rsidRPr="007A4601" w:rsidDel="00974EF5" w:rsidRDefault="00B11582" w:rsidP="00974EF5">
            <w:pPr>
              <w:tabs>
                <w:tab w:val="left" w:pos="3200"/>
              </w:tabs>
              <w:spacing w:line="480" w:lineRule="auto"/>
              <w:ind w:left="720" w:firstLine="0"/>
              <w:rPr>
                <w:del w:id="1733" w:author="Cheick Traoré" w:date="2026-01-07T16:26:00Z" w16du:dateUtc="2026-01-07T16:26:00Z"/>
                <w:rFonts w:ascii="Times New Roman" w:hAnsi="Times New Roman" w:cs="Times New Roman"/>
                <w:rPrChange w:id="1734" w:author="Cheick Traoré" w:date="2026-01-08T10:20:00Z" w16du:dateUtc="2026-01-08T10:20:00Z">
                  <w:rPr>
                    <w:del w:id="1735" w:author="Cheick Traoré" w:date="2026-01-07T16:26:00Z" w16du:dateUtc="2026-01-07T16:26:00Z"/>
                    <w:rFonts w:ascii="Times New Roman" w:hAnsi="Times New Roman" w:cs="Times New Roman"/>
                    <w:lang w:val="en-US"/>
                  </w:rPr>
                </w:rPrChange>
              </w:rPr>
              <w:pPrChange w:id="1736" w:author="Cheick Traoré" w:date="2026-01-07T16:26:00Z" w16du:dateUtc="2026-01-07T16:26:00Z">
                <w:pPr>
                  <w:spacing w:after="0" w:line="480" w:lineRule="auto"/>
                  <w:ind w:left="2" w:firstLine="0"/>
                </w:pPr>
              </w:pPrChange>
            </w:pPr>
          </w:p>
          <w:p w14:paraId="1D215AC7" w14:textId="5A63472B" w:rsidR="00B11582" w:rsidRPr="007A4601" w:rsidDel="00974EF5" w:rsidRDefault="00B11582" w:rsidP="00974EF5">
            <w:pPr>
              <w:tabs>
                <w:tab w:val="left" w:pos="3200"/>
              </w:tabs>
              <w:spacing w:line="480" w:lineRule="auto"/>
              <w:ind w:left="720" w:firstLine="0"/>
              <w:rPr>
                <w:del w:id="1737" w:author="Cheick Traoré" w:date="2026-01-07T16:26:00Z" w16du:dateUtc="2026-01-07T16:26:00Z"/>
                <w:rFonts w:ascii="Times New Roman" w:hAnsi="Times New Roman" w:cs="Times New Roman"/>
                <w:rPrChange w:id="1738" w:author="Cheick Traoré" w:date="2026-01-08T10:20:00Z" w16du:dateUtc="2026-01-08T10:20:00Z">
                  <w:rPr>
                    <w:del w:id="1739" w:author="Cheick Traoré" w:date="2026-01-07T16:26:00Z" w16du:dateUtc="2026-01-07T16:26:00Z"/>
                    <w:rFonts w:ascii="Times New Roman" w:hAnsi="Times New Roman" w:cs="Times New Roman"/>
                    <w:lang w:val="en-US"/>
                  </w:rPr>
                </w:rPrChange>
              </w:rPr>
              <w:pPrChange w:id="1740" w:author="Cheick Traoré" w:date="2026-01-07T16:26:00Z" w16du:dateUtc="2026-01-07T16:26:00Z">
                <w:pPr>
                  <w:spacing w:after="0" w:line="480" w:lineRule="auto"/>
                  <w:ind w:left="2" w:firstLine="0"/>
                </w:pPr>
              </w:pPrChange>
            </w:pPr>
            <w:del w:id="1741" w:author="Cheick Traoré" w:date="2026-01-07T16:26:00Z" w16du:dateUtc="2026-01-07T16:26:00Z">
              <w:r w:rsidRPr="007A4601" w:rsidDel="00974EF5">
                <w:rPr>
                  <w:rFonts w:ascii="Times New Roman" w:hAnsi="Times New Roman" w:cs="Times New Roman"/>
                  <w:rPrChange w:id="1742" w:author="Cheick Traoré" w:date="2026-01-08T10:20:00Z" w16du:dateUtc="2026-01-08T10:20:00Z">
                    <w:rPr>
                      <w:rFonts w:ascii="Times New Roman" w:hAnsi="Times New Roman" w:cs="Times New Roman"/>
                      <w:lang w:val="en-US"/>
                    </w:rPr>
                  </w:rPrChange>
                </w:rPr>
                <w:delText>id_annee</w:delText>
              </w:r>
            </w:del>
          </w:p>
          <w:p w14:paraId="25D63F20" w14:textId="2DAE2200" w:rsidR="00B11582" w:rsidRPr="007A4601" w:rsidDel="00974EF5" w:rsidRDefault="00B11582" w:rsidP="00974EF5">
            <w:pPr>
              <w:tabs>
                <w:tab w:val="left" w:pos="3200"/>
              </w:tabs>
              <w:spacing w:line="480" w:lineRule="auto"/>
              <w:ind w:left="720" w:firstLine="0"/>
              <w:rPr>
                <w:del w:id="1743" w:author="Cheick Traoré" w:date="2026-01-07T16:26:00Z" w16du:dateUtc="2026-01-07T16:26:00Z"/>
                <w:rFonts w:ascii="Times New Roman" w:hAnsi="Times New Roman" w:cs="Times New Roman"/>
                <w:rPrChange w:id="1744" w:author="Cheick Traoré" w:date="2026-01-08T10:20:00Z" w16du:dateUtc="2026-01-08T10:20:00Z">
                  <w:rPr>
                    <w:del w:id="1745" w:author="Cheick Traoré" w:date="2026-01-07T16:26:00Z" w16du:dateUtc="2026-01-07T16:26:00Z"/>
                    <w:rFonts w:ascii="Times New Roman" w:hAnsi="Times New Roman" w:cs="Times New Roman"/>
                    <w:lang w:val="en-US"/>
                  </w:rPr>
                </w:rPrChange>
              </w:rPr>
              <w:pPrChange w:id="1746" w:author="Cheick Traoré" w:date="2026-01-07T16:26:00Z" w16du:dateUtc="2026-01-07T16:26:00Z">
                <w:pPr>
                  <w:spacing w:after="0" w:line="480" w:lineRule="auto"/>
                  <w:ind w:left="2" w:firstLine="0"/>
                </w:pPr>
              </w:pPrChange>
            </w:pPr>
          </w:p>
          <w:p w14:paraId="23A44D0D" w14:textId="0C5B2AA0" w:rsidR="00B11582" w:rsidRPr="007A4601" w:rsidDel="00974EF5" w:rsidRDefault="00B11582" w:rsidP="00974EF5">
            <w:pPr>
              <w:tabs>
                <w:tab w:val="left" w:pos="3200"/>
              </w:tabs>
              <w:spacing w:line="480" w:lineRule="auto"/>
              <w:ind w:left="720" w:firstLine="0"/>
              <w:rPr>
                <w:del w:id="1747" w:author="Cheick Traoré" w:date="2026-01-07T16:26:00Z" w16du:dateUtc="2026-01-07T16:26:00Z"/>
                <w:rFonts w:ascii="Times New Roman" w:hAnsi="Times New Roman" w:cs="Times New Roman"/>
                <w:rPrChange w:id="1748" w:author="Cheick Traoré" w:date="2026-01-08T10:20:00Z" w16du:dateUtc="2026-01-08T10:20:00Z">
                  <w:rPr>
                    <w:del w:id="1749" w:author="Cheick Traoré" w:date="2026-01-07T16:26:00Z" w16du:dateUtc="2026-01-07T16:26:00Z"/>
                    <w:rFonts w:ascii="Times New Roman" w:hAnsi="Times New Roman" w:cs="Times New Roman"/>
                    <w:lang w:val="en-US"/>
                  </w:rPr>
                </w:rPrChange>
              </w:rPr>
              <w:pPrChange w:id="1750" w:author="Cheick Traoré" w:date="2026-01-07T16:26:00Z" w16du:dateUtc="2026-01-07T16:26:00Z">
                <w:pPr>
                  <w:spacing w:after="0" w:line="480" w:lineRule="auto"/>
                  <w:ind w:left="2" w:firstLine="0"/>
                </w:pPr>
              </w:pPrChange>
            </w:pPr>
            <w:del w:id="1751" w:author="Cheick Traoré" w:date="2026-01-07T16:26:00Z" w16du:dateUtc="2026-01-07T16:26:00Z">
              <w:r w:rsidRPr="007A4601" w:rsidDel="00974EF5">
                <w:rPr>
                  <w:rFonts w:ascii="Times New Roman" w:hAnsi="Times New Roman" w:cs="Times New Roman"/>
                  <w:rPrChange w:id="1752" w:author="Cheick Traoré" w:date="2026-01-08T10:20:00Z" w16du:dateUtc="2026-01-08T10:20:00Z">
                    <w:rPr>
                      <w:rFonts w:ascii="Times New Roman" w:hAnsi="Times New Roman" w:cs="Times New Roman"/>
                      <w:lang w:val="en-US"/>
                    </w:rPr>
                  </w:rPrChange>
                </w:rPr>
                <w:delText>index_projection</w:delText>
              </w:r>
            </w:del>
          </w:p>
          <w:p w14:paraId="712CAD82" w14:textId="207F00B0" w:rsidR="00B11582" w:rsidRPr="007A4601" w:rsidDel="00974EF5" w:rsidRDefault="00B11582" w:rsidP="00974EF5">
            <w:pPr>
              <w:tabs>
                <w:tab w:val="left" w:pos="3200"/>
              </w:tabs>
              <w:spacing w:line="480" w:lineRule="auto"/>
              <w:ind w:left="720" w:firstLine="0"/>
              <w:rPr>
                <w:del w:id="1753" w:author="Cheick Traoré" w:date="2026-01-07T16:26:00Z" w16du:dateUtc="2026-01-07T16:26:00Z"/>
                <w:rFonts w:ascii="Times New Roman" w:hAnsi="Times New Roman" w:cs="Times New Roman"/>
                <w:rPrChange w:id="1754" w:author="Cheick Traoré" w:date="2026-01-08T10:20:00Z" w16du:dateUtc="2026-01-08T10:20:00Z">
                  <w:rPr>
                    <w:del w:id="1755" w:author="Cheick Traoré" w:date="2026-01-07T16:26:00Z" w16du:dateUtc="2026-01-07T16:26:00Z"/>
                    <w:rFonts w:ascii="Times New Roman" w:hAnsi="Times New Roman" w:cs="Times New Roman"/>
                    <w:lang w:val="en-US"/>
                  </w:rPr>
                </w:rPrChange>
              </w:rPr>
              <w:pPrChange w:id="1756" w:author="Cheick Traoré" w:date="2026-01-07T16:26:00Z" w16du:dateUtc="2026-01-07T16:26:00Z">
                <w:pPr>
                  <w:spacing w:after="0" w:line="480" w:lineRule="auto"/>
                  <w:ind w:left="0" w:firstLine="0"/>
                </w:pPr>
              </w:pPrChange>
            </w:pPr>
          </w:p>
        </w:tc>
        <w:tc>
          <w:tcPr>
            <w:tcW w:w="2334" w:type="dxa"/>
            <w:tcBorders>
              <w:top w:val="single" w:sz="4" w:space="0" w:color="000000"/>
              <w:left w:val="single" w:sz="4" w:space="0" w:color="000000"/>
              <w:bottom w:val="single" w:sz="4" w:space="0" w:color="000000"/>
              <w:right w:val="single" w:sz="4" w:space="0" w:color="000000"/>
            </w:tcBorders>
          </w:tcPr>
          <w:p w14:paraId="2FFC341C" w14:textId="434A1B22" w:rsidR="00B11582" w:rsidRPr="00AB1D00" w:rsidDel="00974EF5" w:rsidRDefault="00B11582" w:rsidP="00974EF5">
            <w:pPr>
              <w:tabs>
                <w:tab w:val="left" w:pos="3200"/>
              </w:tabs>
              <w:spacing w:line="480" w:lineRule="auto"/>
              <w:ind w:left="720" w:firstLine="0"/>
              <w:rPr>
                <w:del w:id="1757" w:author="Cheick Traoré" w:date="2026-01-07T16:26:00Z" w16du:dateUtc="2026-01-07T16:26:00Z"/>
                <w:rFonts w:ascii="Times New Roman" w:hAnsi="Times New Roman" w:cs="Times New Roman"/>
              </w:rPr>
              <w:pPrChange w:id="1758" w:author="Cheick Traoré" w:date="2026-01-07T16:26:00Z" w16du:dateUtc="2026-01-07T16:26:00Z">
                <w:pPr>
                  <w:spacing w:after="0" w:line="480" w:lineRule="auto"/>
                  <w:ind w:left="2" w:firstLine="0"/>
                </w:pPr>
              </w:pPrChange>
            </w:pPr>
            <w:del w:id="1759" w:author="Cheick Traoré" w:date="2026-01-07T16:26:00Z" w16du:dateUtc="2026-01-07T16:26:00Z">
              <w:r w:rsidRPr="00AB1D00" w:rsidDel="00974EF5">
                <w:rPr>
                  <w:rFonts w:ascii="Times New Roman" w:hAnsi="Times New Roman" w:cs="Times New Roman"/>
                </w:rPr>
                <w:delText>Id de l’Hypothese</w:delText>
              </w:r>
            </w:del>
          </w:p>
          <w:p w14:paraId="70643E8C" w14:textId="0CFFADDD" w:rsidR="00B11582" w:rsidRPr="00AB1D00" w:rsidDel="00974EF5" w:rsidRDefault="00B11582" w:rsidP="00974EF5">
            <w:pPr>
              <w:tabs>
                <w:tab w:val="left" w:pos="3200"/>
              </w:tabs>
              <w:spacing w:line="480" w:lineRule="auto"/>
              <w:ind w:left="720" w:firstLine="0"/>
              <w:rPr>
                <w:del w:id="1760" w:author="Cheick Traoré" w:date="2026-01-07T16:26:00Z" w16du:dateUtc="2026-01-07T16:26:00Z"/>
                <w:rFonts w:ascii="Times New Roman" w:hAnsi="Times New Roman" w:cs="Times New Roman"/>
              </w:rPr>
              <w:pPrChange w:id="1761" w:author="Cheick Traoré" w:date="2026-01-07T16:26:00Z" w16du:dateUtc="2026-01-07T16:26:00Z">
                <w:pPr>
                  <w:spacing w:after="0" w:line="480" w:lineRule="auto"/>
                  <w:ind w:left="2" w:firstLine="0"/>
                </w:pPr>
              </w:pPrChange>
            </w:pPr>
          </w:p>
          <w:p w14:paraId="7967E631" w14:textId="47BDA7D7" w:rsidR="00B11582" w:rsidRPr="00AB1D00" w:rsidDel="00974EF5" w:rsidRDefault="00B11582" w:rsidP="00974EF5">
            <w:pPr>
              <w:tabs>
                <w:tab w:val="left" w:pos="3200"/>
              </w:tabs>
              <w:spacing w:line="480" w:lineRule="auto"/>
              <w:ind w:left="720" w:firstLine="0"/>
              <w:rPr>
                <w:del w:id="1762" w:author="Cheick Traoré" w:date="2026-01-07T16:26:00Z" w16du:dateUtc="2026-01-07T16:26:00Z"/>
                <w:rFonts w:ascii="Times New Roman" w:hAnsi="Times New Roman" w:cs="Times New Roman"/>
              </w:rPr>
              <w:pPrChange w:id="1763" w:author="Cheick Traoré" w:date="2026-01-07T16:26:00Z" w16du:dateUtc="2026-01-07T16:26:00Z">
                <w:pPr>
                  <w:spacing w:after="0" w:line="480" w:lineRule="auto"/>
                  <w:ind w:left="2" w:firstLine="0"/>
                </w:pPr>
              </w:pPrChange>
            </w:pPr>
            <w:del w:id="1764" w:author="Cheick Traoré" w:date="2026-01-07T16:26:00Z" w16du:dateUtc="2026-01-07T16:26:00Z">
              <w:r w:rsidRPr="00AB1D00" w:rsidDel="00974EF5">
                <w:rPr>
                  <w:rFonts w:ascii="Times New Roman" w:hAnsi="Times New Roman" w:cs="Times New Roman"/>
                </w:rPr>
                <w:delText>Valeur de l’Hypothese</w:delText>
              </w:r>
            </w:del>
          </w:p>
          <w:p w14:paraId="040FF565" w14:textId="51DCB18E" w:rsidR="00B11582" w:rsidRPr="00AB1D00" w:rsidDel="00974EF5" w:rsidRDefault="00B11582" w:rsidP="00974EF5">
            <w:pPr>
              <w:tabs>
                <w:tab w:val="left" w:pos="3200"/>
              </w:tabs>
              <w:spacing w:line="480" w:lineRule="auto"/>
              <w:ind w:left="720" w:firstLine="0"/>
              <w:rPr>
                <w:del w:id="1765" w:author="Cheick Traoré" w:date="2026-01-07T16:26:00Z" w16du:dateUtc="2026-01-07T16:26:00Z"/>
                <w:rFonts w:ascii="Times New Roman" w:hAnsi="Times New Roman" w:cs="Times New Roman"/>
              </w:rPr>
              <w:pPrChange w:id="1766" w:author="Cheick Traoré" w:date="2026-01-07T16:26:00Z" w16du:dateUtc="2026-01-07T16:26:00Z">
                <w:pPr>
                  <w:spacing w:after="0" w:line="480" w:lineRule="auto"/>
                  <w:ind w:left="2" w:firstLine="0"/>
                </w:pPr>
              </w:pPrChange>
            </w:pPr>
          </w:p>
          <w:p w14:paraId="7B3E7002" w14:textId="1A94753F" w:rsidR="00B11582" w:rsidRPr="00AB1D00" w:rsidDel="00974EF5" w:rsidRDefault="00B11582" w:rsidP="00974EF5">
            <w:pPr>
              <w:tabs>
                <w:tab w:val="left" w:pos="3200"/>
              </w:tabs>
              <w:spacing w:line="480" w:lineRule="auto"/>
              <w:ind w:left="720" w:firstLine="0"/>
              <w:rPr>
                <w:del w:id="1767" w:author="Cheick Traoré" w:date="2026-01-07T16:26:00Z" w16du:dateUtc="2026-01-07T16:26:00Z"/>
                <w:rFonts w:ascii="Times New Roman" w:hAnsi="Times New Roman" w:cs="Times New Roman"/>
              </w:rPr>
              <w:pPrChange w:id="1768" w:author="Cheick Traoré" w:date="2026-01-07T16:26:00Z" w16du:dateUtc="2026-01-07T16:26:00Z">
                <w:pPr>
                  <w:spacing w:after="0" w:line="480" w:lineRule="auto"/>
                  <w:ind w:left="2" w:firstLine="0"/>
                </w:pPr>
              </w:pPrChange>
            </w:pPr>
            <w:del w:id="1769" w:author="Cheick Traoré" w:date="2026-01-07T16:26:00Z" w16du:dateUtc="2026-01-07T16:26:00Z">
              <w:r w:rsidRPr="00AB1D00" w:rsidDel="00974EF5">
                <w:rPr>
                  <w:rFonts w:ascii="Times New Roman" w:hAnsi="Times New Roman" w:cs="Times New Roman"/>
                </w:rPr>
                <w:delText>Id de la rubrique</w:delText>
              </w:r>
            </w:del>
          </w:p>
          <w:p w14:paraId="57DE0F7E" w14:textId="4C62B180" w:rsidR="00B11582" w:rsidRPr="00AB1D00" w:rsidDel="00974EF5" w:rsidRDefault="00B11582" w:rsidP="00974EF5">
            <w:pPr>
              <w:tabs>
                <w:tab w:val="left" w:pos="3200"/>
              </w:tabs>
              <w:spacing w:line="480" w:lineRule="auto"/>
              <w:ind w:left="720" w:firstLine="0"/>
              <w:rPr>
                <w:del w:id="1770" w:author="Cheick Traoré" w:date="2026-01-07T16:26:00Z" w16du:dateUtc="2026-01-07T16:26:00Z"/>
                <w:rFonts w:ascii="Times New Roman" w:hAnsi="Times New Roman" w:cs="Times New Roman"/>
              </w:rPr>
              <w:pPrChange w:id="1771" w:author="Cheick Traoré" w:date="2026-01-07T16:26:00Z" w16du:dateUtc="2026-01-07T16:26:00Z">
                <w:pPr>
                  <w:spacing w:after="0" w:line="480" w:lineRule="auto"/>
                  <w:ind w:left="2" w:firstLine="0"/>
                </w:pPr>
              </w:pPrChange>
            </w:pPr>
          </w:p>
          <w:p w14:paraId="730845DE" w14:textId="01405D83" w:rsidR="00B11582" w:rsidRPr="00AB1D00" w:rsidDel="00974EF5" w:rsidRDefault="00B11582" w:rsidP="00974EF5">
            <w:pPr>
              <w:tabs>
                <w:tab w:val="left" w:pos="3200"/>
              </w:tabs>
              <w:spacing w:line="480" w:lineRule="auto"/>
              <w:ind w:left="720" w:firstLine="0"/>
              <w:rPr>
                <w:del w:id="1772" w:author="Cheick Traoré" w:date="2026-01-07T16:26:00Z" w16du:dateUtc="2026-01-07T16:26:00Z"/>
                <w:rFonts w:ascii="Times New Roman" w:hAnsi="Times New Roman" w:cs="Times New Roman"/>
              </w:rPr>
              <w:pPrChange w:id="1773" w:author="Cheick Traoré" w:date="2026-01-07T16:26:00Z" w16du:dateUtc="2026-01-07T16:26:00Z">
                <w:pPr>
                  <w:spacing w:after="0" w:line="480" w:lineRule="auto"/>
                  <w:ind w:left="2" w:firstLine="0"/>
                </w:pPr>
              </w:pPrChange>
            </w:pPr>
            <w:del w:id="1774" w:author="Cheick Traoré" w:date="2026-01-07T16:26:00Z" w16du:dateUtc="2026-01-07T16:26:00Z">
              <w:r w:rsidRPr="00AB1D00" w:rsidDel="00974EF5">
                <w:rPr>
                  <w:rFonts w:ascii="Times New Roman" w:hAnsi="Times New Roman" w:cs="Times New Roman"/>
                </w:rPr>
                <w:delText>Id de l’Année</w:delText>
              </w:r>
            </w:del>
          </w:p>
          <w:p w14:paraId="4C723C58" w14:textId="1D500E2F" w:rsidR="00B11582" w:rsidRPr="00AB1D00" w:rsidDel="00974EF5" w:rsidRDefault="00B11582" w:rsidP="00974EF5">
            <w:pPr>
              <w:tabs>
                <w:tab w:val="left" w:pos="3200"/>
              </w:tabs>
              <w:spacing w:line="480" w:lineRule="auto"/>
              <w:ind w:left="720" w:firstLine="0"/>
              <w:rPr>
                <w:del w:id="1775" w:author="Cheick Traoré" w:date="2026-01-07T16:26:00Z" w16du:dateUtc="2026-01-07T16:26:00Z"/>
                <w:rFonts w:ascii="Times New Roman" w:hAnsi="Times New Roman" w:cs="Times New Roman"/>
              </w:rPr>
              <w:pPrChange w:id="1776" w:author="Cheick Traoré" w:date="2026-01-07T16:26:00Z" w16du:dateUtc="2026-01-07T16:26:00Z">
                <w:pPr>
                  <w:spacing w:after="0" w:line="480" w:lineRule="auto"/>
                  <w:ind w:left="2" w:firstLine="0"/>
                </w:pPr>
              </w:pPrChange>
            </w:pPr>
          </w:p>
          <w:p w14:paraId="2907D216" w14:textId="233CDF45" w:rsidR="00B11582" w:rsidRPr="00AB1D00" w:rsidDel="00974EF5" w:rsidRDefault="00B11582" w:rsidP="00974EF5">
            <w:pPr>
              <w:tabs>
                <w:tab w:val="left" w:pos="3200"/>
              </w:tabs>
              <w:spacing w:line="480" w:lineRule="auto"/>
              <w:ind w:left="720" w:firstLine="0"/>
              <w:rPr>
                <w:del w:id="1777" w:author="Cheick Traoré" w:date="2026-01-07T16:26:00Z" w16du:dateUtc="2026-01-07T16:26:00Z"/>
                <w:rFonts w:ascii="Times New Roman" w:hAnsi="Times New Roman" w:cs="Times New Roman"/>
              </w:rPr>
              <w:pPrChange w:id="1778" w:author="Cheick Traoré" w:date="2026-01-07T16:26:00Z" w16du:dateUtc="2026-01-07T16:26:00Z">
                <w:pPr>
                  <w:spacing w:after="0" w:line="480" w:lineRule="auto"/>
                  <w:ind w:left="2" w:firstLine="0"/>
                </w:pPr>
              </w:pPrChange>
            </w:pPr>
            <w:del w:id="1779" w:author="Cheick Traoré" w:date="2026-01-07T16:26:00Z" w16du:dateUtc="2026-01-07T16:26:00Z">
              <w:r w:rsidRPr="00AB1D00" w:rsidDel="00974EF5">
                <w:rPr>
                  <w:rFonts w:ascii="Times New Roman" w:hAnsi="Times New Roman" w:cs="Times New Roman"/>
                </w:rPr>
                <w:delText>L’index de projection de l’année</w:delText>
              </w:r>
            </w:del>
          </w:p>
          <w:p w14:paraId="72D96F3D" w14:textId="714E0FE6" w:rsidR="00B11582" w:rsidRPr="00AB1D00" w:rsidDel="00974EF5" w:rsidRDefault="00B11582" w:rsidP="00974EF5">
            <w:pPr>
              <w:tabs>
                <w:tab w:val="left" w:pos="3200"/>
              </w:tabs>
              <w:spacing w:line="480" w:lineRule="auto"/>
              <w:ind w:left="720" w:firstLine="0"/>
              <w:rPr>
                <w:del w:id="1780" w:author="Cheick Traoré" w:date="2026-01-07T16:26:00Z" w16du:dateUtc="2026-01-07T16:26:00Z"/>
                <w:rFonts w:ascii="Times New Roman" w:hAnsi="Times New Roman" w:cs="Times New Roman"/>
              </w:rPr>
              <w:pPrChange w:id="1781" w:author="Cheick Traoré" w:date="2026-01-07T16:26:00Z" w16du:dateUtc="2026-01-07T16:26:00Z">
                <w:pPr>
                  <w:spacing w:after="0" w:line="480" w:lineRule="auto"/>
                </w:pPr>
              </w:pPrChange>
            </w:pPr>
            <w:del w:id="1782" w:author="Cheick Traoré" w:date="2026-01-07T16:26:00Z" w16du:dateUtc="2026-01-07T16:26:00Z">
              <w:r w:rsidRPr="00AB1D00" w:rsidDel="00974EF5">
                <w:rPr>
                  <w:rFonts w:ascii="Times New Roman" w:hAnsi="Times New Roman" w:cs="Times New Roman"/>
                </w:rPr>
                <w:delText xml:space="preserve"> </w:delText>
              </w:r>
            </w:del>
          </w:p>
        </w:tc>
        <w:tc>
          <w:tcPr>
            <w:tcW w:w="710" w:type="dxa"/>
            <w:tcBorders>
              <w:top w:val="single" w:sz="4" w:space="0" w:color="000000"/>
              <w:left w:val="single" w:sz="4" w:space="0" w:color="000000"/>
              <w:bottom w:val="single" w:sz="4" w:space="0" w:color="000000"/>
              <w:right w:val="single" w:sz="4" w:space="0" w:color="000000"/>
            </w:tcBorders>
          </w:tcPr>
          <w:p w14:paraId="63E45CD5" w14:textId="5AC4EB18" w:rsidR="00B11582" w:rsidRPr="007A4601" w:rsidDel="00974EF5" w:rsidRDefault="00B11582" w:rsidP="00974EF5">
            <w:pPr>
              <w:tabs>
                <w:tab w:val="left" w:pos="3200"/>
              </w:tabs>
              <w:spacing w:line="480" w:lineRule="auto"/>
              <w:ind w:left="720" w:firstLine="0"/>
              <w:rPr>
                <w:del w:id="1783" w:author="Cheick Traoré" w:date="2026-01-07T16:26:00Z" w16du:dateUtc="2026-01-07T16:26:00Z"/>
                <w:rFonts w:ascii="Times New Roman" w:hAnsi="Times New Roman" w:cs="Times New Roman"/>
                <w:rPrChange w:id="1784" w:author="Cheick Traoré" w:date="2026-01-08T10:20:00Z" w16du:dateUtc="2026-01-08T10:20:00Z">
                  <w:rPr>
                    <w:del w:id="1785" w:author="Cheick Traoré" w:date="2026-01-07T16:26:00Z" w16du:dateUtc="2026-01-07T16:26:00Z"/>
                    <w:rFonts w:ascii="Times New Roman" w:hAnsi="Times New Roman" w:cs="Times New Roman"/>
                    <w:lang w:val="en-US"/>
                  </w:rPr>
                </w:rPrChange>
              </w:rPr>
              <w:pPrChange w:id="1786" w:author="Cheick Traoré" w:date="2026-01-07T16:26:00Z" w16du:dateUtc="2026-01-07T16:26:00Z">
                <w:pPr>
                  <w:spacing w:after="0" w:line="480" w:lineRule="auto"/>
                  <w:ind w:left="0" w:right="56" w:firstLine="0"/>
                  <w:jc w:val="center"/>
                </w:pPr>
              </w:pPrChange>
            </w:pPr>
            <w:del w:id="1787" w:author="Cheick Traoré" w:date="2026-01-07T16:26:00Z" w16du:dateUtc="2026-01-07T16:26:00Z">
              <w:r w:rsidRPr="007A4601" w:rsidDel="00974EF5">
                <w:rPr>
                  <w:rFonts w:ascii="Times New Roman" w:hAnsi="Times New Roman" w:cs="Times New Roman"/>
                  <w:rPrChange w:id="1788" w:author="Cheick Traoré" w:date="2026-01-08T10:20:00Z" w16du:dateUtc="2026-01-08T10:20:00Z">
                    <w:rPr>
                      <w:rFonts w:ascii="Times New Roman" w:hAnsi="Times New Roman" w:cs="Times New Roman"/>
                      <w:lang w:val="en-US"/>
                    </w:rPr>
                  </w:rPrChange>
                </w:rPr>
                <w:delText>AN</w:delText>
              </w:r>
            </w:del>
          </w:p>
          <w:p w14:paraId="4ACA5243" w14:textId="4F7BD59A" w:rsidR="00B11582" w:rsidRPr="007A4601" w:rsidDel="00974EF5" w:rsidRDefault="00B11582" w:rsidP="00974EF5">
            <w:pPr>
              <w:tabs>
                <w:tab w:val="left" w:pos="3200"/>
              </w:tabs>
              <w:spacing w:line="480" w:lineRule="auto"/>
              <w:ind w:left="720" w:firstLine="0"/>
              <w:rPr>
                <w:del w:id="1789" w:author="Cheick Traoré" w:date="2026-01-07T16:26:00Z" w16du:dateUtc="2026-01-07T16:26:00Z"/>
                <w:rFonts w:ascii="Times New Roman" w:hAnsi="Times New Roman" w:cs="Times New Roman"/>
                <w:rPrChange w:id="1790" w:author="Cheick Traoré" w:date="2026-01-08T10:20:00Z" w16du:dateUtc="2026-01-08T10:20:00Z">
                  <w:rPr>
                    <w:del w:id="1791" w:author="Cheick Traoré" w:date="2026-01-07T16:26:00Z" w16du:dateUtc="2026-01-07T16:26:00Z"/>
                    <w:rFonts w:ascii="Times New Roman" w:hAnsi="Times New Roman" w:cs="Times New Roman"/>
                    <w:lang w:val="en-US"/>
                  </w:rPr>
                </w:rPrChange>
              </w:rPr>
              <w:pPrChange w:id="1792" w:author="Cheick Traoré" w:date="2026-01-07T16:26:00Z" w16du:dateUtc="2026-01-07T16:26:00Z">
                <w:pPr>
                  <w:spacing w:after="0" w:line="480" w:lineRule="auto"/>
                  <w:ind w:left="0" w:right="56" w:firstLine="0"/>
                  <w:jc w:val="center"/>
                </w:pPr>
              </w:pPrChange>
            </w:pPr>
          </w:p>
          <w:p w14:paraId="4EC2A9FB" w14:textId="5CBE65A3" w:rsidR="00B11582" w:rsidRPr="007A4601" w:rsidDel="00974EF5" w:rsidRDefault="00B11582" w:rsidP="00974EF5">
            <w:pPr>
              <w:tabs>
                <w:tab w:val="left" w:pos="3200"/>
              </w:tabs>
              <w:spacing w:line="480" w:lineRule="auto"/>
              <w:ind w:left="720" w:firstLine="0"/>
              <w:rPr>
                <w:del w:id="1793" w:author="Cheick Traoré" w:date="2026-01-07T16:26:00Z" w16du:dateUtc="2026-01-07T16:26:00Z"/>
                <w:rFonts w:ascii="Times New Roman" w:hAnsi="Times New Roman" w:cs="Times New Roman"/>
                <w:rPrChange w:id="1794" w:author="Cheick Traoré" w:date="2026-01-08T10:20:00Z" w16du:dateUtc="2026-01-08T10:20:00Z">
                  <w:rPr>
                    <w:del w:id="1795" w:author="Cheick Traoré" w:date="2026-01-07T16:26:00Z" w16du:dateUtc="2026-01-07T16:26:00Z"/>
                    <w:rFonts w:ascii="Times New Roman" w:hAnsi="Times New Roman" w:cs="Times New Roman"/>
                    <w:lang w:val="en-US"/>
                  </w:rPr>
                </w:rPrChange>
              </w:rPr>
              <w:pPrChange w:id="1796" w:author="Cheick Traoré" w:date="2026-01-07T16:26:00Z" w16du:dateUtc="2026-01-07T16:26:00Z">
                <w:pPr>
                  <w:spacing w:after="0" w:line="480" w:lineRule="auto"/>
                  <w:ind w:left="0" w:right="56" w:firstLine="0"/>
                  <w:jc w:val="center"/>
                </w:pPr>
              </w:pPrChange>
            </w:pPr>
            <w:del w:id="1797" w:author="Cheick Traoré" w:date="2026-01-07T16:26:00Z" w16du:dateUtc="2026-01-07T16:26:00Z">
              <w:r w:rsidRPr="007A4601" w:rsidDel="00974EF5">
                <w:rPr>
                  <w:rFonts w:ascii="Times New Roman" w:hAnsi="Times New Roman" w:cs="Times New Roman"/>
                  <w:rPrChange w:id="1798" w:author="Cheick Traoré" w:date="2026-01-08T10:20:00Z" w16du:dateUtc="2026-01-08T10:20:00Z">
                    <w:rPr>
                      <w:rFonts w:ascii="Times New Roman" w:hAnsi="Times New Roman" w:cs="Times New Roman"/>
                      <w:lang w:val="en-US"/>
                    </w:rPr>
                  </w:rPrChange>
                </w:rPr>
                <w:delText>N</w:delText>
              </w:r>
            </w:del>
          </w:p>
          <w:p w14:paraId="1CFFF3A1" w14:textId="0F4DFF40" w:rsidR="00B11582" w:rsidRPr="007A4601" w:rsidDel="00974EF5" w:rsidRDefault="00B11582" w:rsidP="00974EF5">
            <w:pPr>
              <w:tabs>
                <w:tab w:val="left" w:pos="3200"/>
              </w:tabs>
              <w:spacing w:line="480" w:lineRule="auto"/>
              <w:ind w:left="720" w:firstLine="0"/>
              <w:rPr>
                <w:del w:id="1799" w:author="Cheick Traoré" w:date="2026-01-07T16:26:00Z" w16du:dateUtc="2026-01-07T16:26:00Z"/>
                <w:rFonts w:ascii="Times New Roman" w:hAnsi="Times New Roman" w:cs="Times New Roman"/>
                <w:rPrChange w:id="1800" w:author="Cheick Traoré" w:date="2026-01-08T10:20:00Z" w16du:dateUtc="2026-01-08T10:20:00Z">
                  <w:rPr>
                    <w:del w:id="1801" w:author="Cheick Traoré" w:date="2026-01-07T16:26:00Z" w16du:dateUtc="2026-01-07T16:26:00Z"/>
                    <w:rFonts w:ascii="Times New Roman" w:hAnsi="Times New Roman" w:cs="Times New Roman"/>
                    <w:lang w:val="en-US"/>
                  </w:rPr>
                </w:rPrChange>
              </w:rPr>
              <w:pPrChange w:id="1802" w:author="Cheick Traoré" w:date="2026-01-07T16:26:00Z" w16du:dateUtc="2026-01-07T16:26:00Z">
                <w:pPr>
                  <w:spacing w:after="0" w:line="480" w:lineRule="auto"/>
                  <w:ind w:left="0" w:right="56" w:firstLine="0"/>
                  <w:jc w:val="center"/>
                </w:pPr>
              </w:pPrChange>
            </w:pPr>
          </w:p>
          <w:p w14:paraId="22321B1E" w14:textId="3E45F658" w:rsidR="00B11582" w:rsidRPr="007A4601" w:rsidDel="00974EF5" w:rsidRDefault="00B11582" w:rsidP="00974EF5">
            <w:pPr>
              <w:tabs>
                <w:tab w:val="left" w:pos="3200"/>
              </w:tabs>
              <w:spacing w:line="480" w:lineRule="auto"/>
              <w:ind w:left="720" w:firstLine="0"/>
              <w:rPr>
                <w:del w:id="1803" w:author="Cheick Traoré" w:date="2026-01-07T16:26:00Z" w16du:dateUtc="2026-01-07T16:26:00Z"/>
                <w:rFonts w:ascii="Times New Roman" w:hAnsi="Times New Roman" w:cs="Times New Roman"/>
                <w:rPrChange w:id="1804" w:author="Cheick Traoré" w:date="2026-01-08T10:20:00Z" w16du:dateUtc="2026-01-08T10:20:00Z">
                  <w:rPr>
                    <w:del w:id="1805" w:author="Cheick Traoré" w:date="2026-01-07T16:26:00Z" w16du:dateUtc="2026-01-07T16:26:00Z"/>
                    <w:rFonts w:ascii="Times New Roman" w:hAnsi="Times New Roman" w:cs="Times New Roman"/>
                    <w:lang w:val="en-US"/>
                  </w:rPr>
                </w:rPrChange>
              </w:rPr>
              <w:pPrChange w:id="1806" w:author="Cheick Traoré" w:date="2026-01-07T16:26:00Z" w16du:dateUtc="2026-01-07T16:26:00Z">
                <w:pPr>
                  <w:spacing w:after="0" w:line="480" w:lineRule="auto"/>
                  <w:ind w:left="0" w:right="56" w:firstLine="0"/>
                  <w:jc w:val="center"/>
                </w:pPr>
              </w:pPrChange>
            </w:pPr>
          </w:p>
          <w:p w14:paraId="77470724" w14:textId="1D085B5F" w:rsidR="00B11582" w:rsidRPr="007A4601" w:rsidDel="00974EF5" w:rsidRDefault="00B11582" w:rsidP="00974EF5">
            <w:pPr>
              <w:tabs>
                <w:tab w:val="left" w:pos="3200"/>
              </w:tabs>
              <w:spacing w:line="480" w:lineRule="auto"/>
              <w:ind w:left="720" w:firstLine="0"/>
              <w:rPr>
                <w:del w:id="1807" w:author="Cheick Traoré" w:date="2026-01-07T16:26:00Z" w16du:dateUtc="2026-01-07T16:26:00Z"/>
                <w:rFonts w:ascii="Times New Roman" w:hAnsi="Times New Roman" w:cs="Times New Roman"/>
                <w:rPrChange w:id="1808" w:author="Cheick Traoré" w:date="2026-01-08T10:20:00Z" w16du:dateUtc="2026-01-08T10:20:00Z">
                  <w:rPr>
                    <w:del w:id="1809" w:author="Cheick Traoré" w:date="2026-01-07T16:26:00Z" w16du:dateUtc="2026-01-07T16:26:00Z"/>
                    <w:rFonts w:ascii="Times New Roman" w:hAnsi="Times New Roman" w:cs="Times New Roman"/>
                    <w:lang w:val="en-US"/>
                  </w:rPr>
                </w:rPrChange>
              </w:rPr>
              <w:pPrChange w:id="1810" w:author="Cheick Traoré" w:date="2026-01-07T16:26:00Z" w16du:dateUtc="2026-01-07T16:26:00Z">
                <w:pPr>
                  <w:spacing w:after="0" w:line="480" w:lineRule="auto"/>
                  <w:ind w:left="0" w:right="56" w:firstLine="0"/>
                  <w:jc w:val="center"/>
                </w:pPr>
              </w:pPrChange>
            </w:pPr>
            <w:del w:id="1811" w:author="Cheick Traoré" w:date="2026-01-07T16:26:00Z" w16du:dateUtc="2026-01-07T16:26:00Z">
              <w:r w:rsidRPr="007A4601" w:rsidDel="00974EF5">
                <w:rPr>
                  <w:rFonts w:ascii="Times New Roman" w:hAnsi="Times New Roman" w:cs="Times New Roman"/>
                  <w:rPrChange w:id="1812" w:author="Cheick Traoré" w:date="2026-01-08T10:20:00Z" w16du:dateUtc="2026-01-08T10:20:00Z">
                    <w:rPr>
                      <w:rFonts w:ascii="Times New Roman" w:hAnsi="Times New Roman" w:cs="Times New Roman"/>
                      <w:lang w:val="en-US"/>
                    </w:rPr>
                  </w:rPrChange>
                </w:rPr>
                <w:delText>AN</w:delText>
              </w:r>
            </w:del>
          </w:p>
          <w:p w14:paraId="7AE9E796" w14:textId="64A61756" w:rsidR="00B11582" w:rsidRPr="007A4601" w:rsidDel="00974EF5" w:rsidRDefault="00B11582" w:rsidP="00974EF5">
            <w:pPr>
              <w:tabs>
                <w:tab w:val="left" w:pos="3200"/>
              </w:tabs>
              <w:spacing w:line="480" w:lineRule="auto"/>
              <w:ind w:left="720" w:firstLine="0"/>
              <w:rPr>
                <w:del w:id="1813" w:author="Cheick Traoré" w:date="2026-01-07T16:26:00Z" w16du:dateUtc="2026-01-07T16:26:00Z"/>
                <w:rFonts w:ascii="Times New Roman" w:hAnsi="Times New Roman" w:cs="Times New Roman"/>
                <w:rPrChange w:id="1814" w:author="Cheick Traoré" w:date="2026-01-08T10:20:00Z" w16du:dateUtc="2026-01-08T10:20:00Z">
                  <w:rPr>
                    <w:del w:id="1815" w:author="Cheick Traoré" w:date="2026-01-07T16:26:00Z" w16du:dateUtc="2026-01-07T16:26:00Z"/>
                    <w:rFonts w:ascii="Times New Roman" w:hAnsi="Times New Roman" w:cs="Times New Roman"/>
                    <w:lang w:val="en-US"/>
                  </w:rPr>
                </w:rPrChange>
              </w:rPr>
              <w:pPrChange w:id="1816" w:author="Cheick Traoré" w:date="2026-01-07T16:26:00Z" w16du:dateUtc="2026-01-07T16:26:00Z">
                <w:pPr>
                  <w:spacing w:after="0" w:line="480" w:lineRule="auto"/>
                  <w:ind w:left="0" w:right="56" w:firstLine="0"/>
                  <w:jc w:val="center"/>
                </w:pPr>
              </w:pPrChange>
            </w:pPr>
          </w:p>
          <w:p w14:paraId="7A665AE7" w14:textId="1891F8FD" w:rsidR="00B11582" w:rsidRPr="007A4601" w:rsidDel="00974EF5" w:rsidRDefault="00B11582" w:rsidP="00974EF5">
            <w:pPr>
              <w:tabs>
                <w:tab w:val="left" w:pos="3200"/>
              </w:tabs>
              <w:spacing w:line="480" w:lineRule="auto"/>
              <w:ind w:left="720" w:firstLine="0"/>
              <w:rPr>
                <w:del w:id="1817" w:author="Cheick Traoré" w:date="2026-01-07T16:26:00Z" w16du:dateUtc="2026-01-07T16:26:00Z"/>
                <w:rFonts w:ascii="Times New Roman" w:hAnsi="Times New Roman" w:cs="Times New Roman"/>
                <w:rPrChange w:id="1818" w:author="Cheick Traoré" w:date="2026-01-08T10:20:00Z" w16du:dateUtc="2026-01-08T10:20:00Z">
                  <w:rPr>
                    <w:del w:id="1819" w:author="Cheick Traoré" w:date="2026-01-07T16:26:00Z" w16du:dateUtc="2026-01-07T16:26:00Z"/>
                    <w:rFonts w:ascii="Times New Roman" w:hAnsi="Times New Roman" w:cs="Times New Roman"/>
                    <w:lang w:val="en-US"/>
                  </w:rPr>
                </w:rPrChange>
              </w:rPr>
              <w:pPrChange w:id="1820" w:author="Cheick Traoré" w:date="2026-01-07T16:26:00Z" w16du:dateUtc="2026-01-07T16:26:00Z">
                <w:pPr>
                  <w:spacing w:after="0" w:line="480" w:lineRule="auto"/>
                  <w:ind w:left="0" w:right="56" w:firstLine="0"/>
                  <w:jc w:val="center"/>
                </w:pPr>
              </w:pPrChange>
            </w:pPr>
            <w:del w:id="1821" w:author="Cheick Traoré" w:date="2026-01-07T16:26:00Z" w16du:dateUtc="2026-01-07T16:26:00Z">
              <w:r w:rsidRPr="007A4601" w:rsidDel="00974EF5">
                <w:rPr>
                  <w:rFonts w:ascii="Times New Roman" w:hAnsi="Times New Roman" w:cs="Times New Roman"/>
                  <w:rPrChange w:id="1822" w:author="Cheick Traoré" w:date="2026-01-08T10:20:00Z" w16du:dateUtc="2026-01-08T10:20:00Z">
                    <w:rPr>
                      <w:rFonts w:ascii="Times New Roman" w:hAnsi="Times New Roman" w:cs="Times New Roman"/>
                      <w:lang w:val="en-US"/>
                    </w:rPr>
                  </w:rPrChange>
                </w:rPr>
                <w:delText>AN</w:delText>
              </w:r>
            </w:del>
          </w:p>
          <w:p w14:paraId="1BB16B24" w14:textId="3309B071" w:rsidR="00B11582" w:rsidRPr="00AB1D00" w:rsidDel="00974EF5" w:rsidRDefault="00B11582" w:rsidP="00974EF5">
            <w:pPr>
              <w:tabs>
                <w:tab w:val="left" w:pos="3200"/>
              </w:tabs>
              <w:spacing w:line="480" w:lineRule="auto"/>
              <w:ind w:left="720" w:firstLine="0"/>
              <w:rPr>
                <w:del w:id="1823" w:author="Cheick Traoré" w:date="2026-01-07T16:26:00Z" w16du:dateUtc="2026-01-07T16:26:00Z"/>
                <w:rFonts w:ascii="Times New Roman" w:hAnsi="Times New Roman" w:cs="Times New Roman"/>
              </w:rPr>
              <w:pPrChange w:id="1824" w:author="Cheick Traoré" w:date="2026-01-07T16:26:00Z" w16du:dateUtc="2026-01-07T16:26:00Z">
                <w:pPr>
                  <w:spacing w:after="0" w:line="480" w:lineRule="auto"/>
                </w:pPr>
              </w:pPrChange>
            </w:pPr>
          </w:p>
        </w:tc>
        <w:tc>
          <w:tcPr>
            <w:tcW w:w="694" w:type="dxa"/>
            <w:tcBorders>
              <w:top w:val="single" w:sz="4" w:space="0" w:color="000000"/>
              <w:left w:val="single" w:sz="4" w:space="0" w:color="000000"/>
              <w:bottom w:val="single" w:sz="4" w:space="0" w:color="000000"/>
              <w:right w:val="single" w:sz="4" w:space="0" w:color="000000"/>
            </w:tcBorders>
          </w:tcPr>
          <w:p w14:paraId="0A8C3AA7" w14:textId="6913C1D1" w:rsidR="00B11582" w:rsidRPr="00AB1D00" w:rsidDel="00974EF5" w:rsidRDefault="00B11582" w:rsidP="00974EF5">
            <w:pPr>
              <w:tabs>
                <w:tab w:val="left" w:pos="3200"/>
              </w:tabs>
              <w:spacing w:line="480" w:lineRule="auto"/>
              <w:ind w:left="720" w:firstLine="0"/>
              <w:rPr>
                <w:del w:id="1825" w:author="Cheick Traoré" w:date="2026-01-07T16:26:00Z" w16du:dateUtc="2026-01-07T16:26:00Z"/>
                <w:rFonts w:ascii="Times New Roman" w:hAnsi="Times New Roman" w:cs="Times New Roman"/>
              </w:rPr>
              <w:pPrChange w:id="1826" w:author="Cheick Traoré" w:date="2026-01-07T16:26:00Z" w16du:dateUtc="2026-01-07T16:26:00Z">
                <w:pPr>
                  <w:spacing w:after="0" w:line="480" w:lineRule="auto"/>
                  <w:ind w:left="0" w:right="51" w:firstLine="0"/>
                  <w:jc w:val="center"/>
                </w:pPr>
              </w:pPrChange>
            </w:pPr>
            <w:del w:id="1827" w:author="Cheick Traoré" w:date="2026-01-07T16:26:00Z" w16du:dateUtc="2026-01-07T16:26:00Z">
              <w:r w:rsidDel="00974EF5">
                <w:rPr>
                  <w:rFonts w:ascii="Times New Roman" w:hAnsi="Times New Roman" w:cs="Times New Roman"/>
                </w:rPr>
                <w:delText>36</w:delText>
              </w:r>
            </w:del>
          </w:p>
          <w:p w14:paraId="40B2BCC9" w14:textId="35FF7127" w:rsidR="00B11582" w:rsidRPr="00AB1D00" w:rsidDel="00974EF5" w:rsidRDefault="00B11582" w:rsidP="00974EF5">
            <w:pPr>
              <w:tabs>
                <w:tab w:val="left" w:pos="3200"/>
              </w:tabs>
              <w:spacing w:line="480" w:lineRule="auto"/>
              <w:ind w:left="720" w:firstLine="0"/>
              <w:rPr>
                <w:del w:id="1828" w:author="Cheick Traoré" w:date="2026-01-07T16:26:00Z" w16du:dateUtc="2026-01-07T16:26:00Z"/>
                <w:rFonts w:ascii="Times New Roman" w:hAnsi="Times New Roman" w:cs="Times New Roman"/>
              </w:rPr>
              <w:pPrChange w:id="1829" w:author="Cheick Traoré" w:date="2026-01-07T16:26:00Z" w16du:dateUtc="2026-01-07T16:26:00Z">
                <w:pPr>
                  <w:spacing w:after="0" w:line="480" w:lineRule="auto"/>
                  <w:ind w:left="17" w:firstLine="0"/>
                  <w:jc w:val="center"/>
                </w:pPr>
              </w:pPrChange>
            </w:pPr>
            <w:del w:id="1830" w:author="Cheick Traoré" w:date="2026-01-07T16:26:00Z" w16du:dateUtc="2026-01-07T16:26:00Z">
              <w:r w:rsidRPr="00AB1D00" w:rsidDel="00974EF5">
                <w:rPr>
                  <w:rFonts w:ascii="Times New Roman" w:hAnsi="Times New Roman" w:cs="Times New Roman"/>
                </w:rPr>
                <w:delText xml:space="preserve"> </w:delText>
              </w:r>
            </w:del>
          </w:p>
          <w:p w14:paraId="240133A1" w14:textId="007A55D6" w:rsidR="00B11582" w:rsidRPr="00AB1D00" w:rsidDel="00974EF5" w:rsidRDefault="00B11582" w:rsidP="00974EF5">
            <w:pPr>
              <w:tabs>
                <w:tab w:val="left" w:pos="3200"/>
              </w:tabs>
              <w:spacing w:line="480" w:lineRule="auto"/>
              <w:ind w:left="720" w:firstLine="0"/>
              <w:rPr>
                <w:del w:id="1831" w:author="Cheick Traoré" w:date="2026-01-07T16:26:00Z" w16du:dateUtc="2026-01-07T16:26:00Z"/>
                <w:rFonts w:ascii="Times New Roman" w:hAnsi="Times New Roman" w:cs="Times New Roman"/>
              </w:rPr>
              <w:pPrChange w:id="1832" w:author="Cheick Traoré" w:date="2026-01-07T16:26:00Z" w16du:dateUtc="2026-01-07T16:26:00Z">
                <w:pPr>
                  <w:spacing w:after="0" w:line="480" w:lineRule="auto"/>
                  <w:ind w:left="77" w:firstLine="0"/>
                  <w:jc w:val="center"/>
                </w:pPr>
              </w:pPrChange>
            </w:pPr>
            <w:del w:id="1833" w:author="Cheick Traoré" w:date="2026-01-07T16:26:00Z" w16du:dateUtc="2026-01-07T16:26:00Z">
              <w:r w:rsidDel="00974EF5">
                <w:rPr>
                  <w:rFonts w:ascii="Times New Roman" w:hAnsi="Times New Roman" w:cs="Times New Roman"/>
                </w:rPr>
                <w:delText>36</w:delText>
              </w:r>
            </w:del>
          </w:p>
          <w:p w14:paraId="5D265B56" w14:textId="703BA4B7" w:rsidR="00B11582" w:rsidRPr="00AB1D00" w:rsidDel="00974EF5" w:rsidRDefault="00B11582" w:rsidP="00974EF5">
            <w:pPr>
              <w:tabs>
                <w:tab w:val="left" w:pos="3200"/>
              </w:tabs>
              <w:spacing w:line="480" w:lineRule="auto"/>
              <w:ind w:left="720" w:firstLine="0"/>
              <w:rPr>
                <w:del w:id="1834" w:author="Cheick Traoré" w:date="2026-01-07T16:26:00Z" w16du:dateUtc="2026-01-07T16:26:00Z"/>
                <w:rFonts w:ascii="Times New Roman" w:hAnsi="Times New Roman" w:cs="Times New Roman"/>
              </w:rPr>
              <w:pPrChange w:id="1835" w:author="Cheick Traoré" w:date="2026-01-07T16:26:00Z" w16du:dateUtc="2026-01-07T16:26:00Z">
                <w:pPr>
                  <w:spacing w:after="0" w:line="480" w:lineRule="auto"/>
                  <w:ind w:left="17" w:firstLine="0"/>
                  <w:jc w:val="center"/>
                </w:pPr>
              </w:pPrChange>
            </w:pPr>
            <w:del w:id="1836" w:author="Cheick Traoré" w:date="2026-01-07T16:26:00Z" w16du:dateUtc="2026-01-07T16:26:00Z">
              <w:r w:rsidRPr="00AB1D00" w:rsidDel="00974EF5">
                <w:rPr>
                  <w:rFonts w:ascii="Times New Roman" w:hAnsi="Times New Roman" w:cs="Times New Roman"/>
                </w:rPr>
                <w:delText xml:space="preserve"> </w:delText>
              </w:r>
            </w:del>
          </w:p>
          <w:p w14:paraId="238AE6C2" w14:textId="3B2B069B" w:rsidR="00B11582" w:rsidRPr="00AB1D00" w:rsidDel="00974EF5" w:rsidRDefault="00B11582" w:rsidP="00974EF5">
            <w:pPr>
              <w:tabs>
                <w:tab w:val="left" w:pos="3200"/>
              </w:tabs>
              <w:spacing w:line="480" w:lineRule="auto"/>
              <w:ind w:left="720" w:firstLine="0"/>
              <w:rPr>
                <w:del w:id="1837" w:author="Cheick Traoré" w:date="2026-01-07T16:26:00Z" w16du:dateUtc="2026-01-07T16:26:00Z"/>
                <w:rFonts w:ascii="Times New Roman" w:hAnsi="Times New Roman" w:cs="Times New Roman"/>
              </w:rPr>
              <w:pPrChange w:id="1838" w:author="Cheick Traoré" w:date="2026-01-07T16:26:00Z" w16du:dateUtc="2026-01-07T16:26:00Z">
                <w:pPr>
                  <w:spacing w:after="0" w:line="480" w:lineRule="auto"/>
                  <w:ind w:left="77" w:firstLine="0"/>
                  <w:jc w:val="left"/>
                </w:pPr>
              </w:pPrChange>
            </w:pPr>
          </w:p>
          <w:p w14:paraId="5A85E4D2" w14:textId="011FA2BA" w:rsidR="00B11582" w:rsidRPr="00AB1D00" w:rsidDel="00974EF5" w:rsidRDefault="00B11582" w:rsidP="00974EF5">
            <w:pPr>
              <w:tabs>
                <w:tab w:val="left" w:pos="3200"/>
              </w:tabs>
              <w:spacing w:line="480" w:lineRule="auto"/>
              <w:ind w:left="720" w:firstLine="0"/>
              <w:rPr>
                <w:del w:id="1839" w:author="Cheick Traoré" w:date="2026-01-07T16:26:00Z" w16du:dateUtc="2026-01-07T16:26:00Z"/>
                <w:rFonts w:ascii="Times New Roman" w:hAnsi="Times New Roman" w:cs="Times New Roman"/>
              </w:rPr>
              <w:pPrChange w:id="1840" w:author="Cheick Traoré" w:date="2026-01-07T16:26:00Z" w16du:dateUtc="2026-01-07T16:26:00Z">
                <w:pPr>
                  <w:spacing w:after="0" w:line="480" w:lineRule="auto"/>
                  <w:ind w:left="0" w:right="51" w:firstLine="0"/>
                </w:pPr>
              </w:pPrChange>
            </w:pPr>
            <w:del w:id="1841"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5DA82899" w14:textId="35B26A59" w:rsidR="00B11582" w:rsidRPr="00AB1D00" w:rsidDel="00974EF5" w:rsidRDefault="00B11582" w:rsidP="00974EF5">
            <w:pPr>
              <w:tabs>
                <w:tab w:val="left" w:pos="3200"/>
              </w:tabs>
              <w:spacing w:line="480" w:lineRule="auto"/>
              <w:ind w:left="720" w:firstLine="0"/>
              <w:rPr>
                <w:del w:id="1842" w:author="Cheick Traoré" w:date="2026-01-07T16:26:00Z" w16du:dateUtc="2026-01-07T16:26:00Z"/>
                <w:rFonts w:ascii="Times New Roman" w:hAnsi="Times New Roman" w:cs="Times New Roman"/>
              </w:rPr>
              <w:pPrChange w:id="1843" w:author="Cheick Traoré" w:date="2026-01-07T16:26:00Z" w16du:dateUtc="2026-01-07T16:26:00Z">
                <w:pPr>
                  <w:spacing w:after="0" w:line="480" w:lineRule="auto"/>
                  <w:ind w:left="0" w:right="41" w:firstLine="0"/>
                </w:pPr>
              </w:pPrChange>
            </w:pPr>
            <w:del w:id="1844" w:author="Cheick Traoré" w:date="2026-01-07T16:26:00Z" w16du:dateUtc="2026-01-07T16:26:00Z">
              <w:r w:rsidRPr="00AB1D00" w:rsidDel="00974EF5">
                <w:rPr>
                  <w:rFonts w:ascii="Times New Roman" w:hAnsi="Times New Roman" w:cs="Times New Roman"/>
                </w:rPr>
                <w:delText xml:space="preserve">E </w:delText>
              </w:r>
            </w:del>
          </w:p>
          <w:p w14:paraId="172A6D65" w14:textId="18A6BBB1" w:rsidR="00B11582" w:rsidRPr="00AB1D00" w:rsidDel="00974EF5" w:rsidRDefault="00B11582" w:rsidP="00974EF5">
            <w:pPr>
              <w:tabs>
                <w:tab w:val="left" w:pos="3200"/>
              </w:tabs>
              <w:spacing w:line="480" w:lineRule="auto"/>
              <w:ind w:left="720" w:firstLine="0"/>
              <w:rPr>
                <w:del w:id="1845" w:author="Cheick Traoré" w:date="2026-01-07T16:26:00Z" w16du:dateUtc="2026-01-07T16:26:00Z"/>
                <w:rFonts w:ascii="Times New Roman" w:hAnsi="Times New Roman" w:cs="Times New Roman"/>
              </w:rPr>
              <w:pPrChange w:id="1846" w:author="Cheick Traoré" w:date="2026-01-07T16:26:00Z" w16du:dateUtc="2026-01-07T16:26:00Z">
                <w:pPr>
                  <w:spacing w:after="0" w:line="480" w:lineRule="auto"/>
                  <w:ind w:left="29" w:firstLine="0"/>
                </w:pPr>
              </w:pPrChange>
            </w:pPr>
            <w:del w:id="1847" w:author="Cheick Traoré" w:date="2026-01-07T16:26:00Z" w16du:dateUtc="2026-01-07T16:26:00Z">
              <w:r w:rsidRPr="00AB1D00" w:rsidDel="00974EF5">
                <w:rPr>
                  <w:rFonts w:ascii="Times New Roman" w:hAnsi="Times New Roman" w:cs="Times New Roman"/>
                </w:rPr>
                <w:delText xml:space="preserve"> </w:delText>
              </w:r>
            </w:del>
          </w:p>
          <w:p w14:paraId="51B3802D" w14:textId="4F7B2EB2" w:rsidR="00B11582" w:rsidRPr="00AB1D00" w:rsidDel="00974EF5" w:rsidRDefault="00B11582" w:rsidP="00974EF5">
            <w:pPr>
              <w:tabs>
                <w:tab w:val="left" w:pos="3200"/>
              </w:tabs>
              <w:spacing w:line="480" w:lineRule="auto"/>
              <w:ind w:left="720" w:firstLine="0"/>
              <w:rPr>
                <w:del w:id="1848" w:author="Cheick Traoré" w:date="2026-01-07T16:26:00Z" w16du:dateUtc="2026-01-07T16:26:00Z"/>
                <w:rFonts w:ascii="Times New Roman" w:hAnsi="Times New Roman" w:cs="Times New Roman"/>
              </w:rPr>
              <w:pPrChange w:id="1849" w:author="Cheick Traoré" w:date="2026-01-07T16:26:00Z" w16du:dateUtc="2026-01-07T16:26:00Z">
                <w:pPr>
                  <w:spacing w:after="0" w:line="480" w:lineRule="auto"/>
                  <w:ind w:left="0" w:right="41" w:firstLine="0"/>
                </w:pPr>
              </w:pPrChange>
            </w:pPr>
            <w:del w:id="1850" w:author="Cheick Traoré" w:date="2026-01-07T16:26:00Z" w16du:dateUtc="2026-01-07T16:26:00Z">
              <w:r w:rsidRPr="00AB1D00" w:rsidDel="00974EF5">
                <w:rPr>
                  <w:rFonts w:ascii="Times New Roman" w:hAnsi="Times New Roman" w:cs="Times New Roman"/>
                </w:rPr>
                <w:delText xml:space="preserve">E </w:delText>
              </w:r>
            </w:del>
          </w:p>
          <w:p w14:paraId="6E4918EF" w14:textId="43BB41C0" w:rsidR="00B11582" w:rsidRPr="00AB1D00" w:rsidDel="00974EF5" w:rsidRDefault="00B11582" w:rsidP="00974EF5">
            <w:pPr>
              <w:tabs>
                <w:tab w:val="left" w:pos="3200"/>
              </w:tabs>
              <w:spacing w:line="480" w:lineRule="auto"/>
              <w:ind w:left="720" w:firstLine="0"/>
              <w:rPr>
                <w:del w:id="1851" w:author="Cheick Traoré" w:date="2026-01-07T16:26:00Z" w16du:dateUtc="2026-01-07T16:26:00Z"/>
                <w:rFonts w:ascii="Times New Roman" w:hAnsi="Times New Roman" w:cs="Times New Roman"/>
              </w:rPr>
              <w:pPrChange w:id="1852" w:author="Cheick Traoré" w:date="2026-01-07T16:26:00Z" w16du:dateUtc="2026-01-07T16:26:00Z">
                <w:pPr>
                  <w:spacing w:after="0" w:line="480" w:lineRule="auto"/>
                  <w:ind w:left="0" w:right="41" w:firstLine="0"/>
                </w:pPr>
              </w:pPrChange>
            </w:pPr>
            <w:del w:id="1853" w:author="Cheick Traoré" w:date="2026-01-07T16:26:00Z" w16du:dateUtc="2026-01-07T16:26:00Z">
              <w:r w:rsidRPr="00AB1D00" w:rsidDel="00974EF5">
                <w:rPr>
                  <w:rFonts w:ascii="Times New Roman" w:hAnsi="Times New Roman" w:cs="Times New Roman"/>
                </w:rPr>
                <w:delText xml:space="preserve">E </w:delText>
              </w:r>
            </w:del>
          </w:p>
          <w:p w14:paraId="054E79D2" w14:textId="01D6297D" w:rsidR="00B11582" w:rsidRPr="00AB1D00" w:rsidDel="00974EF5" w:rsidRDefault="00B11582" w:rsidP="00974EF5">
            <w:pPr>
              <w:tabs>
                <w:tab w:val="left" w:pos="3200"/>
              </w:tabs>
              <w:spacing w:line="480" w:lineRule="auto"/>
              <w:ind w:left="720" w:firstLine="0"/>
              <w:rPr>
                <w:del w:id="1854" w:author="Cheick Traoré" w:date="2026-01-07T16:26:00Z" w16du:dateUtc="2026-01-07T16:26:00Z"/>
                <w:rFonts w:ascii="Times New Roman" w:hAnsi="Times New Roman" w:cs="Times New Roman"/>
              </w:rPr>
              <w:pPrChange w:id="1855" w:author="Cheick Traoré" w:date="2026-01-07T16:26:00Z" w16du:dateUtc="2026-01-07T16:26:00Z">
                <w:pPr>
                  <w:spacing w:after="0" w:line="480" w:lineRule="auto"/>
                  <w:ind w:left="29" w:firstLine="0"/>
                </w:pPr>
              </w:pPrChange>
            </w:pPr>
            <w:del w:id="1856" w:author="Cheick Traoré" w:date="2026-01-07T16:26:00Z" w16du:dateUtc="2026-01-07T16:26:00Z">
              <w:r w:rsidRPr="00AB1D00" w:rsidDel="00974EF5">
                <w:rPr>
                  <w:rFonts w:ascii="Times New Roman" w:hAnsi="Times New Roman" w:cs="Times New Roman"/>
                </w:rPr>
                <w:delText xml:space="preserve"> </w:delText>
              </w:r>
            </w:del>
          </w:p>
          <w:p w14:paraId="2EA41D78" w14:textId="10023F82" w:rsidR="00B11582" w:rsidRPr="00AB1D00" w:rsidDel="00974EF5" w:rsidRDefault="00B11582" w:rsidP="00974EF5">
            <w:pPr>
              <w:tabs>
                <w:tab w:val="left" w:pos="3200"/>
              </w:tabs>
              <w:spacing w:line="480" w:lineRule="auto"/>
              <w:ind w:left="720" w:firstLine="0"/>
              <w:rPr>
                <w:del w:id="1857" w:author="Cheick Traoré" w:date="2026-01-07T16:26:00Z" w16du:dateUtc="2026-01-07T16:26:00Z"/>
                <w:rFonts w:ascii="Times New Roman" w:hAnsi="Times New Roman" w:cs="Times New Roman"/>
              </w:rPr>
              <w:pPrChange w:id="1858" w:author="Cheick Traoré" w:date="2026-01-07T16:26:00Z" w16du:dateUtc="2026-01-07T16:26:00Z">
                <w:pPr>
                  <w:spacing w:after="0" w:line="480" w:lineRule="auto"/>
                  <w:ind w:left="0" w:right="41" w:firstLine="0"/>
                </w:pPr>
              </w:pPrChange>
            </w:pPr>
            <w:del w:id="1859" w:author="Cheick Traoré" w:date="2026-01-07T16:26:00Z" w16du:dateUtc="2026-01-07T16:26:00Z">
              <w:r w:rsidRPr="00AB1D00" w:rsidDel="00974EF5">
                <w:rPr>
                  <w:rFonts w:ascii="Times New Roman" w:hAnsi="Times New Roman" w:cs="Times New Roman"/>
                </w:rPr>
                <w:delText xml:space="preserve">E </w:delText>
              </w:r>
            </w:del>
          </w:p>
          <w:p w14:paraId="690B5690" w14:textId="414B2051" w:rsidR="00B11582" w:rsidRPr="00AB1D00" w:rsidDel="00974EF5" w:rsidRDefault="00B11582" w:rsidP="00974EF5">
            <w:pPr>
              <w:tabs>
                <w:tab w:val="left" w:pos="3200"/>
              </w:tabs>
              <w:spacing w:line="480" w:lineRule="auto"/>
              <w:ind w:left="720" w:firstLine="0"/>
              <w:rPr>
                <w:del w:id="1860" w:author="Cheick Traoré" w:date="2026-01-07T16:26:00Z" w16du:dateUtc="2026-01-07T16:26:00Z"/>
                <w:rFonts w:ascii="Times New Roman" w:hAnsi="Times New Roman" w:cs="Times New Roman"/>
              </w:rPr>
              <w:pPrChange w:id="1861" w:author="Cheick Traoré" w:date="2026-01-07T16:26:00Z" w16du:dateUtc="2026-01-07T16:26:00Z">
                <w:pPr>
                  <w:spacing w:after="0" w:line="480" w:lineRule="auto"/>
                  <w:ind w:left="0" w:right="41" w:firstLine="0"/>
                </w:pPr>
              </w:pPrChange>
            </w:pPr>
            <w:del w:id="1862" w:author="Cheick Traoré" w:date="2026-01-07T16:26:00Z" w16du:dateUtc="2026-01-07T16:26:00Z">
              <w:r w:rsidRPr="00AB1D00" w:rsidDel="00974EF5">
                <w:rPr>
                  <w:rFonts w:ascii="Times New Roman" w:hAnsi="Times New Roman" w:cs="Times New Roman"/>
                </w:rPr>
                <w:delText xml:space="preserve">E </w:delText>
              </w:r>
            </w:del>
          </w:p>
        </w:tc>
        <w:tc>
          <w:tcPr>
            <w:tcW w:w="846" w:type="dxa"/>
            <w:tcBorders>
              <w:top w:val="single" w:sz="4" w:space="0" w:color="000000"/>
              <w:left w:val="single" w:sz="4" w:space="0" w:color="000000"/>
              <w:bottom w:val="single" w:sz="4" w:space="0" w:color="000000"/>
              <w:right w:val="single" w:sz="4" w:space="0" w:color="000000"/>
            </w:tcBorders>
          </w:tcPr>
          <w:p w14:paraId="7304C793" w14:textId="7A2395D8" w:rsidR="00B11582" w:rsidRPr="007A4601" w:rsidDel="00974EF5" w:rsidRDefault="00B11582" w:rsidP="00974EF5">
            <w:pPr>
              <w:tabs>
                <w:tab w:val="left" w:pos="3200"/>
              </w:tabs>
              <w:spacing w:line="480" w:lineRule="auto"/>
              <w:ind w:left="720" w:firstLine="0"/>
              <w:rPr>
                <w:del w:id="1863" w:author="Cheick Traoré" w:date="2026-01-07T16:26:00Z" w16du:dateUtc="2026-01-07T16:26:00Z"/>
                <w:rFonts w:ascii="Times New Roman" w:hAnsi="Times New Roman" w:cs="Times New Roman"/>
                <w:rPrChange w:id="1864" w:author="Cheick Traoré" w:date="2026-01-08T10:20:00Z" w16du:dateUtc="2026-01-08T10:20:00Z">
                  <w:rPr>
                    <w:del w:id="1865" w:author="Cheick Traoré" w:date="2026-01-07T16:26:00Z" w16du:dateUtc="2026-01-07T16:26:00Z"/>
                    <w:rFonts w:ascii="Times New Roman" w:hAnsi="Times New Roman" w:cs="Times New Roman"/>
                    <w:lang w:val="en-US"/>
                  </w:rPr>
                </w:rPrChange>
              </w:rPr>
              <w:pPrChange w:id="1866" w:author="Cheick Traoré" w:date="2026-01-07T16:26:00Z" w16du:dateUtc="2026-01-07T16:26:00Z">
                <w:pPr>
                  <w:spacing w:after="0" w:line="480" w:lineRule="auto"/>
                  <w:ind w:left="82" w:firstLine="0"/>
                </w:pPr>
              </w:pPrChange>
            </w:pPr>
            <w:del w:id="1867" w:author="Cheick Traoré" w:date="2026-01-07T16:26:00Z" w16du:dateUtc="2026-01-07T16:26:00Z">
              <w:r w:rsidRPr="007A4601" w:rsidDel="00974EF5">
                <w:rPr>
                  <w:rFonts w:ascii="Times New Roman" w:hAnsi="Times New Roman" w:cs="Times New Roman"/>
                  <w:rPrChange w:id="1868" w:author="Cheick Traoré" w:date="2026-01-08T10:20:00Z" w16du:dateUtc="2026-01-08T10:20:00Z">
                    <w:rPr>
                      <w:rFonts w:ascii="Times New Roman" w:hAnsi="Times New Roman" w:cs="Times New Roman"/>
                      <w:lang w:val="en-US"/>
                    </w:rPr>
                  </w:rPrChange>
                </w:rPr>
                <w:delText xml:space="preserve">SIG </w:delText>
              </w:r>
            </w:del>
          </w:p>
          <w:p w14:paraId="19693682" w14:textId="4238782E" w:rsidR="00B11582" w:rsidRPr="007A4601" w:rsidDel="00974EF5" w:rsidRDefault="00B11582" w:rsidP="00974EF5">
            <w:pPr>
              <w:tabs>
                <w:tab w:val="left" w:pos="3200"/>
              </w:tabs>
              <w:spacing w:line="480" w:lineRule="auto"/>
              <w:ind w:left="720" w:firstLine="0"/>
              <w:rPr>
                <w:del w:id="1869" w:author="Cheick Traoré" w:date="2026-01-07T16:26:00Z" w16du:dateUtc="2026-01-07T16:26:00Z"/>
                <w:rFonts w:ascii="Times New Roman" w:hAnsi="Times New Roman" w:cs="Times New Roman"/>
                <w:rPrChange w:id="1870" w:author="Cheick Traoré" w:date="2026-01-08T10:20:00Z" w16du:dateUtc="2026-01-08T10:20:00Z">
                  <w:rPr>
                    <w:del w:id="1871" w:author="Cheick Traoré" w:date="2026-01-07T16:26:00Z" w16du:dateUtc="2026-01-07T16:26:00Z"/>
                    <w:rFonts w:ascii="Times New Roman" w:hAnsi="Times New Roman" w:cs="Times New Roman"/>
                    <w:lang w:val="en-US"/>
                  </w:rPr>
                </w:rPrChange>
              </w:rPr>
              <w:pPrChange w:id="1872" w:author="Cheick Traoré" w:date="2026-01-07T16:26:00Z" w16du:dateUtc="2026-01-07T16:26:00Z">
                <w:pPr>
                  <w:spacing w:after="0" w:line="480" w:lineRule="auto"/>
                  <w:ind w:left="28" w:firstLine="0"/>
                </w:pPr>
              </w:pPrChange>
            </w:pPr>
            <w:del w:id="1873" w:author="Cheick Traoré" w:date="2026-01-07T16:26:00Z" w16du:dateUtc="2026-01-07T16:26:00Z">
              <w:r w:rsidRPr="007A4601" w:rsidDel="00974EF5">
                <w:rPr>
                  <w:rFonts w:ascii="Times New Roman" w:hAnsi="Times New Roman" w:cs="Times New Roman"/>
                  <w:rPrChange w:id="1874" w:author="Cheick Traoré" w:date="2026-01-08T10:20:00Z" w16du:dateUtc="2026-01-08T10:20:00Z">
                    <w:rPr>
                      <w:rFonts w:ascii="Times New Roman" w:hAnsi="Times New Roman" w:cs="Times New Roman"/>
                      <w:lang w:val="en-US"/>
                    </w:rPr>
                  </w:rPrChange>
                </w:rPr>
                <w:delText xml:space="preserve"> </w:delText>
              </w:r>
            </w:del>
          </w:p>
          <w:p w14:paraId="745CE67A" w14:textId="0B67482B" w:rsidR="00B11582" w:rsidRPr="007A4601" w:rsidDel="00974EF5" w:rsidRDefault="00B11582" w:rsidP="00974EF5">
            <w:pPr>
              <w:tabs>
                <w:tab w:val="left" w:pos="3200"/>
              </w:tabs>
              <w:spacing w:line="480" w:lineRule="auto"/>
              <w:ind w:left="720" w:firstLine="0"/>
              <w:rPr>
                <w:del w:id="1875" w:author="Cheick Traoré" w:date="2026-01-07T16:26:00Z" w16du:dateUtc="2026-01-07T16:26:00Z"/>
                <w:rFonts w:ascii="Times New Roman" w:hAnsi="Times New Roman" w:cs="Times New Roman"/>
                <w:rPrChange w:id="1876" w:author="Cheick Traoré" w:date="2026-01-08T10:20:00Z" w16du:dateUtc="2026-01-08T10:20:00Z">
                  <w:rPr>
                    <w:del w:id="1877" w:author="Cheick Traoré" w:date="2026-01-07T16:26:00Z" w16du:dateUtc="2026-01-07T16:26:00Z"/>
                    <w:rFonts w:ascii="Times New Roman" w:hAnsi="Times New Roman" w:cs="Times New Roman"/>
                    <w:lang w:val="en-US"/>
                  </w:rPr>
                </w:rPrChange>
              </w:rPr>
              <w:pPrChange w:id="1878" w:author="Cheick Traoré" w:date="2026-01-07T16:26:00Z" w16du:dateUtc="2026-01-07T16:26:00Z">
                <w:pPr>
                  <w:spacing w:after="0" w:line="480" w:lineRule="auto"/>
                  <w:ind w:left="82" w:firstLine="0"/>
                </w:pPr>
              </w:pPrChange>
            </w:pPr>
            <w:del w:id="1879" w:author="Cheick Traoré" w:date="2026-01-07T16:26:00Z" w16du:dateUtc="2026-01-07T16:26:00Z">
              <w:r w:rsidRPr="007A4601" w:rsidDel="00974EF5">
                <w:rPr>
                  <w:rFonts w:ascii="Times New Roman" w:hAnsi="Times New Roman" w:cs="Times New Roman"/>
                  <w:rPrChange w:id="1880" w:author="Cheick Traoré" w:date="2026-01-08T10:20:00Z" w16du:dateUtc="2026-01-08T10:20:00Z">
                    <w:rPr>
                      <w:rFonts w:ascii="Times New Roman" w:hAnsi="Times New Roman" w:cs="Times New Roman"/>
                      <w:lang w:val="en-US"/>
                    </w:rPr>
                  </w:rPrChange>
                </w:rPr>
                <w:delText xml:space="preserve">SIG </w:delText>
              </w:r>
            </w:del>
          </w:p>
          <w:p w14:paraId="2B02BA93" w14:textId="144849BA" w:rsidR="00B11582" w:rsidRPr="007A4601" w:rsidDel="00974EF5" w:rsidRDefault="00B11582" w:rsidP="00974EF5">
            <w:pPr>
              <w:tabs>
                <w:tab w:val="left" w:pos="3200"/>
              </w:tabs>
              <w:spacing w:line="480" w:lineRule="auto"/>
              <w:ind w:left="720" w:firstLine="0"/>
              <w:rPr>
                <w:del w:id="1881" w:author="Cheick Traoré" w:date="2026-01-07T16:26:00Z" w16du:dateUtc="2026-01-07T16:26:00Z"/>
                <w:rFonts w:ascii="Times New Roman" w:hAnsi="Times New Roman" w:cs="Times New Roman"/>
                <w:rPrChange w:id="1882" w:author="Cheick Traoré" w:date="2026-01-08T10:20:00Z" w16du:dateUtc="2026-01-08T10:20:00Z">
                  <w:rPr>
                    <w:del w:id="1883" w:author="Cheick Traoré" w:date="2026-01-07T16:26:00Z" w16du:dateUtc="2026-01-07T16:26:00Z"/>
                    <w:rFonts w:ascii="Times New Roman" w:hAnsi="Times New Roman" w:cs="Times New Roman"/>
                    <w:lang w:val="en-US"/>
                  </w:rPr>
                </w:rPrChange>
              </w:rPr>
              <w:pPrChange w:id="1884" w:author="Cheick Traoré" w:date="2026-01-07T16:26:00Z" w16du:dateUtc="2026-01-07T16:26:00Z">
                <w:pPr>
                  <w:spacing w:after="0" w:line="480" w:lineRule="auto"/>
                  <w:ind w:left="101" w:firstLine="0"/>
                </w:pPr>
              </w:pPrChange>
            </w:pPr>
            <w:del w:id="1885" w:author="Cheick Traoré" w:date="2026-01-07T16:26:00Z" w16du:dateUtc="2026-01-07T16:26:00Z">
              <w:r w:rsidRPr="007A4601" w:rsidDel="00974EF5">
                <w:rPr>
                  <w:rFonts w:ascii="Times New Roman" w:hAnsi="Times New Roman" w:cs="Times New Roman"/>
                  <w:rPrChange w:id="1886" w:author="Cheick Traoré" w:date="2026-01-08T10:20:00Z" w16du:dateUtc="2026-01-08T10:20:00Z">
                    <w:rPr>
                      <w:rFonts w:ascii="Times New Roman" w:hAnsi="Times New Roman" w:cs="Times New Roman"/>
                      <w:lang w:val="en-US"/>
                    </w:rPr>
                  </w:rPrChange>
                </w:rPr>
                <w:delText xml:space="preserve">SIT </w:delText>
              </w:r>
            </w:del>
          </w:p>
          <w:p w14:paraId="22BC74BE" w14:textId="34412F93" w:rsidR="00B11582" w:rsidRPr="007A4601" w:rsidDel="00974EF5" w:rsidRDefault="00B11582" w:rsidP="00974EF5">
            <w:pPr>
              <w:tabs>
                <w:tab w:val="left" w:pos="3200"/>
              </w:tabs>
              <w:spacing w:line="480" w:lineRule="auto"/>
              <w:ind w:left="720" w:firstLine="0"/>
              <w:rPr>
                <w:del w:id="1887" w:author="Cheick Traoré" w:date="2026-01-07T16:26:00Z" w16du:dateUtc="2026-01-07T16:26:00Z"/>
                <w:rFonts w:ascii="Times New Roman" w:hAnsi="Times New Roman" w:cs="Times New Roman"/>
                <w:rPrChange w:id="1888" w:author="Cheick Traoré" w:date="2026-01-08T10:20:00Z" w16du:dateUtc="2026-01-08T10:20:00Z">
                  <w:rPr>
                    <w:del w:id="1889" w:author="Cheick Traoré" w:date="2026-01-07T16:26:00Z" w16du:dateUtc="2026-01-07T16:26:00Z"/>
                    <w:rFonts w:ascii="Times New Roman" w:hAnsi="Times New Roman" w:cs="Times New Roman"/>
                    <w:lang w:val="en-US"/>
                  </w:rPr>
                </w:rPrChange>
              </w:rPr>
              <w:pPrChange w:id="1890" w:author="Cheick Traoré" w:date="2026-01-07T16:26:00Z" w16du:dateUtc="2026-01-07T16:26:00Z">
                <w:pPr>
                  <w:spacing w:after="0" w:line="480" w:lineRule="auto"/>
                  <w:ind w:left="28" w:firstLine="0"/>
                </w:pPr>
              </w:pPrChange>
            </w:pPr>
            <w:del w:id="1891" w:author="Cheick Traoré" w:date="2026-01-07T16:26:00Z" w16du:dateUtc="2026-01-07T16:26:00Z">
              <w:r w:rsidRPr="007A4601" w:rsidDel="00974EF5">
                <w:rPr>
                  <w:rFonts w:ascii="Times New Roman" w:hAnsi="Times New Roman" w:cs="Times New Roman"/>
                  <w:rPrChange w:id="1892" w:author="Cheick Traoré" w:date="2026-01-08T10:20:00Z" w16du:dateUtc="2026-01-08T10:20:00Z">
                    <w:rPr>
                      <w:rFonts w:ascii="Times New Roman" w:hAnsi="Times New Roman" w:cs="Times New Roman"/>
                      <w:lang w:val="en-US"/>
                    </w:rPr>
                  </w:rPrChange>
                </w:rPr>
                <w:delText xml:space="preserve"> </w:delText>
              </w:r>
            </w:del>
          </w:p>
          <w:p w14:paraId="32D7609C" w14:textId="43CAED6C" w:rsidR="00B11582" w:rsidRPr="007A4601" w:rsidDel="00974EF5" w:rsidRDefault="00B11582" w:rsidP="00974EF5">
            <w:pPr>
              <w:tabs>
                <w:tab w:val="left" w:pos="3200"/>
              </w:tabs>
              <w:spacing w:line="480" w:lineRule="auto"/>
              <w:ind w:left="720" w:firstLine="0"/>
              <w:rPr>
                <w:del w:id="1893" w:author="Cheick Traoré" w:date="2026-01-07T16:26:00Z" w16du:dateUtc="2026-01-07T16:26:00Z"/>
                <w:rFonts w:ascii="Times New Roman" w:hAnsi="Times New Roman" w:cs="Times New Roman"/>
                <w:rPrChange w:id="1894" w:author="Cheick Traoré" w:date="2026-01-08T10:20:00Z" w16du:dateUtc="2026-01-08T10:20:00Z">
                  <w:rPr>
                    <w:del w:id="1895" w:author="Cheick Traoré" w:date="2026-01-07T16:26:00Z" w16du:dateUtc="2026-01-07T16:26:00Z"/>
                    <w:rFonts w:ascii="Times New Roman" w:hAnsi="Times New Roman" w:cs="Times New Roman"/>
                    <w:lang w:val="en-US"/>
                  </w:rPr>
                </w:rPrChange>
              </w:rPr>
              <w:pPrChange w:id="1896" w:author="Cheick Traoré" w:date="2026-01-07T16:26:00Z" w16du:dateUtc="2026-01-07T16:26:00Z">
                <w:pPr>
                  <w:spacing w:after="0" w:line="480" w:lineRule="auto"/>
                  <w:ind w:left="101" w:firstLine="0"/>
                </w:pPr>
              </w:pPrChange>
            </w:pPr>
            <w:del w:id="1897" w:author="Cheick Traoré" w:date="2026-01-07T16:26:00Z" w16du:dateUtc="2026-01-07T16:26:00Z">
              <w:r w:rsidRPr="007A4601" w:rsidDel="00974EF5">
                <w:rPr>
                  <w:rFonts w:ascii="Times New Roman" w:hAnsi="Times New Roman" w:cs="Times New Roman"/>
                  <w:rPrChange w:id="1898" w:author="Cheick Traoré" w:date="2026-01-08T10:20:00Z" w16du:dateUtc="2026-01-08T10:20:00Z">
                    <w:rPr>
                      <w:rFonts w:ascii="Times New Roman" w:hAnsi="Times New Roman" w:cs="Times New Roman"/>
                      <w:lang w:val="en-US"/>
                    </w:rPr>
                  </w:rPrChange>
                </w:rPr>
                <w:delText xml:space="preserve">SIT </w:delText>
              </w:r>
            </w:del>
          </w:p>
          <w:p w14:paraId="0BA2145F" w14:textId="5B032BF6" w:rsidR="00B11582" w:rsidRPr="007A4601" w:rsidDel="00974EF5" w:rsidRDefault="00B11582" w:rsidP="00974EF5">
            <w:pPr>
              <w:tabs>
                <w:tab w:val="left" w:pos="3200"/>
              </w:tabs>
              <w:spacing w:line="480" w:lineRule="auto"/>
              <w:ind w:left="720" w:firstLine="0"/>
              <w:rPr>
                <w:del w:id="1899" w:author="Cheick Traoré" w:date="2026-01-07T16:26:00Z" w16du:dateUtc="2026-01-07T16:26:00Z"/>
                <w:rFonts w:ascii="Times New Roman" w:hAnsi="Times New Roman" w:cs="Times New Roman"/>
                <w:rPrChange w:id="1900" w:author="Cheick Traoré" w:date="2026-01-08T10:20:00Z" w16du:dateUtc="2026-01-08T10:20:00Z">
                  <w:rPr>
                    <w:del w:id="1901" w:author="Cheick Traoré" w:date="2026-01-07T16:26:00Z" w16du:dateUtc="2026-01-07T16:26:00Z"/>
                    <w:rFonts w:ascii="Times New Roman" w:hAnsi="Times New Roman" w:cs="Times New Roman"/>
                    <w:lang w:val="en-US"/>
                  </w:rPr>
                </w:rPrChange>
              </w:rPr>
              <w:pPrChange w:id="1902" w:author="Cheick Traoré" w:date="2026-01-07T16:26:00Z" w16du:dateUtc="2026-01-07T16:26:00Z">
                <w:pPr>
                  <w:spacing w:after="0" w:line="480" w:lineRule="auto"/>
                  <w:ind w:left="101" w:firstLine="0"/>
                </w:pPr>
              </w:pPrChange>
            </w:pPr>
            <w:del w:id="1903" w:author="Cheick Traoré" w:date="2026-01-07T16:26:00Z" w16du:dateUtc="2026-01-07T16:26:00Z">
              <w:r w:rsidRPr="007A4601" w:rsidDel="00974EF5">
                <w:rPr>
                  <w:rFonts w:ascii="Times New Roman" w:hAnsi="Times New Roman" w:cs="Times New Roman"/>
                  <w:rPrChange w:id="1904" w:author="Cheick Traoré" w:date="2026-01-08T10:20:00Z" w16du:dateUtc="2026-01-08T10:20:00Z">
                    <w:rPr>
                      <w:rFonts w:ascii="Times New Roman" w:hAnsi="Times New Roman" w:cs="Times New Roman"/>
                      <w:lang w:val="en-US"/>
                    </w:rPr>
                  </w:rPrChange>
                </w:rPr>
                <w:delText xml:space="preserve">SIT </w:delText>
              </w:r>
            </w:del>
          </w:p>
        </w:tc>
        <w:tc>
          <w:tcPr>
            <w:tcW w:w="1134" w:type="dxa"/>
            <w:tcBorders>
              <w:top w:val="single" w:sz="4" w:space="0" w:color="000000"/>
              <w:left w:val="single" w:sz="4" w:space="0" w:color="000000"/>
              <w:bottom w:val="single" w:sz="4" w:space="0" w:color="000000"/>
              <w:right w:val="single" w:sz="4" w:space="0" w:color="000000"/>
            </w:tcBorders>
          </w:tcPr>
          <w:p w14:paraId="63F42FDD" w14:textId="23BA7381" w:rsidR="00B11582" w:rsidRPr="00AB1D00" w:rsidDel="00974EF5" w:rsidRDefault="00B11582" w:rsidP="00974EF5">
            <w:pPr>
              <w:tabs>
                <w:tab w:val="left" w:pos="3200"/>
              </w:tabs>
              <w:spacing w:line="480" w:lineRule="auto"/>
              <w:ind w:left="720" w:firstLine="0"/>
              <w:rPr>
                <w:del w:id="1905" w:author="Cheick Traoré" w:date="2026-01-07T16:26:00Z" w16du:dateUtc="2026-01-07T16:26:00Z"/>
                <w:rFonts w:ascii="Times New Roman" w:hAnsi="Times New Roman" w:cs="Times New Roman"/>
              </w:rPr>
              <w:pPrChange w:id="1906" w:author="Cheick Traoré" w:date="2026-01-07T16:26:00Z" w16du:dateUtc="2026-01-07T16:26:00Z">
                <w:pPr>
                  <w:spacing w:after="0" w:line="480" w:lineRule="auto"/>
                  <w:ind w:left="0" w:firstLine="0"/>
                </w:pPr>
              </w:pPrChange>
            </w:pPr>
            <w:del w:id="1907" w:author="Cheick Traoré" w:date="2026-01-07T16:26:00Z" w16du:dateUtc="2026-01-07T16:26:00Z">
              <w:r w:rsidRPr="00AB1D00" w:rsidDel="00974EF5">
                <w:rPr>
                  <w:rFonts w:ascii="Times New Roman" w:hAnsi="Times New Roman" w:cs="Times New Roman"/>
                </w:rPr>
                <w:delText xml:space="preserve">ID </w:delText>
              </w:r>
            </w:del>
          </w:p>
        </w:tc>
        <w:tc>
          <w:tcPr>
            <w:tcW w:w="2962" w:type="dxa"/>
          </w:tcPr>
          <w:p w14:paraId="327CE473" w14:textId="42EDEE5C" w:rsidR="00B11582" w:rsidRPr="00AB1D00" w:rsidDel="00974EF5" w:rsidRDefault="00B11582" w:rsidP="00974EF5">
            <w:pPr>
              <w:tabs>
                <w:tab w:val="left" w:pos="3200"/>
              </w:tabs>
              <w:spacing w:line="480" w:lineRule="auto"/>
              <w:ind w:left="720" w:firstLine="0"/>
              <w:rPr>
                <w:del w:id="1908" w:author="Cheick Traoré" w:date="2026-01-07T16:26:00Z" w16du:dateUtc="2026-01-07T16:26:00Z"/>
                <w:rFonts w:ascii="Times New Roman" w:hAnsi="Times New Roman" w:cs="Times New Roman"/>
              </w:rPr>
              <w:pPrChange w:id="1909" w:author="Cheick Traoré" w:date="2026-01-07T16:26:00Z" w16du:dateUtc="2026-01-07T16:26:00Z">
                <w:pPr>
                  <w:spacing w:after="0" w:line="480" w:lineRule="auto"/>
                  <w:ind w:left="0" w:firstLine="0"/>
                </w:pPr>
              </w:pPrChange>
            </w:pPr>
          </w:p>
        </w:tc>
      </w:tr>
      <w:tr w:rsidR="00B11582" w:rsidRPr="005D7EC5" w:rsidDel="00974EF5" w14:paraId="3456864D" w14:textId="5BAEED84" w:rsidTr="00C34441">
        <w:trPr>
          <w:trHeight w:val="1424"/>
          <w:del w:id="1910"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4FE9AFBB" w14:textId="2F67D1EB" w:rsidR="00B11582" w:rsidRPr="007A4601" w:rsidDel="00974EF5" w:rsidRDefault="00B11582" w:rsidP="00974EF5">
            <w:pPr>
              <w:tabs>
                <w:tab w:val="left" w:pos="3200"/>
              </w:tabs>
              <w:spacing w:line="480" w:lineRule="auto"/>
              <w:ind w:left="720" w:firstLine="0"/>
              <w:rPr>
                <w:del w:id="1911" w:author="Cheick Traoré" w:date="2026-01-07T16:26:00Z" w16du:dateUtc="2026-01-07T16:26:00Z"/>
                <w:rFonts w:ascii="Times New Roman" w:hAnsi="Times New Roman" w:cs="Times New Roman"/>
                <w:rPrChange w:id="1912" w:author="Cheick Traoré" w:date="2026-01-08T10:20:00Z" w16du:dateUtc="2026-01-08T10:20:00Z">
                  <w:rPr>
                    <w:del w:id="1913" w:author="Cheick Traoré" w:date="2026-01-07T16:26:00Z" w16du:dateUtc="2026-01-07T16:26:00Z"/>
                    <w:rFonts w:ascii="Times New Roman" w:hAnsi="Times New Roman" w:cs="Times New Roman"/>
                    <w:lang w:val="en-US"/>
                  </w:rPr>
                </w:rPrChange>
              </w:rPr>
              <w:pPrChange w:id="1914" w:author="Cheick Traoré" w:date="2026-01-07T16:26:00Z" w16du:dateUtc="2026-01-07T16:26:00Z">
                <w:pPr>
                  <w:spacing w:after="0" w:line="480" w:lineRule="auto"/>
                  <w:ind w:left="2" w:firstLine="0"/>
                </w:pPr>
              </w:pPrChange>
            </w:pPr>
            <w:del w:id="1915" w:author="Cheick Traoré" w:date="2026-01-07T16:26:00Z" w16du:dateUtc="2026-01-07T16:26:00Z">
              <w:r w:rsidRPr="007A4601" w:rsidDel="00974EF5">
                <w:rPr>
                  <w:rFonts w:ascii="Times New Roman" w:hAnsi="Times New Roman" w:cs="Times New Roman"/>
                  <w:rPrChange w:id="1916" w:author="Cheick Traoré" w:date="2026-01-08T10:20:00Z" w16du:dateUtc="2026-01-08T10:20:00Z">
                    <w:rPr>
                      <w:rFonts w:ascii="Times New Roman" w:hAnsi="Times New Roman" w:cs="Times New Roman"/>
                      <w:lang w:val="en-US"/>
                    </w:rPr>
                  </w:rPrChange>
                </w:rPr>
                <w:delText>ANNEE_id</w:delText>
              </w:r>
            </w:del>
          </w:p>
          <w:p w14:paraId="1DD28525" w14:textId="3CECF43F" w:rsidR="00B11582" w:rsidRPr="007A4601" w:rsidDel="00974EF5" w:rsidRDefault="00B11582" w:rsidP="00974EF5">
            <w:pPr>
              <w:tabs>
                <w:tab w:val="left" w:pos="3200"/>
              </w:tabs>
              <w:spacing w:line="480" w:lineRule="auto"/>
              <w:ind w:left="720" w:firstLine="0"/>
              <w:rPr>
                <w:del w:id="1917" w:author="Cheick Traoré" w:date="2026-01-07T16:26:00Z" w16du:dateUtc="2026-01-07T16:26:00Z"/>
                <w:rFonts w:ascii="Times New Roman" w:hAnsi="Times New Roman" w:cs="Times New Roman"/>
                <w:rPrChange w:id="1918" w:author="Cheick Traoré" w:date="2026-01-08T10:20:00Z" w16du:dateUtc="2026-01-08T10:20:00Z">
                  <w:rPr>
                    <w:del w:id="1919" w:author="Cheick Traoré" w:date="2026-01-07T16:26:00Z" w16du:dateUtc="2026-01-07T16:26:00Z"/>
                    <w:rFonts w:ascii="Times New Roman" w:hAnsi="Times New Roman" w:cs="Times New Roman"/>
                    <w:lang w:val="en-US"/>
                  </w:rPr>
                </w:rPrChange>
              </w:rPr>
              <w:pPrChange w:id="1920" w:author="Cheick Traoré" w:date="2026-01-07T16:26:00Z" w16du:dateUtc="2026-01-07T16:26:00Z">
                <w:pPr>
                  <w:spacing w:after="0" w:line="480" w:lineRule="auto"/>
                  <w:ind w:left="2" w:firstLine="0"/>
                </w:pPr>
              </w:pPrChange>
            </w:pPr>
          </w:p>
          <w:p w14:paraId="507C8FA8" w14:textId="6962E07D" w:rsidR="00B11582" w:rsidRPr="00AB1D00" w:rsidDel="00974EF5" w:rsidRDefault="00B11582" w:rsidP="00974EF5">
            <w:pPr>
              <w:tabs>
                <w:tab w:val="left" w:pos="3200"/>
              </w:tabs>
              <w:spacing w:line="480" w:lineRule="auto"/>
              <w:ind w:left="720" w:firstLine="0"/>
              <w:rPr>
                <w:del w:id="1921" w:author="Cheick Traoré" w:date="2026-01-07T16:26:00Z" w16du:dateUtc="2026-01-07T16:26:00Z"/>
                <w:rFonts w:ascii="Times New Roman" w:hAnsi="Times New Roman" w:cs="Times New Roman"/>
              </w:rPr>
              <w:pPrChange w:id="1922" w:author="Cheick Traoré" w:date="2026-01-07T16:26:00Z" w16du:dateUtc="2026-01-07T16:26:00Z">
                <w:pPr>
                  <w:spacing w:after="0" w:line="480" w:lineRule="auto"/>
                  <w:ind w:left="2" w:firstLine="0"/>
                </w:pPr>
              </w:pPrChange>
            </w:pPr>
            <w:del w:id="1923" w:author="Cheick Traoré" w:date="2026-01-07T16:26:00Z" w16du:dateUtc="2026-01-07T16:26:00Z">
              <w:r w:rsidRPr="00AB1D00" w:rsidDel="00974EF5">
                <w:rPr>
                  <w:rFonts w:ascii="Times New Roman" w:hAnsi="Times New Roman" w:cs="Times New Roman"/>
                </w:rPr>
                <w:delText xml:space="preserve">ANNEE_libelle </w:delText>
              </w:r>
            </w:del>
          </w:p>
        </w:tc>
        <w:tc>
          <w:tcPr>
            <w:tcW w:w="2334" w:type="dxa"/>
            <w:tcBorders>
              <w:top w:val="single" w:sz="4" w:space="0" w:color="000000"/>
              <w:left w:val="single" w:sz="4" w:space="0" w:color="000000"/>
              <w:bottom w:val="single" w:sz="4" w:space="0" w:color="000000"/>
              <w:right w:val="single" w:sz="4" w:space="0" w:color="000000"/>
            </w:tcBorders>
          </w:tcPr>
          <w:p w14:paraId="491DF484" w14:textId="114AFFD1" w:rsidR="00B11582" w:rsidRPr="00AB1D00" w:rsidDel="00974EF5" w:rsidRDefault="00B11582" w:rsidP="00974EF5">
            <w:pPr>
              <w:tabs>
                <w:tab w:val="left" w:pos="3200"/>
              </w:tabs>
              <w:spacing w:line="480" w:lineRule="auto"/>
              <w:ind w:left="720" w:firstLine="0"/>
              <w:rPr>
                <w:del w:id="1924" w:author="Cheick Traoré" w:date="2026-01-07T16:26:00Z" w16du:dateUtc="2026-01-07T16:26:00Z"/>
                <w:rFonts w:ascii="Times New Roman" w:hAnsi="Times New Roman" w:cs="Times New Roman"/>
              </w:rPr>
              <w:pPrChange w:id="1925" w:author="Cheick Traoré" w:date="2026-01-07T16:26:00Z" w16du:dateUtc="2026-01-07T16:26:00Z">
                <w:pPr>
                  <w:spacing w:after="0" w:line="480" w:lineRule="auto"/>
                  <w:ind w:left="2" w:firstLine="0"/>
                </w:pPr>
              </w:pPrChange>
            </w:pPr>
            <w:del w:id="1926" w:author="Cheick Traoré" w:date="2026-01-07T16:26:00Z" w16du:dateUtc="2026-01-07T16:26:00Z">
              <w:r w:rsidRPr="00AB1D00" w:rsidDel="00974EF5">
                <w:rPr>
                  <w:rFonts w:ascii="Times New Roman" w:hAnsi="Times New Roman" w:cs="Times New Roman"/>
                </w:rPr>
                <w:delText>Id de l’année</w:delText>
              </w:r>
            </w:del>
          </w:p>
          <w:p w14:paraId="6F6D4975" w14:textId="0544B7B1" w:rsidR="00B11582" w:rsidRPr="00AB1D00" w:rsidDel="00974EF5" w:rsidRDefault="00B11582" w:rsidP="00974EF5">
            <w:pPr>
              <w:tabs>
                <w:tab w:val="left" w:pos="3200"/>
              </w:tabs>
              <w:spacing w:line="480" w:lineRule="auto"/>
              <w:ind w:left="720" w:firstLine="0"/>
              <w:rPr>
                <w:del w:id="1927" w:author="Cheick Traoré" w:date="2026-01-07T16:26:00Z" w16du:dateUtc="2026-01-07T16:26:00Z"/>
                <w:rFonts w:ascii="Times New Roman" w:hAnsi="Times New Roman" w:cs="Times New Roman"/>
              </w:rPr>
              <w:pPrChange w:id="1928" w:author="Cheick Traoré" w:date="2026-01-07T16:26:00Z" w16du:dateUtc="2026-01-07T16:26:00Z">
                <w:pPr>
                  <w:spacing w:after="0" w:line="480" w:lineRule="auto"/>
                  <w:ind w:left="2" w:firstLine="0"/>
                </w:pPr>
              </w:pPrChange>
            </w:pPr>
          </w:p>
          <w:p w14:paraId="3366FE21" w14:textId="3847AEB5" w:rsidR="00B11582" w:rsidRPr="00AB1D00" w:rsidDel="00974EF5" w:rsidRDefault="00B11582" w:rsidP="00974EF5">
            <w:pPr>
              <w:tabs>
                <w:tab w:val="left" w:pos="3200"/>
              </w:tabs>
              <w:spacing w:line="480" w:lineRule="auto"/>
              <w:ind w:left="720" w:firstLine="0"/>
              <w:rPr>
                <w:del w:id="1929" w:author="Cheick Traoré" w:date="2026-01-07T16:26:00Z" w16du:dateUtc="2026-01-07T16:26:00Z"/>
                <w:rFonts w:ascii="Times New Roman" w:hAnsi="Times New Roman" w:cs="Times New Roman"/>
              </w:rPr>
              <w:pPrChange w:id="1930" w:author="Cheick Traoré" w:date="2026-01-07T16:26:00Z" w16du:dateUtc="2026-01-07T16:26:00Z">
                <w:pPr>
                  <w:spacing w:after="0" w:line="480" w:lineRule="auto"/>
                </w:pPr>
              </w:pPrChange>
            </w:pPr>
            <w:del w:id="1931" w:author="Cheick Traoré" w:date="2026-01-07T16:26:00Z" w16du:dateUtc="2026-01-07T16:26:00Z">
              <w:r w:rsidRPr="00AB1D00" w:rsidDel="00974EF5">
                <w:rPr>
                  <w:rFonts w:ascii="Times New Roman" w:hAnsi="Times New Roman" w:cs="Times New Roman"/>
                </w:rPr>
                <w:delText xml:space="preserve">Libellé de l’année </w:delText>
              </w:r>
            </w:del>
          </w:p>
        </w:tc>
        <w:tc>
          <w:tcPr>
            <w:tcW w:w="710" w:type="dxa"/>
            <w:tcBorders>
              <w:top w:val="single" w:sz="4" w:space="0" w:color="000000"/>
              <w:left w:val="single" w:sz="4" w:space="0" w:color="000000"/>
              <w:bottom w:val="single" w:sz="4" w:space="0" w:color="000000"/>
              <w:right w:val="single" w:sz="4" w:space="0" w:color="000000"/>
            </w:tcBorders>
          </w:tcPr>
          <w:p w14:paraId="5B841F52" w14:textId="55C9E6FA" w:rsidR="00B11582" w:rsidRPr="00AB1D00" w:rsidDel="00974EF5" w:rsidRDefault="00B11582" w:rsidP="00974EF5">
            <w:pPr>
              <w:tabs>
                <w:tab w:val="left" w:pos="3200"/>
              </w:tabs>
              <w:spacing w:line="480" w:lineRule="auto"/>
              <w:ind w:left="720" w:firstLine="0"/>
              <w:rPr>
                <w:del w:id="1932" w:author="Cheick Traoré" w:date="2026-01-07T16:26:00Z" w16du:dateUtc="2026-01-07T16:26:00Z"/>
                <w:rFonts w:ascii="Times New Roman" w:hAnsi="Times New Roman" w:cs="Times New Roman"/>
              </w:rPr>
              <w:pPrChange w:id="1933" w:author="Cheick Traoré" w:date="2026-01-07T16:26:00Z" w16du:dateUtc="2026-01-07T16:26:00Z">
                <w:pPr>
                  <w:spacing w:after="0" w:line="480" w:lineRule="auto"/>
                  <w:ind w:left="26" w:right="14" w:firstLine="0"/>
                  <w:jc w:val="center"/>
                </w:pPr>
              </w:pPrChange>
            </w:pPr>
            <w:del w:id="1934" w:author="Cheick Traoré" w:date="2026-01-07T16:26:00Z" w16du:dateUtc="2026-01-07T16:26:00Z">
              <w:r w:rsidDel="00974EF5">
                <w:rPr>
                  <w:rFonts w:ascii="Times New Roman" w:hAnsi="Times New Roman" w:cs="Times New Roman"/>
                </w:rPr>
                <w:delText>AN</w:delText>
              </w:r>
            </w:del>
          </w:p>
          <w:p w14:paraId="76B274A3" w14:textId="7816D145" w:rsidR="00B11582" w:rsidDel="00974EF5" w:rsidRDefault="00B11582" w:rsidP="00974EF5">
            <w:pPr>
              <w:tabs>
                <w:tab w:val="left" w:pos="3200"/>
              </w:tabs>
              <w:spacing w:line="480" w:lineRule="auto"/>
              <w:ind w:left="720" w:firstLine="0"/>
              <w:rPr>
                <w:del w:id="1935" w:author="Cheick Traoré" w:date="2026-01-07T16:26:00Z" w16du:dateUtc="2026-01-07T16:26:00Z"/>
                <w:rFonts w:ascii="Times New Roman" w:hAnsi="Times New Roman" w:cs="Times New Roman"/>
              </w:rPr>
              <w:pPrChange w:id="1936" w:author="Cheick Traoré" w:date="2026-01-07T16:26:00Z" w16du:dateUtc="2026-01-07T16:26:00Z">
                <w:pPr>
                  <w:spacing w:after="0" w:line="480" w:lineRule="auto"/>
                  <w:ind w:left="0" w:right="52" w:firstLine="0"/>
                  <w:jc w:val="center"/>
                </w:pPr>
              </w:pPrChange>
            </w:pPr>
            <w:del w:id="1937" w:author="Cheick Traoré" w:date="2026-01-07T16:26:00Z" w16du:dateUtc="2026-01-07T16:26:00Z">
              <w:r w:rsidRPr="00AB1D00" w:rsidDel="00974EF5">
                <w:rPr>
                  <w:rFonts w:ascii="Times New Roman" w:hAnsi="Times New Roman" w:cs="Times New Roman"/>
                </w:rPr>
                <w:delText xml:space="preserve"> </w:delText>
              </w:r>
            </w:del>
          </w:p>
          <w:p w14:paraId="6747409A" w14:textId="7B87933D" w:rsidR="00B11582" w:rsidRPr="00AB1D00" w:rsidDel="00974EF5" w:rsidRDefault="00B11582" w:rsidP="00974EF5">
            <w:pPr>
              <w:tabs>
                <w:tab w:val="left" w:pos="3200"/>
              </w:tabs>
              <w:spacing w:line="480" w:lineRule="auto"/>
              <w:ind w:left="720" w:firstLine="0"/>
              <w:rPr>
                <w:del w:id="1938" w:author="Cheick Traoré" w:date="2026-01-07T16:26:00Z" w16du:dateUtc="2026-01-07T16:26:00Z"/>
                <w:rFonts w:ascii="Times New Roman" w:hAnsi="Times New Roman" w:cs="Times New Roman"/>
              </w:rPr>
              <w:pPrChange w:id="1939" w:author="Cheick Traoré" w:date="2026-01-07T16:26:00Z" w16du:dateUtc="2026-01-07T16:26:00Z">
                <w:pPr>
                  <w:spacing w:after="0" w:line="480" w:lineRule="auto"/>
                  <w:ind w:left="0" w:right="52" w:firstLine="0"/>
                </w:pPr>
              </w:pPrChange>
            </w:pPr>
            <w:del w:id="1940" w:author="Cheick Traoré" w:date="2026-01-07T16:26:00Z" w16du:dateUtc="2026-01-07T16:26:00Z">
              <w:r w:rsidDel="00974EF5">
                <w:rPr>
                  <w:rFonts w:ascii="Times New Roman" w:hAnsi="Times New Roman" w:cs="Times New Roman"/>
                </w:rPr>
                <w:delText>N</w:delText>
              </w:r>
            </w:del>
          </w:p>
        </w:tc>
        <w:tc>
          <w:tcPr>
            <w:tcW w:w="694" w:type="dxa"/>
            <w:tcBorders>
              <w:top w:val="single" w:sz="4" w:space="0" w:color="000000"/>
              <w:left w:val="single" w:sz="4" w:space="0" w:color="000000"/>
              <w:bottom w:val="single" w:sz="4" w:space="0" w:color="000000"/>
              <w:right w:val="single" w:sz="4" w:space="0" w:color="000000"/>
            </w:tcBorders>
          </w:tcPr>
          <w:p w14:paraId="3EC22832" w14:textId="1B2893D5" w:rsidR="00B11582" w:rsidRPr="00AB1D00" w:rsidDel="00974EF5" w:rsidRDefault="00B11582" w:rsidP="00974EF5">
            <w:pPr>
              <w:tabs>
                <w:tab w:val="left" w:pos="3200"/>
              </w:tabs>
              <w:spacing w:line="480" w:lineRule="auto"/>
              <w:ind w:left="720" w:firstLine="0"/>
              <w:rPr>
                <w:del w:id="1941" w:author="Cheick Traoré" w:date="2026-01-07T16:26:00Z" w16du:dateUtc="2026-01-07T16:26:00Z"/>
                <w:rFonts w:ascii="Times New Roman" w:hAnsi="Times New Roman" w:cs="Times New Roman"/>
              </w:rPr>
              <w:pPrChange w:id="1942" w:author="Cheick Traoré" w:date="2026-01-07T16:26:00Z" w16du:dateUtc="2026-01-07T16:26:00Z">
                <w:pPr>
                  <w:spacing w:after="0" w:line="480" w:lineRule="auto"/>
                  <w:ind w:left="0" w:right="51" w:firstLine="0"/>
                  <w:jc w:val="center"/>
                </w:pPr>
              </w:pPrChange>
            </w:pPr>
            <w:del w:id="1943" w:author="Cheick Traoré" w:date="2026-01-07T16:26:00Z" w16du:dateUtc="2026-01-07T16:26:00Z">
              <w:r w:rsidRPr="00AB1D00" w:rsidDel="00974EF5">
                <w:rPr>
                  <w:rFonts w:ascii="Times New Roman" w:hAnsi="Times New Roman" w:cs="Times New Roman"/>
                </w:rPr>
                <w:delText>36</w:delText>
              </w:r>
            </w:del>
          </w:p>
          <w:p w14:paraId="398CDE35" w14:textId="7EBC11D7" w:rsidR="00B11582" w:rsidRPr="00AB1D00" w:rsidDel="00974EF5" w:rsidRDefault="00B11582" w:rsidP="00974EF5">
            <w:pPr>
              <w:tabs>
                <w:tab w:val="left" w:pos="3200"/>
              </w:tabs>
              <w:spacing w:line="480" w:lineRule="auto"/>
              <w:ind w:left="720" w:firstLine="0"/>
              <w:rPr>
                <w:del w:id="1944" w:author="Cheick Traoré" w:date="2026-01-07T16:26:00Z" w16du:dateUtc="2026-01-07T16:26:00Z"/>
                <w:rFonts w:ascii="Times New Roman" w:hAnsi="Times New Roman" w:cs="Times New Roman"/>
              </w:rPr>
              <w:pPrChange w:id="1945" w:author="Cheick Traoré" w:date="2026-01-07T16:26:00Z" w16du:dateUtc="2026-01-07T16:26:00Z">
                <w:pPr>
                  <w:spacing w:after="0" w:line="480" w:lineRule="auto"/>
                  <w:ind w:left="0" w:right="51" w:firstLine="0"/>
                </w:pPr>
              </w:pPrChange>
            </w:pPr>
          </w:p>
          <w:p w14:paraId="3E2BB09D" w14:textId="10055F8B" w:rsidR="00B11582" w:rsidRPr="00AB1D00" w:rsidDel="00974EF5" w:rsidRDefault="00B11582" w:rsidP="00974EF5">
            <w:pPr>
              <w:tabs>
                <w:tab w:val="left" w:pos="3200"/>
              </w:tabs>
              <w:spacing w:line="480" w:lineRule="auto"/>
              <w:ind w:left="720" w:firstLine="0"/>
              <w:rPr>
                <w:del w:id="1946" w:author="Cheick Traoré" w:date="2026-01-07T16:26:00Z" w16du:dateUtc="2026-01-07T16:26:00Z"/>
                <w:rFonts w:ascii="Times New Roman" w:hAnsi="Times New Roman" w:cs="Times New Roman"/>
              </w:rPr>
              <w:pPrChange w:id="1947" w:author="Cheick Traoré" w:date="2026-01-07T16:26:00Z" w16du:dateUtc="2026-01-07T16:26:00Z">
                <w:pPr>
                  <w:spacing w:after="0" w:line="480" w:lineRule="auto"/>
                  <w:ind w:left="0" w:right="51" w:firstLine="0"/>
                </w:pPr>
              </w:pPrChange>
            </w:pPr>
            <w:del w:id="1948" w:author="Cheick Traoré" w:date="2026-01-07T16:26:00Z" w16du:dateUtc="2026-01-07T16:26:00Z">
              <w:r w:rsidRPr="00AB1D00" w:rsidDel="00974EF5">
                <w:rPr>
                  <w:rFonts w:ascii="Times New Roman" w:hAnsi="Times New Roman" w:cs="Times New Roman"/>
                </w:rPr>
                <w:delText>4</w:delText>
              </w:r>
            </w:del>
          </w:p>
        </w:tc>
        <w:tc>
          <w:tcPr>
            <w:tcW w:w="661" w:type="dxa"/>
            <w:tcBorders>
              <w:top w:val="single" w:sz="4" w:space="0" w:color="000000"/>
              <w:left w:val="single" w:sz="4" w:space="0" w:color="000000"/>
              <w:bottom w:val="single" w:sz="4" w:space="0" w:color="000000"/>
              <w:right w:val="single" w:sz="4" w:space="0" w:color="000000"/>
            </w:tcBorders>
          </w:tcPr>
          <w:p w14:paraId="2D234F01" w14:textId="392F037B" w:rsidR="00B11582" w:rsidRPr="00AB1D00" w:rsidDel="00974EF5" w:rsidRDefault="00B11582" w:rsidP="00974EF5">
            <w:pPr>
              <w:tabs>
                <w:tab w:val="left" w:pos="3200"/>
              </w:tabs>
              <w:spacing w:line="480" w:lineRule="auto"/>
              <w:ind w:left="720" w:firstLine="0"/>
              <w:rPr>
                <w:del w:id="1949" w:author="Cheick Traoré" w:date="2026-01-07T16:26:00Z" w16du:dateUtc="2026-01-07T16:26:00Z"/>
                <w:rFonts w:ascii="Times New Roman" w:hAnsi="Times New Roman" w:cs="Times New Roman"/>
              </w:rPr>
              <w:pPrChange w:id="1950" w:author="Cheick Traoré" w:date="2026-01-07T16:26:00Z" w16du:dateUtc="2026-01-07T16:26:00Z">
                <w:pPr>
                  <w:spacing w:after="0" w:line="480" w:lineRule="auto"/>
                  <w:ind w:left="0" w:right="41" w:firstLine="0"/>
                </w:pPr>
              </w:pPrChange>
            </w:pPr>
            <w:del w:id="1951" w:author="Cheick Traoré" w:date="2026-01-07T16:26:00Z" w16du:dateUtc="2026-01-07T16:26:00Z">
              <w:r w:rsidRPr="00AB1D00" w:rsidDel="00974EF5">
                <w:rPr>
                  <w:rFonts w:ascii="Times New Roman" w:hAnsi="Times New Roman" w:cs="Times New Roman"/>
                </w:rPr>
                <w:delText xml:space="preserve">E </w:delText>
              </w:r>
            </w:del>
          </w:p>
          <w:p w14:paraId="3E9A9648" w14:textId="5BA5510F" w:rsidR="00B11582" w:rsidRPr="00AB1D00" w:rsidDel="00974EF5" w:rsidRDefault="00B11582" w:rsidP="00974EF5">
            <w:pPr>
              <w:tabs>
                <w:tab w:val="left" w:pos="3200"/>
              </w:tabs>
              <w:spacing w:line="480" w:lineRule="auto"/>
              <w:ind w:left="720" w:firstLine="0"/>
              <w:rPr>
                <w:del w:id="1952" w:author="Cheick Traoré" w:date="2026-01-07T16:26:00Z" w16du:dateUtc="2026-01-07T16:26:00Z"/>
                <w:rFonts w:ascii="Times New Roman" w:hAnsi="Times New Roman" w:cs="Times New Roman"/>
              </w:rPr>
              <w:pPrChange w:id="1953" w:author="Cheick Traoré" w:date="2026-01-07T16:26:00Z" w16du:dateUtc="2026-01-07T16:26:00Z">
                <w:pPr>
                  <w:spacing w:after="0" w:line="480" w:lineRule="auto"/>
                  <w:ind w:left="0" w:right="41" w:firstLine="0"/>
                </w:pPr>
              </w:pPrChange>
            </w:pPr>
            <w:del w:id="1954" w:author="Cheick Traoré" w:date="2026-01-07T16:26:00Z" w16du:dateUtc="2026-01-07T16:26:00Z">
              <w:r w:rsidRPr="00AB1D00" w:rsidDel="00974EF5">
                <w:rPr>
                  <w:rFonts w:ascii="Times New Roman" w:hAnsi="Times New Roman" w:cs="Times New Roman"/>
                </w:rPr>
                <w:delText xml:space="preserve">E </w:delText>
              </w:r>
            </w:del>
          </w:p>
          <w:p w14:paraId="45552A42" w14:textId="7023A24F" w:rsidR="00B11582" w:rsidRPr="00AB1D00" w:rsidDel="00974EF5" w:rsidRDefault="00B11582" w:rsidP="00974EF5">
            <w:pPr>
              <w:tabs>
                <w:tab w:val="left" w:pos="3200"/>
              </w:tabs>
              <w:spacing w:line="480" w:lineRule="auto"/>
              <w:ind w:left="720" w:firstLine="0"/>
              <w:rPr>
                <w:del w:id="1955" w:author="Cheick Traoré" w:date="2026-01-07T16:26:00Z" w16du:dateUtc="2026-01-07T16:26:00Z"/>
                <w:rFonts w:ascii="Times New Roman" w:hAnsi="Times New Roman" w:cs="Times New Roman"/>
              </w:rPr>
              <w:pPrChange w:id="1956" w:author="Cheick Traoré" w:date="2026-01-07T16:26:00Z" w16du:dateUtc="2026-01-07T16:26:00Z">
                <w:pPr>
                  <w:spacing w:after="0" w:line="480" w:lineRule="auto"/>
                  <w:ind w:left="122" w:firstLine="0"/>
                </w:pPr>
              </w:pPrChange>
            </w:pPr>
            <w:del w:id="1957" w:author="Cheick Traoré" w:date="2026-01-07T16:26:00Z" w16du:dateUtc="2026-01-07T16:26:00Z">
              <w:r w:rsidRPr="00AB1D00" w:rsidDel="00974EF5">
                <w:rPr>
                  <w:rFonts w:ascii="Times New Roman" w:hAnsi="Times New Roman" w:cs="Times New Roman"/>
                </w:rPr>
                <w:delText xml:space="preserve"> </w:delText>
              </w:r>
            </w:del>
          </w:p>
        </w:tc>
        <w:tc>
          <w:tcPr>
            <w:tcW w:w="846" w:type="dxa"/>
            <w:tcBorders>
              <w:top w:val="single" w:sz="4" w:space="0" w:color="000000"/>
              <w:left w:val="single" w:sz="4" w:space="0" w:color="000000"/>
              <w:bottom w:val="single" w:sz="4" w:space="0" w:color="000000"/>
              <w:right w:val="single" w:sz="4" w:space="0" w:color="000000"/>
            </w:tcBorders>
          </w:tcPr>
          <w:p w14:paraId="6F430CB3" w14:textId="2216A630" w:rsidR="00B11582" w:rsidRPr="007A4601" w:rsidDel="00974EF5" w:rsidRDefault="00B11582" w:rsidP="00974EF5">
            <w:pPr>
              <w:tabs>
                <w:tab w:val="left" w:pos="3200"/>
              </w:tabs>
              <w:spacing w:line="480" w:lineRule="auto"/>
              <w:ind w:left="720" w:firstLine="0"/>
              <w:rPr>
                <w:del w:id="1958" w:author="Cheick Traoré" w:date="2026-01-07T16:26:00Z" w16du:dateUtc="2026-01-07T16:26:00Z"/>
                <w:rFonts w:ascii="Times New Roman" w:hAnsi="Times New Roman" w:cs="Times New Roman"/>
                <w:rPrChange w:id="1959" w:author="Cheick Traoré" w:date="2026-01-08T10:20:00Z" w16du:dateUtc="2026-01-08T10:20:00Z">
                  <w:rPr>
                    <w:del w:id="1960" w:author="Cheick Traoré" w:date="2026-01-07T16:26:00Z" w16du:dateUtc="2026-01-07T16:26:00Z"/>
                    <w:rFonts w:ascii="Times New Roman" w:hAnsi="Times New Roman" w:cs="Times New Roman"/>
                    <w:lang w:val="en-US"/>
                  </w:rPr>
                </w:rPrChange>
              </w:rPr>
              <w:pPrChange w:id="1961" w:author="Cheick Traoré" w:date="2026-01-07T16:26:00Z" w16du:dateUtc="2026-01-07T16:26:00Z">
                <w:pPr>
                  <w:spacing w:after="0" w:line="480" w:lineRule="auto"/>
                  <w:ind w:left="82" w:firstLine="0"/>
                </w:pPr>
              </w:pPrChange>
            </w:pPr>
            <w:del w:id="1962" w:author="Cheick Traoré" w:date="2026-01-07T16:26:00Z" w16du:dateUtc="2026-01-07T16:26:00Z">
              <w:r w:rsidRPr="007A4601" w:rsidDel="00974EF5">
                <w:rPr>
                  <w:rFonts w:ascii="Times New Roman" w:hAnsi="Times New Roman" w:cs="Times New Roman"/>
                  <w:rPrChange w:id="1963" w:author="Cheick Traoré" w:date="2026-01-08T10:20:00Z" w16du:dateUtc="2026-01-08T10:20:00Z">
                    <w:rPr>
                      <w:rFonts w:ascii="Times New Roman" w:hAnsi="Times New Roman" w:cs="Times New Roman"/>
                      <w:lang w:val="en-US"/>
                    </w:rPr>
                  </w:rPrChange>
                </w:rPr>
                <w:delText xml:space="preserve">SIG </w:delText>
              </w:r>
            </w:del>
          </w:p>
          <w:p w14:paraId="7A4B305A" w14:textId="59F25215" w:rsidR="00B11582" w:rsidRPr="007A4601" w:rsidDel="00974EF5" w:rsidRDefault="00B11582" w:rsidP="00974EF5">
            <w:pPr>
              <w:tabs>
                <w:tab w:val="left" w:pos="3200"/>
              </w:tabs>
              <w:spacing w:line="480" w:lineRule="auto"/>
              <w:ind w:left="720" w:firstLine="0"/>
              <w:rPr>
                <w:del w:id="1964" w:author="Cheick Traoré" w:date="2026-01-07T16:26:00Z" w16du:dateUtc="2026-01-07T16:26:00Z"/>
                <w:rFonts w:ascii="Times New Roman" w:hAnsi="Times New Roman" w:cs="Times New Roman"/>
                <w:rPrChange w:id="1965" w:author="Cheick Traoré" w:date="2026-01-08T10:20:00Z" w16du:dateUtc="2026-01-08T10:20:00Z">
                  <w:rPr>
                    <w:del w:id="1966" w:author="Cheick Traoré" w:date="2026-01-07T16:26:00Z" w16du:dateUtc="2026-01-07T16:26:00Z"/>
                    <w:rFonts w:ascii="Times New Roman" w:hAnsi="Times New Roman" w:cs="Times New Roman"/>
                    <w:lang w:val="en-US"/>
                  </w:rPr>
                </w:rPrChange>
              </w:rPr>
              <w:pPrChange w:id="1967" w:author="Cheick Traoré" w:date="2026-01-07T16:26:00Z" w16du:dateUtc="2026-01-07T16:26:00Z">
                <w:pPr>
                  <w:spacing w:after="0" w:line="480" w:lineRule="auto"/>
                  <w:ind w:left="82" w:firstLine="0"/>
                </w:pPr>
              </w:pPrChange>
            </w:pPr>
            <w:del w:id="1968" w:author="Cheick Traoré" w:date="2026-01-07T16:26:00Z" w16du:dateUtc="2026-01-07T16:26:00Z">
              <w:r w:rsidRPr="007A4601" w:rsidDel="00974EF5">
                <w:rPr>
                  <w:rFonts w:ascii="Times New Roman" w:hAnsi="Times New Roman" w:cs="Times New Roman"/>
                  <w:rPrChange w:id="1969" w:author="Cheick Traoré" w:date="2026-01-08T10:20:00Z" w16du:dateUtc="2026-01-08T10:20:00Z">
                    <w:rPr>
                      <w:rFonts w:ascii="Times New Roman" w:hAnsi="Times New Roman" w:cs="Times New Roman"/>
                      <w:lang w:val="en-US"/>
                    </w:rPr>
                  </w:rPrChange>
                </w:rPr>
                <w:delText xml:space="preserve">SIG </w:delText>
              </w:r>
            </w:del>
          </w:p>
          <w:p w14:paraId="2F4BED2A" w14:textId="4043D6E1" w:rsidR="00B11582" w:rsidRPr="00AB1D00" w:rsidDel="00974EF5" w:rsidRDefault="00B11582" w:rsidP="00974EF5">
            <w:pPr>
              <w:tabs>
                <w:tab w:val="left" w:pos="3200"/>
              </w:tabs>
              <w:spacing w:line="480" w:lineRule="auto"/>
              <w:ind w:left="720" w:firstLine="0"/>
              <w:rPr>
                <w:del w:id="1970" w:author="Cheick Traoré" w:date="2026-01-07T16:26:00Z" w16du:dateUtc="2026-01-07T16:26:00Z"/>
                <w:rFonts w:ascii="Times New Roman" w:hAnsi="Times New Roman" w:cs="Times New Roman"/>
              </w:rPr>
              <w:pPrChange w:id="1971" w:author="Cheick Traoré" w:date="2026-01-07T16:26:00Z" w16du:dateUtc="2026-01-07T16:26:00Z">
                <w:pPr>
                  <w:spacing w:after="0" w:line="480" w:lineRule="auto"/>
                  <w:ind w:left="101" w:firstLine="0"/>
                </w:pPr>
              </w:pPrChange>
            </w:pPr>
            <w:del w:id="1972" w:author="Cheick Traoré" w:date="2026-01-07T16:26:00Z" w16du:dateUtc="2026-01-07T16:26:00Z">
              <w:r w:rsidRPr="00AB1D00" w:rsidDel="00974EF5">
                <w:rPr>
                  <w:rFonts w:ascii="Times New Roman" w:hAnsi="Times New Roman" w:cs="Times New Roman"/>
                </w:rPr>
                <w:delText xml:space="preserve"> </w:delText>
              </w:r>
            </w:del>
          </w:p>
        </w:tc>
        <w:tc>
          <w:tcPr>
            <w:tcW w:w="1134" w:type="dxa"/>
            <w:tcBorders>
              <w:top w:val="single" w:sz="4" w:space="0" w:color="000000"/>
              <w:left w:val="single" w:sz="4" w:space="0" w:color="000000"/>
              <w:bottom w:val="single" w:sz="4" w:space="0" w:color="000000"/>
              <w:right w:val="single" w:sz="4" w:space="0" w:color="000000"/>
            </w:tcBorders>
          </w:tcPr>
          <w:p w14:paraId="0ED63482" w14:textId="05975B1F" w:rsidR="00B11582" w:rsidRPr="007A4601" w:rsidDel="00974EF5" w:rsidRDefault="00B11582" w:rsidP="00974EF5">
            <w:pPr>
              <w:tabs>
                <w:tab w:val="left" w:pos="3200"/>
              </w:tabs>
              <w:spacing w:line="480" w:lineRule="auto"/>
              <w:ind w:left="720" w:firstLine="0"/>
              <w:rPr>
                <w:del w:id="1973" w:author="Cheick Traoré" w:date="2026-01-07T16:26:00Z" w16du:dateUtc="2026-01-07T16:26:00Z"/>
                <w:rFonts w:ascii="Times New Roman" w:hAnsi="Times New Roman" w:cs="Times New Roman"/>
                <w:rPrChange w:id="1974" w:author="Cheick Traoré" w:date="2026-01-08T10:20:00Z" w16du:dateUtc="2026-01-08T10:20:00Z">
                  <w:rPr>
                    <w:del w:id="1975" w:author="Cheick Traoré" w:date="2026-01-07T16:26:00Z" w16du:dateUtc="2026-01-07T16:26:00Z"/>
                    <w:rFonts w:ascii="Times New Roman" w:hAnsi="Times New Roman" w:cs="Times New Roman"/>
                    <w:lang w:val="en-US"/>
                  </w:rPr>
                </w:rPrChange>
              </w:rPr>
              <w:pPrChange w:id="1976" w:author="Cheick Traoré" w:date="2026-01-07T16:26:00Z" w16du:dateUtc="2026-01-07T16:26:00Z">
                <w:pPr>
                  <w:spacing w:after="0" w:line="480" w:lineRule="auto"/>
                  <w:ind w:left="0" w:firstLine="0"/>
                </w:pPr>
              </w:pPrChange>
            </w:pPr>
            <w:del w:id="1977" w:author="Cheick Traoré" w:date="2026-01-07T16:26:00Z" w16du:dateUtc="2026-01-07T16:26:00Z">
              <w:r w:rsidRPr="007A4601" w:rsidDel="00974EF5">
                <w:rPr>
                  <w:rFonts w:ascii="Times New Roman" w:hAnsi="Times New Roman" w:cs="Times New Roman"/>
                  <w:rPrChange w:id="1978" w:author="Cheick Traoré" w:date="2026-01-08T10:20:00Z" w16du:dateUtc="2026-01-08T10:20:00Z">
                    <w:rPr>
                      <w:rFonts w:ascii="Times New Roman" w:hAnsi="Times New Roman" w:cs="Times New Roman"/>
                      <w:lang w:val="en-US"/>
                    </w:rPr>
                  </w:rPrChange>
                </w:rPr>
                <w:delText xml:space="preserve">ID </w:delText>
              </w:r>
            </w:del>
          </w:p>
          <w:p w14:paraId="4AA9274F" w14:textId="1A8F5E86" w:rsidR="00B11582" w:rsidRPr="007A4601" w:rsidDel="00974EF5" w:rsidRDefault="00B11582" w:rsidP="00974EF5">
            <w:pPr>
              <w:tabs>
                <w:tab w:val="left" w:pos="3200"/>
              </w:tabs>
              <w:spacing w:line="480" w:lineRule="auto"/>
              <w:ind w:left="720" w:firstLine="0"/>
              <w:rPr>
                <w:del w:id="1979" w:author="Cheick Traoré" w:date="2026-01-07T16:26:00Z" w16du:dateUtc="2026-01-07T16:26:00Z"/>
                <w:rFonts w:ascii="Times New Roman" w:hAnsi="Times New Roman" w:cs="Times New Roman"/>
                <w:rPrChange w:id="1980" w:author="Cheick Traoré" w:date="2026-01-08T10:20:00Z" w16du:dateUtc="2026-01-08T10:20:00Z">
                  <w:rPr>
                    <w:del w:id="1981" w:author="Cheick Traoré" w:date="2026-01-07T16:26:00Z" w16du:dateUtc="2026-01-07T16:26:00Z"/>
                    <w:rFonts w:ascii="Times New Roman" w:hAnsi="Times New Roman" w:cs="Times New Roman"/>
                    <w:lang w:val="en-US"/>
                  </w:rPr>
                </w:rPrChange>
              </w:rPr>
              <w:pPrChange w:id="1982" w:author="Cheick Traoré" w:date="2026-01-07T16:26:00Z" w16du:dateUtc="2026-01-07T16:26:00Z">
                <w:pPr>
                  <w:spacing w:after="0" w:line="480" w:lineRule="auto"/>
                  <w:ind w:left="0" w:firstLine="0"/>
                </w:pPr>
              </w:pPrChange>
            </w:pPr>
            <w:del w:id="1983" w:author="Cheick Traoré" w:date="2026-01-07T16:26:00Z" w16du:dateUtc="2026-01-07T16:26:00Z">
              <w:r w:rsidRPr="007A4601" w:rsidDel="00974EF5">
                <w:rPr>
                  <w:rFonts w:ascii="Times New Roman" w:hAnsi="Times New Roman" w:cs="Times New Roman"/>
                  <w:rPrChange w:id="1984" w:author="Cheick Traoré" w:date="2026-01-08T10:20:00Z" w16du:dateUtc="2026-01-08T10:20:00Z">
                    <w:rPr>
                      <w:rFonts w:ascii="Times New Roman" w:hAnsi="Times New Roman" w:cs="Times New Roman"/>
                      <w:lang w:val="en-US"/>
                    </w:rPr>
                  </w:rPrChange>
                </w:rPr>
                <w:delText xml:space="preserve"> </w:delText>
              </w:r>
            </w:del>
          </w:p>
          <w:p w14:paraId="5655D17F" w14:textId="0929FF3E" w:rsidR="00B11582" w:rsidRPr="007A4601" w:rsidDel="00974EF5" w:rsidRDefault="00B11582" w:rsidP="00974EF5">
            <w:pPr>
              <w:tabs>
                <w:tab w:val="left" w:pos="3200"/>
              </w:tabs>
              <w:spacing w:line="480" w:lineRule="auto"/>
              <w:ind w:left="720" w:firstLine="0"/>
              <w:rPr>
                <w:del w:id="1985" w:author="Cheick Traoré" w:date="2026-01-07T16:26:00Z" w16du:dateUtc="2026-01-07T16:26:00Z"/>
                <w:rFonts w:ascii="Times New Roman" w:hAnsi="Times New Roman" w:cs="Times New Roman"/>
                <w:rPrChange w:id="1986" w:author="Cheick Traoré" w:date="2026-01-08T10:20:00Z" w16du:dateUtc="2026-01-08T10:20:00Z">
                  <w:rPr>
                    <w:del w:id="1987" w:author="Cheick Traoré" w:date="2026-01-07T16:26:00Z" w16du:dateUtc="2026-01-07T16:26:00Z"/>
                    <w:rFonts w:ascii="Times New Roman" w:hAnsi="Times New Roman" w:cs="Times New Roman"/>
                    <w:lang w:val="en-US"/>
                  </w:rPr>
                </w:rPrChange>
              </w:rPr>
              <w:pPrChange w:id="1988" w:author="Cheick Traoré" w:date="2026-01-07T16:26:00Z" w16du:dateUtc="2026-01-07T16:26:00Z">
                <w:pPr>
                  <w:spacing w:after="0" w:line="480" w:lineRule="auto"/>
                  <w:ind w:left="0" w:firstLine="0"/>
                </w:pPr>
              </w:pPrChange>
            </w:pPr>
            <w:del w:id="1989" w:author="Cheick Traoré" w:date="2026-01-07T16:26:00Z" w16du:dateUtc="2026-01-07T16:26:00Z">
              <w:r w:rsidRPr="007A4601" w:rsidDel="00974EF5">
                <w:rPr>
                  <w:rFonts w:ascii="Times New Roman" w:hAnsi="Times New Roman" w:cs="Times New Roman"/>
                  <w:rPrChange w:id="1990" w:author="Cheick Traoré" w:date="2026-01-08T10:20:00Z" w16du:dateUtc="2026-01-08T10:20:00Z">
                    <w:rPr>
                      <w:rFonts w:ascii="Times New Roman" w:hAnsi="Times New Roman" w:cs="Times New Roman"/>
                      <w:lang w:val="en-US"/>
                    </w:rPr>
                  </w:rPrChange>
                </w:rPr>
                <w:delText xml:space="preserve"> </w:delText>
              </w:r>
            </w:del>
          </w:p>
          <w:p w14:paraId="3552E023" w14:textId="2B31A8B8" w:rsidR="00B11582" w:rsidRPr="007A4601" w:rsidDel="00974EF5" w:rsidRDefault="00B11582" w:rsidP="00974EF5">
            <w:pPr>
              <w:tabs>
                <w:tab w:val="left" w:pos="3200"/>
              </w:tabs>
              <w:spacing w:line="480" w:lineRule="auto"/>
              <w:ind w:left="720" w:firstLine="0"/>
              <w:rPr>
                <w:del w:id="1991" w:author="Cheick Traoré" w:date="2026-01-07T16:26:00Z" w16du:dateUtc="2026-01-07T16:26:00Z"/>
                <w:rFonts w:ascii="Times New Roman" w:hAnsi="Times New Roman" w:cs="Times New Roman"/>
                <w:rPrChange w:id="1992" w:author="Cheick Traoré" w:date="2026-01-08T10:20:00Z" w16du:dateUtc="2026-01-08T10:20:00Z">
                  <w:rPr>
                    <w:del w:id="1993" w:author="Cheick Traoré" w:date="2026-01-07T16:26:00Z" w16du:dateUtc="2026-01-07T16:26:00Z"/>
                    <w:rFonts w:ascii="Times New Roman" w:hAnsi="Times New Roman" w:cs="Times New Roman"/>
                    <w:lang w:val="en-US"/>
                  </w:rPr>
                </w:rPrChange>
              </w:rPr>
              <w:pPrChange w:id="1994" w:author="Cheick Traoré" w:date="2026-01-07T16:26:00Z" w16du:dateUtc="2026-01-07T16:26:00Z">
                <w:pPr>
                  <w:spacing w:after="0" w:line="480" w:lineRule="auto"/>
                  <w:ind w:left="0" w:firstLine="0"/>
                </w:pPr>
              </w:pPrChange>
            </w:pPr>
            <w:del w:id="1995" w:author="Cheick Traoré" w:date="2026-01-07T16:26:00Z" w16du:dateUtc="2026-01-07T16:26:00Z">
              <w:r w:rsidRPr="007A4601" w:rsidDel="00974EF5">
                <w:rPr>
                  <w:rFonts w:ascii="Times New Roman" w:hAnsi="Times New Roman" w:cs="Times New Roman"/>
                  <w:rPrChange w:id="1996" w:author="Cheick Traoré" w:date="2026-01-08T10:20:00Z" w16du:dateUtc="2026-01-08T10:20:00Z">
                    <w:rPr>
                      <w:rFonts w:ascii="Times New Roman" w:hAnsi="Times New Roman" w:cs="Times New Roman"/>
                      <w:lang w:val="en-US"/>
                    </w:rPr>
                  </w:rPrChange>
                </w:rPr>
                <w:delText xml:space="preserve"> </w:delText>
              </w:r>
            </w:del>
          </w:p>
          <w:p w14:paraId="476D60E0" w14:textId="2B22615A" w:rsidR="00B11582" w:rsidRPr="007A4601" w:rsidDel="00974EF5" w:rsidRDefault="00B11582" w:rsidP="00974EF5">
            <w:pPr>
              <w:tabs>
                <w:tab w:val="left" w:pos="3200"/>
              </w:tabs>
              <w:spacing w:line="480" w:lineRule="auto"/>
              <w:ind w:left="720" w:firstLine="0"/>
              <w:rPr>
                <w:del w:id="1997" w:author="Cheick Traoré" w:date="2026-01-07T16:26:00Z" w16du:dateUtc="2026-01-07T16:26:00Z"/>
                <w:rFonts w:ascii="Times New Roman" w:hAnsi="Times New Roman" w:cs="Times New Roman"/>
                <w:rPrChange w:id="1998" w:author="Cheick Traoré" w:date="2026-01-08T10:20:00Z" w16du:dateUtc="2026-01-08T10:20:00Z">
                  <w:rPr>
                    <w:del w:id="1999" w:author="Cheick Traoré" w:date="2026-01-07T16:26:00Z" w16du:dateUtc="2026-01-07T16:26:00Z"/>
                    <w:rFonts w:ascii="Times New Roman" w:hAnsi="Times New Roman" w:cs="Times New Roman"/>
                    <w:lang w:val="en-US"/>
                  </w:rPr>
                </w:rPrChange>
              </w:rPr>
              <w:pPrChange w:id="2000" w:author="Cheick Traoré" w:date="2026-01-07T16:26:00Z" w16du:dateUtc="2026-01-07T16:26:00Z">
                <w:pPr>
                  <w:spacing w:after="0" w:line="480" w:lineRule="auto"/>
                  <w:ind w:left="0" w:firstLine="0"/>
                </w:pPr>
              </w:pPrChange>
            </w:pPr>
            <w:del w:id="2001" w:author="Cheick Traoré" w:date="2026-01-07T16:26:00Z" w16du:dateUtc="2026-01-07T16:26:00Z">
              <w:r w:rsidRPr="007A4601" w:rsidDel="00974EF5">
                <w:rPr>
                  <w:rFonts w:ascii="Times New Roman" w:hAnsi="Times New Roman" w:cs="Times New Roman"/>
                  <w:rPrChange w:id="2002" w:author="Cheick Traoré" w:date="2026-01-08T10:20:00Z" w16du:dateUtc="2026-01-08T10:20:00Z">
                    <w:rPr>
                      <w:rFonts w:ascii="Times New Roman" w:hAnsi="Times New Roman" w:cs="Times New Roman"/>
                      <w:lang w:val="en-US"/>
                    </w:rPr>
                  </w:rPrChange>
                </w:rPr>
                <w:delText xml:space="preserve"> </w:delText>
              </w:r>
            </w:del>
          </w:p>
          <w:p w14:paraId="4A2A5A20" w14:textId="60FD909C" w:rsidR="00B11582" w:rsidRPr="007A4601" w:rsidDel="00974EF5" w:rsidRDefault="00B11582" w:rsidP="00974EF5">
            <w:pPr>
              <w:tabs>
                <w:tab w:val="left" w:pos="3200"/>
              </w:tabs>
              <w:spacing w:line="480" w:lineRule="auto"/>
              <w:ind w:left="720" w:firstLine="0"/>
              <w:rPr>
                <w:del w:id="2003" w:author="Cheick Traoré" w:date="2026-01-07T16:26:00Z" w16du:dateUtc="2026-01-07T16:26:00Z"/>
                <w:rFonts w:ascii="Times New Roman" w:hAnsi="Times New Roman" w:cs="Times New Roman"/>
                <w:rPrChange w:id="2004" w:author="Cheick Traoré" w:date="2026-01-08T10:20:00Z" w16du:dateUtc="2026-01-08T10:20:00Z">
                  <w:rPr>
                    <w:del w:id="2005" w:author="Cheick Traoré" w:date="2026-01-07T16:26:00Z" w16du:dateUtc="2026-01-07T16:26:00Z"/>
                    <w:rFonts w:ascii="Times New Roman" w:hAnsi="Times New Roman" w:cs="Times New Roman"/>
                    <w:lang w:val="en-US"/>
                  </w:rPr>
                </w:rPrChange>
              </w:rPr>
              <w:pPrChange w:id="2006" w:author="Cheick Traoré" w:date="2026-01-07T16:26:00Z" w16du:dateUtc="2026-01-07T16:26:00Z">
                <w:pPr>
                  <w:spacing w:after="0" w:line="480" w:lineRule="auto"/>
                  <w:ind w:left="0" w:firstLine="0"/>
                </w:pPr>
              </w:pPrChange>
            </w:pPr>
            <w:del w:id="2007" w:author="Cheick Traoré" w:date="2026-01-07T16:26:00Z" w16du:dateUtc="2026-01-07T16:26:00Z">
              <w:r w:rsidRPr="007A4601" w:rsidDel="00974EF5">
                <w:rPr>
                  <w:rFonts w:ascii="Times New Roman" w:hAnsi="Times New Roman" w:cs="Times New Roman"/>
                  <w:rPrChange w:id="2008" w:author="Cheick Traoré" w:date="2026-01-08T10:20:00Z" w16du:dateUtc="2026-01-08T10:20:00Z">
                    <w:rPr>
                      <w:rFonts w:ascii="Times New Roman" w:hAnsi="Times New Roman" w:cs="Times New Roman"/>
                      <w:lang w:val="en-US"/>
                    </w:rPr>
                  </w:rPrChange>
                </w:rPr>
                <w:delText xml:space="preserve"> </w:delText>
              </w:r>
            </w:del>
          </w:p>
          <w:p w14:paraId="55D054EA" w14:textId="7AA1A57B" w:rsidR="00B11582" w:rsidRPr="007A4601" w:rsidDel="00974EF5" w:rsidRDefault="00B11582" w:rsidP="00974EF5">
            <w:pPr>
              <w:tabs>
                <w:tab w:val="left" w:pos="3200"/>
              </w:tabs>
              <w:spacing w:line="480" w:lineRule="auto"/>
              <w:ind w:left="720" w:firstLine="0"/>
              <w:rPr>
                <w:del w:id="2009" w:author="Cheick Traoré" w:date="2026-01-07T16:26:00Z" w16du:dateUtc="2026-01-07T16:26:00Z"/>
                <w:rFonts w:ascii="Times New Roman" w:hAnsi="Times New Roman" w:cs="Times New Roman"/>
                <w:rPrChange w:id="2010" w:author="Cheick Traoré" w:date="2026-01-08T10:20:00Z" w16du:dateUtc="2026-01-08T10:20:00Z">
                  <w:rPr>
                    <w:del w:id="2011" w:author="Cheick Traoré" w:date="2026-01-07T16:26:00Z" w16du:dateUtc="2026-01-07T16:26:00Z"/>
                    <w:rFonts w:ascii="Times New Roman" w:hAnsi="Times New Roman" w:cs="Times New Roman"/>
                    <w:lang w:val="en-US"/>
                  </w:rPr>
                </w:rPrChange>
              </w:rPr>
              <w:pPrChange w:id="2012" w:author="Cheick Traoré" w:date="2026-01-07T16:26:00Z" w16du:dateUtc="2026-01-07T16:26:00Z">
                <w:pPr>
                  <w:spacing w:after="0" w:line="480" w:lineRule="auto"/>
                  <w:ind w:left="0" w:firstLine="0"/>
                </w:pPr>
              </w:pPrChange>
            </w:pPr>
          </w:p>
        </w:tc>
        <w:tc>
          <w:tcPr>
            <w:tcW w:w="2962" w:type="dxa"/>
          </w:tcPr>
          <w:p w14:paraId="6166D8D8" w14:textId="265666B5" w:rsidR="00B11582" w:rsidRPr="007A4601" w:rsidDel="00974EF5" w:rsidRDefault="00B11582" w:rsidP="00974EF5">
            <w:pPr>
              <w:tabs>
                <w:tab w:val="left" w:pos="3200"/>
              </w:tabs>
              <w:spacing w:line="480" w:lineRule="auto"/>
              <w:ind w:left="720" w:firstLine="0"/>
              <w:rPr>
                <w:del w:id="2013" w:author="Cheick Traoré" w:date="2026-01-07T16:26:00Z" w16du:dateUtc="2026-01-07T16:26:00Z"/>
                <w:rFonts w:ascii="Times New Roman" w:hAnsi="Times New Roman" w:cs="Times New Roman"/>
                <w:rPrChange w:id="2014" w:author="Cheick Traoré" w:date="2026-01-08T10:20:00Z" w16du:dateUtc="2026-01-08T10:20:00Z">
                  <w:rPr>
                    <w:del w:id="2015" w:author="Cheick Traoré" w:date="2026-01-07T16:26:00Z" w16du:dateUtc="2026-01-07T16:26:00Z"/>
                    <w:rFonts w:ascii="Times New Roman" w:hAnsi="Times New Roman" w:cs="Times New Roman"/>
                    <w:lang w:val="en-US"/>
                  </w:rPr>
                </w:rPrChange>
              </w:rPr>
              <w:pPrChange w:id="2016" w:author="Cheick Traoré" w:date="2026-01-07T16:26:00Z" w16du:dateUtc="2026-01-07T16:26:00Z">
                <w:pPr>
                  <w:spacing w:after="0" w:line="480" w:lineRule="auto"/>
                  <w:ind w:left="0" w:firstLine="0"/>
                </w:pPr>
              </w:pPrChange>
            </w:pPr>
          </w:p>
        </w:tc>
      </w:tr>
      <w:tr w:rsidR="00B11582" w:rsidRPr="00AB1D00" w:rsidDel="00974EF5" w14:paraId="1A3F47C2" w14:textId="24F8DD20" w:rsidTr="00C34441">
        <w:trPr>
          <w:trHeight w:val="1288"/>
          <w:del w:id="2017"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766B0406" w14:textId="60DAD0E5" w:rsidR="00B11582" w:rsidRPr="00AB1D00" w:rsidDel="00974EF5" w:rsidRDefault="00B11582" w:rsidP="00974EF5">
            <w:pPr>
              <w:tabs>
                <w:tab w:val="left" w:pos="3200"/>
              </w:tabs>
              <w:spacing w:line="480" w:lineRule="auto"/>
              <w:ind w:left="720" w:firstLine="0"/>
              <w:rPr>
                <w:del w:id="2018" w:author="Cheick Traoré" w:date="2026-01-07T16:26:00Z" w16du:dateUtc="2026-01-07T16:26:00Z"/>
                <w:rFonts w:ascii="Times New Roman" w:hAnsi="Times New Roman" w:cs="Times New Roman"/>
              </w:rPr>
              <w:pPrChange w:id="2019" w:author="Cheick Traoré" w:date="2026-01-07T16:26:00Z" w16du:dateUtc="2026-01-07T16:26:00Z">
                <w:pPr>
                  <w:spacing w:after="0" w:line="480" w:lineRule="auto"/>
                  <w:ind w:left="0" w:firstLine="0"/>
                </w:pPr>
              </w:pPrChange>
            </w:pPr>
            <w:del w:id="2020" w:author="Cheick Traoré" w:date="2026-01-07T16:26:00Z" w16du:dateUtc="2026-01-07T16:26:00Z">
              <w:r w:rsidRPr="00AB1D00" w:rsidDel="00974EF5">
                <w:rPr>
                  <w:rFonts w:ascii="Times New Roman" w:hAnsi="Times New Roman" w:cs="Times New Roman"/>
                </w:rPr>
                <w:delText>TYPE_RUBRIQUE_id</w:delText>
              </w:r>
            </w:del>
          </w:p>
          <w:p w14:paraId="687679A2" w14:textId="458CC944" w:rsidR="00B11582" w:rsidRPr="00AB1D00" w:rsidDel="00974EF5" w:rsidRDefault="00B11582" w:rsidP="00974EF5">
            <w:pPr>
              <w:tabs>
                <w:tab w:val="left" w:pos="3200"/>
              </w:tabs>
              <w:spacing w:line="480" w:lineRule="auto"/>
              <w:ind w:left="720" w:firstLine="0"/>
              <w:rPr>
                <w:del w:id="2021" w:author="Cheick Traoré" w:date="2026-01-07T16:26:00Z" w16du:dateUtc="2026-01-07T16:26:00Z"/>
                <w:rFonts w:ascii="Times New Roman" w:hAnsi="Times New Roman" w:cs="Times New Roman"/>
              </w:rPr>
              <w:pPrChange w:id="2022" w:author="Cheick Traoré" w:date="2026-01-07T16:26:00Z" w16du:dateUtc="2026-01-07T16:26:00Z">
                <w:pPr>
                  <w:spacing w:after="0" w:line="480" w:lineRule="auto"/>
                  <w:ind w:left="0" w:firstLine="0"/>
                </w:pPr>
              </w:pPrChange>
            </w:pPr>
          </w:p>
          <w:p w14:paraId="614181C9" w14:textId="45121B02" w:rsidR="00B11582" w:rsidRPr="00AB1D00" w:rsidDel="00974EF5" w:rsidRDefault="00B11582" w:rsidP="00974EF5">
            <w:pPr>
              <w:tabs>
                <w:tab w:val="left" w:pos="3200"/>
              </w:tabs>
              <w:spacing w:line="480" w:lineRule="auto"/>
              <w:ind w:left="720" w:firstLine="0"/>
              <w:rPr>
                <w:del w:id="2023" w:author="Cheick Traoré" w:date="2026-01-07T16:26:00Z" w16du:dateUtc="2026-01-07T16:26:00Z"/>
                <w:rFonts w:ascii="Times New Roman" w:hAnsi="Times New Roman" w:cs="Times New Roman"/>
              </w:rPr>
              <w:pPrChange w:id="2024" w:author="Cheick Traoré" w:date="2026-01-07T16:26:00Z" w16du:dateUtc="2026-01-07T16:26:00Z">
                <w:pPr>
                  <w:spacing w:after="0" w:line="480" w:lineRule="auto"/>
                  <w:ind w:left="0" w:firstLine="0"/>
                </w:pPr>
              </w:pPrChange>
            </w:pPr>
          </w:p>
          <w:p w14:paraId="02864209" w14:textId="62A2E561" w:rsidR="00B11582" w:rsidRPr="00AB1D00" w:rsidDel="00974EF5" w:rsidRDefault="00B11582" w:rsidP="00974EF5">
            <w:pPr>
              <w:tabs>
                <w:tab w:val="left" w:pos="3200"/>
              </w:tabs>
              <w:spacing w:line="480" w:lineRule="auto"/>
              <w:ind w:left="720" w:firstLine="0"/>
              <w:rPr>
                <w:del w:id="2025" w:author="Cheick Traoré" w:date="2026-01-07T16:26:00Z" w16du:dateUtc="2026-01-07T16:26:00Z"/>
                <w:rFonts w:ascii="Times New Roman" w:hAnsi="Times New Roman" w:cs="Times New Roman"/>
              </w:rPr>
              <w:pPrChange w:id="2026" w:author="Cheick Traoré" w:date="2026-01-07T16:26:00Z" w16du:dateUtc="2026-01-07T16:26:00Z">
                <w:pPr>
                  <w:spacing w:after="0" w:line="480" w:lineRule="auto"/>
                  <w:ind w:left="2" w:firstLine="0"/>
                </w:pPr>
              </w:pPrChange>
            </w:pPr>
            <w:del w:id="2027" w:author="Cheick Traoré" w:date="2026-01-07T16:26:00Z" w16du:dateUtc="2026-01-07T16:26:00Z">
              <w:r w:rsidRPr="00AB1D00" w:rsidDel="00974EF5">
                <w:rPr>
                  <w:rFonts w:ascii="Times New Roman" w:hAnsi="Times New Roman" w:cs="Times New Roman"/>
                </w:rPr>
                <w:delText>TYPE_RUBRIQUE_libelle</w:delText>
              </w:r>
            </w:del>
          </w:p>
        </w:tc>
        <w:tc>
          <w:tcPr>
            <w:tcW w:w="2334" w:type="dxa"/>
            <w:tcBorders>
              <w:top w:val="single" w:sz="4" w:space="0" w:color="000000"/>
              <w:left w:val="single" w:sz="4" w:space="0" w:color="000000"/>
              <w:bottom w:val="single" w:sz="4" w:space="0" w:color="000000"/>
              <w:right w:val="single" w:sz="4" w:space="0" w:color="000000"/>
            </w:tcBorders>
          </w:tcPr>
          <w:p w14:paraId="33DF3904" w14:textId="1E46A949" w:rsidR="00B11582" w:rsidRPr="00AB1D00" w:rsidDel="00974EF5" w:rsidRDefault="00B11582" w:rsidP="00974EF5">
            <w:pPr>
              <w:tabs>
                <w:tab w:val="left" w:pos="3200"/>
              </w:tabs>
              <w:spacing w:line="480" w:lineRule="auto"/>
              <w:ind w:left="720" w:firstLine="0"/>
              <w:rPr>
                <w:del w:id="2028" w:author="Cheick Traoré" w:date="2026-01-07T16:26:00Z" w16du:dateUtc="2026-01-07T16:26:00Z"/>
                <w:rFonts w:ascii="Times New Roman" w:hAnsi="Times New Roman" w:cs="Times New Roman"/>
              </w:rPr>
              <w:pPrChange w:id="2029" w:author="Cheick Traoré" w:date="2026-01-07T16:26:00Z" w16du:dateUtc="2026-01-07T16:26:00Z">
                <w:pPr>
                  <w:spacing w:after="0" w:line="480" w:lineRule="auto"/>
                  <w:ind w:left="2" w:firstLine="0"/>
                </w:pPr>
              </w:pPrChange>
            </w:pPr>
            <w:del w:id="2030" w:author="Cheick Traoré" w:date="2026-01-07T16:26:00Z" w16du:dateUtc="2026-01-07T16:26:00Z">
              <w:r w:rsidRPr="00AB1D00" w:rsidDel="00974EF5">
                <w:rPr>
                  <w:rFonts w:ascii="Times New Roman" w:hAnsi="Times New Roman" w:cs="Times New Roman"/>
                </w:rPr>
                <w:delText>Id du Type de la rubrique</w:delText>
              </w:r>
            </w:del>
          </w:p>
          <w:p w14:paraId="21C54182" w14:textId="17D91057" w:rsidR="00B11582" w:rsidRPr="00AB1D00" w:rsidDel="00974EF5" w:rsidRDefault="00B11582" w:rsidP="00974EF5">
            <w:pPr>
              <w:tabs>
                <w:tab w:val="left" w:pos="3200"/>
              </w:tabs>
              <w:spacing w:line="480" w:lineRule="auto"/>
              <w:ind w:left="720" w:firstLine="0"/>
              <w:rPr>
                <w:del w:id="2031" w:author="Cheick Traoré" w:date="2026-01-07T16:26:00Z" w16du:dateUtc="2026-01-07T16:26:00Z"/>
                <w:rFonts w:ascii="Times New Roman" w:hAnsi="Times New Roman" w:cs="Times New Roman"/>
              </w:rPr>
              <w:pPrChange w:id="2032" w:author="Cheick Traoré" w:date="2026-01-07T16:26:00Z" w16du:dateUtc="2026-01-07T16:26:00Z">
                <w:pPr>
                  <w:spacing w:after="0" w:line="480" w:lineRule="auto"/>
                  <w:ind w:left="2" w:firstLine="0"/>
                </w:pPr>
              </w:pPrChange>
            </w:pPr>
          </w:p>
          <w:p w14:paraId="739FFD74" w14:textId="7D54A3A2" w:rsidR="00B11582" w:rsidRPr="00AB1D00" w:rsidDel="00974EF5" w:rsidRDefault="00B11582" w:rsidP="00974EF5">
            <w:pPr>
              <w:tabs>
                <w:tab w:val="left" w:pos="3200"/>
              </w:tabs>
              <w:spacing w:line="480" w:lineRule="auto"/>
              <w:ind w:left="720" w:firstLine="0"/>
              <w:rPr>
                <w:del w:id="2033" w:author="Cheick Traoré" w:date="2026-01-07T16:26:00Z" w16du:dateUtc="2026-01-07T16:26:00Z"/>
                <w:rFonts w:ascii="Times New Roman" w:hAnsi="Times New Roman" w:cs="Times New Roman"/>
              </w:rPr>
              <w:pPrChange w:id="2034" w:author="Cheick Traoré" w:date="2026-01-07T16:26:00Z" w16du:dateUtc="2026-01-07T16:26:00Z">
                <w:pPr>
                  <w:spacing w:after="0" w:line="480" w:lineRule="auto"/>
                  <w:ind w:left="2" w:firstLine="0"/>
                </w:pPr>
              </w:pPrChange>
            </w:pPr>
            <w:del w:id="2035" w:author="Cheick Traoré" w:date="2026-01-07T16:26:00Z" w16du:dateUtc="2026-01-07T16:26:00Z">
              <w:r w:rsidRPr="00AB1D00" w:rsidDel="00974EF5">
                <w:rPr>
                  <w:rFonts w:ascii="Times New Roman" w:hAnsi="Times New Roman" w:cs="Times New Roman"/>
                </w:rPr>
                <w:delText>Libellé du Type de la rubrique</w:delText>
              </w:r>
            </w:del>
          </w:p>
        </w:tc>
        <w:tc>
          <w:tcPr>
            <w:tcW w:w="710" w:type="dxa"/>
            <w:tcBorders>
              <w:top w:val="single" w:sz="4" w:space="0" w:color="000000"/>
              <w:left w:val="single" w:sz="4" w:space="0" w:color="000000"/>
              <w:bottom w:val="single" w:sz="4" w:space="0" w:color="000000"/>
              <w:right w:val="single" w:sz="4" w:space="0" w:color="000000"/>
            </w:tcBorders>
          </w:tcPr>
          <w:p w14:paraId="134B7A89" w14:textId="7DD55486" w:rsidR="00B11582" w:rsidRPr="00AB1D00" w:rsidDel="00974EF5" w:rsidRDefault="00B11582" w:rsidP="00974EF5">
            <w:pPr>
              <w:tabs>
                <w:tab w:val="left" w:pos="3200"/>
              </w:tabs>
              <w:spacing w:line="480" w:lineRule="auto"/>
              <w:ind w:left="720" w:firstLine="0"/>
              <w:rPr>
                <w:del w:id="2036" w:author="Cheick Traoré" w:date="2026-01-07T16:26:00Z" w16du:dateUtc="2026-01-07T16:26:00Z"/>
                <w:rFonts w:ascii="Times New Roman" w:hAnsi="Times New Roman" w:cs="Times New Roman"/>
              </w:rPr>
              <w:pPrChange w:id="2037" w:author="Cheick Traoré" w:date="2026-01-07T16:26:00Z" w16du:dateUtc="2026-01-07T16:26:00Z">
                <w:pPr>
                  <w:spacing w:after="0" w:line="480" w:lineRule="auto"/>
                  <w:ind w:left="113" w:firstLine="0"/>
                  <w:jc w:val="center"/>
                </w:pPr>
              </w:pPrChange>
            </w:pPr>
            <w:del w:id="2038" w:author="Cheick Traoré" w:date="2026-01-07T16:26:00Z" w16du:dateUtc="2026-01-07T16:26:00Z">
              <w:r w:rsidDel="00974EF5">
                <w:rPr>
                  <w:rFonts w:ascii="Times New Roman" w:hAnsi="Times New Roman" w:cs="Times New Roman"/>
                </w:rPr>
                <w:delText>AN</w:delText>
              </w:r>
            </w:del>
          </w:p>
          <w:p w14:paraId="1CDAA87A" w14:textId="7C1891E9" w:rsidR="00B11582" w:rsidRPr="00AB1D00" w:rsidDel="00974EF5" w:rsidRDefault="00B11582" w:rsidP="00974EF5">
            <w:pPr>
              <w:tabs>
                <w:tab w:val="left" w:pos="3200"/>
              </w:tabs>
              <w:spacing w:line="480" w:lineRule="auto"/>
              <w:ind w:left="720" w:firstLine="0"/>
              <w:rPr>
                <w:del w:id="2039" w:author="Cheick Traoré" w:date="2026-01-07T16:26:00Z" w16du:dateUtc="2026-01-07T16:26:00Z"/>
                <w:rFonts w:ascii="Times New Roman" w:hAnsi="Times New Roman" w:cs="Times New Roman"/>
              </w:rPr>
              <w:pPrChange w:id="2040" w:author="Cheick Traoré" w:date="2026-01-07T16:26:00Z" w16du:dateUtc="2026-01-07T16:26:00Z">
                <w:pPr>
                  <w:spacing w:after="0" w:line="480" w:lineRule="auto"/>
                  <w:ind w:left="113" w:firstLine="0"/>
                </w:pPr>
              </w:pPrChange>
            </w:pPr>
          </w:p>
        </w:tc>
        <w:tc>
          <w:tcPr>
            <w:tcW w:w="694" w:type="dxa"/>
            <w:tcBorders>
              <w:top w:val="single" w:sz="4" w:space="0" w:color="000000"/>
              <w:left w:val="single" w:sz="4" w:space="0" w:color="000000"/>
              <w:bottom w:val="single" w:sz="4" w:space="0" w:color="000000"/>
              <w:right w:val="single" w:sz="4" w:space="0" w:color="000000"/>
            </w:tcBorders>
          </w:tcPr>
          <w:p w14:paraId="6299DED4" w14:textId="5912B84D" w:rsidR="00B11582" w:rsidRPr="00AB1D00" w:rsidDel="00974EF5" w:rsidRDefault="00B11582" w:rsidP="00974EF5">
            <w:pPr>
              <w:tabs>
                <w:tab w:val="left" w:pos="3200"/>
              </w:tabs>
              <w:spacing w:line="480" w:lineRule="auto"/>
              <w:ind w:left="720" w:firstLine="0"/>
              <w:rPr>
                <w:del w:id="2041" w:author="Cheick Traoré" w:date="2026-01-07T16:26:00Z" w16du:dateUtc="2026-01-07T16:26:00Z"/>
                <w:rFonts w:ascii="Times New Roman" w:hAnsi="Times New Roman" w:cs="Times New Roman"/>
              </w:rPr>
              <w:pPrChange w:id="2042" w:author="Cheick Traoré" w:date="2026-01-07T16:26:00Z" w16du:dateUtc="2026-01-07T16:26:00Z">
                <w:pPr>
                  <w:spacing w:after="0" w:line="480" w:lineRule="auto"/>
                  <w:ind w:left="0" w:right="51" w:firstLine="0"/>
                  <w:jc w:val="center"/>
                </w:pPr>
              </w:pPrChange>
            </w:pPr>
            <w:del w:id="2043" w:author="Cheick Traoré" w:date="2026-01-07T16:26:00Z" w16du:dateUtc="2026-01-07T16:26:00Z">
              <w:r w:rsidDel="00974EF5">
                <w:rPr>
                  <w:rFonts w:ascii="Times New Roman" w:hAnsi="Times New Roman" w:cs="Times New Roman"/>
                </w:rPr>
                <w:delText>36</w:delText>
              </w:r>
            </w:del>
          </w:p>
          <w:p w14:paraId="44064587" w14:textId="3E3558CF" w:rsidR="00B11582" w:rsidRPr="00AB1D00" w:rsidDel="00974EF5" w:rsidRDefault="00B11582" w:rsidP="00974EF5">
            <w:pPr>
              <w:tabs>
                <w:tab w:val="left" w:pos="3200"/>
              </w:tabs>
              <w:spacing w:line="480" w:lineRule="auto"/>
              <w:ind w:left="720" w:firstLine="0"/>
              <w:rPr>
                <w:del w:id="2044" w:author="Cheick Traoré" w:date="2026-01-07T16:26:00Z" w16du:dateUtc="2026-01-07T16:26:00Z"/>
                <w:rFonts w:ascii="Times New Roman" w:hAnsi="Times New Roman" w:cs="Times New Roman"/>
              </w:rPr>
              <w:pPrChange w:id="2045" w:author="Cheick Traoré" w:date="2026-01-07T16:26:00Z" w16du:dateUtc="2026-01-07T16:26:00Z">
                <w:pPr>
                  <w:spacing w:after="0" w:line="480" w:lineRule="auto"/>
                  <w:ind w:left="0" w:right="51" w:firstLine="0"/>
                  <w:jc w:val="center"/>
                </w:pPr>
              </w:pPrChange>
            </w:pPr>
          </w:p>
          <w:p w14:paraId="3FA63611" w14:textId="1F9CDA30" w:rsidR="00B11582" w:rsidDel="00974EF5" w:rsidRDefault="00B11582" w:rsidP="00974EF5">
            <w:pPr>
              <w:tabs>
                <w:tab w:val="left" w:pos="3200"/>
              </w:tabs>
              <w:spacing w:line="480" w:lineRule="auto"/>
              <w:ind w:left="720" w:firstLine="0"/>
              <w:rPr>
                <w:del w:id="2046" w:author="Cheick Traoré" w:date="2026-01-07T16:26:00Z" w16du:dateUtc="2026-01-07T16:26:00Z"/>
                <w:rFonts w:ascii="Times New Roman" w:hAnsi="Times New Roman" w:cs="Times New Roman"/>
              </w:rPr>
              <w:pPrChange w:id="2047" w:author="Cheick Traoré" w:date="2026-01-07T16:26:00Z" w16du:dateUtc="2026-01-07T16:26:00Z">
                <w:pPr>
                  <w:spacing w:after="0" w:line="480" w:lineRule="auto"/>
                  <w:ind w:left="0" w:right="51" w:firstLine="0"/>
                  <w:jc w:val="center"/>
                </w:pPr>
              </w:pPrChange>
            </w:pPr>
          </w:p>
          <w:p w14:paraId="7EDFBE32" w14:textId="2CBF2522" w:rsidR="00B11582" w:rsidRPr="00AB1D00" w:rsidDel="00974EF5" w:rsidRDefault="00B11582" w:rsidP="00974EF5">
            <w:pPr>
              <w:tabs>
                <w:tab w:val="left" w:pos="3200"/>
              </w:tabs>
              <w:spacing w:line="480" w:lineRule="auto"/>
              <w:ind w:left="720" w:firstLine="0"/>
              <w:rPr>
                <w:del w:id="2048" w:author="Cheick Traoré" w:date="2026-01-07T16:26:00Z" w16du:dateUtc="2026-01-07T16:26:00Z"/>
                <w:rFonts w:ascii="Times New Roman" w:hAnsi="Times New Roman" w:cs="Times New Roman"/>
              </w:rPr>
              <w:pPrChange w:id="2049" w:author="Cheick Traoré" w:date="2026-01-07T16:26:00Z" w16du:dateUtc="2026-01-07T16:26:00Z">
                <w:pPr>
                  <w:spacing w:after="0" w:line="480" w:lineRule="auto"/>
                  <w:ind w:left="0" w:right="51" w:firstLine="0"/>
                </w:pPr>
              </w:pPrChange>
            </w:pPr>
            <w:del w:id="2050"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68908DE1" w14:textId="3C006750" w:rsidR="00B11582" w:rsidRPr="00AB1D00" w:rsidDel="00974EF5" w:rsidRDefault="00B11582" w:rsidP="00974EF5">
            <w:pPr>
              <w:tabs>
                <w:tab w:val="left" w:pos="3200"/>
              </w:tabs>
              <w:spacing w:line="480" w:lineRule="auto"/>
              <w:ind w:left="720" w:firstLine="0"/>
              <w:rPr>
                <w:del w:id="2051" w:author="Cheick Traoré" w:date="2026-01-07T16:26:00Z" w16du:dateUtc="2026-01-07T16:26:00Z"/>
                <w:rFonts w:ascii="Times New Roman" w:hAnsi="Times New Roman" w:cs="Times New Roman"/>
              </w:rPr>
              <w:pPrChange w:id="2052" w:author="Cheick Traoré" w:date="2026-01-07T16:26:00Z" w16du:dateUtc="2026-01-07T16:26:00Z">
                <w:pPr>
                  <w:spacing w:after="0" w:line="480" w:lineRule="auto"/>
                  <w:ind w:left="0" w:right="41" w:firstLine="0"/>
                </w:pPr>
              </w:pPrChange>
            </w:pPr>
            <w:del w:id="2053" w:author="Cheick Traoré" w:date="2026-01-07T16:26:00Z" w16du:dateUtc="2026-01-07T16:26:00Z">
              <w:r w:rsidRPr="00AB1D00" w:rsidDel="00974EF5">
                <w:rPr>
                  <w:rFonts w:ascii="Times New Roman" w:hAnsi="Times New Roman" w:cs="Times New Roman"/>
                </w:rPr>
                <w:delText xml:space="preserve">E </w:delText>
              </w:r>
            </w:del>
          </w:p>
          <w:p w14:paraId="02FFF21B" w14:textId="7688395B" w:rsidR="00B11582" w:rsidRPr="00AB1D00" w:rsidDel="00974EF5" w:rsidRDefault="00B11582" w:rsidP="00974EF5">
            <w:pPr>
              <w:tabs>
                <w:tab w:val="left" w:pos="3200"/>
              </w:tabs>
              <w:spacing w:line="480" w:lineRule="auto"/>
              <w:ind w:left="720" w:firstLine="0"/>
              <w:rPr>
                <w:del w:id="2054" w:author="Cheick Traoré" w:date="2026-01-07T16:26:00Z" w16du:dateUtc="2026-01-07T16:26:00Z"/>
                <w:rFonts w:ascii="Times New Roman" w:hAnsi="Times New Roman" w:cs="Times New Roman"/>
              </w:rPr>
              <w:pPrChange w:id="2055" w:author="Cheick Traoré" w:date="2026-01-07T16:26:00Z" w16du:dateUtc="2026-01-07T16:26:00Z">
                <w:pPr>
                  <w:spacing w:after="0" w:line="480" w:lineRule="auto"/>
                  <w:ind w:left="0" w:right="41" w:firstLine="0"/>
                </w:pPr>
              </w:pPrChange>
            </w:pPr>
          </w:p>
          <w:p w14:paraId="0C9FEB8D" w14:textId="630D5B55" w:rsidR="00B11582" w:rsidRPr="00AB1D00" w:rsidDel="00974EF5" w:rsidRDefault="00B11582" w:rsidP="00974EF5">
            <w:pPr>
              <w:tabs>
                <w:tab w:val="left" w:pos="3200"/>
              </w:tabs>
              <w:spacing w:line="480" w:lineRule="auto"/>
              <w:ind w:left="720" w:firstLine="0"/>
              <w:rPr>
                <w:del w:id="2056" w:author="Cheick Traoré" w:date="2026-01-07T16:26:00Z" w16du:dateUtc="2026-01-07T16:26:00Z"/>
                <w:rFonts w:ascii="Times New Roman" w:hAnsi="Times New Roman" w:cs="Times New Roman"/>
              </w:rPr>
              <w:pPrChange w:id="2057" w:author="Cheick Traoré" w:date="2026-01-07T16:26:00Z" w16du:dateUtc="2026-01-07T16:26:00Z">
                <w:pPr>
                  <w:spacing w:after="0" w:line="480" w:lineRule="auto"/>
                  <w:ind w:left="0" w:right="41" w:firstLine="0"/>
                </w:pPr>
              </w:pPrChange>
            </w:pPr>
            <w:del w:id="2058" w:author="Cheick Traoré" w:date="2026-01-07T16:26:00Z" w16du:dateUtc="2026-01-07T16:26:00Z">
              <w:r w:rsidRPr="00AB1D00" w:rsidDel="00974EF5">
                <w:rPr>
                  <w:rFonts w:ascii="Times New Roman" w:hAnsi="Times New Roman" w:cs="Times New Roman"/>
                </w:rPr>
                <w:delText xml:space="preserve">E </w:delText>
              </w:r>
            </w:del>
          </w:p>
        </w:tc>
        <w:tc>
          <w:tcPr>
            <w:tcW w:w="846" w:type="dxa"/>
            <w:tcBorders>
              <w:top w:val="single" w:sz="4" w:space="0" w:color="000000"/>
              <w:left w:val="single" w:sz="4" w:space="0" w:color="000000"/>
              <w:bottom w:val="single" w:sz="4" w:space="0" w:color="000000"/>
              <w:right w:val="single" w:sz="4" w:space="0" w:color="000000"/>
            </w:tcBorders>
          </w:tcPr>
          <w:p w14:paraId="48CD6239" w14:textId="1275AEB6" w:rsidR="00B11582" w:rsidRPr="00AB1D00" w:rsidDel="00974EF5" w:rsidRDefault="00B11582" w:rsidP="00974EF5">
            <w:pPr>
              <w:tabs>
                <w:tab w:val="left" w:pos="3200"/>
              </w:tabs>
              <w:spacing w:line="480" w:lineRule="auto"/>
              <w:ind w:left="720" w:firstLine="0"/>
              <w:rPr>
                <w:del w:id="2059" w:author="Cheick Traoré" w:date="2026-01-07T16:26:00Z" w16du:dateUtc="2026-01-07T16:26:00Z"/>
                <w:rFonts w:ascii="Times New Roman" w:hAnsi="Times New Roman" w:cs="Times New Roman"/>
              </w:rPr>
              <w:pPrChange w:id="2060" w:author="Cheick Traoré" w:date="2026-01-07T16:26:00Z" w16du:dateUtc="2026-01-07T16:26:00Z">
                <w:pPr>
                  <w:spacing w:after="0" w:line="480" w:lineRule="auto"/>
                  <w:ind w:left="82" w:firstLine="0"/>
                </w:pPr>
              </w:pPrChange>
            </w:pPr>
            <w:del w:id="2061" w:author="Cheick Traoré" w:date="2026-01-07T16:26:00Z" w16du:dateUtc="2026-01-07T16:26:00Z">
              <w:r w:rsidRPr="00AB1D00" w:rsidDel="00974EF5">
                <w:rPr>
                  <w:rFonts w:ascii="Times New Roman" w:hAnsi="Times New Roman" w:cs="Times New Roman"/>
                </w:rPr>
                <w:delText>SIG</w:delText>
              </w:r>
            </w:del>
          </w:p>
          <w:p w14:paraId="6E1C2888" w14:textId="47BC45FF" w:rsidR="00B11582" w:rsidRPr="00AB1D00" w:rsidDel="00974EF5" w:rsidRDefault="00B11582" w:rsidP="00974EF5">
            <w:pPr>
              <w:tabs>
                <w:tab w:val="left" w:pos="3200"/>
              </w:tabs>
              <w:spacing w:line="480" w:lineRule="auto"/>
              <w:ind w:left="720" w:firstLine="0"/>
              <w:rPr>
                <w:del w:id="2062" w:author="Cheick Traoré" w:date="2026-01-07T16:26:00Z" w16du:dateUtc="2026-01-07T16:26:00Z"/>
                <w:rFonts w:ascii="Times New Roman" w:hAnsi="Times New Roman" w:cs="Times New Roman"/>
              </w:rPr>
              <w:pPrChange w:id="2063" w:author="Cheick Traoré" w:date="2026-01-07T16:26:00Z" w16du:dateUtc="2026-01-07T16:26:00Z">
                <w:pPr>
                  <w:spacing w:after="0" w:line="480" w:lineRule="auto"/>
                  <w:ind w:left="82" w:firstLine="0"/>
                </w:pPr>
              </w:pPrChange>
            </w:pPr>
            <w:del w:id="2064" w:author="Cheick Traoré" w:date="2026-01-07T16:26:00Z" w16du:dateUtc="2026-01-07T16:26:00Z">
              <w:r w:rsidRPr="00AB1D00" w:rsidDel="00974EF5">
                <w:rPr>
                  <w:rFonts w:ascii="Times New Roman" w:hAnsi="Times New Roman" w:cs="Times New Roman"/>
                </w:rPr>
                <w:delText xml:space="preserve"> </w:delText>
              </w:r>
            </w:del>
          </w:p>
          <w:p w14:paraId="494BDEF8" w14:textId="1CD6253A" w:rsidR="00B11582" w:rsidRPr="00AB1D00" w:rsidDel="00974EF5" w:rsidRDefault="00B11582" w:rsidP="00974EF5">
            <w:pPr>
              <w:tabs>
                <w:tab w:val="left" w:pos="3200"/>
              </w:tabs>
              <w:spacing w:line="480" w:lineRule="auto"/>
              <w:ind w:left="720" w:firstLine="0"/>
              <w:rPr>
                <w:del w:id="2065" w:author="Cheick Traoré" w:date="2026-01-07T16:26:00Z" w16du:dateUtc="2026-01-07T16:26:00Z"/>
                <w:rFonts w:ascii="Times New Roman" w:hAnsi="Times New Roman" w:cs="Times New Roman"/>
              </w:rPr>
              <w:pPrChange w:id="2066" w:author="Cheick Traoré" w:date="2026-01-07T16:26:00Z" w16du:dateUtc="2026-01-07T16:26:00Z">
                <w:pPr>
                  <w:spacing w:after="0" w:line="480" w:lineRule="auto"/>
                  <w:ind w:left="82" w:firstLine="0"/>
                </w:pPr>
              </w:pPrChange>
            </w:pPr>
            <w:del w:id="2067" w:author="Cheick Traoré" w:date="2026-01-07T16:26:00Z" w16du:dateUtc="2026-01-07T16:26:00Z">
              <w:r w:rsidRPr="00AB1D00" w:rsidDel="00974EF5">
                <w:rPr>
                  <w:rFonts w:ascii="Times New Roman" w:hAnsi="Times New Roman" w:cs="Times New Roman"/>
                </w:rPr>
                <w:delText xml:space="preserve">SIG </w:delText>
              </w:r>
            </w:del>
          </w:p>
        </w:tc>
        <w:tc>
          <w:tcPr>
            <w:tcW w:w="1134" w:type="dxa"/>
            <w:tcBorders>
              <w:top w:val="single" w:sz="4" w:space="0" w:color="000000"/>
              <w:left w:val="single" w:sz="4" w:space="0" w:color="000000"/>
              <w:bottom w:val="single" w:sz="4" w:space="0" w:color="000000"/>
              <w:right w:val="single" w:sz="4" w:space="0" w:color="000000"/>
            </w:tcBorders>
          </w:tcPr>
          <w:p w14:paraId="7EB5A9C8" w14:textId="5E5ED086" w:rsidR="00B11582" w:rsidRPr="00AB1D00" w:rsidDel="00974EF5" w:rsidRDefault="00B11582" w:rsidP="00974EF5">
            <w:pPr>
              <w:tabs>
                <w:tab w:val="left" w:pos="3200"/>
              </w:tabs>
              <w:spacing w:line="480" w:lineRule="auto"/>
              <w:ind w:left="720" w:firstLine="0"/>
              <w:rPr>
                <w:del w:id="2068" w:author="Cheick Traoré" w:date="2026-01-07T16:26:00Z" w16du:dateUtc="2026-01-07T16:26:00Z"/>
                <w:rFonts w:ascii="Times New Roman" w:hAnsi="Times New Roman" w:cs="Times New Roman"/>
              </w:rPr>
              <w:pPrChange w:id="2069" w:author="Cheick Traoré" w:date="2026-01-07T16:26:00Z" w16du:dateUtc="2026-01-07T16:26:00Z">
                <w:pPr>
                  <w:spacing w:after="0" w:line="480" w:lineRule="auto"/>
                  <w:ind w:left="0" w:firstLine="0"/>
                </w:pPr>
              </w:pPrChange>
            </w:pPr>
            <w:del w:id="2070" w:author="Cheick Traoré" w:date="2026-01-07T16:26:00Z" w16du:dateUtc="2026-01-07T16:26:00Z">
              <w:r w:rsidRPr="00AB1D00" w:rsidDel="00974EF5">
                <w:rPr>
                  <w:rFonts w:ascii="Times New Roman" w:hAnsi="Times New Roman" w:cs="Times New Roman"/>
                </w:rPr>
                <w:delText xml:space="preserve">ID </w:delText>
              </w:r>
            </w:del>
          </w:p>
        </w:tc>
        <w:tc>
          <w:tcPr>
            <w:tcW w:w="2962" w:type="dxa"/>
          </w:tcPr>
          <w:p w14:paraId="74062A37" w14:textId="76729631" w:rsidR="00B11582" w:rsidRPr="00AB1D00" w:rsidDel="00974EF5" w:rsidRDefault="00B11582" w:rsidP="00974EF5">
            <w:pPr>
              <w:tabs>
                <w:tab w:val="left" w:pos="3200"/>
              </w:tabs>
              <w:spacing w:line="480" w:lineRule="auto"/>
              <w:ind w:left="720" w:firstLine="0"/>
              <w:rPr>
                <w:del w:id="2071" w:author="Cheick Traoré" w:date="2026-01-07T16:26:00Z" w16du:dateUtc="2026-01-07T16:26:00Z"/>
                <w:rFonts w:ascii="Times New Roman" w:hAnsi="Times New Roman" w:cs="Times New Roman"/>
              </w:rPr>
              <w:pPrChange w:id="2072" w:author="Cheick Traoré" w:date="2026-01-07T16:26:00Z" w16du:dateUtc="2026-01-07T16:26:00Z">
                <w:pPr>
                  <w:spacing w:after="0" w:line="480" w:lineRule="auto"/>
                  <w:ind w:left="0" w:firstLine="0"/>
                </w:pPr>
              </w:pPrChange>
            </w:pPr>
          </w:p>
        </w:tc>
      </w:tr>
      <w:tr w:rsidR="00B11582" w:rsidRPr="00AB1D00" w:rsidDel="00974EF5" w14:paraId="035BC560" w14:textId="5F483C25" w:rsidTr="00C34441">
        <w:trPr>
          <w:trHeight w:val="866"/>
          <w:del w:id="2073"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7D54DFBE" w14:textId="7A47C9E5" w:rsidR="00B11582" w:rsidRPr="00AB1D00" w:rsidDel="00974EF5" w:rsidRDefault="00B11582" w:rsidP="00974EF5">
            <w:pPr>
              <w:tabs>
                <w:tab w:val="left" w:pos="3200"/>
              </w:tabs>
              <w:spacing w:line="480" w:lineRule="auto"/>
              <w:ind w:left="720" w:firstLine="0"/>
              <w:rPr>
                <w:del w:id="2074" w:author="Cheick Traoré" w:date="2026-01-07T16:26:00Z" w16du:dateUtc="2026-01-07T16:26:00Z"/>
                <w:rFonts w:ascii="Times New Roman" w:hAnsi="Times New Roman" w:cs="Times New Roman"/>
              </w:rPr>
              <w:pPrChange w:id="2075" w:author="Cheick Traoré" w:date="2026-01-07T16:26:00Z" w16du:dateUtc="2026-01-07T16:26:00Z">
                <w:pPr>
                  <w:spacing w:after="0" w:line="480" w:lineRule="auto"/>
                  <w:ind w:left="2" w:firstLine="0"/>
                </w:pPr>
              </w:pPrChange>
            </w:pPr>
            <w:del w:id="2076" w:author="Cheick Traoré" w:date="2026-01-07T16:26:00Z" w16du:dateUtc="2026-01-07T16:26:00Z">
              <w:r w:rsidRPr="00AB1D00" w:rsidDel="00974EF5">
                <w:rPr>
                  <w:rFonts w:ascii="Times New Roman" w:hAnsi="Times New Roman" w:cs="Times New Roman"/>
                </w:rPr>
                <w:delText>CADRAGE_id</w:delText>
              </w:r>
            </w:del>
          </w:p>
          <w:p w14:paraId="211CAFB9" w14:textId="2F195C04" w:rsidR="00B11582" w:rsidRPr="00AB1D00" w:rsidDel="00974EF5" w:rsidRDefault="00B11582" w:rsidP="00974EF5">
            <w:pPr>
              <w:tabs>
                <w:tab w:val="left" w:pos="3200"/>
              </w:tabs>
              <w:spacing w:line="480" w:lineRule="auto"/>
              <w:ind w:left="720" w:firstLine="0"/>
              <w:rPr>
                <w:del w:id="2077" w:author="Cheick Traoré" w:date="2026-01-07T16:26:00Z" w16du:dateUtc="2026-01-07T16:26:00Z"/>
                <w:rFonts w:ascii="Times New Roman" w:hAnsi="Times New Roman" w:cs="Times New Roman"/>
              </w:rPr>
              <w:pPrChange w:id="2078" w:author="Cheick Traoré" w:date="2026-01-07T16:26:00Z" w16du:dateUtc="2026-01-07T16:26:00Z">
                <w:pPr>
                  <w:spacing w:after="0" w:line="480" w:lineRule="auto"/>
                  <w:ind w:left="2" w:firstLine="0"/>
                </w:pPr>
              </w:pPrChange>
            </w:pPr>
          </w:p>
          <w:p w14:paraId="6F0DCC20" w14:textId="7AEBC8CF" w:rsidR="00B11582" w:rsidRPr="00AB1D00" w:rsidDel="00974EF5" w:rsidRDefault="00B11582" w:rsidP="00974EF5">
            <w:pPr>
              <w:tabs>
                <w:tab w:val="left" w:pos="3200"/>
              </w:tabs>
              <w:spacing w:line="480" w:lineRule="auto"/>
              <w:ind w:left="720" w:firstLine="0"/>
              <w:rPr>
                <w:del w:id="2079" w:author="Cheick Traoré" w:date="2026-01-07T16:26:00Z" w16du:dateUtc="2026-01-07T16:26:00Z"/>
                <w:rFonts w:ascii="Times New Roman" w:hAnsi="Times New Roman" w:cs="Times New Roman"/>
              </w:rPr>
              <w:pPrChange w:id="2080" w:author="Cheick Traoré" w:date="2026-01-07T16:26:00Z" w16du:dateUtc="2026-01-07T16:26:00Z">
                <w:pPr>
                  <w:spacing w:after="0" w:line="480" w:lineRule="auto"/>
                  <w:ind w:left="2" w:firstLine="0"/>
                </w:pPr>
              </w:pPrChange>
            </w:pPr>
            <w:del w:id="2081" w:author="Cheick Traoré" w:date="2026-01-07T16:26:00Z" w16du:dateUtc="2026-01-07T16:26:00Z">
              <w:r w:rsidRPr="00AB1D00" w:rsidDel="00974EF5">
                <w:rPr>
                  <w:rFonts w:ascii="Times New Roman" w:hAnsi="Times New Roman" w:cs="Times New Roman"/>
                </w:rPr>
                <w:delText xml:space="preserve">CADRAGE_libelle </w:delText>
              </w:r>
            </w:del>
          </w:p>
          <w:p w14:paraId="38571A12" w14:textId="4283B8B7" w:rsidR="00B11582" w:rsidRPr="00AB1D00" w:rsidDel="00974EF5" w:rsidRDefault="00B11582" w:rsidP="00974EF5">
            <w:pPr>
              <w:tabs>
                <w:tab w:val="left" w:pos="3200"/>
              </w:tabs>
              <w:spacing w:line="480" w:lineRule="auto"/>
              <w:ind w:left="720" w:firstLine="0"/>
              <w:rPr>
                <w:del w:id="2082" w:author="Cheick Traoré" w:date="2026-01-07T16:26:00Z" w16du:dateUtc="2026-01-07T16:26:00Z"/>
                <w:rFonts w:ascii="Times New Roman" w:hAnsi="Times New Roman" w:cs="Times New Roman"/>
              </w:rPr>
              <w:pPrChange w:id="2083" w:author="Cheick Traoré" w:date="2026-01-07T16:26:00Z" w16du:dateUtc="2026-01-07T16:26:00Z">
                <w:pPr>
                  <w:spacing w:after="0" w:line="480" w:lineRule="auto"/>
                  <w:ind w:left="2" w:firstLine="0"/>
                </w:pPr>
              </w:pPrChange>
            </w:pPr>
          </w:p>
          <w:p w14:paraId="281872BC" w14:textId="525226B6" w:rsidR="00B11582" w:rsidRPr="00AB1D00" w:rsidDel="00974EF5" w:rsidRDefault="00B11582" w:rsidP="00974EF5">
            <w:pPr>
              <w:tabs>
                <w:tab w:val="left" w:pos="3200"/>
              </w:tabs>
              <w:spacing w:line="480" w:lineRule="auto"/>
              <w:ind w:left="720" w:firstLine="0"/>
              <w:rPr>
                <w:del w:id="2084" w:author="Cheick Traoré" w:date="2026-01-07T16:26:00Z" w16du:dateUtc="2026-01-07T16:26:00Z"/>
                <w:rFonts w:ascii="Times New Roman" w:hAnsi="Times New Roman" w:cs="Times New Roman"/>
              </w:rPr>
              <w:pPrChange w:id="2085" w:author="Cheick Traoré" w:date="2026-01-07T16:26:00Z" w16du:dateUtc="2026-01-07T16:26:00Z">
                <w:pPr>
                  <w:spacing w:after="0" w:line="480" w:lineRule="auto"/>
                  <w:ind w:left="2" w:firstLine="0"/>
                </w:pPr>
              </w:pPrChange>
            </w:pPr>
            <w:del w:id="2086" w:author="Cheick Traoré" w:date="2026-01-07T16:26:00Z" w16du:dateUtc="2026-01-07T16:26:00Z">
              <w:r w:rsidRPr="00AB1D00" w:rsidDel="00974EF5">
                <w:rPr>
                  <w:rFonts w:ascii="Times New Roman" w:hAnsi="Times New Roman" w:cs="Times New Roman"/>
                </w:rPr>
                <w:delText>CADRAGE_annee</w:delText>
              </w:r>
            </w:del>
          </w:p>
          <w:p w14:paraId="3A218515" w14:textId="34A3F2FA" w:rsidR="00B11582" w:rsidRPr="00AB1D00" w:rsidDel="00974EF5" w:rsidRDefault="00B11582" w:rsidP="00974EF5">
            <w:pPr>
              <w:tabs>
                <w:tab w:val="left" w:pos="3200"/>
              </w:tabs>
              <w:spacing w:line="480" w:lineRule="auto"/>
              <w:ind w:left="720" w:firstLine="0"/>
              <w:rPr>
                <w:del w:id="2087" w:author="Cheick Traoré" w:date="2026-01-07T16:26:00Z" w16du:dateUtc="2026-01-07T16:26:00Z"/>
                <w:rFonts w:ascii="Times New Roman" w:hAnsi="Times New Roman" w:cs="Times New Roman"/>
              </w:rPr>
              <w:pPrChange w:id="2088" w:author="Cheick Traoré" w:date="2026-01-07T16:26:00Z" w16du:dateUtc="2026-01-07T16:26:00Z">
                <w:pPr>
                  <w:spacing w:after="0" w:line="480" w:lineRule="auto"/>
                  <w:ind w:left="2" w:firstLine="0"/>
                </w:pPr>
              </w:pPrChange>
            </w:pPr>
          </w:p>
        </w:tc>
        <w:tc>
          <w:tcPr>
            <w:tcW w:w="2334" w:type="dxa"/>
            <w:tcBorders>
              <w:top w:val="single" w:sz="4" w:space="0" w:color="000000"/>
              <w:left w:val="single" w:sz="4" w:space="0" w:color="000000"/>
              <w:bottom w:val="single" w:sz="4" w:space="0" w:color="000000"/>
              <w:right w:val="single" w:sz="4" w:space="0" w:color="000000"/>
            </w:tcBorders>
          </w:tcPr>
          <w:p w14:paraId="10305458" w14:textId="10AD3904" w:rsidR="00B11582" w:rsidRPr="00AB1D00" w:rsidDel="00974EF5" w:rsidRDefault="00B11582" w:rsidP="00974EF5">
            <w:pPr>
              <w:tabs>
                <w:tab w:val="left" w:pos="3200"/>
              </w:tabs>
              <w:spacing w:line="480" w:lineRule="auto"/>
              <w:ind w:left="720" w:firstLine="0"/>
              <w:rPr>
                <w:del w:id="2089" w:author="Cheick Traoré" w:date="2026-01-07T16:26:00Z" w16du:dateUtc="2026-01-07T16:26:00Z"/>
                <w:rFonts w:ascii="Times New Roman" w:hAnsi="Times New Roman" w:cs="Times New Roman"/>
              </w:rPr>
              <w:pPrChange w:id="2090" w:author="Cheick Traoré" w:date="2026-01-07T16:26:00Z" w16du:dateUtc="2026-01-07T16:26:00Z">
                <w:pPr>
                  <w:spacing w:after="0" w:line="480" w:lineRule="auto"/>
                  <w:ind w:left="2" w:firstLine="0"/>
                </w:pPr>
              </w:pPrChange>
            </w:pPr>
            <w:del w:id="2091" w:author="Cheick Traoré" w:date="2026-01-07T16:26:00Z" w16du:dateUtc="2026-01-07T16:26:00Z">
              <w:r w:rsidRPr="00AB1D00" w:rsidDel="00974EF5">
                <w:rPr>
                  <w:rFonts w:ascii="Times New Roman" w:hAnsi="Times New Roman" w:cs="Times New Roman"/>
                </w:rPr>
                <w:delText xml:space="preserve">Id du cadrage macro </w:delText>
              </w:r>
            </w:del>
          </w:p>
          <w:p w14:paraId="3071D1A7" w14:textId="6070F9E9" w:rsidR="00B11582" w:rsidRPr="00AB1D00" w:rsidDel="00974EF5" w:rsidRDefault="00B11582" w:rsidP="00974EF5">
            <w:pPr>
              <w:tabs>
                <w:tab w:val="left" w:pos="3200"/>
              </w:tabs>
              <w:spacing w:line="480" w:lineRule="auto"/>
              <w:ind w:left="720" w:firstLine="0"/>
              <w:rPr>
                <w:del w:id="2092" w:author="Cheick Traoré" w:date="2026-01-07T16:26:00Z" w16du:dateUtc="2026-01-07T16:26:00Z"/>
                <w:rFonts w:ascii="Times New Roman" w:hAnsi="Times New Roman" w:cs="Times New Roman"/>
              </w:rPr>
              <w:pPrChange w:id="2093" w:author="Cheick Traoré" w:date="2026-01-07T16:26:00Z" w16du:dateUtc="2026-01-07T16:26:00Z">
                <w:pPr>
                  <w:spacing w:after="0" w:line="480" w:lineRule="auto"/>
                  <w:ind w:left="2" w:firstLine="0"/>
                </w:pPr>
              </w:pPrChange>
            </w:pPr>
          </w:p>
          <w:p w14:paraId="7FB245A1" w14:textId="693046F8" w:rsidR="00B11582" w:rsidRPr="00AB1D00" w:rsidDel="00974EF5" w:rsidRDefault="00B11582" w:rsidP="00974EF5">
            <w:pPr>
              <w:tabs>
                <w:tab w:val="left" w:pos="3200"/>
              </w:tabs>
              <w:spacing w:line="480" w:lineRule="auto"/>
              <w:ind w:left="720" w:firstLine="0"/>
              <w:rPr>
                <w:del w:id="2094" w:author="Cheick Traoré" w:date="2026-01-07T16:26:00Z" w16du:dateUtc="2026-01-07T16:26:00Z"/>
                <w:rFonts w:ascii="Times New Roman" w:hAnsi="Times New Roman" w:cs="Times New Roman"/>
              </w:rPr>
              <w:pPrChange w:id="2095" w:author="Cheick Traoré" w:date="2026-01-07T16:26:00Z" w16du:dateUtc="2026-01-07T16:26:00Z">
                <w:pPr>
                  <w:spacing w:after="0" w:line="480" w:lineRule="auto"/>
                  <w:ind w:left="2" w:firstLine="0"/>
                </w:pPr>
              </w:pPrChange>
            </w:pPr>
            <w:del w:id="2096" w:author="Cheick Traoré" w:date="2026-01-07T16:26:00Z" w16du:dateUtc="2026-01-07T16:26:00Z">
              <w:r w:rsidRPr="00AB1D00" w:rsidDel="00974EF5">
                <w:rPr>
                  <w:rFonts w:ascii="Times New Roman" w:hAnsi="Times New Roman" w:cs="Times New Roman"/>
                </w:rPr>
                <w:delText>Libelle du cadrage</w:delText>
              </w:r>
            </w:del>
          </w:p>
          <w:p w14:paraId="12D8FEED" w14:textId="7C1F8470" w:rsidR="00B11582" w:rsidRPr="00AB1D00" w:rsidDel="00974EF5" w:rsidRDefault="00B11582" w:rsidP="00974EF5">
            <w:pPr>
              <w:tabs>
                <w:tab w:val="left" w:pos="3200"/>
              </w:tabs>
              <w:spacing w:line="480" w:lineRule="auto"/>
              <w:ind w:left="720" w:firstLine="0"/>
              <w:rPr>
                <w:del w:id="2097" w:author="Cheick Traoré" w:date="2026-01-07T16:26:00Z" w16du:dateUtc="2026-01-07T16:26:00Z"/>
                <w:rFonts w:ascii="Times New Roman" w:hAnsi="Times New Roman" w:cs="Times New Roman"/>
              </w:rPr>
              <w:pPrChange w:id="2098" w:author="Cheick Traoré" w:date="2026-01-07T16:26:00Z" w16du:dateUtc="2026-01-07T16:26:00Z">
                <w:pPr>
                  <w:spacing w:after="0" w:line="480" w:lineRule="auto"/>
                  <w:ind w:left="2" w:firstLine="0"/>
                </w:pPr>
              </w:pPrChange>
            </w:pPr>
          </w:p>
          <w:p w14:paraId="64EEEF0E" w14:textId="6028AF8D" w:rsidR="00B11582" w:rsidRPr="00AB1D00" w:rsidDel="00974EF5" w:rsidRDefault="00B11582" w:rsidP="00974EF5">
            <w:pPr>
              <w:tabs>
                <w:tab w:val="left" w:pos="3200"/>
              </w:tabs>
              <w:spacing w:line="480" w:lineRule="auto"/>
              <w:ind w:left="720" w:firstLine="0"/>
              <w:rPr>
                <w:del w:id="2099" w:author="Cheick Traoré" w:date="2026-01-07T16:26:00Z" w16du:dateUtc="2026-01-07T16:26:00Z"/>
                <w:rFonts w:ascii="Times New Roman" w:hAnsi="Times New Roman" w:cs="Times New Roman"/>
              </w:rPr>
              <w:pPrChange w:id="2100" w:author="Cheick Traoré" w:date="2026-01-07T16:26:00Z" w16du:dateUtc="2026-01-07T16:26:00Z">
                <w:pPr>
                  <w:spacing w:after="0" w:line="480" w:lineRule="auto"/>
                  <w:ind w:left="2" w:firstLine="0"/>
                </w:pPr>
              </w:pPrChange>
            </w:pPr>
            <w:del w:id="2101" w:author="Cheick Traoré" w:date="2026-01-07T16:26:00Z" w16du:dateUtc="2026-01-07T16:26:00Z">
              <w:r w:rsidRPr="00AB1D00" w:rsidDel="00974EF5">
                <w:rPr>
                  <w:rFonts w:ascii="Times New Roman" w:hAnsi="Times New Roman" w:cs="Times New Roman"/>
                </w:rPr>
                <w:delText>Année de reference</w:delText>
              </w:r>
            </w:del>
          </w:p>
        </w:tc>
        <w:tc>
          <w:tcPr>
            <w:tcW w:w="710" w:type="dxa"/>
            <w:tcBorders>
              <w:top w:val="single" w:sz="4" w:space="0" w:color="000000"/>
              <w:left w:val="single" w:sz="4" w:space="0" w:color="000000"/>
              <w:bottom w:val="single" w:sz="4" w:space="0" w:color="000000"/>
              <w:right w:val="single" w:sz="4" w:space="0" w:color="000000"/>
            </w:tcBorders>
          </w:tcPr>
          <w:p w14:paraId="4C507AC4" w14:textId="13E39F99" w:rsidR="00B11582" w:rsidDel="00974EF5" w:rsidRDefault="00B11582" w:rsidP="00974EF5">
            <w:pPr>
              <w:tabs>
                <w:tab w:val="left" w:pos="3200"/>
              </w:tabs>
              <w:spacing w:line="480" w:lineRule="auto"/>
              <w:ind w:left="720" w:firstLine="0"/>
              <w:rPr>
                <w:del w:id="2102" w:author="Cheick Traoré" w:date="2026-01-07T16:26:00Z" w16du:dateUtc="2026-01-07T16:26:00Z"/>
                <w:rFonts w:ascii="Times New Roman" w:hAnsi="Times New Roman" w:cs="Times New Roman"/>
              </w:rPr>
              <w:pPrChange w:id="2103" w:author="Cheick Traoré" w:date="2026-01-07T16:26:00Z" w16du:dateUtc="2026-01-07T16:26:00Z">
                <w:pPr>
                  <w:spacing w:after="0" w:line="480" w:lineRule="auto"/>
                  <w:ind w:left="0" w:right="56" w:firstLine="0"/>
                  <w:jc w:val="center"/>
                </w:pPr>
              </w:pPrChange>
            </w:pPr>
            <w:del w:id="2104" w:author="Cheick Traoré" w:date="2026-01-07T16:26:00Z" w16du:dateUtc="2026-01-07T16:26:00Z">
              <w:r w:rsidDel="00974EF5">
                <w:rPr>
                  <w:rFonts w:ascii="Times New Roman" w:hAnsi="Times New Roman" w:cs="Times New Roman"/>
                </w:rPr>
                <w:delText>AN</w:delText>
              </w:r>
            </w:del>
          </w:p>
          <w:p w14:paraId="46828A84" w14:textId="1E6E6F39" w:rsidR="00B11582" w:rsidDel="00974EF5" w:rsidRDefault="00B11582" w:rsidP="00974EF5">
            <w:pPr>
              <w:tabs>
                <w:tab w:val="left" w:pos="3200"/>
              </w:tabs>
              <w:spacing w:line="480" w:lineRule="auto"/>
              <w:ind w:left="720" w:firstLine="0"/>
              <w:rPr>
                <w:del w:id="2105" w:author="Cheick Traoré" w:date="2026-01-07T16:26:00Z" w16du:dateUtc="2026-01-07T16:26:00Z"/>
                <w:rFonts w:ascii="Times New Roman" w:hAnsi="Times New Roman" w:cs="Times New Roman"/>
              </w:rPr>
              <w:pPrChange w:id="2106" w:author="Cheick Traoré" w:date="2026-01-07T16:26:00Z" w16du:dateUtc="2026-01-07T16:26:00Z">
                <w:pPr>
                  <w:spacing w:after="0" w:line="480" w:lineRule="auto"/>
                  <w:ind w:left="0" w:right="56" w:firstLine="0"/>
                  <w:jc w:val="center"/>
                </w:pPr>
              </w:pPrChange>
            </w:pPr>
          </w:p>
          <w:p w14:paraId="1908D793" w14:textId="0DADB1DB" w:rsidR="00B11582" w:rsidDel="00974EF5" w:rsidRDefault="00B11582" w:rsidP="00974EF5">
            <w:pPr>
              <w:tabs>
                <w:tab w:val="left" w:pos="3200"/>
              </w:tabs>
              <w:spacing w:line="480" w:lineRule="auto"/>
              <w:ind w:left="720" w:firstLine="0"/>
              <w:rPr>
                <w:del w:id="2107" w:author="Cheick Traoré" w:date="2026-01-07T16:26:00Z" w16du:dateUtc="2026-01-07T16:26:00Z"/>
                <w:rFonts w:ascii="Times New Roman" w:hAnsi="Times New Roman" w:cs="Times New Roman"/>
              </w:rPr>
              <w:pPrChange w:id="2108" w:author="Cheick Traoré" w:date="2026-01-07T16:26:00Z" w16du:dateUtc="2026-01-07T16:26:00Z">
                <w:pPr>
                  <w:spacing w:after="0" w:line="480" w:lineRule="auto"/>
                  <w:ind w:left="0" w:right="56" w:firstLine="0"/>
                  <w:jc w:val="center"/>
                </w:pPr>
              </w:pPrChange>
            </w:pPr>
            <w:del w:id="2109" w:author="Cheick Traoré" w:date="2026-01-07T16:26:00Z" w16du:dateUtc="2026-01-07T16:26:00Z">
              <w:r w:rsidDel="00974EF5">
                <w:rPr>
                  <w:rFonts w:ascii="Times New Roman" w:hAnsi="Times New Roman" w:cs="Times New Roman"/>
                </w:rPr>
                <w:delText>A</w:delText>
              </w:r>
            </w:del>
          </w:p>
          <w:p w14:paraId="0342F248" w14:textId="5B8CD15C" w:rsidR="00B11582" w:rsidDel="00974EF5" w:rsidRDefault="00B11582" w:rsidP="00974EF5">
            <w:pPr>
              <w:tabs>
                <w:tab w:val="left" w:pos="3200"/>
              </w:tabs>
              <w:spacing w:line="480" w:lineRule="auto"/>
              <w:ind w:left="720" w:firstLine="0"/>
              <w:rPr>
                <w:del w:id="2110" w:author="Cheick Traoré" w:date="2026-01-07T16:26:00Z" w16du:dateUtc="2026-01-07T16:26:00Z"/>
                <w:rFonts w:ascii="Times New Roman" w:hAnsi="Times New Roman" w:cs="Times New Roman"/>
              </w:rPr>
              <w:pPrChange w:id="2111" w:author="Cheick Traoré" w:date="2026-01-07T16:26:00Z" w16du:dateUtc="2026-01-07T16:26:00Z">
                <w:pPr>
                  <w:spacing w:after="0" w:line="480" w:lineRule="auto"/>
                  <w:ind w:left="0" w:right="56" w:firstLine="0"/>
                  <w:jc w:val="center"/>
                </w:pPr>
              </w:pPrChange>
            </w:pPr>
          </w:p>
          <w:p w14:paraId="6CA1D5A5" w14:textId="2FB361ED" w:rsidR="00B11582" w:rsidRPr="00AB1D00" w:rsidDel="00974EF5" w:rsidRDefault="00B11582" w:rsidP="00974EF5">
            <w:pPr>
              <w:tabs>
                <w:tab w:val="left" w:pos="3200"/>
              </w:tabs>
              <w:spacing w:line="480" w:lineRule="auto"/>
              <w:ind w:left="720" w:firstLine="0"/>
              <w:rPr>
                <w:del w:id="2112" w:author="Cheick Traoré" w:date="2026-01-07T16:26:00Z" w16du:dateUtc="2026-01-07T16:26:00Z"/>
                <w:rFonts w:ascii="Times New Roman" w:hAnsi="Times New Roman" w:cs="Times New Roman"/>
              </w:rPr>
              <w:pPrChange w:id="2113" w:author="Cheick Traoré" w:date="2026-01-07T16:26:00Z" w16du:dateUtc="2026-01-07T16:26:00Z">
                <w:pPr>
                  <w:spacing w:after="0" w:line="480" w:lineRule="auto"/>
                  <w:ind w:left="0" w:right="56" w:firstLine="0"/>
                </w:pPr>
              </w:pPrChange>
            </w:pPr>
            <w:del w:id="2114" w:author="Cheick Traoré" w:date="2026-01-07T16:26:00Z" w16du:dateUtc="2026-01-07T16:26:00Z">
              <w:r w:rsidDel="00974EF5">
                <w:rPr>
                  <w:rFonts w:ascii="Times New Roman" w:hAnsi="Times New Roman" w:cs="Times New Roman"/>
                </w:rPr>
                <w:delText>AN</w:delText>
              </w:r>
            </w:del>
          </w:p>
        </w:tc>
        <w:tc>
          <w:tcPr>
            <w:tcW w:w="694" w:type="dxa"/>
            <w:tcBorders>
              <w:top w:val="single" w:sz="4" w:space="0" w:color="000000"/>
              <w:left w:val="single" w:sz="4" w:space="0" w:color="000000"/>
              <w:bottom w:val="single" w:sz="4" w:space="0" w:color="000000"/>
              <w:right w:val="single" w:sz="4" w:space="0" w:color="000000"/>
            </w:tcBorders>
          </w:tcPr>
          <w:p w14:paraId="7BAE34CF" w14:textId="68C5D4B9" w:rsidR="00B11582" w:rsidRPr="00AB1D00" w:rsidDel="00974EF5" w:rsidRDefault="00B11582" w:rsidP="00974EF5">
            <w:pPr>
              <w:tabs>
                <w:tab w:val="left" w:pos="3200"/>
              </w:tabs>
              <w:spacing w:line="480" w:lineRule="auto"/>
              <w:ind w:left="720" w:firstLine="0"/>
              <w:rPr>
                <w:del w:id="2115" w:author="Cheick Traoré" w:date="2026-01-07T16:26:00Z" w16du:dateUtc="2026-01-07T16:26:00Z"/>
                <w:rFonts w:ascii="Times New Roman" w:hAnsi="Times New Roman" w:cs="Times New Roman"/>
              </w:rPr>
              <w:pPrChange w:id="2116" w:author="Cheick Traoré" w:date="2026-01-07T16:26:00Z" w16du:dateUtc="2026-01-07T16:26:00Z">
                <w:pPr>
                  <w:spacing w:after="0" w:line="480" w:lineRule="auto"/>
                  <w:ind w:left="0" w:right="51" w:firstLine="0"/>
                  <w:jc w:val="center"/>
                </w:pPr>
              </w:pPrChange>
            </w:pPr>
            <w:del w:id="2117" w:author="Cheick Traoré" w:date="2026-01-07T16:26:00Z" w16du:dateUtc="2026-01-07T16:26:00Z">
              <w:r w:rsidDel="00974EF5">
                <w:rPr>
                  <w:rFonts w:ascii="Times New Roman" w:hAnsi="Times New Roman" w:cs="Times New Roman"/>
                </w:rPr>
                <w:delText>36</w:delText>
              </w:r>
            </w:del>
          </w:p>
          <w:p w14:paraId="652CE1E8" w14:textId="087EA92F" w:rsidR="00B11582" w:rsidRPr="00AB1D00" w:rsidDel="00974EF5" w:rsidRDefault="00B11582" w:rsidP="00974EF5">
            <w:pPr>
              <w:tabs>
                <w:tab w:val="left" w:pos="3200"/>
              </w:tabs>
              <w:spacing w:line="480" w:lineRule="auto"/>
              <w:ind w:left="720" w:firstLine="0"/>
              <w:rPr>
                <w:del w:id="2118" w:author="Cheick Traoré" w:date="2026-01-07T16:26:00Z" w16du:dateUtc="2026-01-07T16:26:00Z"/>
                <w:rFonts w:ascii="Times New Roman" w:hAnsi="Times New Roman" w:cs="Times New Roman"/>
              </w:rPr>
              <w:pPrChange w:id="2119" w:author="Cheick Traoré" w:date="2026-01-07T16:26:00Z" w16du:dateUtc="2026-01-07T16:26:00Z">
                <w:pPr>
                  <w:spacing w:after="0" w:line="480" w:lineRule="auto"/>
                  <w:ind w:left="17" w:firstLine="0"/>
                  <w:jc w:val="center"/>
                </w:pPr>
              </w:pPrChange>
            </w:pPr>
            <w:del w:id="2120" w:author="Cheick Traoré" w:date="2026-01-07T16:26:00Z" w16du:dateUtc="2026-01-07T16:26:00Z">
              <w:r w:rsidRPr="00AB1D00" w:rsidDel="00974EF5">
                <w:rPr>
                  <w:rFonts w:ascii="Times New Roman" w:hAnsi="Times New Roman" w:cs="Times New Roman"/>
                </w:rPr>
                <w:delText xml:space="preserve"> </w:delText>
              </w:r>
            </w:del>
          </w:p>
          <w:p w14:paraId="05E3731A" w14:textId="7E2D19BB" w:rsidR="00B11582" w:rsidDel="00974EF5" w:rsidRDefault="00B11582" w:rsidP="00974EF5">
            <w:pPr>
              <w:tabs>
                <w:tab w:val="left" w:pos="3200"/>
              </w:tabs>
              <w:spacing w:line="480" w:lineRule="auto"/>
              <w:ind w:left="720" w:firstLine="0"/>
              <w:rPr>
                <w:del w:id="2121" w:author="Cheick Traoré" w:date="2026-01-07T16:26:00Z" w16du:dateUtc="2026-01-07T16:26:00Z"/>
                <w:rFonts w:ascii="Times New Roman" w:hAnsi="Times New Roman" w:cs="Times New Roman"/>
              </w:rPr>
              <w:pPrChange w:id="2122" w:author="Cheick Traoré" w:date="2026-01-07T16:26:00Z" w16du:dateUtc="2026-01-07T16:26:00Z">
                <w:pPr>
                  <w:spacing w:after="0" w:line="480" w:lineRule="auto"/>
                  <w:ind w:left="77" w:firstLine="0"/>
                  <w:jc w:val="center"/>
                </w:pPr>
              </w:pPrChange>
            </w:pPr>
            <w:del w:id="2123" w:author="Cheick Traoré" w:date="2026-01-07T16:26:00Z" w16du:dateUtc="2026-01-07T16:26:00Z">
              <w:r w:rsidDel="00974EF5">
                <w:rPr>
                  <w:rFonts w:ascii="Times New Roman" w:hAnsi="Times New Roman" w:cs="Times New Roman"/>
                </w:rPr>
                <w:delText>36</w:delText>
              </w:r>
            </w:del>
          </w:p>
          <w:p w14:paraId="01C35C8E" w14:textId="23411AD7" w:rsidR="00B11582" w:rsidDel="00974EF5" w:rsidRDefault="00B11582" w:rsidP="00974EF5">
            <w:pPr>
              <w:tabs>
                <w:tab w:val="left" w:pos="3200"/>
              </w:tabs>
              <w:spacing w:line="480" w:lineRule="auto"/>
              <w:ind w:left="720" w:firstLine="0"/>
              <w:rPr>
                <w:del w:id="2124" w:author="Cheick Traoré" w:date="2026-01-07T16:26:00Z" w16du:dateUtc="2026-01-07T16:26:00Z"/>
                <w:rFonts w:ascii="Times New Roman" w:hAnsi="Times New Roman" w:cs="Times New Roman"/>
              </w:rPr>
              <w:pPrChange w:id="2125" w:author="Cheick Traoré" w:date="2026-01-07T16:26:00Z" w16du:dateUtc="2026-01-07T16:26:00Z">
                <w:pPr>
                  <w:spacing w:after="0" w:line="480" w:lineRule="auto"/>
                  <w:ind w:left="77" w:firstLine="0"/>
                  <w:jc w:val="center"/>
                </w:pPr>
              </w:pPrChange>
            </w:pPr>
          </w:p>
          <w:p w14:paraId="6F20D450" w14:textId="4A01EAA9" w:rsidR="00B11582" w:rsidRPr="00AB1D00" w:rsidDel="00974EF5" w:rsidRDefault="00B11582" w:rsidP="00974EF5">
            <w:pPr>
              <w:tabs>
                <w:tab w:val="left" w:pos="3200"/>
              </w:tabs>
              <w:spacing w:line="480" w:lineRule="auto"/>
              <w:ind w:left="720" w:firstLine="0"/>
              <w:rPr>
                <w:del w:id="2126" w:author="Cheick Traoré" w:date="2026-01-07T16:26:00Z" w16du:dateUtc="2026-01-07T16:26:00Z"/>
                <w:rFonts w:ascii="Times New Roman" w:hAnsi="Times New Roman" w:cs="Times New Roman"/>
              </w:rPr>
              <w:pPrChange w:id="2127" w:author="Cheick Traoré" w:date="2026-01-07T16:26:00Z" w16du:dateUtc="2026-01-07T16:26:00Z">
                <w:pPr>
                  <w:spacing w:after="0" w:line="480" w:lineRule="auto"/>
                  <w:ind w:left="77" w:firstLine="0"/>
                </w:pPr>
              </w:pPrChange>
            </w:pPr>
            <w:del w:id="2128"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597E0203" w14:textId="4694445D" w:rsidR="00B11582" w:rsidRPr="00AB1D00" w:rsidDel="00974EF5" w:rsidRDefault="00B11582" w:rsidP="00974EF5">
            <w:pPr>
              <w:tabs>
                <w:tab w:val="left" w:pos="3200"/>
              </w:tabs>
              <w:spacing w:line="480" w:lineRule="auto"/>
              <w:ind w:left="720" w:firstLine="0"/>
              <w:rPr>
                <w:del w:id="2129" w:author="Cheick Traoré" w:date="2026-01-07T16:26:00Z" w16du:dateUtc="2026-01-07T16:26:00Z"/>
                <w:rFonts w:ascii="Times New Roman" w:hAnsi="Times New Roman" w:cs="Times New Roman"/>
              </w:rPr>
              <w:pPrChange w:id="2130" w:author="Cheick Traoré" w:date="2026-01-07T16:26:00Z" w16du:dateUtc="2026-01-07T16:26:00Z">
                <w:pPr>
                  <w:spacing w:after="0" w:line="480" w:lineRule="auto"/>
                  <w:ind w:left="0" w:right="41" w:firstLine="0"/>
                </w:pPr>
              </w:pPrChange>
            </w:pPr>
            <w:del w:id="2131" w:author="Cheick Traoré" w:date="2026-01-07T16:26:00Z" w16du:dateUtc="2026-01-07T16:26:00Z">
              <w:r w:rsidRPr="00AB1D00" w:rsidDel="00974EF5">
                <w:rPr>
                  <w:rFonts w:ascii="Times New Roman" w:hAnsi="Times New Roman" w:cs="Times New Roman"/>
                </w:rPr>
                <w:delText xml:space="preserve">E </w:delText>
              </w:r>
            </w:del>
          </w:p>
          <w:p w14:paraId="52201E28" w14:textId="410F7E00" w:rsidR="00B11582" w:rsidRPr="00AB1D00" w:rsidDel="00974EF5" w:rsidRDefault="00B11582" w:rsidP="00974EF5">
            <w:pPr>
              <w:tabs>
                <w:tab w:val="left" w:pos="3200"/>
              </w:tabs>
              <w:spacing w:line="480" w:lineRule="auto"/>
              <w:ind w:left="720" w:firstLine="0"/>
              <w:rPr>
                <w:del w:id="2132" w:author="Cheick Traoré" w:date="2026-01-07T16:26:00Z" w16du:dateUtc="2026-01-07T16:26:00Z"/>
                <w:rFonts w:ascii="Times New Roman" w:hAnsi="Times New Roman" w:cs="Times New Roman"/>
              </w:rPr>
              <w:pPrChange w:id="2133" w:author="Cheick Traoré" w:date="2026-01-07T16:26:00Z" w16du:dateUtc="2026-01-07T16:26:00Z">
                <w:pPr>
                  <w:spacing w:after="0" w:line="480" w:lineRule="auto"/>
                  <w:ind w:left="29" w:firstLine="0"/>
                </w:pPr>
              </w:pPrChange>
            </w:pPr>
            <w:del w:id="2134" w:author="Cheick Traoré" w:date="2026-01-07T16:26:00Z" w16du:dateUtc="2026-01-07T16:26:00Z">
              <w:r w:rsidRPr="00AB1D00" w:rsidDel="00974EF5">
                <w:rPr>
                  <w:rFonts w:ascii="Times New Roman" w:hAnsi="Times New Roman" w:cs="Times New Roman"/>
                </w:rPr>
                <w:delText xml:space="preserve"> </w:delText>
              </w:r>
            </w:del>
          </w:p>
          <w:p w14:paraId="3531C20B" w14:textId="0A619427" w:rsidR="00B11582" w:rsidRPr="00AB1D00" w:rsidDel="00974EF5" w:rsidRDefault="00B11582" w:rsidP="00974EF5">
            <w:pPr>
              <w:tabs>
                <w:tab w:val="left" w:pos="3200"/>
              </w:tabs>
              <w:spacing w:line="480" w:lineRule="auto"/>
              <w:ind w:left="720" w:firstLine="0"/>
              <w:rPr>
                <w:del w:id="2135" w:author="Cheick Traoré" w:date="2026-01-07T16:26:00Z" w16du:dateUtc="2026-01-07T16:26:00Z"/>
                <w:rFonts w:ascii="Times New Roman" w:hAnsi="Times New Roman" w:cs="Times New Roman"/>
              </w:rPr>
              <w:pPrChange w:id="2136" w:author="Cheick Traoré" w:date="2026-01-07T16:26:00Z" w16du:dateUtc="2026-01-07T16:26:00Z">
                <w:pPr>
                  <w:spacing w:after="0" w:line="480" w:lineRule="auto"/>
                  <w:ind w:left="0" w:right="41" w:firstLine="0"/>
                </w:pPr>
              </w:pPrChange>
            </w:pPr>
            <w:del w:id="2137" w:author="Cheick Traoré" w:date="2026-01-07T16:26:00Z" w16du:dateUtc="2026-01-07T16:26:00Z">
              <w:r w:rsidRPr="00AB1D00" w:rsidDel="00974EF5">
                <w:rPr>
                  <w:rFonts w:ascii="Times New Roman" w:hAnsi="Times New Roman" w:cs="Times New Roman"/>
                </w:rPr>
                <w:delText xml:space="preserve">E </w:delText>
              </w:r>
            </w:del>
          </w:p>
        </w:tc>
        <w:tc>
          <w:tcPr>
            <w:tcW w:w="846" w:type="dxa"/>
            <w:tcBorders>
              <w:top w:val="single" w:sz="4" w:space="0" w:color="000000"/>
              <w:left w:val="single" w:sz="4" w:space="0" w:color="000000"/>
              <w:bottom w:val="single" w:sz="4" w:space="0" w:color="000000"/>
              <w:right w:val="single" w:sz="4" w:space="0" w:color="000000"/>
            </w:tcBorders>
          </w:tcPr>
          <w:p w14:paraId="50EDEDD9" w14:textId="5C7D60F3" w:rsidR="00B11582" w:rsidRPr="00AB1D00" w:rsidDel="00974EF5" w:rsidRDefault="00B11582" w:rsidP="00974EF5">
            <w:pPr>
              <w:tabs>
                <w:tab w:val="left" w:pos="3200"/>
              </w:tabs>
              <w:spacing w:line="480" w:lineRule="auto"/>
              <w:ind w:left="720" w:firstLine="0"/>
              <w:rPr>
                <w:del w:id="2138" w:author="Cheick Traoré" w:date="2026-01-07T16:26:00Z" w16du:dateUtc="2026-01-07T16:26:00Z"/>
                <w:rFonts w:ascii="Times New Roman" w:hAnsi="Times New Roman" w:cs="Times New Roman"/>
              </w:rPr>
              <w:pPrChange w:id="2139" w:author="Cheick Traoré" w:date="2026-01-07T16:26:00Z" w16du:dateUtc="2026-01-07T16:26:00Z">
                <w:pPr>
                  <w:spacing w:after="0" w:line="480" w:lineRule="auto"/>
                  <w:ind w:left="82" w:firstLine="0"/>
                </w:pPr>
              </w:pPrChange>
            </w:pPr>
            <w:del w:id="2140" w:author="Cheick Traoré" w:date="2026-01-07T16:26:00Z" w16du:dateUtc="2026-01-07T16:26:00Z">
              <w:r w:rsidRPr="00AB1D00" w:rsidDel="00974EF5">
                <w:rPr>
                  <w:rFonts w:ascii="Times New Roman" w:hAnsi="Times New Roman" w:cs="Times New Roman"/>
                </w:rPr>
                <w:delText xml:space="preserve">SIG </w:delText>
              </w:r>
            </w:del>
          </w:p>
          <w:p w14:paraId="52CA6D1B" w14:textId="50FD40BD" w:rsidR="00B11582" w:rsidRPr="00AB1D00" w:rsidDel="00974EF5" w:rsidRDefault="00B11582" w:rsidP="00974EF5">
            <w:pPr>
              <w:tabs>
                <w:tab w:val="left" w:pos="3200"/>
              </w:tabs>
              <w:spacing w:line="480" w:lineRule="auto"/>
              <w:ind w:left="720" w:firstLine="0"/>
              <w:rPr>
                <w:del w:id="2141" w:author="Cheick Traoré" w:date="2026-01-07T16:26:00Z" w16du:dateUtc="2026-01-07T16:26:00Z"/>
                <w:rFonts w:ascii="Times New Roman" w:hAnsi="Times New Roman" w:cs="Times New Roman"/>
              </w:rPr>
              <w:pPrChange w:id="2142" w:author="Cheick Traoré" w:date="2026-01-07T16:26:00Z" w16du:dateUtc="2026-01-07T16:26:00Z">
                <w:pPr>
                  <w:spacing w:after="0" w:line="480" w:lineRule="auto"/>
                  <w:ind w:left="28" w:firstLine="0"/>
                </w:pPr>
              </w:pPrChange>
            </w:pPr>
            <w:del w:id="2143" w:author="Cheick Traoré" w:date="2026-01-07T16:26:00Z" w16du:dateUtc="2026-01-07T16:26:00Z">
              <w:r w:rsidRPr="00AB1D00" w:rsidDel="00974EF5">
                <w:rPr>
                  <w:rFonts w:ascii="Times New Roman" w:hAnsi="Times New Roman" w:cs="Times New Roman"/>
                </w:rPr>
                <w:delText xml:space="preserve"> </w:delText>
              </w:r>
            </w:del>
          </w:p>
          <w:p w14:paraId="3AC88564" w14:textId="1EA9732C" w:rsidR="00B11582" w:rsidRPr="00AB1D00" w:rsidDel="00974EF5" w:rsidRDefault="00B11582" w:rsidP="00974EF5">
            <w:pPr>
              <w:tabs>
                <w:tab w:val="left" w:pos="3200"/>
              </w:tabs>
              <w:spacing w:line="480" w:lineRule="auto"/>
              <w:ind w:left="720" w:firstLine="0"/>
              <w:rPr>
                <w:del w:id="2144" w:author="Cheick Traoré" w:date="2026-01-07T16:26:00Z" w16du:dateUtc="2026-01-07T16:26:00Z"/>
                <w:rFonts w:ascii="Times New Roman" w:hAnsi="Times New Roman" w:cs="Times New Roman"/>
              </w:rPr>
              <w:pPrChange w:id="2145" w:author="Cheick Traoré" w:date="2026-01-07T16:26:00Z" w16du:dateUtc="2026-01-07T16:26:00Z">
                <w:pPr>
                  <w:spacing w:after="0" w:line="480" w:lineRule="auto"/>
                  <w:ind w:left="82" w:firstLine="0"/>
                </w:pPr>
              </w:pPrChange>
            </w:pPr>
            <w:del w:id="2146" w:author="Cheick Traoré" w:date="2026-01-07T16:26:00Z" w16du:dateUtc="2026-01-07T16:26:00Z">
              <w:r w:rsidRPr="00AB1D00" w:rsidDel="00974EF5">
                <w:rPr>
                  <w:rFonts w:ascii="Times New Roman" w:hAnsi="Times New Roman" w:cs="Times New Roman"/>
                </w:rPr>
                <w:delText xml:space="preserve">SIG </w:delText>
              </w:r>
            </w:del>
          </w:p>
        </w:tc>
        <w:tc>
          <w:tcPr>
            <w:tcW w:w="1134" w:type="dxa"/>
            <w:tcBorders>
              <w:top w:val="single" w:sz="4" w:space="0" w:color="000000"/>
              <w:left w:val="single" w:sz="4" w:space="0" w:color="000000"/>
              <w:bottom w:val="single" w:sz="4" w:space="0" w:color="000000"/>
              <w:right w:val="single" w:sz="4" w:space="0" w:color="000000"/>
            </w:tcBorders>
          </w:tcPr>
          <w:p w14:paraId="39B22C57" w14:textId="65B410A9" w:rsidR="00B11582" w:rsidRPr="00AB1D00" w:rsidDel="00974EF5" w:rsidRDefault="00B11582" w:rsidP="00974EF5">
            <w:pPr>
              <w:tabs>
                <w:tab w:val="left" w:pos="3200"/>
              </w:tabs>
              <w:spacing w:line="480" w:lineRule="auto"/>
              <w:ind w:left="720" w:firstLine="0"/>
              <w:rPr>
                <w:del w:id="2147" w:author="Cheick Traoré" w:date="2026-01-07T16:26:00Z" w16du:dateUtc="2026-01-07T16:26:00Z"/>
                <w:rFonts w:ascii="Times New Roman" w:hAnsi="Times New Roman" w:cs="Times New Roman"/>
              </w:rPr>
              <w:pPrChange w:id="2148" w:author="Cheick Traoré" w:date="2026-01-07T16:26:00Z" w16du:dateUtc="2026-01-07T16:26:00Z">
                <w:pPr>
                  <w:spacing w:after="0" w:line="480" w:lineRule="auto"/>
                  <w:ind w:left="0" w:firstLine="0"/>
                </w:pPr>
              </w:pPrChange>
            </w:pPr>
            <w:del w:id="2149" w:author="Cheick Traoré" w:date="2026-01-07T16:26:00Z" w16du:dateUtc="2026-01-07T16:26:00Z">
              <w:r w:rsidRPr="00AB1D00" w:rsidDel="00974EF5">
                <w:rPr>
                  <w:rFonts w:ascii="Times New Roman" w:hAnsi="Times New Roman" w:cs="Times New Roman"/>
                </w:rPr>
                <w:delText xml:space="preserve">ID </w:delText>
              </w:r>
            </w:del>
          </w:p>
        </w:tc>
        <w:tc>
          <w:tcPr>
            <w:tcW w:w="2962" w:type="dxa"/>
          </w:tcPr>
          <w:p w14:paraId="14C72F1B" w14:textId="47F00DA5" w:rsidR="00B11582" w:rsidRPr="00AB1D00" w:rsidDel="00974EF5" w:rsidRDefault="00B11582" w:rsidP="00974EF5">
            <w:pPr>
              <w:tabs>
                <w:tab w:val="left" w:pos="3200"/>
              </w:tabs>
              <w:spacing w:line="480" w:lineRule="auto"/>
              <w:ind w:left="720" w:firstLine="0"/>
              <w:rPr>
                <w:del w:id="2150" w:author="Cheick Traoré" w:date="2026-01-07T16:26:00Z" w16du:dateUtc="2026-01-07T16:26:00Z"/>
                <w:rFonts w:ascii="Times New Roman" w:hAnsi="Times New Roman" w:cs="Times New Roman"/>
              </w:rPr>
              <w:pPrChange w:id="2151" w:author="Cheick Traoré" w:date="2026-01-07T16:26:00Z" w16du:dateUtc="2026-01-07T16:26:00Z">
                <w:pPr>
                  <w:spacing w:after="0" w:line="480" w:lineRule="auto"/>
                  <w:ind w:left="0" w:firstLine="0"/>
                </w:pPr>
              </w:pPrChange>
            </w:pPr>
          </w:p>
        </w:tc>
      </w:tr>
      <w:tr w:rsidR="00B11582" w:rsidRPr="00AB1D00" w:rsidDel="00974EF5" w14:paraId="1D5DD562" w14:textId="1D5DD8C3" w:rsidTr="00C34441">
        <w:trPr>
          <w:trHeight w:val="562"/>
          <w:del w:id="2152"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70A0BE9D" w14:textId="71384309" w:rsidR="00B11582" w:rsidRPr="00AB1D00" w:rsidDel="00974EF5" w:rsidRDefault="00B11582" w:rsidP="00974EF5">
            <w:pPr>
              <w:tabs>
                <w:tab w:val="left" w:pos="3200"/>
              </w:tabs>
              <w:spacing w:line="480" w:lineRule="auto"/>
              <w:ind w:left="720" w:firstLine="0"/>
              <w:rPr>
                <w:del w:id="2153" w:author="Cheick Traoré" w:date="2026-01-07T16:26:00Z" w16du:dateUtc="2026-01-07T16:26:00Z"/>
                <w:rFonts w:ascii="Times New Roman" w:hAnsi="Times New Roman" w:cs="Times New Roman"/>
              </w:rPr>
              <w:pPrChange w:id="2154" w:author="Cheick Traoré" w:date="2026-01-07T16:26:00Z" w16du:dateUtc="2026-01-07T16:26:00Z">
                <w:pPr>
                  <w:spacing w:after="0" w:line="480" w:lineRule="auto"/>
                  <w:ind w:left="2" w:firstLine="0"/>
                </w:pPr>
              </w:pPrChange>
            </w:pPr>
            <w:del w:id="2155" w:author="Cheick Traoré" w:date="2026-01-07T16:26:00Z" w16du:dateUtc="2026-01-07T16:26:00Z">
              <w:r w:rsidRPr="00AB1D00" w:rsidDel="00974EF5">
                <w:rPr>
                  <w:rFonts w:ascii="Times New Roman" w:hAnsi="Times New Roman" w:cs="Times New Roman"/>
                </w:rPr>
                <w:delText>FACTEUR_id</w:delText>
              </w:r>
            </w:del>
          </w:p>
          <w:p w14:paraId="26C305FC" w14:textId="1670AA2E" w:rsidR="00B11582" w:rsidRPr="00AB1D00" w:rsidDel="00974EF5" w:rsidRDefault="00B11582" w:rsidP="00974EF5">
            <w:pPr>
              <w:tabs>
                <w:tab w:val="left" w:pos="3200"/>
              </w:tabs>
              <w:spacing w:line="480" w:lineRule="auto"/>
              <w:ind w:left="720" w:firstLine="0"/>
              <w:rPr>
                <w:del w:id="2156" w:author="Cheick Traoré" w:date="2026-01-07T16:26:00Z" w16du:dateUtc="2026-01-07T16:26:00Z"/>
                <w:rFonts w:ascii="Times New Roman" w:hAnsi="Times New Roman" w:cs="Times New Roman"/>
              </w:rPr>
              <w:pPrChange w:id="2157" w:author="Cheick Traoré" w:date="2026-01-07T16:26:00Z" w16du:dateUtc="2026-01-07T16:26:00Z">
                <w:pPr>
                  <w:spacing w:after="0" w:line="480" w:lineRule="auto"/>
                  <w:ind w:left="2" w:firstLine="0"/>
                </w:pPr>
              </w:pPrChange>
            </w:pPr>
          </w:p>
          <w:p w14:paraId="20997EB1" w14:textId="7B3D6E90" w:rsidR="00B11582" w:rsidRPr="00AB1D00" w:rsidDel="00974EF5" w:rsidRDefault="00B11582" w:rsidP="00974EF5">
            <w:pPr>
              <w:tabs>
                <w:tab w:val="left" w:pos="3200"/>
              </w:tabs>
              <w:spacing w:line="480" w:lineRule="auto"/>
              <w:ind w:left="720" w:firstLine="0"/>
              <w:rPr>
                <w:del w:id="2158" w:author="Cheick Traoré" w:date="2026-01-07T16:26:00Z" w16du:dateUtc="2026-01-07T16:26:00Z"/>
                <w:rFonts w:ascii="Times New Roman" w:hAnsi="Times New Roman" w:cs="Times New Roman"/>
              </w:rPr>
              <w:pPrChange w:id="2159" w:author="Cheick Traoré" w:date="2026-01-07T16:26:00Z" w16du:dateUtc="2026-01-07T16:26:00Z">
                <w:pPr>
                  <w:spacing w:after="0" w:line="480" w:lineRule="auto"/>
                  <w:ind w:left="2" w:firstLine="0"/>
                </w:pPr>
              </w:pPrChange>
            </w:pPr>
            <w:del w:id="2160" w:author="Cheick Traoré" w:date="2026-01-07T16:26:00Z" w16du:dateUtc="2026-01-07T16:26:00Z">
              <w:r w:rsidRPr="00AB1D00" w:rsidDel="00974EF5">
                <w:rPr>
                  <w:rFonts w:ascii="Times New Roman" w:hAnsi="Times New Roman" w:cs="Times New Roman"/>
                </w:rPr>
                <w:delText>FACTEUR_libelle</w:delText>
              </w:r>
            </w:del>
          </w:p>
          <w:p w14:paraId="1341A9C8" w14:textId="7EC791EE" w:rsidR="00B11582" w:rsidRPr="00AB1D00" w:rsidDel="00974EF5" w:rsidRDefault="00B11582" w:rsidP="00974EF5">
            <w:pPr>
              <w:tabs>
                <w:tab w:val="left" w:pos="3200"/>
              </w:tabs>
              <w:spacing w:line="480" w:lineRule="auto"/>
              <w:ind w:left="720" w:firstLine="0"/>
              <w:rPr>
                <w:del w:id="2161" w:author="Cheick Traoré" w:date="2026-01-07T16:26:00Z" w16du:dateUtc="2026-01-07T16:26:00Z"/>
                <w:rFonts w:ascii="Times New Roman" w:hAnsi="Times New Roman" w:cs="Times New Roman"/>
              </w:rPr>
              <w:pPrChange w:id="2162" w:author="Cheick Traoré" w:date="2026-01-07T16:26:00Z" w16du:dateUtc="2026-01-07T16:26:00Z">
                <w:pPr>
                  <w:spacing w:after="0" w:line="480" w:lineRule="auto"/>
                  <w:ind w:left="2" w:firstLine="0"/>
                </w:pPr>
              </w:pPrChange>
            </w:pPr>
          </w:p>
          <w:p w14:paraId="72AF9717" w14:textId="49364EF9" w:rsidR="00B11582" w:rsidRPr="00AB1D00" w:rsidDel="00974EF5" w:rsidRDefault="00B11582" w:rsidP="00974EF5">
            <w:pPr>
              <w:tabs>
                <w:tab w:val="left" w:pos="3200"/>
              </w:tabs>
              <w:spacing w:line="480" w:lineRule="auto"/>
              <w:ind w:left="720" w:firstLine="0"/>
              <w:rPr>
                <w:del w:id="2163" w:author="Cheick Traoré" w:date="2026-01-07T16:26:00Z" w16du:dateUtc="2026-01-07T16:26:00Z"/>
                <w:rFonts w:ascii="Times New Roman" w:hAnsi="Times New Roman" w:cs="Times New Roman"/>
              </w:rPr>
              <w:pPrChange w:id="2164" w:author="Cheick Traoré" w:date="2026-01-07T16:26:00Z" w16du:dateUtc="2026-01-07T16:26:00Z">
                <w:pPr>
                  <w:spacing w:after="0" w:line="480" w:lineRule="auto"/>
                  <w:ind w:left="2" w:firstLine="0"/>
                </w:pPr>
              </w:pPrChange>
            </w:pPr>
            <w:del w:id="2165" w:author="Cheick Traoré" w:date="2026-01-07T16:26:00Z" w16du:dateUtc="2026-01-07T16:26:00Z">
              <w:r w:rsidRPr="00AB1D00" w:rsidDel="00974EF5">
                <w:rPr>
                  <w:rFonts w:ascii="Times New Roman" w:hAnsi="Times New Roman" w:cs="Times New Roman"/>
                </w:rPr>
                <w:delText>Id_cadrage</w:delText>
              </w:r>
            </w:del>
          </w:p>
        </w:tc>
        <w:tc>
          <w:tcPr>
            <w:tcW w:w="2334" w:type="dxa"/>
            <w:tcBorders>
              <w:top w:val="single" w:sz="4" w:space="0" w:color="000000"/>
              <w:left w:val="single" w:sz="4" w:space="0" w:color="000000"/>
              <w:bottom w:val="single" w:sz="4" w:space="0" w:color="000000"/>
              <w:right w:val="single" w:sz="4" w:space="0" w:color="000000"/>
            </w:tcBorders>
          </w:tcPr>
          <w:p w14:paraId="1756BB82" w14:textId="43807582" w:rsidR="00B11582" w:rsidRPr="00AB1D00" w:rsidDel="00974EF5" w:rsidRDefault="00B11582" w:rsidP="00974EF5">
            <w:pPr>
              <w:tabs>
                <w:tab w:val="left" w:pos="3200"/>
              </w:tabs>
              <w:spacing w:line="480" w:lineRule="auto"/>
              <w:ind w:left="720" w:firstLine="0"/>
              <w:rPr>
                <w:del w:id="2166" w:author="Cheick Traoré" w:date="2026-01-07T16:26:00Z" w16du:dateUtc="2026-01-07T16:26:00Z"/>
                <w:rFonts w:ascii="Times New Roman" w:hAnsi="Times New Roman" w:cs="Times New Roman"/>
              </w:rPr>
              <w:pPrChange w:id="2167" w:author="Cheick Traoré" w:date="2026-01-07T16:26:00Z" w16du:dateUtc="2026-01-07T16:26:00Z">
                <w:pPr>
                  <w:spacing w:after="0" w:line="480" w:lineRule="auto"/>
                  <w:ind w:left="2" w:firstLine="0"/>
                </w:pPr>
              </w:pPrChange>
            </w:pPr>
            <w:del w:id="2168" w:author="Cheick Traoré" w:date="2026-01-07T16:26:00Z" w16du:dateUtc="2026-01-07T16:26:00Z">
              <w:r w:rsidRPr="00AB1D00" w:rsidDel="00974EF5">
                <w:rPr>
                  <w:rFonts w:ascii="Times New Roman" w:hAnsi="Times New Roman" w:cs="Times New Roman"/>
                </w:rPr>
                <w:delText>Id du facteur</w:delText>
              </w:r>
            </w:del>
          </w:p>
          <w:p w14:paraId="17A399D9" w14:textId="3228C7E8" w:rsidR="00B11582" w:rsidRPr="00AB1D00" w:rsidDel="00974EF5" w:rsidRDefault="00B11582" w:rsidP="00974EF5">
            <w:pPr>
              <w:tabs>
                <w:tab w:val="left" w:pos="3200"/>
              </w:tabs>
              <w:spacing w:line="480" w:lineRule="auto"/>
              <w:ind w:left="720" w:firstLine="0"/>
              <w:rPr>
                <w:del w:id="2169" w:author="Cheick Traoré" w:date="2026-01-07T16:26:00Z" w16du:dateUtc="2026-01-07T16:26:00Z"/>
                <w:rFonts w:ascii="Times New Roman" w:hAnsi="Times New Roman" w:cs="Times New Roman"/>
              </w:rPr>
              <w:pPrChange w:id="2170" w:author="Cheick Traoré" w:date="2026-01-07T16:26:00Z" w16du:dateUtc="2026-01-07T16:26:00Z">
                <w:pPr>
                  <w:spacing w:after="0" w:line="480" w:lineRule="auto"/>
                  <w:ind w:left="2" w:firstLine="0"/>
                </w:pPr>
              </w:pPrChange>
            </w:pPr>
          </w:p>
          <w:p w14:paraId="4FB39ABF" w14:textId="6189D44A" w:rsidR="00B11582" w:rsidRPr="00AB1D00" w:rsidDel="00974EF5" w:rsidRDefault="00B11582" w:rsidP="00974EF5">
            <w:pPr>
              <w:tabs>
                <w:tab w:val="left" w:pos="3200"/>
              </w:tabs>
              <w:spacing w:line="480" w:lineRule="auto"/>
              <w:ind w:left="720" w:firstLine="0"/>
              <w:rPr>
                <w:del w:id="2171" w:author="Cheick Traoré" w:date="2026-01-07T16:26:00Z" w16du:dateUtc="2026-01-07T16:26:00Z"/>
                <w:rFonts w:ascii="Times New Roman" w:hAnsi="Times New Roman" w:cs="Times New Roman"/>
              </w:rPr>
              <w:pPrChange w:id="2172" w:author="Cheick Traoré" w:date="2026-01-07T16:26:00Z" w16du:dateUtc="2026-01-07T16:26:00Z">
                <w:pPr>
                  <w:spacing w:after="0" w:line="480" w:lineRule="auto"/>
                  <w:ind w:left="2" w:firstLine="0"/>
                </w:pPr>
              </w:pPrChange>
            </w:pPr>
            <w:del w:id="2173" w:author="Cheick Traoré" w:date="2026-01-07T16:26:00Z" w16du:dateUtc="2026-01-07T16:26:00Z">
              <w:r w:rsidRPr="00AB1D00" w:rsidDel="00974EF5">
                <w:rPr>
                  <w:rFonts w:ascii="Times New Roman" w:hAnsi="Times New Roman" w:cs="Times New Roman"/>
                </w:rPr>
                <w:delText>Libelle du facteur</w:delText>
              </w:r>
            </w:del>
          </w:p>
          <w:p w14:paraId="4E0FC6CB" w14:textId="7FA1FFE2" w:rsidR="00B11582" w:rsidRPr="00AB1D00" w:rsidDel="00974EF5" w:rsidRDefault="00B11582" w:rsidP="00974EF5">
            <w:pPr>
              <w:tabs>
                <w:tab w:val="left" w:pos="3200"/>
              </w:tabs>
              <w:spacing w:line="480" w:lineRule="auto"/>
              <w:ind w:left="720" w:firstLine="0"/>
              <w:rPr>
                <w:del w:id="2174" w:author="Cheick Traoré" w:date="2026-01-07T16:26:00Z" w16du:dateUtc="2026-01-07T16:26:00Z"/>
                <w:rFonts w:ascii="Times New Roman" w:hAnsi="Times New Roman" w:cs="Times New Roman"/>
              </w:rPr>
              <w:pPrChange w:id="2175" w:author="Cheick Traoré" w:date="2026-01-07T16:26:00Z" w16du:dateUtc="2026-01-07T16:26:00Z">
                <w:pPr>
                  <w:spacing w:after="0" w:line="480" w:lineRule="auto"/>
                  <w:ind w:left="2" w:firstLine="0"/>
                </w:pPr>
              </w:pPrChange>
            </w:pPr>
          </w:p>
          <w:p w14:paraId="338C7FC7" w14:textId="04E27B9D" w:rsidR="00B11582" w:rsidRPr="00AB1D00" w:rsidDel="00974EF5" w:rsidRDefault="00B11582" w:rsidP="00974EF5">
            <w:pPr>
              <w:tabs>
                <w:tab w:val="left" w:pos="3200"/>
              </w:tabs>
              <w:spacing w:line="480" w:lineRule="auto"/>
              <w:ind w:left="720" w:firstLine="0"/>
              <w:rPr>
                <w:del w:id="2176" w:author="Cheick Traoré" w:date="2026-01-07T16:26:00Z" w16du:dateUtc="2026-01-07T16:26:00Z"/>
                <w:rFonts w:ascii="Times New Roman" w:hAnsi="Times New Roman" w:cs="Times New Roman"/>
              </w:rPr>
              <w:pPrChange w:id="2177" w:author="Cheick Traoré" w:date="2026-01-07T16:26:00Z" w16du:dateUtc="2026-01-07T16:26:00Z">
                <w:pPr>
                  <w:spacing w:after="0" w:line="480" w:lineRule="auto"/>
                  <w:ind w:left="2" w:firstLine="0"/>
                </w:pPr>
              </w:pPrChange>
            </w:pPr>
            <w:del w:id="2178" w:author="Cheick Traoré" w:date="2026-01-07T16:26:00Z" w16du:dateUtc="2026-01-07T16:26:00Z">
              <w:r w:rsidRPr="00AB1D00" w:rsidDel="00974EF5">
                <w:rPr>
                  <w:rFonts w:ascii="Times New Roman" w:hAnsi="Times New Roman" w:cs="Times New Roman"/>
                </w:rPr>
                <w:delText>Id du Cadrage macroéconomique</w:delText>
              </w:r>
            </w:del>
          </w:p>
          <w:p w14:paraId="5544356E" w14:textId="7FACE8E8" w:rsidR="00B11582" w:rsidRPr="00AB1D00" w:rsidDel="00974EF5" w:rsidRDefault="00B11582" w:rsidP="00974EF5">
            <w:pPr>
              <w:tabs>
                <w:tab w:val="left" w:pos="3200"/>
              </w:tabs>
              <w:spacing w:line="480" w:lineRule="auto"/>
              <w:ind w:left="720" w:firstLine="0"/>
              <w:rPr>
                <w:del w:id="2179" w:author="Cheick Traoré" w:date="2026-01-07T16:26:00Z" w16du:dateUtc="2026-01-07T16:26:00Z"/>
                <w:rFonts w:ascii="Times New Roman" w:hAnsi="Times New Roman" w:cs="Times New Roman"/>
              </w:rPr>
              <w:pPrChange w:id="2180" w:author="Cheick Traoré" w:date="2026-01-07T16:26:00Z" w16du:dateUtc="2026-01-07T16:26:00Z">
                <w:pPr>
                  <w:spacing w:after="0" w:line="480" w:lineRule="auto"/>
                  <w:ind w:left="0" w:firstLine="0"/>
                </w:pPr>
              </w:pPrChange>
            </w:pPr>
          </w:p>
        </w:tc>
        <w:tc>
          <w:tcPr>
            <w:tcW w:w="710" w:type="dxa"/>
            <w:tcBorders>
              <w:top w:val="single" w:sz="4" w:space="0" w:color="000000"/>
              <w:left w:val="single" w:sz="4" w:space="0" w:color="000000"/>
              <w:bottom w:val="single" w:sz="4" w:space="0" w:color="000000"/>
              <w:right w:val="single" w:sz="4" w:space="0" w:color="000000"/>
            </w:tcBorders>
          </w:tcPr>
          <w:p w14:paraId="540104D8" w14:textId="2770194C" w:rsidR="00B11582" w:rsidDel="00974EF5" w:rsidRDefault="00B11582" w:rsidP="00974EF5">
            <w:pPr>
              <w:tabs>
                <w:tab w:val="left" w:pos="3200"/>
              </w:tabs>
              <w:spacing w:line="480" w:lineRule="auto"/>
              <w:ind w:left="720" w:firstLine="0"/>
              <w:rPr>
                <w:del w:id="2181" w:author="Cheick Traoré" w:date="2026-01-07T16:26:00Z" w16du:dateUtc="2026-01-07T16:26:00Z"/>
                <w:rFonts w:ascii="Times New Roman" w:hAnsi="Times New Roman" w:cs="Times New Roman"/>
              </w:rPr>
              <w:pPrChange w:id="2182" w:author="Cheick Traoré" w:date="2026-01-07T16:26:00Z" w16du:dateUtc="2026-01-07T16:26:00Z">
                <w:pPr>
                  <w:spacing w:after="0" w:line="480" w:lineRule="auto"/>
                  <w:ind w:left="26" w:right="14" w:firstLine="0"/>
                  <w:jc w:val="center"/>
                </w:pPr>
              </w:pPrChange>
            </w:pPr>
            <w:del w:id="2183" w:author="Cheick Traoré" w:date="2026-01-07T16:26:00Z" w16du:dateUtc="2026-01-07T16:26:00Z">
              <w:r w:rsidDel="00974EF5">
                <w:rPr>
                  <w:rFonts w:ascii="Times New Roman" w:hAnsi="Times New Roman" w:cs="Times New Roman"/>
                </w:rPr>
                <w:delText>AN</w:delText>
              </w:r>
            </w:del>
          </w:p>
          <w:p w14:paraId="4623C3AF" w14:textId="12874CC2" w:rsidR="00B11582" w:rsidDel="00974EF5" w:rsidRDefault="00B11582" w:rsidP="00974EF5">
            <w:pPr>
              <w:tabs>
                <w:tab w:val="left" w:pos="3200"/>
              </w:tabs>
              <w:spacing w:line="480" w:lineRule="auto"/>
              <w:ind w:left="720" w:firstLine="0"/>
              <w:rPr>
                <w:del w:id="2184" w:author="Cheick Traoré" w:date="2026-01-07T16:26:00Z" w16du:dateUtc="2026-01-07T16:26:00Z"/>
                <w:rFonts w:ascii="Times New Roman" w:hAnsi="Times New Roman" w:cs="Times New Roman"/>
              </w:rPr>
              <w:pPrChange w:id="2185" w:author="Cheick Traoré" w:date="2026-01-07T16:26:00Z" w16du:dateUtc="2026-01-07T16:26:00Z">
                <w:pPr>
                  <w:spacing w:after="0" w:line="480" w:lineRule="auto"/>
                  <w:ind w:left="26" w:right="14" w:firstLine="0"/>
                  <w:jc w:val="center"/>
                </w:pPr>
              </w:pPrChange>
            </w:pPr>
          </w:p>
          <w:p w14:paraId="6516FC05" w14:textId="6B986147" w:rsidR="00B11582" w:rsidDel="00974EF5" w:rsidRDefault="00B11582" w:rsidP="00974EF5">
            <w:pPr>
              <w:tabs>
                <w:tab w:val="left" w:pos="3200"/>
              </w:tabs>
              <w:spacing w:line="480" w:lineRule="auto"/>
              <w:ind w:left="720" w:firstLine="0"/>
              <w:rPr>
                <w:del w:id="2186" w:author="Cheick Traoré" w:date="2026-01-07T16:26:00Z" w16du:dateUtc="2026-01-07T16:26:00Z"/>
                <w:rFonts w:ascii="Times New Roman" w:hAnsi="Times New Roman" w:cs="Times New Roman"/>
              </w:rPr>
              <w:pPrChange w:id="2187" w:author="Cheick Traoré" w:date="2026-01-07T16:26:00Z" w16du:dateUtc="2026-01-07T16:26:00Z">
                <w:pPr>
                  <w:spacing w:after="0" w:line="480" w:lineRule="auto"/>
                  <w:ind w:left="26" w:right="14" w:firstLine="0"/>
                  <w:jc w:val="center"/>
                </w:pPr>
              </w:pPrChange>
            </w:pPr>
            <w:del w:id="2188" w:author="Cheick Traoré" w:date="2026-01-07T16:26:00Z" w16du:dateUtc="2026-01-07T16:26:00Z">
              <w:r w:rsidDel="00974EF5">
                <w:rPr>
                  <w:rFonts w:ascii="Times New Roman" w:hAnsi="Times New Roman" w:cs="Times New Roman"/>
                </w:rPr>
                <w:delText>A</w:delText>
              </w:r>
            </w:del>
          </w:p>
          <w:p w14:paraId="3DCF37CA" w14:textId="4FD8C07A" w:rsidR="00B11582" w:rsidDel="00974EF5" w:rsidRDefault="00B11582" w:rsidP="00974EF5">
            <w:pPr>
              <w:tabs>
                <w:tab w:val="left" w:pos="3200"/>
              </w:tabs>
              <w:spacing w:line="480" w:lineRule="auto"/>
              <w:ind w:left="720" w:firstLine="0"/>
              <w:rPr>
                <w:del w:id="2189" w:author="Cheick Traoré" w:date="2026-01-07T16:26:00Z" w16du:dateUtc="2026-01-07T16:26:00Z"/>
                <w:rFonts w:ascii="Times New Roman" w:hAnsi="Times New Roman" w:cs="Times New Roman"/>
              </w:rPr>
              <w:pPrChange w:id="2190" w:author="Cheick Traoré" w:date="2026-01-07T16:26:00Z" w16du:dateUtc="2026-01-07T16:26:00Z">
                <w:pPr>
                  <w:spacing w:after="0" w:line="480" w:lineRule="auto"/>
                  <w:ind w:left="26" w:right="14" w:firstLine="0"/>
                  <w:jc w:val="center"/>
                </w:pPr>
              </w:pPrChange>
            </w:pPr>
          </w:p>
          <w:p w14:paraId="34C2A257" w14:textId="0B1DD36A" w:rsidR="00B11582" w:rsidRPr="00AB1D00" w:rsidDel="00974EF5" w:rsidRDefault="00B11582" w:rsidP="00974EF5">
            <w:pPr>
              <w:tabs>
                <w:tab w:val="left" w:pos="3200"/>
              </w:tabs>
              <w:spacing w:line="480" w:lineRule="auto"/>
              <w:ind w:left="720" w:firstLine="0"/>
              <w:rPr>
                <w:del w:id="2191" w:author="Cheick Traoré" w:date="2026-01-07T16:26:00Z" w16du:dateUtc="2026-01-07T16:26:00Z"/>
                <w:rFonts w:ascii="Times New Roman" w:hAnsi="Times New Roman" w:cs="Times New Roman"/>
              </w:rPr>
              <w:pPrChange w:id="2192" w:author="Cheick Traoré" w:date="2026-01-07T16:26:00Z" w16du:dateUtc="2026-01-07T16:26:00Z">
                <w:pPr>
                  <w:spacing w:after="0" w:line="480" w:lineRule="auto"/>
                  <w:ind w:left="26" w:right="14" w:firstLine="0"/>
                </w:pPr>
              </w:pPrChange>
            </w:pPr>
            <w:del w:id="2193" w:author="Cheick Traoré" w:date="2026-01-07T16:26:00Z" w16du:dateUtc="2026-01-07T16:26:00Z">
              <w:r w:rsidDel="00974EF5">
                <w:rPr>
                  <w:rFonts w:ascii="Times New Roman" w:hAnsi="Times New Roman" w:cs="Times New Roman"/>
                </w:rPr>
                <w:delText>AN</w:delText>
              </w:r>
            </w:del>
          </w:p>
        </w:tc>
        <w:tc>
          <w:tcPr>
            <w:tcW w:w="694" w:type="dxa"/>
            <w:tcBorders>
              <w:top w:val="single" w:sz="4" w:space="0" w:color="000000"/>
              <w:left w:val="single" w:sz="4" w:space="0" w:color="000000"/>
              <w:bottom w:val="single" w:sz="4" w:space="0" w:color="000000"/>
              <w:right w:val="single" w:sz="4" w:space="0" w:color="000000"/>
            </w:tcBorders>
          </w:tcPr>
          <w:p w14:paraId="0D087917" w14:textId="60E9C9F0" w:rsidR="00B11582" w:rsidRPr="00AB1D00" w:rsidDel="00974EF5" w:rsidRDefault="00B11582" w:rsidP="00974EF5">
            <w:pPr>
              <w:tabs>
                <w:tab w:val="left" w:pos="3200"/>
              </w:tabs>
              <w:spacing w:line="480" w:lineRule="auto"/>
              <w:ind w:left="720" w:firstLine="0"/>
              <w:rPr>
                <w:del w:id="2194" w:author="Cheick Traoré" w:date="2026-01-07T16:26:00Z" w16du:dateUtc="2026-01-07T16:26:00Z"/>
                <w:rFonts w:ascii="Times New Roman" w:hAnsi="Times New Roman" w:cs="Times New Roman"/>
              </w:rPr>
              <w:pPrChange w:id="2195" w:author="Cheick Traoré" w:date="2026-01-07T16:26:00Z" w16du:dateUtc="2026-01-07T16:26:00Z">
                <w:pPr>
                  <w:spacing w:after="0" w:line="480" w:lineRule="auto"/>
                  <w:ind w:left="0" w:right="51" w:firstLine="0"/>
                  <w:jc w:val="center"/>
                </w:pPr>
              </w:pPrChange>
            </w:pPr>
            <w:del w:id="2196" w:author="Cheick Traoré" w:date="2026-01-07T16:26:00Z" w16du:dateUtc="2026-01-07T16:26:00Z">
              <w:r w:rsidDel="00974EF5">
                <w:rPr>
                  <w:rFonts w:ascii="Times New Roman" w:hAnsi="Times New Roman" w:cs="Times New Roman"/>
                </w:rPr>
                <w:delText>36</w:delText>
              </w:r>
            </w:del>
          </w:p>
          <w:p w14:paraId="191A2F11" w14:textId="03F4EF0E" w:rsidR="00B11582" w:rsidDel="00974EF5" w:rsidRDefault="00B11582" w:rsidP="00974EF5">
            <w:pPr>
              <w:tabs>
                <w:tab w:val="left" w:pos="3200"/>
              </w:tabs>
              <w:spacing w:line="480" w:lineRule="auto"/>
              <w:ind w:left="720" w:firstLine="0"/>
              <w:rPr>
                <w:del w:id="2197" w:author="Cheick Traoré" w:date="2026-01-07T16:26:00Z" w16du:dateUtc="2026-01-07T16:26:00Z"/>
                <w:rFonts w:ascii="Times New Roman" w:hAnsi="Times New Roman" w:cs="Times New Roman"/>
              </w:rPr>
              <w:pPrChange w:id="2198" w:author="Cheick Traoré" w:date="2026-01-07T16:26:00Z" w16du:dateUtc="2026-01-07T16:26:00Z">
                <w:pPr>
                  <w:spacing w:after="0" w:line="480" w:lineRule="auto"/>
                  <w:ind w:left="0" w:right="51" w:firstLine="0"/>
                  <w:jc w:val="center"/>
                </w:pPr>
              </w:pPrChange>
            </w:pPr>
          </w:p>
          <w:p w14:paraId="1C8C4C23" w14:textId="6683B105" w:rsidR="00B11582" w:rsidDel="00974EF5" w:rsidRDefault="00B11582" w:rsidP="00974EF5">
            <w:pPr>
              <w:tabs>
                <w:tab w:val="left" w:pos="3200"/>
              </w:tabs>
              <w:spacing w:line="480" w:lineRule="auto"/>
              <w:ind w:left="720" w:firstLine="0"/>
              <w:rPr>
                <w:del w:id="2199" w:author="Cheick Traoré" w:date="2026-01-07T16:26:00Z" w16du:dateUtc="2026-01-07T16:26:00Z"/>
                <w:rFonts w:ascii="Times New Roman" w:hAnsi="Times New Roman" w:cs="Times New Roman"/>
              </w:rPr>
              <w:pPrChange w:id="2200" w:author="Cheick Traoré" w:date="2026-01-07T16:26:00Z" w16du:dateUtc="2026-01-07T16:26:00Z">
                <w:pPr>
                  <w:spacing w:after="0" w:line="480" w:lineRule="auto"/>
                  <w:ind w:left="0" w:right="51" w:firstLine="0"/>
                  <w:jc w:val="center"/>
                </w:pPr>
              </w:pPrChange>
            </w:pPr>
            <w:del w:id="2201" w:author="Cheick Traoré" w:date="2026-01-07T16:26:00Z" w16du:dateUtc="2026-01-07T16:26:00Z">
              <w:r w:rsidDel="00974EF5">
                <w:rPr>
                  <w:rFonts w:ascii="Times New Roman" w:hAnsi="Times New Roman" w:cs="Times New Roman"/>
                </w:rPr>
                <w:delText>36</w:delText>
              </w:r>
            </w:del>
          </w:p>
          <w:p w14:paraId="4D518D97" w14:textId="652AEAD9" w:rsidR="00B11582" w:rsidDel="00974EF5" w:rsidRDefault="00B11582" w:rsidP="00974EF5">
            <w:pPr>
              <w:tabs>
                <w:tab w:val="left" w:pos="3200"/>
              </w:tabs>
              <w:spacing w:line="480" w:lineRule="auto"/>
              <w:ind w:left="720" w:firstLine="0"/>
              <w:rPr>
                <w:del w:id="2202" w:author="Cheick Traoré" w:date="2026-01-07T16:26:00Z" w16du:dateUtc="2026-01-07T16:26:00Z"/>
                <w:rFonts w:ascii="Times New Roman" w:hAnsi="Times New Roman" w:cs="Times New Roman"/>
              </w:rPr>
              <w:pPrChange w:id="2203" w:author="Cheick Traoré" w:date="2026-01-07T16:26:00Z" w16du:dateUtc="2026-01-07T16:26:00Z">
                <w:pPr>
                  <w:spacing w:after="0" w:line="480" w:lineRule="auto"/>
                  <w:ind w:left="0" w:right="51" w:firstLine="0"/>
                  <w:jc w:val="center"/>
                </w:pPr>
              </w:pPrChange>
            </w:pPr>
          </w:p>
          <w:p w14:paraId="4640FFFE" w14:textId="6F8CD8A8" w:rsidR="00B11582" w:rsidRPr="00AB1D00" w:rsidDel="00974EF5" w:rsidRDefault="00B11582" w:rsidP="00974EF5">
            <w:pPr>
              <w:tabs>
                <w:tab w:val="left" w:pos="3200"/>
              </w:tabs>
              <w:spacing w:line="480" w:lineRule="auto"/>
              <w:ind w:left="720" w:firstLine="0"/>
              <w:rPr>
                <w:del w:id="2204" w:author="Cheick Traoré" w:date="2026-01-07T16:26:00Z" w16du:dateUtc="2026-01-07T16:26:00Z"/>
                <w:rFonts w:ascii="Times New Roman" w:hAnsi="Times New Roman" w:cs="Times New Roman"/>
              </w:rPr>
              <w:pPrChange w:id="2205" w:author="Cheick Traoré" w:date="2026-01-07T16:26:00Z" w16du:dateUtc="2026-01-07T16:26:00Z">
                <w:pPr>
                  <w:spacing w:after="0" w:line="480" w:lineRule="auto"/>
                  <w:ind w:left="0" w:right="51" w:firstLine="0"/>
                </w:pPr>
              </w:pPrChange>
            </w:pPr>
            <w:del w:id="2206"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46A994D4" w14:textId="0960883D" w:rsidR="00B11582" w:rsidRPr="00AB1D00" w:rsidDel="00974EF5" w:rsidRDefault="00B11582" w:rsidP="00974EF5">
            <w:pPr>
              <w:tabs>
                <w:tab w:val="left" w:pos="3200"/>
              </w:tabs>
              <w:spacing w:line="480" w:lineRule="auto"/>
              <w:ind w:left="720" w:firstLine="0"/>
              <w:rPr>
                <w:del w:id="2207" w:author="Cheick Traoré" w:date="2026-01-07T16:26:00Z" w16du:dateUtc="2026-01-07T16:26:00Z"/>
                <w:rFonts w:ascii="Times New Roman" w:hAnsi="Times New Roman" w:cs="Times New Roman"/>
              </w:rPr>
              <w:pPrChange w:id="2208" w:author="Cheick Traoré" w:date="2026-01-07T16:26:00Z" w16du:dateUtc="2026-01-07T16:26:00Z">
                <w:pPr>
                  <w:spacing w:after="0" w:line="480" w:lineRule="auto"/>
                  <w:ind w:left="0" w:right="41" w:firstLine="0"/>
                </w:pPr>
              </w:pPrChange>
            </w:pPr>
            <w:del w:id="2209" w:author="Cheick Traoré" w:date="2026-01-07T16:26:00Z" w16du:dateUtc="2026-01-07T16:26:00Z">
              <w:r w:rsidRPr="00AB1D00" w:rsidDel="00974EF5">
                <w:rPr>
                  <w:rFonts w:ascii="Times New Roman" w:hAnsi="Times New Roman" w:cs="Times New Roman"/>
                </w:rPr>
                <w:delText xml:space="preserve">E </w:delText>
              </w:r>
            </w:del>
          </w:p>
          <w:p w14:paraId="72BF75E2" w14:textId="57575284" w:rsidR="00B11582" w:rsidRPr="00AB1D00" w:rsidDel="00974EF5" w:rsidRDefault="00B11582" w:rsidP="00974EF5">
            <w:pPr>
              <w:tabs>
                <w:tab w:val="left" w:pos="3200"/>
              </w:tabs>
              <w:spacing w:line="480" w:lineRule="auto"/>
              <w:ind w:left="720" w:firstLine="0"/>
              <w:rPr>
                <w:del w:id="2210" w:author="Cheick Traoré" w:date="2026-01-07T16:26:00Z" w16du:dateUtc="2026-01-07T16:26:00Z"/>
                <w:rFonts w:ascii="Times New Roman" w:hAnsi="Times New Roman" w:cs="Times New Roman"/>
              </w:rPr>
              <w:pPrChange w:id="2211" w:author="Cheick Traoré" w:date="2026-01-07T16:26:00Z" w16du:dateUtc="2026-01-07T16:26:00Z">
                <w:pPr>
                  <w:spacing w:after="0" w:line="480" w:lineRule="auto"/>
                  <w:ind w:left="0" w:right="41" w:firstLine="0"/>
                </w:pPr>
              </w:pPrChange>
            </w:pPr>
            <w:del w:id="2212" w:author="Cheick Traoré" w:date="2026-01-07T16:26:00Z" w16du:dateUtc="2026-01-07T16:26:00Z">
              <w:r w:rsidRPr="00AB1D00" w:rsidDel="00974EF5">
                <w:rPr>
                  <w:rFonts w:ascii="Times New Roman" w:hAnsi="Times New Roman" w:cs="Times New Roman"/>
                </w:rPr>
                <w:delText xml:space="preserve">E </w:delText>
              </w:r>
            </w:del>
          </w:p>
        </w:tc>
        <w:tc>
          <w:tcPr>
            <w:tcW w:w="846" w:type="dxa"/>
            <w:tcBorders>
              <w:top w:val="single" w:sz="4" w:space="0" w:color="000000"/>
              <w:left w:val="single" w:sz="4" w:space="0" w:color="000000"/>
              <w:bottom w:val="single" w:sz="4" w:space="0" w:color="000000"/>
              <w:right w:val="single" w:sz="4" w:space="0" w:color="000000"/>
            </w:tcBorders>
          </w:tcPr>
          <w:p w14:paraId="361A5C62" w14:textId="4C05814C" w:rsidR="00B11582" w:rsidRPr="00AB1D00" w:rsidDel="00974EF5" w:rsidRDefault="00B11582" w:rsidP="00974EF5">
            <w:pPr>
              <w:tabs>
                <w:tab w:val="left" w:pos="3200"/>
              </w:tabs>
              <w:spacing w:line="480" w:lineRule="auto"/>
              <w:ind w:left="720" w:firstLine="0"/>
              <w:rPr>
                <w:del w:id="2213" w:author="Cheick Traoré" w:date="2026-01-07T16:26:00Z" w16du:dateUtc="2026-01-07T16:26:00Z"/>
                <w:rFonts w:ascii="Times New Roman" w:hAnsi="Times New Roman" w:cs="Times New Roman"/>
              </w:rPr>
              <w:pPrChange w:id="2214" w:author="Cheick Traoré" w:date="2026-01-07T16:26:00Z" w16du:dateUtc="2026-01-07T16:26:00Z">
                <w:pPr>
                  <w:spacing w:after="0" w:line="480" w:lineRule="auto"/>
                  <w:ind w:left="0" w:firstLine="0"/>
                </w:pPr>
              </w:pPrChange>
            </w:pPr>
            <w:del w:id="2215" w:author="Cheick Traoré" w:date="2026-01-07T16:26:00Z" w16du:dateUtc="2026-01-07T16:26:00Z">
              <w:r w:rsidRPr="00AB1D00" w:rsidDel="00974EF5">
                <w:rPr>
                  <w:rFonts w:ascii="Times New Roman" w:hAnsi="Times New Roman" w:cs="Times New Roman"/>
                </w:rPr>
                <w:delText xml:space="preserve">SIG SIT </w:delText>
              </w:r>
            </w:del>
          </w:p>
        </w:tc>
        <w:tc>
          <w:tcPr>
            <w:tcW w:w="1134" w:type="dxa"/>
            <w:tcBorders>
              <w:top w:val="single" w:sz="4" w:space="0" w:color="000000"/>
              <w:left w:val="single" w:sz="4" w:space="0" w:color="000000"/>
              <w:bottom w:val="single" w:sz="4" w:space="0" w:color="000000"/>
              <w:right w:val="single" w:sz="4" w:space="0" w:color="000000"/>
            </w:tcBorders>
          </w:tcPr>
          <w:p w14:paraId="2C56EA0E" w14:textId="0A3E174E" w:rsidR="00B11582" w:rsidRPr="00AB1D00" w:rsidDel="00974EF5" w:rsidRDefault="00B11582" w:rsidP="00974EF5">
            <w:pPr>
              <w:tabs>
                <w:tab w:val="left" w:pos="3200"/>
              </w:tabs>
              <w:spacing w:line="480" w:lineRule="auto"/>
              <w:ind w:left="720" w:firstLine="0"/>
              <w:rPr>
                <w:del w:id="2216" w:author="Cheick Traoré" w:date="2026-01-07T16:26:00Z" w16du:dateUtc="2026-01-07T16:26:00Z"/>
                <w:rFonts w:ascii="Times New Roman" w:hAnsi="Times New Roman" w:cs="Times New Roman"/>
              </w:rPr>
              <w:pPrChange w:id="2217" w:author="Cheick Traoré" w:date="2026-01-07T16:26:00Z" w16du:dateUtc="2026-01-07T16:26:00Z">
                <w:pPr>
                  <w:spacing w:after="0" w:line="480" w:lineRule="auto"/>
                  <w:ind w:left="0" w:firstLine="0"/>
                </w:pPr>
              </w:pPrChange>
            </w:pPr>
            <w:del w:id="2218" w:author="Cheick Traoré" w:date="2026-01-07T16:26:00Z" w16du:dateUtc="2026-01-07T16:26:00Z">
              <w:r w:rsidRPr="00AB1D00" w:rsidDel="00974EF5">
                <w:rPr>
                  <w:rFonts w:ascii="Times New Roman" w:hAnsi="Times New Roman" w:cs="Times New Roman"/>
                </w:rPr>
                <w:delText xml:space="preserve">ID </w:delText>
              </w:r>
            </w:del>
          </w:p>
        </w:tc>
        <w:tc>
          <w:tcPr>
            <w:tcW w:w="2962" w:type="dxa"/>
          </w:tcPr>
          <w:p w14:paraId="21BDD955" w14:textId="0B10C4E2" w:rsidR="00B11582" w:rsidRPr="00AB1D00" w:rsidDel="00974EF5" w:rsidRDefault="00B11582" w:rsidP="00974EF5">
            <w:pPr>
              <w:tabs>
                <w:tab w:val="left" w:pos="3200"/>
              </w:tabs>
              <w:spacing w:line="480" w:lineRule="auto"/>
              <w:ind w:left="720" w:firstLine="0"/>
              <w:rPr>
                <w:del w:id="2219" w:author="Cheick Traoré" w:date="2026-01-07T16:26:00Z" w16du:dateUtc="2026-01-07T16:26:00Z"/>
                <w:rFonts w:ascii="Times New Roman" w:hAnsi="Times New Roman" w:cs="Times New Roman"/>
              </w:rPr>
              <w:pPrChange w:id="2220" w:author="Cheick Traoré" w:date="2026-01-07T16:26:00Z" w16du:dateUtc="2026-01-07T16:26:00Z">
                <w:pPr>
                  <w:spacing w:after="0" w:line="480" w:lineRule="auto"/>
                  <w:ind w:left="0" w:firstLine="0"/>
                </w:pPr>
              </w:pPrChange>
            </w:pPr>
          </w:p>
        </w:tc>
      </w:tr>
      <w:tr w:rsidR="00B11582" w:rsidRPr="00AB1D00" w:rsidDel="00974EF5" w14:paraId="62E1A4DF" w14:textId="44550AC2" w:rsidTr="00B27E8A">
        <w:trPr>
          <w:trHeight w:val="4484"/>
          <w:del w:id="2221" w:author="Cheick Traoré" w:date="2026-01-07T16:26:00Z" w16du:dateUtc="2026-01-07T16:26:00Z"/>
        </w:trPr>
        <w:tc>
          <w:tcPr>
            <w:tcW w:w="2552" w:type="dxa"/>
            <w:tcBorders>
              <w:top w:val="single" w:sz="4" w:space="0" w:color="000000"/>
              <w:left w:val="single" w:sz="4" w:space="0" w:color="000000"/>
              <w:bottom w:val="single" w:sz="4" w:space="0" w:color="000000"/>
              <w:right w:val="single" w:sz="4" w:space="0" w:color="000000"/>
            </w:tcBorders>
          </w:tcPr>
          <w:p w14:paraId="255DBF24" w14:textId="34516F55" w:rsidR="00B11582" w:rsidRPr="00AB1D00" w:rsidDel="00974EF5" w:rsidRDefault="00B11582" w:rsidP="00974EF5">
            <w:pPr>
              <w:tabs>
                <w:tab w:val="left" w:pos="3200"/>
              </w:tabs>
              <w:spacing w:line="480" w:lineRule="auto"/>
              <w:ind w:left="720" w:firstLine="0"/>
              <w:rPr>
                <w:del w:id="2222" w:author="Cheick Traoré" w:date="2026-01-07T16:26:00Z" w16du:dateUtc="2026-01-07T16:26:00Z"/>
                <w:rFonts w:ascii="Times New Roman" w:hAnsi="Times New Roman" w:cs="Times New Roman"/>
              </w:rPr>
              <w:pPrChange w:id="2223" w:author="Cheick Traoré" w:date="2026-01-07T16:26:00Z" w16du:dateUtc="2026-01-07T16:26:00Z">
                <w:pPr>
                  <w:spacing w:after="0" w:line="480" w:lineRule="auto"/>
                  <w:ind w:left="2" w:firstLine="0"/>
                </w:pPr>
              </w:pPrChange>
            </w:pPr>
            <w:del w:id="2224" w:author="Cheick Traoré" w:date="2026-01-07T16:26:00Z" w16du:dateUtc="2026-01-07T16:26:00Z">
              <w:r w:rsidRPr="00AB1D00" w:rsidDel="00974EF5">
                <w:rPr>
                  <w:rFonts w:ascii="Times New Roman" w:hAnsi="Times New Roman" w:cs="Times New Roman"/>
                </w:rPr>
                <w:delText>VALEUR_FAC_id</w:delText>
              </w:r>
            </w:del>
          </w:p>
          <w:p w14:paraId="173406B9" w14:textId="3328D616" w:rsidR="00B11582" w:rsidRPr="00AB1D00" w:rsidDel="00974EF5" w:rsidRDefault="00B11582" w:rsidP="00974EF5">
            <w:pPr>
              <w:tabs>
                <w:tab w:val="left" w:pos="3200"/>
              </w:tabs>
              <w:spacing w:line="480" w:lineRule="auto"/>
              <w:ind w:left="720" w:firstLine="0"/>
              <w:rPr>
                <w:del w:id="2225" w:author="Cheick Traoré" w:date="2026-01-07T16:26:00Z" w16du:dateUtc="2026-01-07T16:26:00Z"/>
                <w:rFonts w:ascii="Times New Roman" w:hAnsi="Times New Roman" w:cs="Times New Roman"/>
              </w:rPr>
              <w:pPrChange w:id="2226" w:author="Cheick Traoré" w:date="2026-01-07T16:26:00Z" w16du:dateUtc="2026-01-07T16:26:00Z">
                <w:pPr>
                  <w:spacing w:after="0" w:line="480" w:lineRule="auto"/>
                  <w:ind w:left="2" w:firstLine="0"/>
                </w:pPr>
              </w:pPrChange>
            </w:pPr>
          </w:p>
          <w:p w14:paraId="5BC08DAA" w14:textId="40A9EB66" w:rsidR="00B11582" w:rsidRPr="00AB1D00" w:rsidDel="00974EF5" w:rsidRDefault="00B11582" w:rsidP="00974EF5">
            <w:pPr>
              <w:tabs>
                <w:tab w:val="left" w:pos="3200"/>
              </w:tabs>
              <w:spacing w:line="480" w:lineRule="auto"/>
              <w:ind w:left="720" w:firstLine="0"/>
              <w:rPr>
                <w:del w:id="2227" w:author="Cheick Traoré" w:date="2026-01-07T16:26:00Z" w16du:dateUtc="2026-01-07T16:26:00Z"/>
                <w:rFonts w:ascii="Times New Roman" w:hAnsi="Times New Roman" w:cs="Times New Roman"/>
              </w:rPr>
              <w:pPrChange w:id="2228" w:author="Cheick Traoré" w:date="2026-01-07T16:26:00Z" w16du:dateUtc="2026-01-07T16:26:00Z">
                <w:pPr>
                  <w:spacing w:after="0" w:line="480" w:lineRule="auto"/>
                  <w:ind w:left="2" w:firstLine="0"/>
                </w:pPr>
              </w:pPrChange>
            </w:pPr>
          </w:p>
          <w:p w14:paraId="63FF6739" w14:textId="51B886FD" w:rsidR="00B11582" w:rsidRPr="00AB1D00" w:rsidDel="00974EF5" w:rsidRDefault="00B11582" w:rsidP="00974EF5">
            <w:pPr>
              <w:tabs>
                <w:tab w:val="left" w:pos="3200"/>
              </w:tabs>
              <w:spacing w:line="480" w:lineRule="auto"/>
              <w:ind w:left="720" w:firstLine="0"/>
              <w:rPr>
                <w:del w:id="2229" w:author="Cheick Traoré" w:date="2026-01-07T16:26:00Z" w16du:dateUtc="2026-01-07T16:26:00Z"/>
                <w:rFonts w:ascii="Times New Roman" w:hAnsi="Times New Roman" w:cs="Times New Roman"/>
              </w:rPr>
              <w:pPrChange w:id="2230" w:author="Cheick Traoré" w:date="2026-01-07T16:26:00Z" w16du:dateUtc="2026-01-07T16:26:00Z">
                <w:pPr>
                  <w:spacing w:after="0" w:line="480" w:lineRule="auto"/>
                  <w:ind w:left="2" w:firstLine="0"/>
                </w:pPr>
              </w:pPrChange>
            </w:pPr>
            <w:del w:id="2231" w:author="Cheick Traoré" w:date="2026-01-07T16:26:00Z" w16du:dateUtc="2026-01-07T16:26:00Z">
              <w:r w:rsidRPr="00AB1D00" w:rsidDel="00974EF5">
                <w:rPr>
                  <w:rFonts w:ascii="Times New Roman" w:hAnsi="Times New Roman" w:cs="Times New Roman"/>
                </w:rPr>
                <w:delText>VALEUR_FAC_valeur</w:delText>
              </w:r>
            </w:del>
          </w:p>
          <w:p w14:paraId="0A4E9405" w14:textId="2F1F7712" w:rsidR="00B11582" w:rsidRPr="00AB1D00" w:rsidDel="00974EF5" w:rsidRDefault="00B11582" w:rsidP="00974EF5">
            <w:pPr>
              <w:tabs>
                <w:tab w:val="left" w:pos="3200"/>
              </w:tabs>
              <w:spacing w:line="480" w:lineRule="auto"/>
              <w:ind w:left="720" w:firstLine="0"/>
              <w:rPr>
                <w:del w:id="2232" w:author="Cheick Traoré" w:date="2026-01-07T16:26:00Z" w16du:dateUtc="2026-01-07T16:26:00Z"/>
                <w:rFonts w:ascii="Times New Roman" w:hAnsi="Times New Roman" w:cs="Times New Roman"/>
              </w:rPr>
              <w:pPrChange w:id="2233" w:author="Cheick Traoré" w:date="2026-01-07T16:26:00Z" w16du:dateUtc="2026-01-07T16:26:00Z">
                <w:pPr>
                  <w:spacing w:after="0" w:line="480" w:lineRule="auto"/>
                  <w:ind w:left="2" w:firstLine="0"/>
                </w:pPr>
              </w:pPrChange>
            </w:pPr>
          </w:p>
          <w:p w14:paraId="288FEB9E" w14:textId="6527BB3D" w:rsidR="00B11582" w:rsidRPr="00AB1D00" w:rsidDel="00974EF5" w:rsidRDefault="00B11582" w:rsidP="00974EF5">
            <w:pPr>
              <w:tabs>
                <w:tab w:val="left" w:pos="3200"/>
              </w:tabs>
              <w:spacing w:line="480" w:lineRule="auto"/>
              <w:ind w:left="720" w:firstLine="0"/>
              <w:rPr>
                <w:del w:id="2234" w:author="Cheick Traoré" w:date="2026-01-07T16:26:00Z" w16du:dateUtc="2026-01-07T16:26:00Z"/>
                <w:rFonts w:ascii="Times New Roman" w:hAnsi="Times New Roman" w:cs="Times New Roman"/>
              </w:rPr>
              <w:pPrChange w:id="2235" w:author="Cheick Traoré" w:date="2026-01-07T16:26:00Z" w16du:dateUtc="2026-01-07T16:26:00Z">
                <w:pPr>
                  <w:spacing w:after="0" w:line="480" w:lineRule="auto"/>
                  <w:ind w:left="2" w:firstLine="0"/>
                </w:pPr>
              </w:pPrChange>
            </w:pPr>
            <w:del w:id="2236" w:author="Cheick Traoré" w:date="2026-01-07T16:26:00Z" w16du:dateUtc="2026-01-07T16:26:00Z">
              <w:r w:rsidRPr="00AB1D00" w:rsidDel="00974EF5">
                <w:rPr>
                  <w:rFonts w:ascii="Times New Roman" w:hAnsi="Times New Roman" w:cs="Times New Roman"/>
                </w:rPr>
                <w:delText>Id_facteur</w:delText>
              </w:r>
            </w:del>
          </w:p>
          <w:p w14:paraId="7595A352" w14:textId="4046FADC" w:rsidR="00B11582" w:rsidRPr="00AB1D00" w:rsidDel="00974EF5" w:rsidRDefault="00B11582" w:rsidP="00974EF5">
            <w:pPr>
              <w:tabs>
                <w:tab w:val="left" w:pos="3200"/>
              </w:tabs>
              <w:spacing w:line="480" w:lineRule="auto"/>
              <w:ind w:left="720" w:firstLine="0"/>
              <w:rPr>
                <w:del w:id="2237" w:author="Cheick Traoré" w:date="2026-01-07T16:26:00Z" w16du:dateUtc="2026-01-07T16:26:00Z"/>
                <w:rFonts w:ascii="Times New Roman" w:hAnsi="Times New Roman" w:cs="Times New Roman"/>
              </w:rPr>
              <w:pPrChange w:id="2238" w:author="Cheick Traoré" w:date="2026-01-07T16:26:00Z" w16du:dateUtc="2026-01-07T16:26:00Z">
                <w:pPr>
                  <w:spacing w:after="0" w:line="480" w:lineRule="auto"/>
                  <w:ind w:left="2" w:firstLine="0"/>
                </w:pPr>
              </w:pPrChange>
            </w:pPr>
          </w:p>
          <w:p w14:paraId="1C59F2E1" w14:textId="7E12B2BE" w:rsidR="00B11582" w:rsidRPr="00AB1D00" w:rsidDel="00974EF5" w:rsidRDefault="00B11582" w:rsidP="00974EF5">
            <w:pPr>
              <w:tabs>
                <w:tab w:val="left" w:pos="3200"/>
              </w:tabs>
              <w:spacing w:line="480" w:lineRule="auto"/>
              <w:ind w:left="720" w:firstLine="0"/>
              <w:rPr>
                <w:del w:id="2239" w:author="Cheick Traoré" w:date="2026-01-07T16:26:00Z" w16du:dateUtc="2026-01-07T16:26:00Z"/>
                <w:rFonts w:ascii="Times New Roman" w:hAnsi="Times New Roman" w:cs="Times New Roman"/>
              </w:rPr>
              <w:pPrChange w:id="2240" w:author="Cheick Traoré" w:date="2026-01-07T16:26:00Z" w16du:dateUtc="2026-01-07T16:26:00Z">
                <w:pPr>
                  <w:spacing w:after="0" w:line="480" w:lineRule="auto"/>
                  <w:ind w:left="2" w:firstLine="0"/>
                </w:pPr>
              </w:pPrChange>
            </w:pPr>
            <w:del w:id="2241" w:author="Cheick Traoré" w:date="2026-01-07T16:26:00Z" w16du:dateUtc="2026-01-07T16:26:00Z">
              <w:r w:rsidRPr="00AB1D00" w:rsidDel="00974EF5">
                <w:rPr>
                  <w:rFonts w:ascii="Times New Roman" w:hAnsi="Times New Roman" w:cs="Times New Roman"/>
                </w:rPr>
                <w:delText>Id_annee</w:delText>
              </w:r>
            </w:del>
          </w:p>
        </w:tc>
        <w:tc>
          <w:tcPr>
            <w:tcW w:w="2334" w:type="dxa"/>
            <w:tcBorders>
              <w:top w:val="single" w:sz="4" w:space="0" w:color="000000"/>
              <w:left w:val="single" w:sz="4" w:space="0" w:color="000000"/>
              <w:bottom w:val="single" w:sz="4" w:space="0" w:color="000000"/>
              <w:right w:val="single" w:sz="4" w:space="0" w:color="000000"/>
            </w:tcBorders>
          </w:tcPr>
          <w:p w14:paraId="6D8E0533" w14:textId="2E6027A6" w:rsidR="00B11582" w:rsidRPr="00AB1D00" w:rsidDel="00974EF5" w:rsidRDefault="00B11582" w:rsidP="00974EF5">
            <w:pPr>
              <w:tabs>
                <w:tab w:val="left" w:pos="3200"/>
              </w:tabs>
              <w:spacing w:line="480" w:lineRule="auto"/>
              <w:ind w:left="720" w:firstLine="0"/>
              <w:rPr>
                <w:del w:id="2242" w:author="Cheick Traoré" w:date="2026-01-07T16:26:00Z" w16du:dateUtc="2026-01-07T16:26:00Z"/>
                <w:rFonts w:ascii="Times New Roman" w:hAnsi="Times New Roman" w:cs="Times New Roman"/>
              </w:rPr>
              <w:pPrChange w:id="2243" w:author="Cheick Traoré" w:date="2026-01-07T16:26:00Z" w16du:dateUtc="2026-01-07T16:26:00Z">
                <w:pPr>
                  <w:spacing w:after="0" w:line="480" w:lineRule="auto"/>
                  <w:ind w:left="2" w:firstLine="0"/>
                </w:pPr>
              </w:pPrChange>
            </w:pPr>
            <w:del w:id="2244" w:author="Cheick Traoré" w:date="2026-01-07T16:26:00Z" w16du:dateUtc="2026-01-07T16:26:00Z">
              <w:r w:rsidRPr="00AB1D00" w:rsidDel="00974EF5">
                <w:rPr>
                  <w:rFonts w:ascii="Times New Roman" w:hAnsi="Times New Roman" w:cs="Times New Roman"/>
                </w:rPr>
                <w:delText>Id de la valeur du Facteur</w:delText>
              </w:r>
            </w:del>
          </w:p>
          <w:p w14:paraId="1A3AE269" w14:textId="39DDD243" w:rsidR="00B11582" w:rsidRPr="00AB1D00" w:rsidDel="00974EF5" w:rsidRDefault="00B11582" w:rsidP="00974EF5">
            <w:pPr>
              <w:tabs>
                <w:tab w:val="left" w:pos="3200"/>
              </w:tabs>
              <w:spacing w:line="480" w:lineRule="auto"/>
              <w:ind w:left="720" w:firstLine="0"/>
              <w:rPr>
                <w:del w:id="2245" w:author="Cheick Traoré" w:date="2026-01-07T16:26:00Z" w16du:dateUtc="2026-01-07T16:26:00Z"/>
                <w:rFonts w:ascii="Times New Roman" w:hAnsi="Times New Roman" w:cs="Times New Roman"/>
              </w:rPr>
              <w:pPrChange w:id="2246" w:author="Cheick Traoré" w:date="2026-01-07T16:26:00Z" w16du:dateUtc="2026-01-07T16:26:00Z">
                <w:pPr>
                  <w:spacing w:after="0" w:line="480" w:lineRule="auto"/>
                  <w:ind w:left="2" w:firstLine="0"/>
                </w:pPr>
              </w:pPrChange>
            </w:pPr>
          </w:p>
          <w:p w14:paraId="3CE4DC90" w14:textId="0DD82EB5" w:rsidR="00B11582" w:rsidRPr="00AB1D00" w:rsidDel="00974EF5" w:rsidRDefault="00B11582" w:rsidP="00974EF5">
            <w:pPr>
              <w:tabs>
                <w:tab w:val="left" w:pos="3200"/>
              </w:tabs>
              <w:spacing w:line="480" w:lineRule="auto"/>
              <w:ind w:left="720" w:firstLine="0"/>
              <w:rPr>
                <w:del w:id="2247" w:author="Cheick Traoré" w:date="2026-01-07T16:26:00Z" w16du:dateUtc="2026-01-07T16:26:00Z"/>
                <w:rFonts w:ascii="Times New Roman" w:hAnsi="Times New Roman" w:cs="Times New Roman"/>
              </w:rPr>
              <w:pPrChange w:id="2248" w:author="Cheick Traoré" w:date="2026-01-07T16:26:00Z" w16du:dateUtc="2026-01-07T16:26:00Z">
                <w:pPr>
                  <w:spacing w:after="0" w:line="480" w:lineRule="auto"/>
                  <w:ind w:left="2" w:firstLine="0"/>
                </w:pPr>
              </w:pPrChange>
            </w:pPr>
            <w:del w:id="2249" w:author="Cheick Traoré" w:date="2026-01-07T16:26:00Z" w16du:dateUtc="2026-01-07T16:26:00Z">
              <w:r w:rsidRPr="00AB1D00" w:rsidDel="00974EF5">
                <w:rPr>
                  <w:rFonts w:ascii="Times New Roman" w:hAnsi="Times New Roman" w:cs="Times New Roman"/>
                </w:rPr>
                <w:delText>Valeur du Facteur</w:delText>
              </w:r>
            </w:del>
          </w:p>
          <w:p w14:paraId="22066529" w14:textId="39848B7A" w:rsidR="00B11582" w:rsidRPr="00AB1D00" w:rsidDel="00974EF5" w:rsidRDefault="00B11582" w:rsidP="00974EF5">
            <w:pPr>
              <w:tabs>
                <w:tab w:val="left" w:pos="3200"/>
              </w:tabs>
              <w:spacing w:line="480" w:lineRule="auto"/>
              <w:ind w:left="720" w:firstLine="0"/>
              <w:rPr>
                <w:del w:id="2250" w:author="Cheick Traoré" w:date="2026-01-07T16:26:00Z" w16du:dateUtc="2026-01-07T16:26:00Z"/>
                <w:rFonts w:ascii="Times New Roman" w:hAnsi="Times New Roman" w:cs="Times New Roman"/>
              </w:rPr>
              <w:pPrChange w:id="2251" w:author="Cheick Traoré" w:date="2026-01-07T16:26:00Z" w16du:dateUtc="2026-01-07T16:26:00Z">
                <w:pPr>
                  <w:spacing w:after="0" w:line="480" w:lineRule="auto"/>
                  <w:ind w:left="2" w:firstLine="0"/>
                </w:pPr>
              </w:pPrChange>
            </w:pPr>
          </w:p>
          <w:p w14:paraId="551D988B" w14:textId="2CE7AA3A" w:rsidR="00B11582" w:rsidRPr="00AB1D00" w:rsidDel="00974EF5" w:rsidRDefault="00B11582" w:rsidP="00974EF5">
            <w:pPr>
              <w:tabs>
                <w:tab w:val="left" w:pos="3200"/>
              </w:tabs>
              <w:spacing w:line="480" w:lineRule="auto"/>
              <w:ind w:left="720" w:firstLine="0"/>
              <w:rPr>
                <w:del w:id="2252" w:author="Cheick Traoré" w:date="2026-01-07T16:26:00Z" w16du:dateUtc="2026-01-07T16:26:00Z"/>
                <w:rFonts w:ascii="Times New Roman" w:hAnsi="Times New Roman" w:cs="Times New Roman"/>
              </w:rPr>
              <w:pPrChange w:id="2253" w:author="Cheick Traoré" w:date="2026-01-07T16:26:00Z" w16du:dateUtc="2026-01-07T16:26:00Z">
                <w:pPr>
                  <w:spacing w:after="0" w:line="480" w:lineRule="auto"/>
                  <w:ind w:left="2" w:firstLine="0"/>
                </w:pPr>
              </w:pPrChange>
            </w:pPr>
            <w:del w:id="2254" w:author="Cheick Traoré" w:date="2026-01-07T16:26:00Z" w16du:dateUtc="2026-01-07T16:26:00Z">
              <w:r w:rsidRPr="00AB1D00" w:rsidDel="00974EF5">
                <w:rPr>
                  <w:rFonts w:ascii="Times New Roman" w:hAnsi="Times New Roman" w:cs="Times New Roman"/>
                </w:rPr>
                <w:delText>Id du Facteur</w:delText>
              </w:r>
            </w:del>
          </w:p>
          <w:p w14:paraId="0B67A560" w14:textId="4E7A43EB" w:rsidR="00B11582" w:rsidRPr="00AB1D00" w:rsidDel="00974EF5" w:rsidRDefault="00B11582" w:rsidP="00974EF5">
            <w:pPr>
              <w:tabs>
                <w:tab w:val="left" w:pos="3200"/>
              </w:tabs>
              <w:spacing w:line="480" w:lineRule="auto"/>
              <w:ind w:left="720" w:firstLine="0"/>
              <w:rPr>
                <w:del w:id="2255" w:author="Cheick Traoré" w:date="2026-01-07T16:26:00Z" w16du:dateUtc="2026-01-07T16:26:00Z"/>
                <w:rFonts w:ascii="Times New Roman" w:hAnsi="Times New Roman" w:cs="Times New Roman"/>
              </w:rPr>
              <w:pPrChange w:id="2256" w:author="Cheick Traoré" w:date="2026-01-07T16:26:00Z" w16du:dateUtc="2026-01-07T16:26:00Z">
                <w:pPr>
                  <w:spacing w:after="0" w:line="480" w:lineRule="auto"/>
                  <w:ind w:left="2" w:firstLine="0"/>
                </w:pPr>
              </w:pPrChange>
            </w:pPr>
          </w:p>
          <w:p w14:paraId="41C761F4" w14:textId="438C67D6" w:rsidR="00B11582" w:rsidRPr="00AB1D00" w:rsidDel="00974EF5" w:rsidRDefault="00B11582" w:rsidP="00974EF5">
            <w:pPr>
              <w:tabs>
                <w:tab w:val="left" w:pos="3200"/>
              </w:tabs>
              <w:spacing w:line="480" w:lineRule="auto"/>
              <w:ind w:left="720" w:firstLine="0"/>
              <w:rPr>
                <w:del w:id="2257" w:author="Cheick Traoré" w:date="2026-01-07T16:26:00Z" w16du:dateUtc="2026-01-07T16:26:00Z"/>
                <w:rFonts w:ascii="Times New Roman" w:hAnsi="Times New Roman" w:cs="Times New Roman"/>
              </w:rPr>
              <w:pPrChange w:id="2258" w:author="Cheick Traoré" w:date="2026-01-07T16:26:00Z" w16du:dateUtc="2026-01-07T16:26:00Z">
                <w:pPr>
                  <w:spacing w:after="0" w:line="480" w:lineRule="auto"/>
                  <w:ind w:left="2" w:firstLine="0"/>
                </w:pPr>
              </w:pPrChange>
            </w:pPr>
            <w:del w:id="2259" w:author="Cheick Traoré" w:date="2026-01-07T16:26:00Z" w16du:dateUtc="2026-01-07T16:26:00Z">
              <w:r w:rsidRPr="00AB1D00" w:rsidDel="00974EF5">
                <w:rPr>
                  <w:rFonts w:ascii="Times New Roman" w:hAnsi="Times New Roman" w:cs="Times New Roman"/>
                </w:rPr>
                <w:delText>Id de l’année</w:delText>
              </w:r>
            </w:del>
          </w:p>
        </w:tc>
        <w:tc>
          <w:tcPr>
            <w:tcW w:w="710" w:type="dxa"/>
            <w:tcBorders>
              <w:top w:val="single" w:sz="4" w:space="0" w:color="000000"/>
              <w:left w:val="single" w:sz="4" w:space="0" w:color="000000"/>
              <w:bottom w:val="single" w:sz="4" w:space="0" w:color="000000"/>
              <w:right w:val="single" w:sz="4" w:space="0" w:color="000000"/>
            </w:tcBorders>
          </w:tcPr>
          <w:p w14:paraId="6B2E3F51" w14:textId="7C7851EF" w:rsidR="00B11582" w:rsidDel="00974EF5" w:rsidRDefault="00B11582" w:rsidP="00974EF5">
            <w:pPr>
              <w:tabs>
                <w:tab w:val="left" w:pos="3200"/>
              </w:tabs>
              <w:spacing w:line="480" w:lineRule="auto"/>
              <w:ind w:left="720" w:firstLine="0"/>
              <w:rPr>
                <w:del w:id="2260" w:author="Cheick Traoré" w:date="2026-01-07T16:26:00Z" w16du:dateUtc="2026-01-07T16:26:00Z"/>
                <w:rFonts w:ascii="Times New Roman" w:hAnsi="Times New Roman" w:cs="Times New Roman"/>
              </w:rPr>
              <w:pPrChange w:id="2261" w:author="Cheick Traoré" w:date="2026-01-07T16:26:00Z" w16du:dateUtc="2026-01-07T16:26:00Z">
                <w:pPr>
                  <w:spacing w:after="0" w:line="480" w:lineRule="auto"/>
                  <w:ind w:left="26" w:right="14" w:firstLine="0"/>
                  <w:jc w:val="center"/>
                </w:pPr>
              </w:pPrChange>
            </w:pPr>
            <w:del w:id="2262" w:author="Cheick Traoré" w:date="2026-01-07T16:26:00Z" w16du:dateUtc="2026-01-07T16:26:00Z">
              <w:r w:rsidDel="00974EF5">
                <w:rPr>
                  <w:rFonts w:ascii="Times New Roman" w:hAnsi="Times New Roman" w:cs="Times New Roman"/>
                </w:rPr>
                <w:delText>AN</w:delText>
              </w:r>
            </w:del>
          </w:p>
          <w:p w14:paraId="684008F3" w14:textId="2EEC2BD2" w:rsidR="00B11582" w:rsidDel="00974EF5" w:rsidRDefault="00B11582" w:rsidP="00974EF5">
            <w:pPr>
              <w:tabs>
                <w:tab w:val="left" w:pos="3200"/>
              </w:tabs>
              <w:spacing w:line="480" w:lineRule="auto"/>
              <w:ind w:left="720" w:firstLine="0"/>
              <w:rPr>
                <w:del w:id="2263" w:author="Cheick Traoré" w:date="2026-01-07T16:26:00Z" w16du:dateUtc="2026-01-07T16:26:00Z"/>
                <w:rFonts w:ascii="Times New Roman" w:hAnsi="Times New Roman" w:cs="Times New Roman"/>
              </w:rPr>
              <w:pPrChange w:id="2264" w:author="Cheick Traoré" w:date="2026-01-07T16:26:00Z" w16du:dateUtc="2026-01-07T16:26:00Z">
                <w:pPr>
                  <w:spacing w:after="0" w:line="480" w:lineRule="auto"/>
                  <w:ind w:left="26" w:right="14" w:firstLine="0"/>
                  <w:jc w:val="center"/>
                </w:pPr>
              </w:pPrChange>
            </w:pPr>
          </w:p>
          <w:p w14:paraId="7BA43C4C" w14:textId="3559E3A4" w:rsidR="00B11582" w:rsidDel="00974EF5" w:rsidRDefault="00B11582" w:rsidP="00974EF5">
            <w:pPr>
              <w:tabs>
                <w:tab w:val="left" w:pos="3200"/>
              </w:tabs>
              <w:spacing w:line="480" w:lineRule="auto"/>
              <w:ind w:left="720" w:firstLine="0"/>
              <w:rPr>
                <w:del w:id="2265" w:author="Cheick Traoré" w:date="2026-01-07T16:26:00Z" w16du:dateUtc="2026-01-07T16:26:00Z"/>
                <w:rFonts w:ascii="Times New Roman" w:hAnsi="Times New Roman" w:cs="Times New Roman"/>
              </w:rPr>
              <w:pPrChange w:id="2266" w:author="Cheick Traoré" w:date="2026-01-07T16:26:00Z" w16du:dateUtc="2026-01-07T16:26:00Z">
                <w:pPr>
                  <w:spacing w:after="0" w:line="480" w:lineRule="auto"/>
                  <w:ind w:left="26" w:right="14" w:firstLine="0"/>
                  <w:jc w:val="center"/>
                </w:pPr>
              </w:pPrChange>
            </w:pPr>
          </w:p>
          <w:p w14:paraId="66AA30A2" w14:textId="547EE7F0" w:rsidR="00B11582" w:rsidDel="00974EF5" w:rsidRDefault="00B11582" w:rsidP="00974EF5">
            <w:pPr>
              <w:tabs>
                <w:tab w:val="left" w:pos="3200"/>
              </w:tabs>
              <w:spacing w:line="480" w:lineRule="auto"/>
              <w:ind w:left="720" w:firstLine="0"/>
              <w:rPr>
                <w:del w:id="2267" w:author="Cheick Traoré" w:date="2026-01-07T16:26:00Z" w16du:dateUtc="2026-01-07T16:26:00Z"/>
                <w:rFonts w:ascii="Times New Roman" w:hAnsi="Times New Roman" w:cs="Times New Roman"/>
              </w:rPr>
              <w:pPrChange w:id="2268" w:author="Cheick Traoré" w:date="2026-01-07T16:26:00Z" w16du:dateUtc="2026-01-07T16:26:00Z">
                <w:pPr>
                  <w:spacing w:after="0" w:line="480" w:lineRule="auto"/>
                  <w:ind w:left="26" w:right="14" w:firstLine="0"/>
                  <w:jc w:val="center"/>
                </w:pPr>
              </w:pPrChange>
            </w:pPr>
            <w:del w:id="2269" w:author="Cheick Traoré" w:date="2026-01-07T16:26:00Z" w16du:dateUtc="2026-01-07T16:26:00Z">
              <w:r w:rsidDel="00974EF5">
                <w:rPr>
                  <w:rFonts w:ascii="Times New Roman" w:hAnsi="Times New Roman" w:cs="Times New Roman"/>
                </w:rPr>
                <w:delText>N</w:delText>
              </w:r>
            </w:del>
          </w:p>
          <w:p w14:paraId="2A18AEF7" w14:textId="2394C877" w:rsidR="00B11582" w:rsidDel="00974EF5" w:rsidRDefault="00B11582" w:rsidP="00974EF5">
            <w:pPr>
              <w:tabs>
                <w:tab w:val="left" w:pos="3200"/>
              </w:tabs>
              <w:spacing w:line="480" w:lineRule="auto"/>
              <w:ind w:left="720" w:firstLine="0"/>
              <w:rPr>
                <w:del w:id="2270" w:author="Cheick Traoré" w:date="2026-01-07T16:26:00Z" w16du:dateUtc="2026-01-07T16:26:00Z"/>
                <w:rFonts w:ascii="Times New Roman" w:hAnsi="Times New Roman" w:cs="Times New Roman"/>
              </w:rPr>
              <w:pPrChange w:id="2271" w:author="Cheick Traoré" w:date="2026-01-07T16:26:00Z" w16du:dateUtc="2026-01-07T16:26:00Z">
                <w:pPr>
                  <w:spacing w:after="0" w:line="480" w:lineRule="auto"/>
                  <w:ind w:left="26" w:right="14" w:firstLine="0"/>
                  <w:jc w:val="center"/>
                </w:pPr>
              </w:pPrChange>
            </w:pPr>
          </w:p>
          <w:p w14:paraId="0FFCF3BA" w14:textId="1DDB54C0" w:rsidR="00B11582" w:rsidDel="00974EF5" w:rsidRDefault="00B11582" w:rsidP="00974EF5">
            <w:pPr>
              <w:tabs>
                <w:tab w:val="left" w:pos="3200"/>
              </w:tabs>
              <w:spacing w:line="480" w:lineRule="auto"/>
              <w:ind w:left="720" w:firstLine="0"/>
              <w:rPr>
                <w:del w:id="2272" w:author="Cheick Traoré" w:date="2026-01-07T16:26:00Z" w16du:dateUtc="2026-01-07T16:26:00Z"/>
                <w:rFonts w:ascii="Times New Roman" w:hAnsi="Times New Roman" w:cs="Times New Roman"/>
              </w:rPr>
              <w:pPrChange w:id="2273" w:author="Cheick Traoré" w:date="2026-01-07T16:26:00Z" w16du:dateUtc="2026-01-07T16:26:00Z">
                <w:pPr>
                  <w:spacing w:after="0" w:line="480" w:lineRule="auto"/>
                  <w:ind w:left="26" w:right="14" w:firstLine="0"/>
                  <w:jc w:val="center"/>
                </w:pPr>
              </w:pPrChange>
            </w:pPr>
            <w:del w:id="2274" w:author="Cheick Traoré" w:date="2026-01-07T16:26:00Z" w16du:dateUtc="2026-01-07T16:26:00Z">
              <w:r w:rsidDel="00974EF5">
                <w:rPr>
                  <w:rFonts w:ascii="Times New Roman" w:hAnsi="Times New Roman" w:cs="Times New Roman"/>
                </w:rPr>
                <w:delText>AN</w:delText>
              </w:r>
            </w:del>
          </w:p>
          <w:p w14:paraId="761EF0AC" w14:textId="024F0339" w:rsidR="00B11582" w:rsidDel="00974EF5" w:rsidRDefault="00B11582" w:rsidP="00974EF5">
            <w:pPr>
              <w:tabs>
                <w:tab w:val="left" w:pos="3200"/>
              </w:tabs>
              <w:spacing w:line="480" w:lineRule="auto"/>
              <w:ind w:left="720" w:firstLine="0"/>
              <w:rPr>
                <w:del w:id="2275" w:author="Cheick Traoré" w:date="2026-01-07T16:26:00Z" w16du:dateUtc="2026-01-07T16:26:00Z"/>
                <w:rFonts w:ascii="Times New Roman" w:hAnsi="Times New Roman" w:cs="Times New Roman"/>
              </w:rPr>
              <w:pPrChange w:id="2276" w:author="Cheick Traoré" w:date="2026-01-07T16:26:00Z" w16du:dateUtc="2026-01-07T16:26:00Z">
                <w:pPr>
                  <w:spacing w:after="0" w:line="480" w:lineRule="auto"/>
                  <w:ind w:left="26" w:right="14" w:firstLine="0"/>
                  <w:jc w:val="center"/>
                </w:pPr>
              </w:pPrChange>
            </w:pPr>
          </w:p>
          <w:p w14:paraId="19059AAB" w14:textId="7D1448AA" w:rsidR="00B11582" w:rsidRPr="00AB1D00" w:rsidDel="00974EF5" w:rsidRDefault="00B11582" w:rsidP="00974EF5">
            <w:pPr>
              <w:tabs>
                <w:tab w:val="left" w:pos="3200"/>
              </w:tabs>
              <w:spacing w:line="480" w:lineRule="auto"/>
              <w:ind w:left="720" w:firstLine="0"/>
              <w:rPr>
                <w:del w:id="2277" w:author="Cheick Traoré" w:date="2026-01-07T16:26:00Z" w16du:dateUtc="2026-01-07T16:26:00Z"/>
                <w:rFonts w:ascii="Times New Roman" w:hAnsi="Times New Roman" w:cs="Times New Roman"/>
              </w:rPr>
              <w:pPrChange w:id="2278" w:author="Cheick Traoré" w:date="2026-01-07T16:26:00Z" w16du:dateUtc="2026-01-07T16:26:00Z">
                <w:pPr>
                  <w:spacing w:after="0" w:line="480" w:lineRule="auto"/>
                  <w:ind w:left="26" w:right="14" w:firstLine="0"/>
                </w:pPr>
              </w:pPrChange>
            </w:pPr>
            <w:del w:id="2279" w:author="Cheick Traoré" w:date="2026-01-07T16:26:00Z" w16du:dateUtc="2026-01-07T16:26:00Z">
              <w:r w:rsidDel="00974EF5">
                <w:rPr>
                  <w:rFonts w:ascii="Times New Roman" w:hAnsi="Times New Roman" w:cs="Times New Roman"/>
                </w:rPr>
                <w:delText>AN</w:delText>
              </w:r>
            </w:del>
          </w:p>
        </w:tc>
        <w:tc>
          <w:tcPr>
            <w:tcW w:w="694" w:type="dxa"/>
            <w:tcBorders>
              <w:top w:val="single" w:sz="4" w:space="0" w:color="000000"/>
              <w:left w:val="single" w:sz="4" w:space="0" w:color="000000"/>
              <w:bottom w:val="single" w:sz="4" w:space="0" w:color="000000"/>
              <w:right w:val="single" w:sz="4" w:space="0" w:color="000000"/>
            </w:tcBorders>
          </w:tcPr>
          <w:p w14:paraId="5A330F38" w14:textId="0E34A4F6" w:rsidR="00B11582" w:rsidDel="00974EF5" w:rsidRDefault="00B11582" w:rsidP="00974EF5">
            <w:pPr>
              <w:tabs>
                <w:tab w:val="left" w:pos="3200"/>
              </w:tabs>
              <w:spacing w:line="480" w:lineRule="auto"/>
              <w:ind w:left="720" w:firstLine="0"/>
              <w:rPr>
                <w:del w:id="2280" w:author="Cheick Traoré" w:date="2026-01-07T16:26:00Z" w16du:dateUtc="2026-01-07T16:26:00Z"/>
                <w:rFonts w:ascii="Times New Roman" w:hAnsi="Times New Roman" w:cs="Times New Roman"/>
              </w:rPr>
              <w:pPrChange w:id="2281" w:author="Cheick Traoré" w:date="2026-01-07T16:26:00Z" w16du:dateUtc="2026-01-07T16:26:00Z">
                <w:pPr>
                  <w:spacing w:after="0" w:line="480" w:lineRule="auto"/>
                  <w:ind w:left="0" w:right="51" w:firstLine="0"/>
                  <w:jc w:val="center"/>
                </w:pPr>
              </w:pPrChange>
            </w:pPr>
            <w:del w:id="2282" w:author="Cheick Traoré" w:date="2026-01-07T16:26:00Z" w16du:dateUtc="2026-01-07T16:26:00Z">
              <w:r w:rsidDel="00974EF5">
                <w:rPr>
                  <w:rFonts w:ascii="Times New Roman" w:hAnsi="Times New Roman" w:cs="Times New Roman"/>
                </w:rPr>
                <w:delText>36</w:delText>
              </w:r>
            </w:del>
          </w:p>
          <w:p w14:paraId="73DBC8EF" w14:textId="14A926F2" w:rsidR="00B11582" w:rsidDel="00974EF5" w:rsidRDefault="00B11582" w:rsidP="00974EF5">
            <w:pPr>
              <w:tabs>
                <w:tab w:val="left" w:pos="3200"/>
              </w:tabs>
              <w:spacing w:line="480" w:lineRule="auto"/>
              <w:ind w:left="720" w:firstLine="0"/>
              <w:rPr>
                <w:del w:id="2283" w:author="Cheick Traoré" w:date="2026-01-07T16:26:00Z" w16du:dateUtc="2026-01-07T16:26:00Z"/>
                <w:rFonts w:ascii="Times New Roman" w:hAnsi="Times New Roman" w:cs="Times New Roman"/>
              </w:rPr>
              <w:pPrChange w:id="2284" w:author="Cheick Traoré" w:date="2026-01-07T16:26:00Z" w16du:dateUtc="2026-01-07T16:26:00Z">
                <w:pPr>
                  <w:spacing w:after="0" w:line="480" w:lineRule="auto"/>
                  <w:ind w:left="0" w:right="51" w:firstLine="0"/>
                  <w:jc w:val="center"/>
                </w:pPr>
              </w:pPrChange>
            </w:pPr>
          </w:p>
          <w:p w14:paraId="51B860C0" w14:textId="3847C085" w:rsidR="00B11582" w:rsidDel="00974EF5" w:rsidRDefault="00B11582" w:rsidP="00974EF5">
            <w:pPr>
              <w:tabs>
                <w:tab w:val="left" w:pos="3200"/>
              </w:tabs>
              <w:spacing w:line="480" w:lineRule="auto"/>
              <w:ind w:left="720" w:firstLine="0"/>
              <w:rPr>
                <w:del w:id="2285" w:author="Cheick Traoré" w:date="2026-01-07T16:26:00Z" w16du:dateUtc="2026-01-07T16:26:00Z"/>
                <w:rFonts w:ascii="Times New Roman" w:hAnsi="Times New Roman" w:cs="Times New Roman"/>
              </w:rPr>
              <w:pPrChange w:id="2286" w:author="Cheick Traoré" w:date="2026-01-07T16:26:00Z" w16du:dateUtc="2026-01-07T16:26:00Z">
                <w:pPr>
                  <w:spacing w:after="0" w:line="480" w:lineRule="auto"/>
                  <w:ind w:left="0" w:right="51" w:firstLine="0"/>
                  <w:jc w:val="center"/>
                </w:pPr>
              </w:pPrChange>
            </w:pPr>
          </w:p>
          <w:p w14:paraId="29647D31" w14:textId="33B18768" w:rsidR="00B11582" w:rsidDel="00974EF5" w:rsidRDefault="00B11582" w:rsidP="00974EF5">
            <w:pPr>
              <w:tabs>
                <w:tab w:val="left" w:pos="3200"/>
              </w:tabs>
              <w:spacing w:line="480" w:lineRule="auto"/>
              <w:ind w:left="720" w:firstLine="0"/>
              <w:rPr>
                <w:del w:id="2287" w:author="Cheick Traoré" w:date="2026-01-07T16:26:00Z" w16du:dateUtc="2026-01-07T16:26:00Z"/>
                <w:rFonts w:ascii="Times New Roman" w:hAnsi="Times New Roman" w:cs="Times New Roman"/>
              </w:rPr>
              <w:pPrChange w:id="2288" w:author="Cheick Traoré" w:date="2026-01-07T16:26:00Z" w16du:dateUtc="2026-01-07T16:26:00Z">
                <w:pPr>
                  <w:spacing w:after="0" w:line="480" w:lineRule="auto"/>
                  <w:ind w:left="0" w:right="51" w:firstLine="0"/>
                  <w:jc w:val="center"/>
                </w:pPr>
              </w:pPrChange>
            </w:pPr>
            <w:del w:id="2289" w:author="Cheick Traoré" w:date="2026-01-07T16:26:00Z" w16du:dateUtc="2026-01-07T16:26:00Z">
              <w:r w:rsidDel="00974EF5">
                <w:rPr>
                  <w:rFonts w:ascii="Times New Roman" w:hAnsi="Times New Roman" w:cs="Times New Roman"/>
                </w:rPr>
                <w:delText>50</w:delText>
              </w:r>
            </w:del>
          </w:p>
          <w:p w14:paraId="0F2399AB" w14:textId="3CA4797F" w:rsidR="00B11582" w:rsidDel="00974EF5" w:rsidRDefault="00B11582" w:rsidP="00974EF5">
            <w:pPr>
              <w:tabs>
                <w:tab w:val="left" w:pos="3200"/>
              </w:tabs>
              <w:spacing w:line="480" w:lineRule="auto"/>
              <w:ind w:left="720" w:firstLine="0"/>
              <w:rPr>
                <w:del w:id="2290" w:author="Cheick Traoré" w:date="2026-01-07T16:26:00Z" w16du:dateUtc="2026-01-07T16:26:00Z"/>
                <w:rFonts w:ascii="Times New Roman" w:hAnsi="Times New Roman" w:cs="Times New Roman"/>
              </w:rPr>
              <w:pPrChange w:id="2291" w:author="Cheick Traoré" w:date="2026-01-07T16:26:00Z" w16du:dateUtc="2026-01-07T16:26:00Z">
                <w:pPr>
                  <w:spacing w:after="0" w:line="480" w:lineRule="auto"/>
                  <w:ind w:left="0" w:right="51" w:firstLine="0"/>
                  <w:jc w:val="center"/>
                </w:pPr>
              </w:pPrChange>
            </w:pPr>
          </w:p>
          <w:p w14:paraId="63CAF8EE" w14:textId="0CD5D960" w:rsidR="00B11582" w:rsidDel="00974EF5" w:rsidRDefault="00B11582" w:rsidP="00974EF5">
            <w:pPr>
              <w:tabs>
                <w:tab w:val="left" w:pos="3200"/>
              </w:tabs>
              <w:spacing w:line="480" w:lineRule="auto"/>
              <w:ind w:left="720" w:firstLine="0"/>
              <w:rPr>
                <w:del w:id="2292" w:author="Cheick Traoré" w:date="2026-01-07T16:26:00Z" w16du:dateUtc="2026-01-07T16:26:00Z"/>
                <w:rFonts w:ascii="Times New Roman" w:hAnsi="Times New Roman" w:cs="Times New Roman"/>
              </w:rPr>
              <w:pPrChange w:id="2293" w:author="Cheick Traoré" w:date="2026-01-07T16:26:00Z" w16du:dateUtc="2026-01-07T16:26:00Z">
                <w:pPr>
                  <w:spacing w:after="0" w:line="480" w:lineRule="auto"/>
                  <w:ind w:left="0" w:right="51" w:firstLine="0"/>
                  <w:jc w:val="center"/>
                </w:pPr>
              </w:pPrChange>
            </w:pPr>
            <w:del w:id="2294" w:author="Cheick Traoré" w:date="2026-01-07T16:26:00Z" w16du:dateUtc="2026-01-07T16:26:00Z">
              <w:r w:rsidDel="00974EF5">
                <w:rPr>
                  <w:rFonts w:ascii="Times New Roman" w:hAnsi="Times New Roman" w:cs="Times New Roman"/>
                </w:rPr>
                <w:delText>36</w:delText>
              </w:r>
            </w:del>
          </w:p>
          <w:p w14:paraId="7CBCAB0F" w14:textId="0301025C" w:rsidR="00B11582" w:rsidDel="00974EF5" w:rsidRDefault="00B11582" w:rsidP="00974EF5">
            <w:pPr>
              <w:tabs>
                <w:tab w:val="left" w:pos="3200"/>
              </w:tabs>
              <w:spacing w:line="480" w:lineRule="auto"/>
              <w:ind w:left="720" w:firstLine="0"/>
              <w:rPr>
                <w:del w:id="2295" w:author="Cheick Traoré" w:date="2026-01-07T16:26:00Z" w16du:dateUtc="2026-01-07T16:26:00Z"/>
                <w:rFonts w:ascii="Times New Roman" w:hAnsi="Times New Roman" w:cs="Times New Roman"/>
              </w:rPr>
              <w:pPrChange w:id="2296" w:author="Cheick Traoré" w:date="2026-01-07T16:26:00Z" w16du:dateUtc="2026-01-07T16:26:00Z">
                <w:pPr>
                  <w:spacing w:after="0" w:line="480" w:lineRule="auto"/>
                  <w:ind w:left="0" w:right="51" w:firstLine="0"/>
                  <w:jc w:val="center"/>
                </w:pPr>
              </w:pPrChange>
            </w:pPr>
          </w:p>
          <w:p w14:paraId="070B6179" w14:textId="77E5C4F9" w:rsidR="00B11582" w:rsidRPr="00AB1D00" w:rsidDel="00974EF5" w:rsidRDefault="00B11582" w:rsidP="00974EF5">
            <w:pPr>
              <w:tabs>
                <w:tab w:val="left" w:pos="3200"/>
              </w:tabs>
              <w:spacing w:line="480" w:lineRule="auto"/>
              <w:ind w:left="720" w:firstLine="0"/>
              <w:rPr>
                <w:del w:id="2297" w:author="Cheick Traoré" w:date="2026-01-07T16:26:00Z" w16du:dateUtc="2026-01-07T16:26:00Z"/>
                <w:rFonts w:ascii="Times New Roman" w:hAnsi="Times New Roman" w:cs="Times New Roman"/>
              </w:rPr>
              <w:pPrChange w:id="2298" w:author="Cheick Traoré" w:date="2026-01-07T16:26:00Z" w16du:dateUtc="2026-01-07T16:26:00Z">
                <w:pPr>
                  <w:spacing w:after="0" w:line="480" w:lineRule="auto"/>
                  <w:ind w:left="0" w:right="51" w:firstLine="0"/>
                </w:pPr>
              </w:pPrChange>
            </w:pPr>
            <w:del w:id="2299" w:author="Cheick Traoré" w:date="2026-01-07T16:26:00Z" w16du:dateUtc="2026-01-07T16:26:00Z">
              <w:r w:rsidDel="00974EF5">
                <w:rPr>
                  <w:rFonts w:ascii="Times New Roman" w:hAnsi="Times New Roman" w:cs="Times New Roman"/>
                </w:rPr>
                <w:delText>36</w:delText>
              </w:r>
            </w:del>
          </w:p>
        </w:tc>
        <w:tc>
          <w:tcPr>
            <w:tcW w:w="661" w:type="dxa"/>
            <w:tcBorders>
              <w:top w:val="single" w:sz="4" w:space="0" w:color="000000"/>
              <w:left w:val="single" w:sz="4" w:space="0" w:color="000000"/>
              <w:bottom w:val="single" w:sz="4" w:space="0" w:color="000000"/>
              <w:right w:val="single" w:sz="4" w:space="0" w:color="000000"/>
            </w:tcBorders>
          </w:tcPr>
          <w:p w14:paraId="5AA72025" w14:textId="44C2699C" w:rsidR="00B11582" w:rsidRPr="00AB1D00" w:rsidDel="00974EF5" w:rsidRDefault="00B11582" w:rsidP="00974EF5">
            <w:pPr>
              <w:tabs>
                <w:tab w:val="left" w:pos="3200"/>
              </w:tabs>
              <w:spacing w:line="480" w:lineRule="auto"/>
              <w:ind w:left="720" w:firstLine="0"/>
              <w:rPr>
                <w:del w:id="2300" w:author="Cheick Traoré" w:date="2026-01-07T16:26:00Z" w16du:dateUtc="2026-01-07T16:26:00Z"/>
                <w:rFonts w:ascii="Times New Roman" w:hAnsi="Times New Roman" w:cs="Times New Roman"/>
              </w:rPr>
              <w:pPrChange w:id="2301" w:author="Cheick Traoré" w:date="2026-01-07T16:26:00Z" w16du:dateUtc="2026-01-07T16:26:00Z">
                <w:pPr>
                  <w:spacing w:after="0" w:line="480" w:lineRule="auto"/>
                  <w:ind w:left="0" w:right="41" w:firstLine="0"/>
                </w:pPr>
              </w:pPrChange>
            </w:pPr>
          </w:p>
        </w:tc>
        <w:tc>
          <w:tcPr>
            <w:tcW w:w="846" w:type="dxa"/>
            <w:tcBorders>
              <w:top w:val="single" w:sz="4" w:space="0" w:color="000000"/>
              <w:left w:val="single" w:sz="4" w:space="0" w:color="000000"/>
              <w:bottom w:val="single" w:sz="4" w:space="0" w:color="000000"/>
              <w:right w:val="single" w:sz="4" w:space="0" w:color="000000"/>
            </w:tcBorders>
          </w:tcPr>
          <w:p w14:paraId="58890654" w14:textId="715A67E6" w:rsidR="00B11582" w:rsidRPr="00AB1D00" w:rsidDel="00974EF5" w:rsidRDefault="00B11582" w:rsidP="00974EF5">
            <w:pPr>
              <w:tabs>
                <w:tab w:val="left" w:pos="3200"/>
              </w:tabs>
              <w:spacing w:line="480" w:lineRule="auto"/>
              <w:ind w:left="720" w:firstLine="0"/>
              <w:rPr>
                <w:del w:id="2302" w:author="Cheick Traoré" w:date="2026-01-07T16:26:00Z" w16du:dateUtc="2026-01-07T16:26:00Z"/>
                <w:rFonts w:ascii="Times New Roman" w:hAnsi="Times New Roman" w:cs="Times New Roman"/>
              </w:rPr>
              <w:pPrChange w:id="2303" w:author="Cheick Traoré" w:date="2026-01-07T16:26:00Z" w16du:dateUtc="2026-01-07T16:26:00Z">
                <w:pPr>
                  <w:spacing w:after="0" w:line="480" w:lineRule="auto"/>
                  <w:ind w:left="0" w:firstLine="0"/>
                </w:pPr>
              </w:pPrChange>
            </w:pPr>
          </w:p>
        </w:tc>
        <w:tc>
          <w:tcPr>
            <w:tcW w:w="1134" w:type="dxa"/>
            <w:tcBorders>
              <w:top w:val="single" w:sz="4" w:space="0" w:color="000000"/>
              <w:left w:val="single" w:sz="4" w:space="0" w:color="000000"/>
              <w:bottom w:val="single" w:sz="4" w:space="0" w:color="000000"/>
              <w:right w:val="single" w:sz="4" w:space="0" w:color="000000"/>
            </w:tcBorders>
          </w:tcPr>
          <w:p w14:paraId="1BC4AB05" w14:textId="1ED895A3" w:rsidR="00B11582" w:rsidRPr="00AB1D00" w:rsidDel="00974EF5" w:rsidRDefault="00B11582" w:rsidP="00974EF5">
            <w:pPr>
              <w:tabs>
                <w:tab w:val="left" w:pos="3200"/>
              </w:tabs>
              <w:spacing w:line="480" w:lineRule="auto"/>
              <w:ind w:left="720" w:firstLine="0"/>
              <w:rPr>
                <w:del w:id="2304" w:author="Cheick Traoré" w:date="2026-01-07T16:26:00Z" w16du:dateUtc="2026-01-07T16:26:00Z"/>
                <w:rFonts w:ascii="Times New Roman" w:hAnsi="Times New Roman" w:cs="Times New Roman"/>
              </w:rPr>
              <w:pPrChange w:id="2305" w:author="Cheick Traoré" w:date="2026-01-07T16:26:00Z" w16du:dateUtc="2026-01-07T16:26:00Z">
                <w:pPr>
                  <w:spacing w:after="0" w:line="480" w:lineRule="auto"/>
                  <w:ind w:left="0" w:firstLine="0"/>
                </w:pPr>
              </w:pPrChange>
            </w:pPr>
            <w:del w:id="2306" w:author="Cheick Traoré" w:date="2026-01-07T16:26:00Z" w16du:dateUtc="2026-01-07T16:26:00Z">
              <w:r w:rsidDel="00974EF5">
                <w:rPr>
                  <w:rFonts w:ascii="Times New Roman" w:hAnsi="Times New Roman" w:cs="Times New Roman"/>
                </w:rPr>
                <w:delText>ID</w:delText>
              </w:r>
            </w:del>
          </w:p>
        </w:tc>
        <w:tc>
          <w:tcPr>
            <w:tcW w:w="2962" w:type="dxa"/>
          </w:tcPr>
          <w:p w14:paraId="2B36ADA0" w14:textId="75F1479B" w:rsidR="00B11582" w:rsidRPr="00AB1D00" w:rsidDel="00974EF5" w:rsidRDefault="00B11582" w:rsidP="00974EF5">
            <w:pPr>
              <w:tabs>
                <w:tab w:val="left" w:pos="3200"/>
              </w:tabs>
              <w:spacing w:line="480" w:lineRule="auto"/>
              <w:ind w:left="720" w:firstLine="0"/>
              <w:rPr>
                <w:del w:id="2307" w:author="Cheick Traoré" w:date="2026-01-07T16:26:00Z" w16du:dateUtc="2026-01-07T16:26:00Z"/>
                <w:rFonts w:ascii="Times New Roman" w:hAnsi="Times New Roman" w:cs="Times New Roman"/>
              </w:rPr>
              <w:pPrChange w:id="2308" w:author="Cheick Traoré" w:date="2026-01-07T16:26:00Z" w16du:dateUtc="2026-01-07T16:26:00Z">
                <w:pPr>
                  <w:spacing w:after="0" w:line="480" w:lineRule="auto"/>
                  <w:ind w:left="0" w:firstLine="0"/>
                </w:pPr>
              </w:pPrChange>
            </w:pPr>
          </w:p>
        </w:tc>
      </w:tr>
    </w:tbl>
    <w:tbl>
      <w:tblPr>
        <w:tblStyle w:val="Grilledutableau"/>
        <w:tblpPr w:leftFromText="141" w:rightFromText="141" w:vertAnchor="text" w:horzAnchor="margin" w:tblpYSpec="top"/>
        <w:tblW w:w="0" w:type="auto"/>
        <w:tblLook w:val="04A0" w:firstRow="1" w:lastRow="0" w:firstColumn="1" w:lastColumn="0" w:noHBand="0" w:noVBand="1"/>
      </w:tblPr>
      <w:tblGrid>
        <w:gridCol w:w="9050"/>
      </w:tblGrid>
      <w:tr w:rsidR="00B27E8A" w:rsidRPr="00AB1D00" w:rsidDel="00974EF5" w14:paraId="7E70BB7A" w14:textId="14A86BF3" w:rsidTr="00B27E8A">
        <w:trPr>
          <w:del w:id="2309" w:author="Cheick Traoré" w:date="2026-01-07T16:26:00Z" w16du:dateUtc="2026-01-07T16:26:00Z"/>
        </w:trPr>
        <w:tc>
          <w:tcPr>
            <w:tcW w:w="9050" w:type="dxa"/>
          </w:tcPr>
          <w:p w14:paraId="1A385710" w14:textId="0D8A7B4A" w:rsidR="00B27E8A" w:rsidRPr="00AB1D00" w:rsidDel="00974EF5" w:rsidRDefault="00B27E8A" w:rsidP="00974EF5">
            <w:pPr>
              <w:tabs>
                <w:tab w:val="left" w:pos="3200"/>
              </w:tabs>
              <w:spacing w:line="480" w:lineRule="auto"/>
              <w:ind w:left="720" w:firstLine="0"/>
              <w:rPr>
                <w:del w:id="2310" w:author="Cheick Traoré" w:date="2026-01-07T16:26:00Z" w16du:dateUtc="2026-01-07T16:26:00Z"/>
                <w:rFonts w:ascii="Times New Roman" w:hAnsi="Times New Roman" w:cs="Times New Roman"/>
                <w:b/>
                <w:bCs/>
              </w:rPr>
              <w:pPrChange w:id="2311" w:author="Cheick Traoré" w:date="2026-01-07T16:26:00Z" w16du:dateUtc="2026-01-07T16:26:00Z">
                <w:pPr>
                  <w:framePr w:hSpace="141" w:wrap="around" w:vAnchor="text" w:hAnchor="margin" w:yAlign="top"/>
                  <w:tabs>
                    <w:tab w:val="left" w:pos="3200"/>
                  </w:tabs>
                  <w:spacing w:line="480" w:lineRule="auto"/>
                  <w:ind w:left="0" w:firstLine="0"/>
                </w:pPr>
              </w:pPrChange>
            </w:pPr>
            <w:del w:id="2312" w:author="Cheick Traoré" w:date="2026-01-07T16:26:00Z" w16du:dateUtc="2026-01-07T16:26:00Z">
              <w:r w:rsidRPr="00AB1D00" w:rsidDel="00974EF5">
                <w:rPr>
                  <w:rFonts w:ascii="Times New Roman" w:hAnsi="Times New Roman" w:cs="Times New Roman"/>
                  <w:b/>
                  <w:bCs/>
                </w:rPr>
                <w:delText>LEGENDE</w:delText>
              </w:r>
            </w:del>
          </w:p>
        </w:tc>
      </w:tr>
    </w:tbl>
    <w:tbl>
      <w:tblPr>
        <w:tblStyle w:val="Grilledutableau"/>
        <w:tblpPr w:leftFromText="141" w:rightFromText="141" w:vertAnchor="text" w:horzAnchor="margin" w:tblpY="626"/>
        <w:tblW w:w="0" w:type="auto"/>
        <w:tblLook w:val="04A0" w:firstRow="1" w:lastRow="0" w:firstColumn="1" w:lastColumn="0" w:noHBand="0" w:noVBand="1"/>
      </w:tblPr>
      <w:tblGrid>
        <w:gridCol w:w="4894"/>
        <w:gridCol w:w="2083"/>
        <w:gridCol w:w="2083"/>
      </w:tblGrid>
      <w:tr w:rsidR="00B27E8A" w:rsidRPr="00AB1D00" w:rsidDel="00974EF5" w14:paraId="101D413D" w14:textId="5107FEAB" w:rsidTr="000F6A22">
        <w:trPr>
          <w:trHeight w:val="4243"/>
          <w:del w:id="2313" w:author="Cheick Traoré" w:date="2026-01-07T16:26:00Z" w16du:dateUtc="2026-01-07T16:26:00Z"/>
        </w:trPr>
        <w:tc>
          <w:tcPr>
            <w:tcW w:w="5387" w:type="dxa"/>
          </w:tcPr>
          <w:p w14:paraId="1818E5B1" w14:textId="1C42073F" w:rsidR="00B27E8A" w:rsidRPr="00B27E8A" w:rsidDel="00974EF5" w:rsidRDefault="00B27E8A" w:rsidP="00974EF5">
            <w:pPr>
              <w:tabs>
                <w:tab w:val="left" w:pos="3200"/>
              </w:tabs>
              <w:spacing w:line="480" w:lineRule="auto"/>
              <w:ind w:left="720" w:firstLine="0"/>
              <w:rPr>
                <w:del w:id="2314" w:author="Cheick Traoré" w:date="2026-01-07T16:26:00Z" w16du:dateUtc="2026-01-07T16:26:00Z"/>
                <w:rFonts w:ascii="Times New Roman" w:hAnsi="Times New Roman" w:cs="Times New Roman"/>
                <w:b/>
                <w:bCs/>
              </w:rPr>
              <w:pPrChange w:id="2315" w:author="Cheick Traoré" w:date="2026-01-07T16:26:00Z" w16du:dateUtc="2026-01-07T16:26:00Z">
                <w:pPr>
                  <w:framePr w:hSpace="141" w:wrap="around" w:vAnchor="text" w:hAnchor="margin" w:y="626"/>
                  <w:tabs>
                    <w:tab w:val="left" w:pos="3200"/>
                  </w:tabs>
                  <w:spacing w:line="480" w:lineRule="auto"/>
                  <w:ind w:left="0" w:firstLine="0"/>
                </w:pPr>
              </w:pPrChange>
            </w:pPr>
            <w:del w:id="2316" w:author="Cheick Traoré" w:date="2026-01-07T16:26:00Z" w16du:dateUtc="2026-01-07T16:26:00Z">
              <w:r w:rsidRPr="00B27E8A" w:rsidDel="00974EF5">
                <w:rPr>
                  <w:rFonts w:ascii="Times New Roman" w:hAnsi="Times New Roman" w:cs="Times New Roman"/>
                  <w:b/>
                  <w:bCs/>
                </w:rPr>
                <w:delText>(1) A(lphabétique)</w:delText>
              </w:r>
            </w:del>
          </w:p>
          <w:p w14:paraId="0E30818F" w14:textId="2C1CB7AE" w:rsidR="00B27E8A" w:rsidRPr="00B27E8A" w:rsidDel="00974EF5" w:rsidRDefault="00B27E8A" w:rsidP="00974EF5">
            <w:pPr>
              <w:tabs>
                <w:tab w:val="left" w:pos="3200"/>
              </w:tabs>
              <w:spacing w:line="480" w:lineRule="auto"/>
              <w:ind w:left="720" w:firstLine="0"/>
              <w:rPr>
                <w:del w:id="2317" w:author="Cheick Traoré" w:date="2026-01-07T16:26:00Z" w16du:dateUtc="2026-01-07T16:26:00Z"/>
                <w:rFonts w:ascii="Times New Roman" w:hAnsi="Times New Roman" w:cs="Times New Roman"/>
                <w:b/>
                <w:bCs/>
              </w:rPr>
              <w:pPrChange w:id="2318" w:author="Cheick Traoré" w:date="2026-01-07T16:26:00Z" w16du:dateUtc="2026-01-07T16:26:00Z">
                <w:pPr>
                  <w:framePr w:hSpace="141" w:wrap="around" w:vAnchor="text" w:hAnchor="margin" w:y="626"/>
                  <w:tabs>
                    <w:tab w:val="left" w:pos="3200"/>
                  </w:tabs>
                  <w:spacing w:line="480" w:lineRule="auto"/>
                  <w:ind w:left="0" w:firstLine="0"/>
                </w:pPr>
              </w:pPrChange>
            </w:pPr>
          </w:p>
          <w:p w14:paraId="75E6FEA6" w14:textId="64BF661A" w:rsidR="00B27E8A" w:rsidRPr="00B27E8A" w:rsidDel="00974EF5" w:rsidRDefault="00B27E8A" w:rsidP="00974EF5">
            <w:pPr>
              <w:tabs>
                <w:tab w:val="left" w:pos="3200"/>
              </w:tabs>
              <w:spacing w:line="480" w:lineRule="auto"/>
              <w:ind w:left="720" w:firstLine="0"/>
              <w:rPr>
                <w:del w:id="2319" w:author="Cheick Traoré" w:date="2026-01-07T16:26:00Z" w16du:dateUtc="2026-01-07T16:26:00Z"/>
                <w:rFonts w:ascii="Times New Roman" w:hAnsi="Times New Roman" w:cs="Times New Roman"/>
                <w:b/>
                <w:bCs/>
              </w:rPr>
              <w:pPrChange w:id="2320" w:author="Cheick Traoré" w:date="2026-01-07T16:26:00Z" w16du:dateUtc="2026-01-07T16:26:00Z">
                <w:pPr>
                  <w:framePr w:hSpace="141" w:wrap="around" w:vAnchor="text" w:hAnchor="margin" w:y="626"/>
                  <w:tabs>
                    <w:tab w:val="left" w:pos="3200"/>
                  </w:tabs>
                  <w:spacing w:line="480" w:lineRule="auto"/>
                  <w:ind w:left="0" w:firstLine="0"/>
                </w:pPr>
              </w:pPrChange>
            </w:pPr>
            <w:del w:id="2321" w:author="Cheick Traoré" w:date="2026-01-07T16:26:00Z" w16du:dateUtc="2026-01-07T16:26:00Z">
              <w:r w:rsidRPr="00B27E8A" w:rsidDel="00974EF5">
                <w:rPr>
                  <w:rFonts w:ascii="Times New Roman" w:hAnsi="Times New Roman" w:cs="Times New Roman"/>
                  <w:b/>
                  <w:bCs/>
                </w:rPr>
                <w:delText>(2) E(lémentaire)</w:delText>
              </w:r>
            </w:del>
          </w:p>
          <w:p w14:paraId="39C40CE2" w14:textId="1DBCCFC2" w:rsidR="00B27E8A" w:rsidRPr="00B27E8A" w:rsidDel="00974EF5" w:rsidRDefault="00B27E8A" w:rsidP="00974EF5">
            <w:pPr>
              <w:tabs>
                <w:tab w:val="left" w:pos="3200"/>
              </w:tabs>
              <w:spacing w:line="480" w:lineRule="auto"/>
              <w:ind w:left="720" w:firstLine="0"/>
              <w:rPr>
                <w:del w:id="2322" w:author="Cheick Traoré" w:date="2026-01-07T16:26:00Z" w16du:dateUtc="2026-01-07T16:26:00Z"/>
                <w:rFonts w:ascii="Times New Roman" w:hAnsi="Times New Roman" w:cs="Times New Roman"/>
                <w:b/>
                <w:bCs/>
              </w:rPr>
              <w:pPrChange w:id="2323" w:author="Cheick Traoré" w:date="2026-01-07T16:26:00Z" w16du:dateUtc="2026-01-07T16:26:00Z">
                <w:pPr>
                  <w:framePr w:hSpace="141" w:wrap="around" w:vAnchor="text" w:hAnchor="margin" w:y="626"/>
                  <w:tabs>
                    <w:tab w:val="left" w:pos="3200"/>
                  </w:tabs>
                  <w:spacing w:line="480" w:lineRule="auto"/>
                  <w:ind w:left="0" w:firstLine="0"/>
                </w:pPr>
              </w:pPrChange>
            </w:pPr>
          </w:p>
          <w:p w14:paraId="312F0734" w14:textId="6F7B16EC" w:rsidR="00B27E8A" w:rsidRPr="00B27E8A" w:rsidDel="00974EF5" w:rsidRDefault="00B27E8A" w:rsidP="00974EF5">
            <w:pPr>
              <w:tabs>
                <w:tab w:val="left" w:pos="3200"/>
              </w:tabs>
              <w:spacing w:line="480" w:lineRule="auto"/>
              <w:ind w:left="720" w:firstLine="0"/>
              <w:rPr>
                <w:del w:id="2324" w:author="Cheick Traoré" w:date="2026-01-07T16:26:00Z" w16du:dateUtc="2026-01-07T16:26:00Z"/>
                <w:rFonts w:ascii="Times New Roman" w:hAnsi="Times New Roman" w:cs="Times New Roman"/>
                <w:b/>
                <w:bCs/>
              </w:rPr>
              <w:pPrChange w:id="2325" w:author="Cheick Traoré" w:date="2026-01-07T16:26:00Z" w16du:dateUtc="2026-01-07T16:26:00Z">
                <w:pPr>
                  <w:framePr w:hSpace="141" w:wrap="around" w:vAnchor="text" w:hAnchor="margin" w:y="626"/>
                  <w:tabs>
                    <w:tab w:val="left" w:pos="3200"/>
                  </w:tabs>
                  <w:spacing w:line="480" w:lineRule="auto"/>
                  <w:ind w:left="0" w:firstLine="0"/>
                </w:pPr>
              </w:pPrChange>
            </w:pPr>
            <w:del w:id="2326" w:author="Cheick Traoré" w:date="2026-01-07T16:26:00Z" w16du:dateUtc="2026-01-07T16:26:00Z">
              <w:r w:rsidRPr="00B27E8A" w:rsidDel="00974EF5">
                <w:rPr>
                  <w:rFonts w:ascii="Times New Roman" w:hAnsi="Times New Roman" w:cs="Times New Roman"/>
                  <w:b/>
                  <w:bCs/>
                </w:rPr>
                <w:delText>(3) M(ouvement)</w:delText>
              </w:r>
            </w:del>
          </w:p>
          <w:p w14:paraId="74342C35" w14:textId="602B4695" w:rsidR="00B27E8A" w:rsidRPr="00B27E8A" w:rsidDel="00974EF5" w:rsidRDefault="00B27E8A" w:rsidP="00974EF5">
            <w:pPr>
              <w:tabs>
                <w:tab w:val="left" w:pos="3200"/>
              </w:tabs>
              <w:spacing w:line="480" w:lineRule="auto"/>
              <w:ind w:left="720" w:firstLine="0"/>
              <w:rPr>
                <w:del w:id="2327" w:author="Cheick Traoré" w:date="2026-01-07T16:26:00Z" w16du:dateUtc="2026-01-07T16:26:00Z"/>
                <w:rFonts w:ascii="Times New Roman" w:hAnsi="Times New Roman" w:cs="Times New Roman"/>
                <w:b/>
                <w:bCs/>
              </w:rPr>
              <w:pPrChange w:id="2328" w:author="Cheick Traoré" w:date="2026-01-07T16:26:00Z" w16du:dateUtc="2026-01-07T16:26:00Z">
                <w:pPr>
                  <w:framePr w:hSpace="141" w:wrap="around" w:vAnchor="text" w:hAnchor="margin" w:y="626"/>
                  <w:tabs>
                    <w:tab w:val="left" w:pos="3200"/>
                  </w:tabs>
                  <w:spacing w:line="480" w:lineRule="auto"/>
                  <w:ind w:left="0" w:firstLine="0"/>
                </w:pPr>
              </w:pPrChange>
            </w:pPr>
          </w:p>
          <w:p w14:paraId="1EA2A4EA" w14:textId="5E71C936" w:rsidR="00B27E8A" w:rsidRPr="00AB1D00" w:rsidDel="00974EF5" w:rsidRDefault="00B27E8A" w:rsidP="00974EF5">
            <w:pPr>
              <w:tabs>
                <w:tab w:val="left" w:pos="3200"/>
              </w:tabs>
              <w:spacing w:line="480" w:lineRule="auto"/>
              <w:ind w:left="720" w:firstLine="0"/>
              <w:rPr>
                <w:del w:id="2329" w:author="Cheick Traoré" w:date="2026-01-07T16:26:00Z" w16du:dateUtc="2026-01-07T16:26:00Z"/>
                <w:rFonts w:ascii="Times New Roman" w:hAnsi="Times New Roman" w:cs="Times New Roman"/>
                <w:b/>
                <w:bCs/>
              </w:rPr>
              <w:pPrChange w:id="2330" w:author="Cheick Traoré" w:date="2026-01-07T16:26:00Z" w16du:dateUtc="2026-01-07T16:26:00Z">
                <w:pPr>
                  <w:framePr w:hSpace="141" w:wrap="around" w:vAnchor="text" w:hAnchor="margin" w:y="626"/>
                  <w:tabs>
                    <w:tab w:val="left" w:pos="3200"/>
                  </w:tabs>
                  <w:spacing w:line="480" w:lineRule="auto"/>
                  <w:ind w:left="0" w:firstLine="0"/>
                </w:pPr>
              </w:pPrChange>
            </w:pPr>
            <w:del w:id="2331" w:author="Cheick Traoré" w:date="2026-01-07T16:26:00Z" w16du:dateUtc="2026-01-07T16:26:00Z">
              <w:r w:rsidRPr="00B27E8A" w:rsidDel="00974EF5">
                <w:rPr>
                  <w:rFonts w:ascii="Times New Roman" w:hAnsi="Times New Roman" w:cs="Times New Roman"/>
                  <w:b/>
                  <w:bCs/>
                </w:rPr>
                <w:delText>(4) Régle de calcul pour les propriétés calculées ou contraintes d'intégrité de forme éveniuelles.</w:delText>
              </w:r>
            </w:del>
          </w:p>
        </w:tc>
        <w:tc>
          <w:tcPr>
            <w:tcW w:w="1843" w:type="dxa"/>
          </w:tcPr>
          <w:p w14:paraId="609D6897" w14:textId="7A1A585F" w:rsidR="00B27E8A" w:rsidRPr="00B27E8A" w:rsidDel="00974EF5" w:rsidRDefault="00B27E8A" w:rsidP="00974EF5">
            <w:pPr>
              <w:tabs>
                <w:tab w:val="left" w:pos="3200"/>
              </w:tabs>
              <w:spacing w:line="480" w:lineRule="auto"/>
              <w:ind w:left="720" w:firstLine="0"/>
              <w:rPr>
                <w:del w:id="2332" w:author="Cheick Traoré" w:date="2026-01-07T16:26:00Z" w16du:dateUtc="2026-01-07T16:26:00Z"/>
                <w:rFonts w:ascii="Times New Roman" w:hAnsi="Times New Roman" w:cs="Times New Roman"/>
                <w:b/>
                <w:bCs/>
              </w:rPr>
              <w:pPrChange w:id="2333" w:author="Cheick Traoré" w:date="2026-01-07T16:26:00Z" w16du:dateUtc="2026-01-07T16:26:00Z">
                <w:pPr>
                  <w:framePr w:hSpace="141" w:wrap="around" w:vAnchor="text" w:hAnchor="margin" w:y="626"/>
                  <w:tabs>
                    <w:tab w:val="left" w:pos="3200"/>
                  </w:tabs>
                  <w:spacing w:line="480" w:lineRule="auto"/>
                  <w:ind w:left="0" w:firstLine="0"/>
                </w:pPr>
              </w:pPrChange>
            </w:pPr>
            <w:del w:id="2334" w:author="Cheick Traoré" w:date="2026-01-07T16:26:00Z" w16du:dateUtc="2026-01-07T16:26:00Z">
              <w:r w:rsidRPr="00B27E8A" w:rsidDel="00974EF5">
                <w:rPr>
                  <w:rFonts w:ascii="Times New Roman" w:hAnsi="Times New Roman" w:cs="Times New Roman"/>
                  <w:b/>
                  <w:bCs/>
                </w:rPr>
                <w:delText>N</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(umérique)</w:delText>
              </w:r>
            </w:del>
          </w:p>
          <w:p w14:paraId="11C262EB" w14:textId="5FBD3CE1" w:rsidR="00B27E8A" w:rsidRPr="00B27E8A" w:rsidDel="00974EF5" w:rsidRDefault="00B27E8A" w:rsidP="00974EF5">
            <w:pPr>
              <w:tabs>
                <w:tab w:val="left" w:pos="3200"/>
              </w:tabs>
              <w:spacing w:line="480" w:lineRule="auto"/>
              <w:ind w:left="720" w:firstLine="0"/>
              <w:rPr>
                <w:del w:id="2335" w:author="Cheick Traoré" w:date="2026-01-07T16:26:00Z" w16du:dateUtc="2026-01-07T16:26:00Z"/>
                <w:rFonts w:ascii="Times New Roman" w:hAnsi="Times New Roman" w:cs="Times New Roman"/>
                <w:b/>
                <w:bCs/>
              </w:rPr>
              <w:pPrChange w:id="2336" w:author="Cheick Traoré" w:date="2026-01-07T16:26:00Z" w16du:dateUtc="2026-01-07T16:26:00Z">
                <w:pPr>
                  <w:framePr w:hSpace="141" w:wrap="around" w:vAnchor="text" w:hAnchor="margin" w:y="626"/>
                  <w:tabs>
                    <w:tab w:val="left" w:pos="3200"/>
                  </w:tabs>
                  <w:spacing w:line="480" w:lineRule="auto"/>
                  <w:ind w:left="0" w:firstLine="0"/>
                </w:pPr>
              </w:pPrChange>
            </w:pPr>
          </w:p>
          <w:p w14:paraId="695980B9" w14:textId="7461616C" w:rsidR="00B27E8A" w:rsidRPr="00B27E8A" w:rsidDel="00974EF5" w:rsidRDefault="00B27E8A" w:rsidP="00974EF5">
            <w:pPr>
              <w:tabs>
                <w:tab w:val="left" w:pos="3200"/>
              </w:tabs>
              <w:spacing w:line="480" w:lineRule="auto"/>
              <w:ind w:left="720" w:firstLine="0"/>
              <w:rPr>
                <w:del w:id="2337" w:author="Cheick Traoré" w:date="2026-01-07T16:26:00Z" w16du:dateUtc="2026-01-07T16:26:00Z"/>
                <w:rFonts w:ascii="Times New Roman" w:hAnsi="Times New Roman" w:cs="Times New Roman"/>
                <w:b/>
                <w:bCs/>
              </w:rPr>
              <w:pPrChange w:id="2338" w:author="Cheick Traoré" w:date="2026-01-07T16:26:00Z" w16du:dateUtc="2026-01-07T16:26:00Z">
                <w:pPr>
                  <w:framePr w:hSpace="141" w:wrap="around" w:vAnchor="text" w:hAnchor="margin" w:y="626"/>
                  <w:tabs>
                    <w:tab w:val="left" w:pos="3200"/>
                  </w:tabs>
                  <w:spacing w:line="480" w:lineRule="auto"/>
                  <w:ind w:left="0" w:firstLine="0"/>
                </w:pPr>
              </w:pPrChange>
            </w:pPr>
            <w:del w:id="2339" w:author="Cheick Traoré" w:date="2026-01-07T16:26:00Z" w16du:dateUtc="2026-01-07T16:26:00Z">
              <w:r w:rsidRPr="00B27E8A" w:rsidDel="00974EF5">
                <w:rPr>
                  <w:rFonts w:ascii="Times New Roman" w:hAnsi="Times New Roman" w:cs="Times New Roman"/>
                  <w:b/>
                  <w:bCs/>
                </w:rPr>
                <w:delText>CO</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(ncaténée</w:delText>
              </w:r>
            </w:del>
          </w:p>
          <w:p w14:paraId="29AC319E" w14:textId="56E36C10" w:rsidR="00B27E8A" w:rsidRPr="00B27E8A" w:rsidDel="00974EF5" w:rsidRDefault="00B27E8A" w:rsidP="00974EF5">
            <w:pPr>
              <w:tabs>
                <w:tab w:val="left" w:pos="3200"/>
              </w:tabs>
              <w:spacing w:line="480" w:lineRule="auto"/>
              <w:ind w:left="720" w:firstLine="0"/>
              <w:rPr>
                <w:del w:id="2340" w:author="Cheick Traoré" w:date="2026-01-07T16:26:00Z" w16du:dateUtc="2026-01-07T16:26:00Z"/>
                <w:rFonts w:ascii="Times New Roman" w:hAnsi="Times New Roman" w:cs="Times New Roman"/>
                <w:b/>
                <w:bCs/>
              </w:rPr>
              <w:pPrChange w:id="2341" w:author="Cheick Traoré" w:date="2026-01-07T16:26:00Z" w16du:dateUtc="2026-01-07T16:26:00Z">
                <w:pPr>
                  <w:framePr w:hSpace="141" w:wrap="around" w:vAnchor="text" w:hAnchor="margin" w:y="626"/>
                  <w:tabs>
                    <w:tab w:val="left" w:pos="3200"/>
                  </w:tabs>
                  <w:spacing w:line="480" w:lineRule="auto"/>
                  <w:ind w:left="0" w:firstLine="0"/>
                </w:pPr>
              </w:pPrChange>
            </w:pPr>
          </w:p>
          <w:p w14:paraId="4DF85044" w14:textId="21B51CB5" w:rsidR="00B27E8A" w:rsidRPr="00B27E8A" w:rsidDel="00974EF5" w:rsidRDefault="00B27E8A" w:rsidP="00974EF5">
            <w:pPr>
              <w:tabs>
                <w:tab w:val="left" w:pos="3200"/>
              </w:tabs>
              <w:spacing w:line="480" w:lineRule="auto"/>
              <w:ind w:left="720" w:firstLine="0"/>
              <w:rPr>
                <w:del w:id="2342" w:author="Cheick Traoré" w:date="2026-01-07T16:26:00Z" w16du:dateUtc="2026-01-07T16:26:00Z"/>
                <w:rFonts w:ascii="Times New Roman" w:hAnsi="Times New Roman" w:cs="Times New Roman"/>
                <w:b/>
                <w:bCs/>
              </w:rPr>
              <w:pPrChange w:id="2343" w:author="Cheick Traoré" w:date="2026-01-07T16:26:00Z" w16du:dateUtc="2026-01-07T16:26:00Z">
                <w:pPr>
                  <w:framePr w:hSpace="141" w:wrap="around" w:vAnchor="text" w:hAnchor="margin" w:y="626"/>
                  <w:tabs>
                    <w:tab w:val="left" w:pos="3200"/>
                  </w:tabs>
                  <w:spacing w:line="480" w:lineRule="auto"/>
                  <w:ind w:left="0" w:firstLine="0"/>
                </w:pPr>
              </w:pPrChange>
            </w:pPr>
            <w:del w:id="2344" w:author="Cheick Traoré" w:date="2026-01-07T16:26:00Z" w16du:dateUtc="2026-01-07T16:26:00Z">
              <w:r w:rsidRPr="00B27E8A" w:rsidDel="00974EF5">
                <w:rPr>
                  <w:rFonts w:ascii="Times New Roman" w:hAnsi="Times New Roman" w:cs="Times New Roman"/>
                  <w:b/>
                  <w:bCs/>
                </w:rPr>
                <w:delText>SIG</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(nalétique)</w:delText>
              </w:r>
            </w:del>
          </w:p>
          <w:p w14:paraId="4A2C20B0" w14:textId="3C1B1170" w:rsidR="00B27E8A" w:rsidRPr="00AB1D00" w:rsidDel="00974EF5" w:rsidRDefault="00B27E8A" w:rsidP="00974EF5">
            <w:pPr>
              <w:tabs>
                <w:tab w:val="left" w:pos="3200"/>
              </w:tabs>
              <w:spacing w:line="480" w:lineRule="auto"/>
              <w:ind w:left="720" w:firstLine="0"/>
              <w:rPr>
                <w:del w:id="2345" w:author="Cheick Traoré" w:date="2026-01-07T16:26:00Z" w16du:dateUtc="2026-01-07T16:26:00Z"/>
                <w:rFonts w:ascii="Times New Roman" w:hAnsi="Times New Roman" w:cs="Times New Roman"/>
                <w:b/>
                <w:bCs/>
              </w:rPr>
              <w:pPrChange w:id="2346" w:author="Cheick Traoré" w:date="2026-01-07T16:26:00Z" w16du:dateUtc="2026-01-07T16:26:00Z">
                <w:pPr>
                  <w:framePr w:hSpace="141" w:wrap="around" w:vAnchor="text" w:hAnchor="margin" w:y="626"/>
                  <w:tabs>
                    <w:tab w:val="left" w:pos="3200"/>
                  </w:tabs>
                  <w:spacing w:line="480" w:lineRule="auto"/>
                  <w:ind w:left="0" w:firstLine="0"/>
                </w:pPr>
              </w:pPrChange>
            </w:pPr>
          </w:p>
        </w:tc>
        <w:tc>
          <w:tcPr>
            <w:tcW w:w="1820" w:type="dxa"/>
          </w:tcPr>
          <w:p w14:paraId="19EECD91" w14:textId="669BD988" w:rsidR="00B27E8A" w:rsidRPr="00AB1D00" w:rsidDel="00974EF5" w:rsidRDefault="00B27E8A" w:rsidP="00974EF5">
            <w:pPr>
              <w:tabs>
                <w:tab w:val="left" w:pos="3200"/>
              </w:tabs>
              <w:spacing w:line="480" w:lineRule="auto"/>
              <w:ind w:left="720" w:firstLine="0"/>
              <w:rPr>
                <w:del w:id="2347" w:author="Cheick Traoré" w:date="2026-01-07T16:26:00Z" w16du:dateUtc="2026-01-07T16:26:00Z"/>
                <w:rFonts w:ascii="Times New Roman" w:hAnsi="Times New Roman" w:cs="Times New Roman"/>
                <w:b/>
                <w:bCs/>
              </w:rPr>
              <w:pPrChange w:id="2348" w:author="Cheick Traoré" w:date="2026-01-07T16:26:00Z" w16du:dateUtc="2026-01-07T16:26:00Z">
                <w:pPr>
                  <w:framePr w:hSpace="141" w:wrap="around" w:vAnchor="text" w:hAnchor="margin" w:y="626"/>
                  <w:tabs>
                    <w:tab w:val="left" w:pos="3200"/>
                  </w:tabs>
                  <w:spacing w:line="480" w:lineRule="auto"/>
                  <w:ind w:left="0" w:firstLine="0"/>
                </w:pPr>
              </w:pPrChange>
            </w:pPr>
            <w:del w:id="2349" w:author="Cheick Traoré" w:date="2026-01-07T16:26:00Z" w16du:dateUtc="2026-01-07T16:26:00Z">
              <w:r w:rsidRPr="00B27E8A" w:rsidDel="00974EF5">
                <w:rPr>
                  <w:rFonts w:ascii="Times New Roman" w:hAnsi="Times New Roman" w:cs="Times New Roman"/>
                  <w:b/>
                  <w:bCs/>
                </w:rPr>
                <w:delText>A</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 xml:space="preserve">(Ipha) </w:delText>
              </w:r>
            </w:del>
          </w:p>
          <w:p w14:paraId="7950EE0B" w14:textId="03F514E5" w:rsidR="00B27E8A" w:rsidRPr="00AB1D00" w:rsidDel="00974EF5" w:rsidRDefault="00B27E8A" w:rsidP="00974EF5">
            <w:pPr>
              <w:tabs>
                <w:tab w:val="left" w:pos="3200"/>
              </w:tabs>
              <w:spacing w:line="480" w:lineRule="auto"/>
              <w:ind w:left="720" w:firstLine="0"/>
              <w:rPr>
                <w:del w:id="2350" w:author="Cheick Traoré" w:date="2026-01-07T16:26:00Z" w16du:dateUtc="2026-01-07T16:26:00Z"/>
                <w:rFonts w:ascii="Times New Roman" w:hAnsi="Times New Roman" w:cs="Times New Roman"/>
                <w:b/>
                <w:bCs/>
              </w:rPr>
              <w:pPrChange w:id="2351" w:author="Cheick Traoré" w:date="2026-01-07T16:26:00Z" w16du:dateUtc="2026-01-07T16:26:00Z">
                <w:pPr>
                  <w:framePr w:hSpace="141" w:wrap="around" w:vAnchor="text" w:hAnchor="margin" w:y="626"/>
                  <w:tabs>
                    <w:tab w:val="left" w:pos="3200"/>
                  </w:tabs>
                  <w:spacing w:line="480" w:lineRule="auto"/>
                  <w:ind w:left="0" w:firstLine="0"/>
                </w:pPr>
              </w:pPrChange>
            </w:pPr>
          </w:p>
          <w:p w14:paraId="30C908F1" w14:textId="0310317B" w:rsidR="00B27E8A" w:rsidRPr="00B27E8A" w:rsidDel="00974EF5" w:rsidRDefault="00B27E8A" w:rsidP="00974EF5">
            <w:pPr>
              <w:tabs>
                <w:tab w:val="left" w:pos="3200"/>
              </w:tabs>
              <w:spacing w:line="480" w:lineRule="auto"/>
              <w:ind w:left="720" w:firstLine="0"/>
              <w:rPr>
                <w:del w:id="2352" w:author="Cheick Traoré" w:date="2026-01-07T16:26:00Z" w16du:dateUtc="2026-01-07T16:26:00Z"/>
                <w:rFonts w:ascii="Times New Roman" w:hAnsi="Times New Roman" w:cs="Times New Roman"/>
                <w:b/>
                <w:bCs/>
              </w:rPr>
              <w:pPrChange w:id="2353" w:author="Cheick Traoré" w:date="2026-01-07T16:26:00Z" w16du:dateUtc="2026-01-07T16:26:00Z">
                <w:pPr>
                  <w:framePr w:hSpace="141" w:wrap="around" w:vAnchor="text" w:hAnchor="margin" w:y="626"/>
                  <w:tabs>
                    <w:tab w:val="left" w:pos="3200"/>
                  </w:tabs>
                  <w:spacing w:line="480" w:lineRule="auto"/>
                  <w:ind w:left="0" w:firstLine="0"/>
                </w:pPr>
              </w:pPrChange>
            </w:pPr>
            <w:del w:id="2354" w:author="Cheick Traoré" w:date="2026-01-07T16:26:00Z" w16du:dateUtc="2026-01-07T16:26:00Z">
              <w:r w:rsidRPr="00B27E8A" w:rsidDel="00974EF5">
                <w:rPr>
                  <w:rFonts w:ascii="Times New Roman" w:hAnsi="Times New Roman" w:cs="Times New Roman"/>
                  <w:b/>
                  <w:bCs/>
                </w:rPr>
                <w:delText>N</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(umérique)</w:delText>
              </w:r>
            </w:del>
          </w:p>
          <w:p w14:paraId="2B68E396" w14:textId="1F46F3F5" w:rsidR="00B27E8A" w:rsidRPr="00B27E8A" w:rsidDel="00974EF5" w:rsidRDefault="00B27E8A" w:rsidP="00974EF5">
            <w:pPr>
              <w:tabs>
                <w:tab w:val="left" w:pos="3200"/>
              </w:tabs>
              <w:spacing w:line="480" w:lineRule="auto"/>
              <w:ind w:left="720" w:firstLine="0"/>
              <w:rPr>
                <w:del w:id="2355" w:author="Cheick Traoré" w:date="2026-01-07T16:26:00Z" w16du:dateUtc="2026-01-07T16:26:00Z"/>
                <w:rFonts w:ascii="Times New Roman" w:hAnsi="Times New Roman" w:cs="Times New Roman"/>
                <w:b/>
                <w:bCs/>
              </w:rPr>
              <w:pPrChange w:id="2356" w:author="Cheick Traoré" w:date="2026-01-07T16:26:00Z" w16du:dateUtc="2026-01-07T16:26:00Z">
                <w:pPr>
                  <w:framePr w:hSpace="141" w:wrap="around" w:vAnchor="text" w:hAnchor="margin" w:y="626"/>
                  <w:tabs>
                    <w:tab w:val="left" w:pos="3200"/>
                  </w:tabs>
                  <w:spacing w:line="480" w:lineRule="auto"/>
                  <w:ind w:left="0" w:firstLine="0"/>
                </w:pPr>
              </w:pPrChange>
            </w:pPr>
          </w:p>
          <w:p w14:paraId="71EFC9C1" w14:textId="3EB974AD" w:rsidR="00B27E8A" w:rsidRPr="00B27E8A" w:rsidDel="00974EF5" w:rsidRDefault="00B27E8A" w:rsidP="00974EF5">
            <w:pPr>
              <w:tabs>
                <w:tab w:val="left" w:pos="3200"/>
              </w:tabs>
              <w:spacing w:line="480" w:lineRule="auto"/>
              <w:ind w:left="720" w:firstLine="0"/>
              <w:rPr>
                <w:del w:id="2357" w:author="Cheick Traoré" w:date="2026-01-07T16:26:00Z" w16du:dateUtc="2026-01-07T16:26:00Z"/>
                <w:rFonts w:ascii="Times New Roman" w:hAnsi="Times New Roman" w:cs="Times New Roman"/>
                <w:b/>
                <w:bCs/>
              </w:rPr>
              <w:pPrChange w:id="2358" w:author="Cheick Traoré" w:date="2026-01-07T16:26:00Z" w16du:dateUtc="2026-01-07T16:26:00Z">
                <w:pPr>
                  <w:framePr w:hSpace="141" w:wrap="around" w:vAnchor="text" w:hAnchor="margin" w:y="626"/>
                  <w:tabs>
                    <w:tab w:val="left" w:pos="3200"/>
                  </w:tabs>
                  <w:spacing w:line="480" w:lineRule="auto"/>
                  <w:ind w:left="0" w:firstLine="0"/>
                </w:pPr>
              </w:pPrChange>
            </w:pPr>
            <w:del w:id="2359" w:author="Cheick Traoré" w:date="2026-01-07T16:26:00Z" w16du:dateUtc="2026-01-07T16:26:00Z">
              <w:r w:rsidRPr="00B27E8A" w:rsidDel="00974EF5">
                <w:rPr>
                  <w:rFonts w:ascii="Times New Roman" w:hAnsi="Times New Roman" w:cs="Times New Roman"/>
                  <w:b/>
                  <w:bCs/>
                </w:rPr>
                <w:delText>CA</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(Iculée)</w:delText>
              </w:r>
            </w:del>
          </w:p>
          <w:p w14:paraId="171BF045" w14:textId="6BBDEFE0" w:rsidR="00B27E8A" w:rsidRPr="00B27E8A" w:rsidDel="00974EF5" w:rsidRDefault="00B27E8A" w:rsidP="00974EF5">
            <w:pPr>
              <w:tabs>
                <w:tab w:val="left" w:pos="3200"/>
              </w:tabs>
              <w:spacing w:line="480" w:lineRule="auto"/>
              <w:ind w:left="720" w:firstLine="0"/>
              <w:rPr>
                <w:del w:id="2360" w:author="Cheick Traoré" w:date="2026-01-07T16:26:00Z" w16du:dateUtc="2026-01-07T16:26:00Z"/>
                <w:rFonts w:ascii="Times New Roman" w:hAnsi="Times New Roman" w:cs="Times New Roman"/>
                <w:b/>
                <w:bCs/>
              </w:rPr>
              <w:pPrChange w:id="2361" w:author="Cheick Traoré" w:date="2026-01-07T16:26:00Z" w16du:dateUtc="2026-01-07T16:26:00Z">
                <w:pPr>
                  <w:framePr w:hSpace="141" w:wrap="around" w:vAnchor="text" w:hAnchor="margin" w:y="626"/>
                  <w:tabs>
                    <w:tab w:val="left" w:pos="3200"/>
                  </w:tabs>
                  <w:spacing w:line="480" w:lineRule="auto"/>
                  <w:ind w:left="0" w:firstLine="0"/>
                </w:pPr>
              </w:pPrChange>
            </w:pPr>
          </w:p>
          <w:p w14:paraId="25DD43FC" w14:textId="6825286C" w:rsidR="00B27E8A" w:rsidRPr="00B27E8A" w:rsidDel="00974EF5" w:rsidRDefault="00B27E8A" w:rsidP="00974EF5">
            <w:pPr>
              <w:tabs>
                <w:tab w:val="left" w:pos="3200"/>
              </w:tabs>
              <w:spacing w:line="480" w:lineRule="auto"/>
              <w:ind w:left="720" w:firstLine="0"/>
              <w:rPr>
                <w:del w:id="2362" w:author="Cheick Traoré" w:date="2026-01-07T16:26:00Z" w16du:dateUtc="2026-01-07T16:26:00Z"/>
                <w:rFonts w:ascii="Times New Roman" w:hAnsi="Times New Roman" w:cs="Times New Roman"/>
                <w:b/>
                <w:bCs/>
              </w:rPr>
              <w:pPrChange w:id="2363" w:author="Cheick Traoré" w:date="2026-01-07T16:26:00Z" w16du:dateUtc="2026-01-07T16:26:00Z">
                <w:pPr>
                  <w:framePr w:hSpace="141" w:wrap="around" w:vAnchor="text" w:hAnchor="margin" w:y="626"/>
                  <w:tabs>
                    <w:tab w:val="left" w:pos="3200"/>
                  </w:tabs>
                  <w:spacing w:line="480" w:lineRule="auto"/>
                  <w:ind w:left="0" w:firstLine="0"/>
                </w:pPr>
              </w:pPrChange>
            </w:pPr>
            <w:del w:id="2364" w:author="Cheick Traoré" w:date="2026-01-07T16:26:00Z" w16du:dateUtc="2026-01-07T16:26:00Z">
              <w:r w:rsidRPr="00B27E8A" w:rsidDel="00974EF5">
                <w:rPr>
                  <w:rFonts w:ascii="Times New Roman" w:hAnsi="Times New Roman" w:cs="Times New Roman"/>
                  <w:b/>
                  <w:bCs/>
                </w:rPr>
                <w:delText>SITU</w:delText>
              </w:r>
              <w:r w:rsidRPr="00AB1D00" w:rsidDel="00974EF5">
                <w:rPr>
                  <w:rFonts w:ascii="Times New Roman" w:hAnsi="Times New Roman" w:cs="Times New Roman"/>
                  <w:b/>
                  <w:bCs/>
                </w:rPr>
                <w:delText xml:space="preserve"> </w:delText>
              </w:r>
              <w:r w:rsidRPr="00B27E8A" w:rsidDel="00974EF5">
                <w:rPr>
                  <w:rFonts w:ascii="Times New Roman" w:hAnsi="Times New Roman" w:cs="Times New Roman"/>
                  <w:b/>
                  <w:bCs/>
                </w:rPr>
                <w:delText>(ation)</w:delText>
              </w:r>
            </w:del>
          </w:p>
          <w:p w14:paraId="3485E7E0" w14:textId="748C9A4A" w:rsidR="00B27E8A" w:rsidRPr="00AB1D00" w:rsidDel="00974EF5" w:rsidRDefault="00B27E8A" w:rsidP="00974EF5">
            <w:pPr>
              <w:tabs>
                <w:tab w:val="left" w:pos="3200"/>
              </w:tabs>
              <w:spacing w:line="480" w:lineRule="auto"/>
              <w:ind w:left="720" w:firstLine="0"/>
              <w:rPr>
                <w:del w:id="2365" w:author="Cheick Traoré" w:date="2026-01-07T16:26:00Z" w16du:dateUtc="2026-01-07T16:26:00Z"/>
                <w:rFonts w:ascii="Times New Roman" w:hAnsi="Times New Roman" w:cs="Times New Roman"/>
                <w:b/>
                <w:bCs/>
              </w:rPr>
              <w:pPrChange w:id="2366" w:author="Cheick Traoré" w:date="2026-01-07T16:26:00Z" w16du:dateUtc="2026-01-07T16:26:00Z">
                <w:pPr>
                  <w:framePr w:hSpace="141" w:wrap="around" w:vAnchor="text" w:hAnchor="margin" w:y="626"/>
                  <w:tabs>
                    <w:tab w:val="left" w:pos="3200"/>
                  </w:tabs>
                  <w:spacing w:line="480" w:lineRule="auto"/>
                  <w:ind w:left="0" w:firstLine="0"/>
                </w:pPr>
              </w:pPrChange>
            </w:pPr>
          </w:p>
        </w:tc>
      </w:tr>
    </w:tbl>
    <w:p w14:paraId="4A2F3BA0" w14:textId="3AC1D4A4" w:rsidR="000F6A22" w:rsidDel="00974EF5" w:rsidRDefault="000F6A22" w:rsidP="00974EF5">
      <w:pPr>
        <w:tabs>
          <w:tab w:val="left" w:pos="3200"/>
        </w:tabs>
        <w:spacing w:line="480" w:lineRule="auto"/>
        <w:ind w:left="720" w:firstLine="0"/>
        <w:rPr>
          <w:del w:id="2367" w:author="Cheick Traoré" w:date="2026-01-07T16:26:00Z" w16du:dateUtc="2026-01-07T16:26:00Z"/>
          <w:rFonts w:ascii="Times New Roman" w:hAnsi="Times New Roman" w:cs="Times New Roman"/>
          <w:b/>
          <w:bCs/>
        </w:rPr>
        <w:pPrChange w:id="2368" w:author="Cheick Traoré" w:date="2026-01-07T16:26:00Z" w16du:dateUtc="2026-01-07T16:26:00Z">
          <w:pPr>
            <w:tabs>
              <w:tab w:val="left" w:pos="3200"/>
            </w:tabs>
            <w:spacing w:line="480" w:lineRule="auto"/>
            <w:ind w:left="0" w:firstLine="0"/>
          </w:pPr>
        </w:pPrChange>
      </w:pPr>
    </w:p>
    <w:p w14:paraId="0519F9D1" w14:textId="39076E59" w:rsidR="008C51EE" w:rsidDel="00974EF5" w:rsidRDefault="008C51EE" w:rsidP="00974EF5">
      <w:pPr>
        <w:tabs>
          <w:tab w:val="left" w:pos="3200"/>
        </w:tabs>
        <w:spacing w:line="480" w:lineRule="auto"/>
        <w:ind w:left="720" w:firstLine="0"/>
        <w:rPr>
          <w:del w:id="2369" w:author="Cheick Traoré" w:date="2026-01-07T16:26:00Z" w16du:dateUtc="2026-01-07T16:26:00Z"/>
          <w:rFonts w:ascii="Times New Roman" w:hAnsi="Times New Roman" w:cs="Times New Roman"/>
          <w:b/>
          <w:bCs/>
        </w:rPr>
        <w:pPrChange w:id="2370" w:author="Cheick Traoré" w:date="2026-01-07T16:26:00Z" w16du:dateUtc="2026-01-07T16:26:00Z">
          <w:pPr>
            <w:tabs>
              <w:tab w:val="left" w:pos="3200"/>
            </w:tabs>
            <w:spacing w:line="480" w:lineRule="auto"/>
            <w:ind w:left="0" w:firstLine="0"/>
          </w:pPr>
        </w:pPrChange>
      </w:pPr>
    </w:p>
    <w:p w14:paraId="774B3C03" w14:textId="6D210CD8" w:rsidR="008C51EE" w:rsidDel="00974EF5" w:rsidRDefault="008C51EE" w:rsidP="00974EF5">
      <w:pPr>
        <w:tabs>
          <w:tab w:val="left" w:pos="3200"/>
        </w:tabs>
        <w:spacing w:line="480" w:lineRule="auto"/>
        <w:ind w:left="720" w:firstLine="0"/>
        <w:rPr>
          <w:del w:id="2371" w:author="Cheick Traoré" w:date="2026-01-07T16:26:00Z" w16du:dateUtc="2026-01-07T16:26:00Z"/>
          <w:rFonts w:ascii="Times New Roman" w:hAnsi="Times New Roman" w:cs="Times New Roman"/>
          <w:b/>
          <w:bCs/>
        </w:rPr>
        <w:pPrChange w:id="2372" w:author="Cheick Traoré" w:date="2026-01-07T16:26:00Z" w16du:dateUtc="2026-01-07T16:26:00Z">
          <w:pPr>
            <w:tabs>
              <w:tab w:val="left" w:pos="3200"/>
            </w:tabs>
            <w:spacing w:line="480" w:lineRule="auto"/>
            <w:ind w:left="0" w:firstLine="0"/>
          </w:pPr>
        </w:pPrChange>
      </w:pPr>
    </w:p>
    <w:p w14:paraId="63F8799E" w14:textId="27F6A35F" w:rsidR="008C51EE" w:rsidDel="00974EF5" w:rsidRDefault="008C51EE" w:rsidP="00974EF5">
      <w:pPr>
        <w:tabs>
          <w:tab w:val="left" w:pos="3200"/>
        </w:tabs>
        <w:spacing w:line="480" w:lineRule="auto"/>
        <w:ind w:left="720" w:firstLine="0"/>
        <w:rPr>
          <w:del w:id="2373" w:author="Cheick Traoré" w:date="2026-01-07T16:26:00Z" w16du:dateUtc="2026-01-07T16:26:00Z"/>
          <w:rFonts w:ascii="Times New Roman" w:hAnsi="Times New Roman" w:cs="Times New Roman"/>
          <w:b/>
          <w:bCs/>
        </w:rPr>
        <w:pPrChange w:id="2374" w:author="Cheick Traoré" w:date="2026-01-07T16:26:00Z" w16du:dateUtc="2026-01-07T16:26:00Z">
          <w:pPr>
            <w:tabs>
              <w:tab w:val="left" w:pos="3200"/>
            </w:tabs>
            <w:spacing w:line="480" w:lineRule="auto"/>
            <w:ind w:left="0" w:firstLine="0"/>
          </w:pPr>
        </w:pPrChange>
      </w:pPr>
    </w:p>
    <w:p w14:paraId="1F5FE1D1" w14:textId="3BE63261" w:rsidR="008C51EE" w:rsidDel="00974EF5" w:rsidRDefault="008C51EE" w:rsidP="00974EF5">
      <w:pPr>
        <w:tabs>
          <w:tab w:val="left" w:pos="3200"/>
        </w:tabs>
        <w:spacing w:line="480" w:lineRule="auto"/>
        <w:ind w:left="720" w:firstLine="0"/>
        <w:rPr>
          <w:del w:id="2375" w:author="Cheick Traoré" w:date="2026-01-07T16:26:00Z" w16du:dateUtc="2026-01-07T16:26:00Z"/>
          <w:rFonts w:ascii="Times New Roman" w:hAnsi="Times New Roman" w:cs="Times New Roman"/>
          <w:b/>
          <w:bCs/>
        </w:rPr>
        <w:pPrChange w:id="2376" w:author="Cheick Traoré" w:date="2026-01-07T16:26:00Z" w16du:dateUtc="2026-01-07T16:26:00Z">
          <w:pPr>
            <w:tabs>
              <w:tab w:val="left" w:pos="3200"/>
            </w:tabs>
            <w:spacing w:line="480" w:lineRule="auto"/>
            <w:ind w:left="0" w:firstLine="0"/>
          </w:pPr>
        </w:pPrChange>
      </w:pPr>
    </w:p>
    <w:p w14:paraId="51EB6529" w14:textId="092775EE" w:rsidR="008C51EE" w:rsidDel="00974EF5" w:rsidRDefault="008C51EE" w:rsidP="00974EF5">
      <w:pPr>
        <w:tabs>
          <w:tab w:val="left" w:pos="3200"/>
        </w:tabs>
        <w:spacing w:line="480" w:lineRule="auto"/>
        <w:ind w:left="720" w:firstLine="0"/>
        <w:rPr>
          <w:del w:id="2377" w:author="Cheick Traoré" w:date="2026-01-07T16:26:00Z" w16du:dateUtc="2026-01-07T16:26:00Z"/>
          <w:rFonts w:ascii="Times New Roman" w:hAnsi="Times New Roman" w:cs="Times New Roman"/>
          <w:b/>
          <w:bCs/>
        </w:rPr>
        <w:pPrChange w:id="2378" w:author="Cheick Traoré" w:date="2026-01-07T16:26:00Z" w16du:dateUtc="2026-01-07T16:26:00Z">
          <w:pPr>
            <w:tabs>
              <w:tab w:val="left" w:pos="3200"/>
            </w:tabs>
            <w:spacing w:line="480" w:lineRule="auto"/>
            <w:ind w:left="0" w:firstLine="0"/>
          </w:pPr>
        </w:pPrChange>
      </w:pPr>
    </w:p>
    <w:p w14:paraId="3A43242B" w14:textId="49E3D1E6" w:rsidR="008C51EE" w:rsidDel="00974EF5" w:rsidRDefault="008C51EE" w:rsidP="00974EF5">
      <w:pPr>
        <w:tabs>
          <w:tab w:val="left" w:pos="3200"/>
        </w:tabs>
        <w:spacing w:line="480" w:lineRule="auto"/>
        <w:ind w:left="720" w:firstLine="0"/>
        <w:rPr>
          <w:del w:id="2379" w:author="Cheick Traoré" w:date="2026-01-07T16:26:00Z" w16du:dateUtc="2026-01-07T16:26:00Z"/>
          <w:rFonts w:ascii="Times New Roman" w:hAnsi="Times New Roman" w:cs="Times New Roman"/>
          <w:b/>
          <w:bCs/>
        </w:rPr>
        <w:pPrChange w:id="2380" w:author="Cheick Traoré" w:date="2026-01-07T16:26:00Z" w16du:dateUtc="2026-01-07T16:26:00Z">
          <w:pPr>
            <w:tabs>
              <w:tab w:val="left" w:pos="3200"/>
            </w:tabs>
            <w:spacing w:line="480" w:lineRule="auto"/>
            <w:ind w:left="0" w:firstLine="0"/>
          </w:pPr>
        </w:pPrChange>
      </w:pPr>
    </w:p>
    <w:p w14:paraId="76D68E58" w14:textId="43F8455D" w:rsidR="008C51EE" w:rsidDel="00974EF5" w:rsidRDefault="008C51EE" w:rsidP="00974EF5">
      <w:pPr>
        <w:tabs>
          <w:tab w:val="left" w:pos="3200"/>
        </w:tabs>
        <w:spacing w:line="480" w:lineRule="auto"/>
        <w:ind w:left="720" w:firstLine="0"/>
        <w:rPr>
          <w:del w:id="2381" w:author="Cheick Traoré" w:date="2026-01-07T16:26:00Z" w16du:dateUtc="2026-01-07T16:26:00Z"/>
          <w:rFonts w:ascii="Times New Roman" w:hAnsi="Times New Roman" w:cs="Times New Roman"/>
          <w:b/>
          <w:bCs/>
        </w:rPr>
        <w:pPrChange w:id="2382" w:author="Cheick Traoré" w:date="2026-01-07T16:26:00Z" w16du:dateUtc="2026-01-07T16:26:00Z">
          <w:pPr>
            <w:tabs>
              <w:tab w:val="left" w:pos="3200"/>
            </w:tabs>
            <w:spacing w:line="480" w:lineRule="auto"/>
            <w:ind w:left="0" w:firstLine="0"/>
          </w:pPr>
        </w:pPrChange>
      </w:pPr>
    </w:p>
    <w:p w14:paraId="7B6495F0" w14:textId="2689CE56" w:rsidR="008C51EE" w:rsidDel="00974EF5" w:rsidRDefault="008C51EE" w:rsidP="00974EF5">
      <w:pPr>
        <w:tabs>
          <w:tab w:val="left" w:pos="3200"/>
        </w:tabs>
        <w:spacing w:line="480" w:lineRule="auto"/>
        <w:ind w:left="720" w:firstLine="0"/>
        <w:rPr>
          <w:del w:id="2383" w:author="Cheick Traoré" w:date="2026-01-07T16:26:00Z" w16du:dateUtc="2026-01-07T16:26:00Z"/>
          <w:rFonts w:ascii="Times New Roman" w:hAnsi="Times New Roman" w:cs="Times New Roman"/>
          <w:b/>
          <w:bCs/>
        </w:rPr>
        <w:pPrChange w:id="2384" w:author="Cheick Traoré" w:date="2026-01-07T16:26:00Z" w16du:dateUtc="2026-01-07T16:26:00Z">
          <w:pPr>
            <w:tabs>
              <w:tab w:val="left" w:pos="3200"/>
            </w:tabs>
            <w:spacing w:line="480" w:lineRule="auto"/>
            <w:ind w:left="0" w:firstLine="0"/>
          </w:pPr>
        </w:pPrChange>
      </w:pPr>
    </w:p>
    <w:p w14:paraId="0BFA4F26" w14:textId="0FBD9302" w:rsidR="008C51EE" w:rsidDel="00974EF5" w:rsidRDefault="008C51EE" w:rsidP="00974EF5">
      <w:pPr>
        <w:tabs>
          <w:tab w:val="left" w:pos="3200"/>
        </w:tabs>
        <w:spacing w:line="480" w:lineRule="auto"/>
        <w:ind w:left="720" w:firstLine="0"/>
        <w:rPr>
          <w:del w:id="2385" w:author="Cheick Traoré" w:date="2026-01-07T16:26:00Z" w16du:dateUtc="2026-01-07T16:26:00Z"/>
          <w:rFonts w:ascii="Times New Roman" w:hAnsi="Times New Roman" w:cs="Times New Roman"/>
          <w:b/>
          <w:bCs/>
        </w:rPr>
        <w:pPrChange w:id="2386" w:author="Cheick Traoré" w:date="2026-01-07T16:26:00Z" w16du:dateUtc="2026-01-07T16:26:00Z">
          <w:pPr>
            <w:tabs>
              <w:tab w:val="left" w:pos="3200"/>
            </w:tabs>
            <w:spacing w:line="480" w:lineRule="auto"/>
            <w:ind w:left="0" w:firstLine="0"/>
          </w:pPr>
        </w:pPrChange>
      </w:pPr>
    </w:p>
    <w:p w14:paraId="52F2590F" w14:textId="76BD7E6D" w:rsidR="008C51EE" w:rsidDel="00974EF5" w:rsidRDefault="008C51EE" w:rsidP="00974EF5">
      <w:pPr>
        <w:tabs>
          <w:tab w:val="left" w:pos="3200"/>
        </w:tabs>
        <w:spacing w:line="480" w:lineRule="auto"/>
        <w:ind w:left="720" w:firstLine="0"/>
        <w:rPr>
          <w:del w:id="2387" w:author="Cheick Traoré" w:date="2026-01-07T16:26:00Z" w16du:dateUtc="2026-01-07T16:26:00Z"/>
          <w:rFonts w:ascii="Times New Roman" w:hAnsi="Times New Roman" w:cs="Times New Roman"/>
          <w:b/>
          <w:bCs/>
        </w:rPr>
        <w:pPrChange w:id="2388" w:author="Cheick Traoré" w:date="2026-01-07T16:26:00Z" w16du:dateUtc="2026-01-07T16:26:00Z">
          <w:pPr>
            <w:tabs>
              <w:tab w:val="left" w:pos="3200"/>
            </w:tabs>
            <w:spacing w:line="480" w:lineRule="auto"/>
            <w:ind w:left="0" w:firstLine="0"/>
          </w:pPr>
        </w:pPrChange>
      </w:pPr>
    </w:p>
    <w:p w14:paraId="1ED9CEFB" w14:textId="5EA81F78" w:rsidR="008C51EE" w:rsidDel="00974EF5" w:rsidRDefault="008C51EE" w:rsidP="00974EF5">
      <w:pPr>
        <w:tabs>
          <w:tab w:val="left" w:pos="3200"/>
        </w:tabs>
        <w:spacing w:line="480" w:lineRule="auto"/>
        <w:ind w:left="720" w:firstLine="0"/>
        <w:rPr>
          <w:del w:id="2389" w:author="Cheick Traoré" w:date="2026-01-07T16:26:00Z" w16du:dateUtc="2026-01-07T16:26:00Z"/>
          <w:rFonts w:ascii="Times New Roman" w:hAnsi="Times New Roman" w:cs="Times New Roman"/>
          <w:b/>
          <w:bCs/>
        </w:rPr>
        <w:pPrChange w:id="2390" w:author="Cheick Traoré" w:date="2026-01-07T16:26:00Z" w16du:dateUtc="2026-01-07T16:26:00Z">
          <w:pPr>
            <w:tabs>
              <w:tab w:val="left" w:pos="3200"/>
            </w:tabs>
            <w:spacing w:line="480" w:lineRule="auto"/>
            <w:ind w:left="0" w:firstLine="0"/>
          </w:pPr>
        </w:pPrChange>
      </w:pPr>
    </w:p>
    <w:p w14:paraId="3006694C" w14:textId="72CC32CE" w:rsidR="008C51EE" w:rsidDel="00974EF5" w:rsidRDefault="008C51EE" w:rsidP="00974EF5">
      <w:pPr>
        <w:tabs>
          <w:tab w:val="left" w:pos="3200"/>
        </w:tabs>
        <w:spacing w:line="480" w:lineRule="auto"/>
        <w:ind w:left="720" w:firstLine="0"/>
        <w:rPr>
          <w:del w:id="2391" w:author="Cheick Traoré" w:date="2026-01-07T16:26:00Z" w16du:dateUtc="2026-01-07T16:26:00Z"/>
          <w:rFonts w:ascii="Times New Roman" w:hAnsi="Times New Roman" w:cs="Times New Roman"/>
          <w:b/>
          <w:bCs/>
        </w:rPr>
        <w:pPrChange w:id="2392" w:author="Cheick Traoré" w:date="2026-01-07T16:26:00Z" w16du:dateUtc="2026-01-07T16:26:00Z">
          <w:pPr>
            <w:tabs>
              <w:tab w:val="left" w:pos="3200"/>
            </w:tabs>
            <w:spacing w:line="480" w:lineRule="auto"/>
            <w:ind w:left="0" w:firstLine="0"/>
          </w:pPr>
        </w:pPrChange>
      </w:pPr>
    </w:p>
    <w:p w14:paraId="4F743665" w14:textId="1EC5FE7A" w:rsidR="008C51EE" w:rsidDel="00974EF5" w:rsidRDefault="008C51EE" w:rsidP="00974EF5">
      <w:pPr>
        <w:tabs>
          <w:tab w:val="left" w:pos="3200"/>
        </w:tabs>
        <w:spacing w:line="480" w:lineRule="auto"/>
        <w:ind w:left="720" w:firstLine="0"/>
        <w:rPr>
          <w:del w:id="2393" w:author="Cheick Traoré" w:date="2026-01-07T16:26:00Z" w16du:dateUtc="2026-01-07T16:26:00Z"/>
          <w:rFonts w:ascii="Times New Roman" w:hAnsi="Times New Roman" w:cs="Times New Roman"/>
          <w:b/>
          <w:bCs/>
        </w:rPr>
        <w:pPrChange w:id="2394" w:author="Cheick Traoré" w:date="2026-01-07T16:26:00Z" w16du:dateUtc="2026-01-07T16:26:00Z">
          <w:pPr>
            <w:tabs>
              <w:tab w:val="left" w:pos="3200"/>
            </w:tabs>
            <w:spacing w:line="480" w:lineRule="auto"/>
            <w:ind w:left="0" w:firstLine="0"/>
          </w:pPr>
        </w:pPrChange>
      </w:pPr>
    </w:p>
    <w:p w14:paraId="13B651B6" w14:textId="2CC048B1" w:rsidR="008C51EE" w:rsidDel="00974EF5" w:rsidRDefault="008C51EE" w:rsidP="00974EF5">
      <w:pPr>
        <w:tabs>
          <w:tab w:val="left" w:pos="3200"/>
        </w:tabs>
        <w:spacing w:line="480" w:lineRule="auto"/>
        <w:ind w:left="720" w:firstLine="0"/>
        <w:rPr>
          <w:del w:id="2395" w:author="Cheick Traoré" w:date="2026-01-07T16:26:00Z" w16du:dateUtc="2026-01-07T16:26:00Z"/>
          <w:rFonts w:ascii="Times New Roman" w:hAnsi="Times New Roman" w:cs="Times New Roman"/>
          <w:b/>
          <w:bCs/>
        </w:rPr>
        <w:pPrChange w:id="2396" w:author="Cheick Traoré" w:date="2026-01-07T16:26:00Z" w16du:dateUtc="2026-01-07T16:26:00Z">
          <w:pPr>
            <w:tabs>
              <w:tab w:val="left" w:pos="3200"/>
            </w:tabs>
            <w:spacing w:line="480" w:lineRule="auto"/>
            <w:ind w:left="0" w:firstLine="0"/>
          </w:pPr>
        </w:pPrChange>
      </w:pPr>
    </w:p>
    <w:p w14:paraId="786C2050" w14:textId="67B174E2" w:rsidR="008C51EE" w:rsidDel="00974EF5" w:rsidRDefault="008C51EE" w:rsidP="00974EF5">
      <w:pPr>
        <w:tabs>
          <w:tab w:val="left" w:pos="3200"/>
        </w:tabs>
        <w:spacing w:line="480" w:lineRule="auto"/>
        <w:ind w:left="720" w:firstLine="0"/>
        <w:rPr>
          <w:del w:id="2397" w:author="Cheick Traoré" w:date="2026-01-07T16:26:00Z" w16du:dateUtc="2026-01-07T16:26:00Z"/>
          <w:rFonts w:ascii="Times New Roman" w:hAnsi="Times New Roman" w:cs="Times New Roman"/>
          <w:b/>
          <w:bCs/>
        </w:rPr>
        <w:pPrChange w:id="2398" w:author="Cheick Traoré" w:date="2026-01-07T16:26:00Z" w16du:dateUtc="2026-01-07T16:26:00Z">
          <w:pPr>
            <w:tabs>
              <w:tab w:val="left" w:pos="3200"/>
            </w:tabs>
            <w:spacing w:line="480" w:lineRule="auto"/>
            <w:ind w:left="0" w:firstLine="0"/>
          </w:pPr>
        </w:pPrChange>
      </w:pPr>
    </w:p>
    <w:p w14:paraId="6AD461CA" w14:textId="25108032" w:rsidR="008C51EE" w:rsidRPr="00AB1D00" w:rsidDel="00974EF5" w:rsidRDefault="008C51EE" w:rsidP="00974EF5">
      <w:pPr>
        <w:tabs>
          <w:tab w:val="left" w:pos="3200"/>
        </w:tabs>
        <w:spacing w:line="480" w:lineRule="auto"/>
        <w:ind w:left="720" w:firstLine="0"/>
        <w:rPr>
          <w:del w:id="2399" w:author="Cheick Traoré" w:date="2026-01-07T16:26:00Z" w16du:dateUtc="2026-01-07T16:26:00Z"/>
          <w:rFonts w:ascii="Times New Roman" w:hAnsi="Times New Roman" w:cs="Times New Roman"/>
          <w:b/>
          <w:bCs/>
          <w:u w:val="single"/>
        </w:rPr>
        <w:pPrChange w:id="2400" w:author="Cheick Traoré" w:date="2026-01-07T16:26:00Z" w16du:dateUtc="2026-01-07T16:26:00Z">
          <w:pPr>
            <w:spacing w:after="193" w:line="480" w:lineRule="auto"/>
            <w:ind w:left="-5"/>
          </w:pPr>
        </w:pPrChange>
      </w:pPr>
      <w:del w:id="2401" w:author="Cheick Traoré" w:date="2026-01-07T16:26:00Z" w16du:dateUtc="2026-01-07T16:26:00Z">
        <w:r w:rsidRPr="00AB1D00" w:rsidDel="00974EF5">
          <w:rPr>
            <w:rFonts w:ascii="Times New Roman" w:hAnsi="Times New Roman" w:cs="Times New Roman"/>
            <w:b/>
            <w:bCs/>
            <w:u w:val="single"/>
          </w:rPr>
          <w:delText>Schema MCD</w:delText>
        </w:r>
        <w:r w:rsidDel="00974EF5">
          <w:rPr>
            <w:rFonts w:ascii="Times New Roman" w:hAnsi="Times New Roman" w:cs="Times New Roman"/>
            <w:b/>
            <w:bCs/>
            <w:u w:val="single"/>
          </w:rPr>
          <w:delText> :</w:delText>
        </w:r>
      </w:del>
    </w:p>
    <w:p w14:paraId="70B86C1B" w14:textId="3E814C6D" w:rsidR="008C51EE" w:rsidRPr="00AB1D00" w:rsidDel="00974EF5" w:rsidRDefault="008C51EE" w:rsidP="00974EF5">
      <w:pPr>
        <w:tabs>
          <w:tab w:val="left" w:pos="3200"/>
        </w:tabs>
        <w:spacing w:line="480" w:lineRule="auto"/>
        <w:ind w:left="720" w:firstLine="0"/>
        <w:rPr>
          <w:del w:id="2402" w:author="Cheick Traoré" w:date="2026-01-07T16:26:00Z" w16du:dateUtc="2026-01-07T16:26:00Z"/>
          <w:rFonts w:ascii="Times New Roman" w:hAnsi="Times New Roman" w:cs="Times New Roman"/>
        </w:rPr>
        <w:pPrChange w:id="2403" w:author="Cheick Traoré" w:date="2026-01-07T16:26:00Z" w16du:dateUtc="2026-01-07T16:26:00Z">
          <w:pPr>
            <w:spacing w:after="193" w:line="480" w:lineRule="auto"/>
            <w:ind w:left="-5"/>
          </w:pPr>
        </w:pPrChange>
      </w:pPr>
      <w:del w:id="2404" w:author="Cheick Traoré" w:date="2026-01-07T16:26:00Z" w16du:dateUtc="2026-01-07T16:26:00Z">
        <w:r w:rsidRPr="00AB1D00" w:rsidDel="00974EF5">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966100D" wp14:editId="4B828D20">
                  <wp:simplePos x="0" y="0"/>
                  <wp:positionH relativeFrom="margin">
                    <wp:align>left</wp:align>
                  </wp:positionH>
                  <wp:positionV relativeFrom="paragraph">
                    <wp:posOffset>6350</wp:posOffset>
                  </wp:positionV>
                  <wp:extent cx="5796915" cy="5911215"/>
                  <wp:effectExtent l="0" t="0" r="0" b="0"/>
                  <wp:wrapNone/>
                  <wp:docPr id="1047853085" name="Zone de texte 2"/>
                  <wp:cNvGraphicFramePr/>
                  <a:graphic xmlns:a="http://schemas.openxmlformats.org/drawingml/2006/main">
                    <a:graphicData uri="http://schemas.microsoft.com/office/word/2010/wordprocessingShape">
                      <wps:wsp>
                        <wps:cNvSpPr txBox="1"/>
                        <wps:spPr>
                          <a:xfrm>
                            <a:off x="0" y="0"/>
                            <a:ext cx="5796915" cy="5911215"/>
                          </a:xfrm>
                          <a:prstGeom prst="rect">
                            <a:avLst/>
                          </a:prstGeom>
                          <a:solidFill>
                            <a:schemeClr val="lt1"/>
                          </a:solidFill>
                          <a:ln w="6350">
                            <a:noFill/>
                          </a:ln>
                        </wps:spPr>
                        <wps:txbx>
                          <w:txbxContent>
                            <w:p w14:paraId="34C846AF" w14:textId="77777777" w:rsidR="008C51EE" w:rsidRDefault="008C51EE" w:rsidP="008C51EE">
                              <w:pPr>
                                <w:ind w:left="0"/>
                              </w:pPr>
                              <w:r w:rsidRPr="00540886">
                                <w:rPr>
                                  <w:noProof/>
                                </w:rPr>
                                <w:drawing>
                                  <wp:inline distT="0" distB="0" distL="0" distR="0" wp14:anchorId="024C8251" wp14:editId="4C300FA1">
                                    <wp:extent cx="5587244" cy="5273040"/>
                                    <wp:effectExtent l="0" t="0" r="0" b="3810"/>
                                    <wp:docPr id="15859720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8540" cy="5349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6100D" id="_x0000_s1038" type="#_x0000_t202" style="position:absolute;left:0;text-align:left;margin-left:0;margin-top:.5pt;width:456.45pt;height:465.4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" fillcolor="white [3201]" stroked="f" strokeweight=".5pt">
                  <v:textbox>
                    <w:txbxContent>
                      <w:p w14:paraId="34C846AF" w14:textId="77777777" w:rsidR="008C51EE" w:rsidRDefault="008C51EE" w:rsidP="008C51EE">
                        <w:pPr>
                          <w:ind w:left="0"/>
                        </w:pPr>
                        <w:r w:rsidRPr="00540886">
                          <w:rPr>
                            <w:noProof/>
                          </w:rPr>
                          <w:drawing>
                            <wp:inline distT="0" distB="0" distL="0" distR="0" wp14:anchorId="024C8251" wp14:editId="4C300FA1">
                              <wp:extent cx="5587244" cy="5273040"/>
                              <wp:effectExtent l="0" t="0" r="0" b="3810"/>
                              <wp:docPr id="15859720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8540" cy="5349765"/>
                                      </a:xfrm>
                                      <a:prstGeom prst="rect">
                                        <a:avLst/>
                                      </a:prstGeom>
                                      <a:noFill/>
                                      <a:ln>
                                        <a:noFill/>
                                      </a:ln>
                                    </pic:spPr>
                                  </pic:pic>
                                </a:graphicData>
                              </a:graphic>
                            </wp:inline>
                          </w:drawing>
                        </w:r>
                      </w:p>
                    </w:txbxContent>
                  </v:textbox>
                  <w10:wrap anchorx="margin"/>
                </v:shape>
              </w:pict>
            </mc:Fallback>
          </mc:AlternateContent>
        </w:r>
      </w:del>
    </w:p>
    <w:p w14:paraId="6E182D09" w14:textId="015DCEE3" w:rsidR="008C51EE" w:rsidRPr="00AB1D00" w:rsidDel="00974EF5" w:rsidRDefault="008C51EE" w:rsidP="00974EF5">
      <w:pPr>
        <w:tabs>
          <w:tab w:val="left" w:pos="3200"/>
        </w:tabs>
        <w:spacing w:line="480" w:lineRule="auto"/>
        <w:ind w:left="720" w:firstLine="0"/>
        <w:rPr>
          <w:del w:id="2405" w:author="Cheick Traoré" w:date="2026-01-07T16:26:00Z" w16du:dateUtc="2026-01-07T16:26:00Z"/>
          <w:rFonts w:ascii="Times New Roman" w:hAnsi="Times New Roman" w:cs="Times New Roman"/>
        </w:rPr>
        <w:pPrChange w:id="2406" w:author="Cheick Traoré" w:date="2026-01-07T16:26:00Z" w16du:dateUtc="2026-01-07T16:26:00Z">
          <w:pPr>
            <w:spacing w:after="193" w:line="480" w:lineRule="auto"/>
            <w:ind w:left="-5"/>
          </w:pPr>
        </w:pPrChange>
      </w:pPr>
    </w:p>
    <w:p w14:paraId="30849B65" w14:textId="06D6936A" w:rsidR="008C51EE" w:rsidRPr="00AB1D00" w:rsidDel="00974EF5" w:rsidRDefault="008C51EE" w:rsidP="00974EF5">
      <w:pPr>
        <w:tabs>
          <w:tab w:val="left" w:pos="3200"/>
        </w:tabs>
        <w:spacing w:line="480" w:lineRule="auto"/>
        <w:ind w:left="720" w:firstLine="0"/>
        <w:rPr>
          <w:del w:id="2407" w:author="Cheick Traoré" w:date="2026-01-07T16:26:00Z" w16du:dateUtc="2026-01-07T16:26:00Z"/>
          <w:rFonts w:ascii="Times New Roman" w:hAnsi="Times New Roman" w:cs="Times New Roman"/>
        </w:rPr>
        <w:pPrChange w:id="2408" w:author="Cheick Traoré" w:date="2026-01-07T16:26:00Z" w16du:dateUtc="2026-01-07T16:26:00Z">
          <w:pPr>
            <w:spacing w:after="193" w:line="480" w:lineRule="auto"/>
            <w:ind w:left="-5"/>
          </w:pPr>
        </w:pPrChange>
      </w:pPr>
    </w:p>
    <w:p w14:paraId="6A4A4589" w14:textId="70E1FEC8" w:rsidR="008C51EE" w:rsidRPr="00AB1D00" w:rsidDel="00974EF5" w:rsidRDefault="008C51EE" w:rsidP="00974EF5">
      <w:pPr>
        <w:tabs>
          <w:tab w:val="left" w:pos="3200"/>
        </w:tabs>
        <w:spacing w:line="480" w:lineRule="auto"/>
        <w:ind w:left="720" w:firstLine="0"/>
        <w:rPr>
          <w:del w:id="2409" w:author="Cheick Traoré" w:date="2026-01-07T16:26:00Z" w16du:dateUtc="2026-01-07T16:26:00Z"/>
          <w:rFonts w:ascii="Times New Roman" w:hAnsi="Times New Roman" w:cs="Times New Roman"/>
        </w:rPr>
        <w:pPrChange w:id="2410" w:author="Cheick Traoré" w:date="2026-01-07T16:26:00Z" w16du:dateUtc="2026-01-07T16:26:00Z">
          <w:pPr>
            <w:spacing w:after="193" w:line="480" w:lineRule="auto"/>
            <w:ind w:left="-5"/>
          </w:pPr>
        </w:pPrChange>
      </w:pPr>
    </w:p>
    <w:p w14:paraId="3E5A7C6D" w14:textId="28F8299E" w:rsidR="008C51EE" w:rsidRPr="00AB1D00" w:rsidDel="00974EF5" w:rsidRDefault="008C51EE" w:rsidP="00974EF5">
      <w:pPr>
        <w:tabs>
          <w:tab w:val="left" w:pos="3200"/>
        </w:tabs>
        <w:spacing w:line="480" w:lineRule="auto"/>
        <w:ind w:left="720" w:firstLine="0"/>
        <w:rPr>
          <w:del w:id="2411" w:author="Cheick Traoré" w:date="2026-01-07T16:26:00Z" w16du:dateUtc="2026-01-07T16:26:00Z"/>
          <w:rFonts w:ascii="Times New Roman" w:hAnsi="Times New Roman" w:cs="Times New Roman"/>
        </w:rPr>
        <w:pPrChange w:id="2412" w:author="Cheick Traoré" w:date="2026-01-07T16:26:00Z" w16du:dateUtc="2026-01-07T16:26:00Z">
          <w:pPr>
            <w:spacing w:after="193" w:line="480" w:lineRule="auto"/>
            <w:ind w:left="-5"/>
          </w:pPr>
        </w:pPrChange>
      </w:pPr>
    </w:p>
    <w:p w14:paraId="30642B67" w14:textId="5361644B" w:rsidR="008C51EE" w:rsidRPr="00AB1D00" w:rsidDel="00974EF5" w:rsidRDefault="008C51EE" w:rsidP="00974EF5">
      <w:pPr>
        <w:tabs>
          <w:tab w:val="left" w:pos="3200"/>
        </w:tabs>
        <w:spacing w:line="480" w:lineRule="auto"/>
        <w:ind w:left="720" w:firstLine="0"/>
        <w:rPr>
          <w:del w:id="2413" w:author="Cheick Traoré" w:date="2026-01-07T16:26:00Z" w16du:dateUtc="2026-01-07T16:26:00Z"/>
          <w:rFonts w:ascii="Times New Roman" w:hAnsi="Times New Roman" w:cs="Times New Roman"/>
        </w:rPr>
        <w:pPrChange w:id="2414" w:author="Cheick Traoré" w:date="2026-01-07T16:26:00Z" w16du:dateUtc="2026-01-07T16:26:00Z">
          <w:pPr>
            <w:spacing w:after="193" w:line="480" w:lineRule="auto"/>
            <w:ind w:left="-5"/>
          </w:pPr>
        </w:pPrChange>
      </w:pPr>
    </w:p>
    <w:p w14:paraId="0DE1E50A" w14:textId="5A517F8A" w:rsidR="008C51EE" w:rsidRPr="00AB1D00" w:rsidDel="00974EF5" w:rsidRDefault="008C51EE" w:rsidP="00974EF5">
      <w:pPr>
        <w:tabs>
          <w:tab w:val="left" w:pos="3200"/>
        </w:tabs>
        <w:spacing w:line="480" w:lineRule="auto"/>
        <w:ind w:left="720" w:firstLine="0"/>
        <w:rPr>
          <w:del w:id="2415" w:author="Cheick Traoré" w:date="2026-01-07T16:26:00Z" w16du:dateUtc="2026-01-07T16:26:00Z"/>
          <w:rFonts w:ascii="Times New Roman" w:hAnsi="Times New Roman" w:cs="Times New Roman"/>
        </w:rPr>
        <w:pPrChange w:id="2416" w:author="Cheick Traoré" w:date="2026-01-07T16:26:00Z" w16du:dateUtc="2026-01-07T16:26:00Z">
          <w:pPr>
            <w:spacing w:after="193" w:line="480" w:lineRule="auto"/>
            <w:ind w:left="-5"/>
          </w:pPr>
        </w:pPrChange>
      </w:pPr>
    </w:p>
    <w:p w14:paraId="2E1C6336" w14:textId="0396B95D" w:rsidR="008C51EE" w:rsidRPr="00AB1D00" w:rsidDel="00974EF5" w:rsidRDefault="008C51EE" w:rsidP="00974EF5">
      <w:pPr>
        <w:tabs>
          <w:tab w:val="left" w:pos="3200"/>
        </w:tabs>
        <w:spacing w:line="480" w:lineRule="auto"/>
        <w:ind w:left="720" w:firstLine="0"/>
        <w:rPr>
          <w:del w:id="2417" w:author="Cheick Traoré" w:date="2026-01-07T16:26:00Z" w16du:dateUtc="2026-01-07T16:26:00Z"/>
          <w:rFonts w:ascii="Times New Roman" w:hAnsi="Times New Roman" w:cs="Times New Roman"/>
        </w:rPr>
        <w:pPrChange w:id="2418" w:author="Cheick Traoré" w:date="2026-01-07T16:26:00Z" w16du:dateUtc="2026-01-07T16:26:00Z">
          <w:pPr>
            <w:spacing w:after="193" w:line="480" w:lineRule="auto"/>
            <w:ind w:left="-5"/>
          </w:pPr>
        </w:pPrChange>
      </w:pPr>
    </w:p>
    <w:p w14:paraId="1216D966" w14:textId="4851CB4C" w:rsidR="008C51EE" w:rsidRPr="00AB1D00" w:rsidDel="00974EF5" w:rsidRDefault="008C51EE" w:rsidP="00974EF5">
      <w:pPr>
        <w:tabs>
          <w:tab w:val="left" w:pos="3200"/>
        </w:tabs>
        <w:spacing w:line="480" w:lineRule="auto"/>
        <w:ind w:left="720" w:firstLine="0"/>
        <w:rPr>
          <w:del w:id="2419" w:author="Cheick Traoré" w:date="2026-01-07T16:26:00Z" w16du:dateUtc="2026-01-07T16:26:00Z"/>
          <w:rFonts w:ascii="Times New Roman" w:hAnsi="Times New Roman" w:cs="Times New Roman"/>
        </w:rPr>
        <w:pPrChange w:id="2420" w:author="Cheick Traoré" w:date="2026-01-07T16:26:00Z" w16du:dateUtc="2026-01-07T16:26:00Z">
          <w:pPr>
            <w:spacing w:after="193" w:line="480" w:lineRule="auto"/>
            <w:ind w:left="-5"/>
          </w:pPr>
        </w:pPrChange>
      </w:pPr>
    </w:p>
    <w:p w14:paraId="119EDC2C" w14:textId="04F10A64" w:rsidR="008C51EE" w:rsidRPr="00AB1D00" w:rsidDel="00974EF5" w:rsidRDefault="008C51EE" w:rsidP="00974EF5">
      <w:pPr>
        <w:tabs>
          <w:tab w:val="left" w:pos="3200"/>
        </w:tabs>
        <w:spacing w:line="480" w:lineRule="auto"/>
        <w:ind w:left="720" w:firstLine="0"/>
        <w:rPr>
          <w:del w:id="2421" w:author="Cheick Traoré" w:date="2026-01-07T16:26:00Z" w16du:dateUtc="2026-01-07T16:26:00Z"/>
          <w:rFonts w:ascii="Times New Roman" w:hAnsi="Times New Roman" w:cs="Times New Roman"/>
        </w:rPr>
        <w:pPrChange w:id="2422" w:author="Cheick Traoré" w:date="2026-01-07T16:26:00Z" w16du:dateUtc="2026-01-07T16:26:00Z">
          <w:pPr>
            <w:spacing w:after="193" w:line="480" w:lineRule="auto"/>
            <w:ind w:left="-5"/>
          </w:pPr>
        </w:pPrChange>
      </w:pPr>
    </w:p>
    <w:p w14:paraId="16714DB7" w14:textId="2E284165" w:rsidR="008C51EE" w:rsidRPr="00AB1D00" w:rsidDel="00974EF5" w:rsidRDefault="008C51EE" w:rsidP="00974EF5">
      <w:pPr>
        <w:tabs>
          <w:tab w:val="left" w:pos="3200"/>
        </w:tabs>
        <w:spacing w:line="480" w:lineRule="auto"/>
        <w:ind w:left="720" w:firstLine="0"/>
        <w:rPr>
          <w:del w:id="2423" w:author="Cheick Traoré" w:date="2026-01-07T16:26:00Z" w16du:dateUtc="2026-01-07T16:26:00Z"/>
          <w:rFonts w:ascii="Times New Roman" w:hAnsi="Times New Roman" w:cs="Times New Roman"/>
        </w:rPr>
        <w:pPrChange w:id="2424" w:author="Cheick Traoré" w:date="2026-01-07T16:26:00Z" w16du:dateUtc="2026-01-07T16:26:00Z">
          <w:pPr>
            <w:spacing w:after="193" w:line="480" w:lineRule="auto"/>
            <w:ind w:left="-5"/>
          </w:pPr>
        </w:pPrChange>
      </w:pPr>
    </w:p>
    <w:p w14:paraId="13BF3522" w14:textId="596199D4" w:rsidR="008C51EE" w:rsidRPr="00AB1D00" w:rsidDel="00974EF5" w:rsidRDefault="008C51EE" w:rsidP="00974EF5">
      <w:pPr>
        <w:tabs>
          <w:tab w:val="left" w:pos="3200"/>
        </w:tabs>
        <w:spacing w:line="480" w:lineRule="auto"/>
        <w:ind w:left="720" w:firstLine="0"/>
        <w:rPr>
          <w:del w:id="2425" w:author="Cheick Traoré" w:date="2026-01-07T16:26:00Z" w16du:dateUtc="2026-01-07T16:26:00Z"/>
          <w:rFonts w:ascii="Times New Roman" w:hAnsi="Times New Roman" w:cs="Times New Roman"/>
        </w:rPr>
        <w:pPrChange w:id="2426" w:author="Cheick Traoré" w:date="2026-01-07T16:26:00Z" w16du:dateUtc="2026-01-07T16:26:00Z">
          <w:pPr>
            <w:spacing w:after="193" w:line="480" w:lineRule="auto"/>
            <w:ind w:left="-5"/>
          </w:pPr>
        </w:pPrChange>
      </w:pPr>
    </w:p>
    <w:p w14:paraId="69048E09" w14:textId="10574790" w:rsidR="008C51EE" w:rsidDel="00974EF5" w:rsidRDefault="008C51EE" w:rsidP="00974EF5">
      <w:pPr>
        <w:tabs>
          <w:tab w:val="left" w:pos="3200"/>
        </w:tabs>
        <w:spacing w:line="480" w:lineRule="auto"/>
        <w:ind w:left="720" w:firstLine="0"/>
        <w:rPr>
          <w:del w:id="2427" w:author="Cheick Traoré" w:date="2026-01-07T16:26:00Z" w16du:dateUtc="2026-01-07T16:26:00Z"/>
          <w:rFonts w:ascii="Times New Roman" w:hAnsi="Times New Roman" w:cs="Times New Roman"/>
          <w:b/>
          <w:bCs/>
        </w:rPr>
        <w:pPrChange w:id="2428" w:author="Cheick Traoré" w:date="2026-01-07T16:26:00Z" w16du:dateUtc="2026-01-07T16:26:00Z">
          <w:pPr>
            <w:tabs>
              <w:tab w:val="left" w:pos="3200"/>
            </w:tabs>
            <w:spacing w:line="480" w:lineRule="auto"/>
            <w:ind w:left="0" w:firstLine="0"/>
          </w:pPr>
        </w:pPrChange>
      </w:pPr>
    </w:p>
    <w:p w14:paraId="500993C3" w14:textId="7F612837" w:rsidR="008C51EE" w:rsidDel="00974EF5" w:rsidRDefault="008C51EE" w:rsidP="00974EF5">
      <w:pPr>
        <w:tabs>
          <w:tab w:val="left" w:pos="3200"/>
        </w:tabs>
        <w:spacing w:line="480" w:lineRule="auto"/>
        <w:ind w:left="720" w:firstLine="0"/>
        <w:rPr>
          <w:del w:id="2429" w:author="Cheick Traoré" w:date="2026-01-07T16:26:00Z" w16du:dateUtc="2026-01-07T16:26:00Z"/>
          <w:rFonts w:ascii="Times New Roman" w:hAnsi="Times New Roman" w:cs="Times New Roman"/>
          <w:b/>
          <w:bCs/>
        </w:rPr>
        <w:pPrChange w:id="2430" w:author="Cheick Traoré" w:date="2026-01-07T16:26:00Z" w16du:dateUtc="2026-01-07T16:26:00Z">
          <w:pPr>
            <w:tabs>
              <w:tab w:val="left" w:pos="3200"/>
            </w:tabs>
            <w:spacing w:line="480" w:lineRule="auto"/>
            <w:ind w:left="0" w:firstLine="0"/>
          </w:pPr>
        </w:pPrChange>
      </w:pPr>
    </w:p>
    <w:p w14:paraId="50E9FA11" w14:textId="4D50BC11" w:rsidR="008C51EE" w:rsidDel="00974EF5" w:rsidRDefault="008C51EE" w:rsidP="00974EF5">
      <w:pPr>
        <w:tabs>
          <w:tab w:val="left" w:pos="3200"/>
        </w:tabs>
        <w:spacing w:line="480" w:lineRule="auto"/>
        <w:ind w:left="720" w:firstLine="0"/>
        <w:rPr>
          <w:del w:id="2431" w:author="Cheick Traoré" w:date="2026-01-07T16:26:00Z" w16du:dateUtc="2026-01-07T16:26:00Z"/>
          <w:rFonts w:ascii="Times New Roman" w:hAnsi="Times New Roman" w:cs="Times New Roman"/>
          <w:b/>
          <w:bCs/>
        </w:rPr>
        <w:pPrChange w:id="2432" w:author="Cheick Traoré" w:date="2026-01-07T16:26:00Z" w16du:dateUtc="2026-01-07T16:26:00Z">
          <w:pPr>
            <w:tabs>
              <w:tab w:val="left" w:pos="3200"/>
            </w:tabs>
            <w:spacing w:line="480" w:lineRule="auto"/>
            <w:ind w:left="0" w:firstLine="0"/>
          </w:pPr>
        </w:pPrChange>
      </w:pPr>
    </w:p>
    <w:p w14:paraId="074C9DE2" w14:textId="2D4BBC35" w:rsidR="008C51EE" w:rsidDel="00974EF5" w:rsidRDefault="008C51EE" w:rsidP="00974EF5">
      <w:pPr>
        <w:tabs>
          <w:tab w:val="left" w:pos="3200"/>
        </w:tabs>
        <w:spacing w:line="480" w:lineRule="auto"/>
        <w:ind w:left="720" w:firstLine="0"/>
        <w:rPr>
          <w:del w:id="2433" w:author="Cheick Traoré" w:date="2026-01-07T16:26:00Z" w16du:dateUtc="2026-01-07T16:26:00Z"/>
          <w:rFonts w:ascii="Times New Roman" w:hAnsi="Times New Roman" w:cs="Times New Roman"/>
          <w:b/>
          <w:bCs/>
        </w:rPr>
        <w:pPrChange w:id="2434" w:author="Cheick Traoré" w:date="2026-01-07T16:26:00Z" w16du:dateUtc="2026-01-07T16:26:00Z">
          <w:pPr>
            <w:tabs>
              <w:tab w:val="left" w:pos="3200"/>
            </w:tabs>
            <w:spacing w:line="480" w:lineRule="auto"/>
            <w:ind w:left="0" w:firstLine="0"/>
          </w:pPr>
        </w:pPrChange>
      </w:pPr>
    </w:p>
    <w:p w14:paraId="52EEAE13" w14:textId="4D800389" w:rsidR="008C51EE" w:rsidDel="00974EF5" w:rsidRDefault="008C51EE" w:rsidP="00974EF5">
      <w:pPr>
        <w:tabs>
          <w:tab w:val="left" w:pos="3200"/>
        </w:tabs>
        <w:spacing w:line="480" w:lineRule="auto"/>
        <w:ind w:left="720" w:firstLine="0"/>
        <w:rPr>
          <w:del w:id="2435" w:author="Cheick Traoré" w:date="2026-01-07T16:26:00Z" w16du:dateUtc="2026-01-07T16:26:00Z"/>
          <w:rFonts w:ascii="Times New Roman" w:hAnsi="Times New Roman" w:cs="Times New Roman"/>
          <w:b/>
          <w:bCs/>
        </w:rPr>
        <w:pPrChange w:id="2436" w:author="Cheick Traoré" w:date="2026-01-07T16:26:00Z" w16du:dateUtc="2026-01-07T16:26:00Z">
          <w:pPr>
            <w:tabs>
              <w:tab w:val="left" w:pos="3200"/>
            </w:tabs>
            <w:spacing w:line="480" w:lineRule="auto"/>
            <w:ind w:left="0" w:firstLine="0"/>
          </w:pPr>
        </w:pPrChange>
      </w:pPr>
    </w:p>
    <w:p w14:paraId="6B4505C3" w14:textId="43148725" w:rsidR="008C51EE" w:rsidDel="00974EF5" w:rsidRDefault="008C51EE" w:rsidP="00974EF5">
      <w:pPr>
        <w:tabs>
          <w:tab w:val="left" w:pos="3200"/>
        </w:tabs>
        <w:spacing w:line="480" w:lineRule="auto"/>
        <w:ind w:left="720" w:firstLine="0"/>
        <w:rPr>
          <w:del w:id="2437" w:author="Cheick Traoré" w:date="2026-01-07T16:26:00Z" w16du:dateUtc="2026-01-07T16:26:00Z"/>
          <w:rFonts w:ascii="Times New Roman" w:hAnsi="Times New Roman" w:cs="Times New Roman"/>
          <w:b/>
          <w:bCs/>
        </w:rPr>
        <w:pPrChange w:id="2438" w:author="Cheick Traoré" w:date="2026-01-07T16:26:00Z" w16du:dateUtc="2026-01-07T16:26:00Z">
          <w:pPr>
            <w:tabs>
              <w:tab w:val="left" w:pos="3200"/>
            </w:tabs>
            <w:spacing w:line="480" w:lineRule="auto"/>
            <w:ind w:left="0" w:firstLine="0"/>
          </w:pPr>
        </w:pPrChange>
      </w:pPr>
    </w:p>
    <w:p w14:paraId="22678BAA" w14:textId="05917142" w:rsidR="008C51EE" w:rsidDel="00974EF5" w:rsidRDefault="008C51EE" w:rsidP="00974EF5">
      <w:pPr>
        <w:tabs>
          <w:tab w:val="left" w:pos="3200"/>
        </w:tabs>
        <w:spacing w:line="480" w:lineRule="auto"/>
        <w:ind w:left="720" w:firstLine="0"/>
        <w:rPr>
          <w:del w:id="2439" w:author="Cheick Traoré" w:date="2026-01-07T16:26:00Z" w16du:dateUtc="2026-01-07T16:26:00Z"/>
          <w:rFonts w:ascii="Times New Roman" w:hAnsi="Times New Roman" w:cs="Times New Roman"/>
          <w:b/>
          <w:bCs/>
        </w:rPr>
        <w:pPrChange w:id="2440" w:author="Cheick Traoré" w:date="2026-01-07T16:26:00Z" w16du:dateUtc="2026-01-07T16:26:00Z">
          <w:pPr>
            <w:tabs>
              <w:tab w:val="left" w:pos="3200"/>
            </w:tabs>
            <w:spacing w:line="480" w:lineRule="auto"/>
            <w:ind w:left="0" w:firstLine="0"/>
          </w:pPr>
        </w:pPrChange>
      </w:pPr>
    </w:p>
    <w:p w14:paraId="77ACA1CE" w14:textId="37B2AA26" w:rsidR="008C51EE" w:rsidRPr="00AB1D00" w:rsidDel="00974EF5" w:rsidRDefault="008C51EE" w:rsidP="00974EF5">
      <w:pPr>
        <w:tabs>
          <w:tab w:val="left" w:pos="3200"/>
        </w:tabs>
        <w:spacing w:line="480" w:lineRule="auto"/>
        <w:ind w:left="720" w:firstLine="0"/>
        <w:rPr>
          <w:del w:id="2441" w:author="Cheick Traoré" w:date="2026-01-07T16:26:00Z" w16du:dateUtc="2026-01-07T16:26:00Z"/>
          <w:rFonts w:ascii="Times New Roman" w:hAnsi="Times New Roman" w:cs="Times New Roman"/>
          <w:b/>
          <w:bCs/>
        </w:rPr>
        <w:pPrChange w:id="2442" w:author="Cheick Traoré" w:date="2026-01-07T16:26:00Z" w16du:dateUtc="2026-01-07T16:26:00Z">
          <w:pPr>
            <w:tabs>
              <w:tab w:val="left" w:pos="3200"/>
            </w:tabs>
            <w:spacing w:line="480" w:lineRule="auto"/>
            <w:ind w:left="0" w:firstLine="0"/>
          </w:pPr>
        </w:pPrChange>
      </w:pPr>
    </w:p>
    <w:p w14:paraId="445230A1" w14:textId="5C363DFB" w:rsidR="000B570D" w:rsidDel="00974EF5" w:rsidRDefault="000B570D" w:rsidP="00974EF5">
      <w:pPr>
        <w:tabs>
          <w:tab w:val="left" w:pos="3200"/>
        </w:tabs>
        <w:spacing w:line="480" w:lineRule="auto"/>
        <w:ind w:left="720" w:firstLine="0"/>
        <w:rPr>
          <w:del w:id="2443" w:author="Cheick Traoré" w:date="2026-01-07T16:26:00Z" w16du:dateUtc="2026-01-07T16:26:00Z"/>
          <w:rFonts w:cs="Times New Roman"/>
          <w:b/>
          <w:bCs/>
        </w:rPr>
        <w:pPrChange w:id="2444" w:author="Cheick Traoré" w:date="2026-01-07T16:26:00Z" w16du:dateUtc="2026-01-07T16:26:00Z">
          <w:pPr>
            <w:pStyle w:val="Corpsdetext"/>
            <w:jc w:val="both"/>
          </w:pPr>
        </w:pPrChange>
      </w:pPr>
      <w:bookmarkStart w:id="2445" w:name="_Toc217034640"/>
    </w:p>
    <w:bookmarkEnd w:id="2445"/>
    <w:p w14:paraId="132DE168" w14:textId="41BDD862" w:rsidR="009600FD" w:rsidRPr="00AB1D00" w:rsidDel="00974EF5" w:rsidRDefault="009600FD" w:rsidP="00974EF5">
      <w:pPr>
        <w:tabs>
          <w:tab w:val="left" w:pos="3200"/>
        </w:tabs>
        <w:spacing w:line="480" w:lineRule="auto"/>
        <w:ind w:left="720" w:firstLine="0"/>
        <w:rPr>
          <w:del w:id="2446" w:author="Cheick Traoré" w:date="2026-01-07T16:26:00Z" w16du:dateUtc="2026-01-07T16:26:00Z"/>
          <w:rFonts w:ascii="Times New Roman" w:hAnsi="Times New Roman" w:cs="Times New Roman"/>
          <w:b/>
          <w:bCs/>
        </w:rPr>
        <w:pPrChange w:id="2447" w:author="Cheick Traoré" w:date="2026-01-07T16:26:00Z" w16du:dateUtc="2026-01-07T16:26:00Z">
          <w:pPr>
            <w:tabs>
              <w:tab w:val="left" w:pos="3200"/>
            </w:tabs>
            <w:spacing w:line="480" w:lineRule="auto"/>
          </w:pPr>
        </w:pPrChange>
      </w:pPr>
      <w:del w:id="2448" w:author="Cheick Traoré" w:date="2026-01-07T16:26:00Z" w16du:dateUtc="2026-01-07T16:26:00Z">
        <w:r w:rsidRPr="00AB1D00" w:rsidDel="00974EF5">
          <w:rPr>
            <w:rFonts w:ascii="Times New Roman" w:hAnsi="Times New Roman" w:cs="Times New Roman"/>
            <w:b/>
            <w:bCs/>
          </w:rPr>
          <w:delText>Analyse comparative</w:delText>
        </w:r>
        <w:r w:rsidR="00C63FDF" w:rsidDel="00974EF5">
          <w:rPr>
            <w:rFonts w:ascii="Times New Roman" w:hAnsi="Times New Roman" w:cs="Times New Roman"/>
            <w:b/>
            <w:bCs/>
          </w:rPr>
          <w:delText xml:space="preserve"> des outils existants</w:delText>
        </w:r>
      </w:del>
    </w:p>
    <w:p w14:paraId="005F17A5" w14:textId="2B2304D0" w:rsidR="00C472EE" w:rsidRPr="00AB1D00" w:rsidDel="00974EF5" w:rsidRDefault="00C472EE" w:rsidP="00974EF5">
      <w:pPr>
        <w:tabs>
          <w:tab w:val="left" w:pos="3200"/>
        </w:tabs>
        <w:spacing w:line="480" w:lineRule="auto"/>
        <w:ind w:left="720" w:firstLine="0"/>
        <w:rPr>
          <w:del w:id="2449" w:author="Cheick Traoré" w:date="2026-01-07T16:26:00Z" w16du:dateUtc="2026-01-07T16:26:00Z"/>
          <w:rFonts w:ascii="Times New Roman" w:hAnsi="Times New Roman" w:cs="Times New Roman"/>
          <w:b/>
          <w:bCs/>
        </w:rPr>
        <w:pPrChange w:id="2450" w:author="Cheick Traoré" w:date="2026-01-07T16:26:00Z" w16du:dateUtc="2026-01-07T16:26:00Z">
          <w:pPr>
            <w:tabs>
              <w:tab w:val="left" w:pos="3200"/>
            </w:tabs>
            <w:spacing w:line="480" w:lineRule="auto"/>
            <w:ind w:left="0" w:firstLine="0"/>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9"/>
        <w:gridCol w:w="4511"/>
      </w:tblGrid>
      <w:tr w:rsidR="009600FD" w:rsidRPr="00AB1D00" w:rsidDel="00974EF5" w14:paraId="274F6ACD" w14:textId="4427DD30" w:rsidTr="00BA2CAF">
        <w:trPr>
          <w:trHeight w:val="560"/>
          <w:del w:id="2451" w:author="Cheick Traoré" w:date="2026-01-07T16:26:00Z" w16du:dateUtc="2026-01-07T16:26:00Z"/>
        </w:trPr>
        <w:tc>
          <w:tcPr>
            <w:tcW w:w="0" w:type="auto"/>
            <w:tcMar>
              <w:top w:w="100" w:type="dxa"/>
              <w:left w:w="100" w:type="dxa"/>
              <w:bottom w:w="100" w:type="dxa"/>
              <w:right w:w="100" w:type="dxa"/>
            </w:tcMar>
            <w:hideMark/>
          </w:tcPr>
          <w:p w14:paraId="622D1D7C" w14:textId="3710B8AD" w:rsidR="009600FD" w:rsidRPr="00AB1D00" w:rsidDel="00974EF5" w:rsidRDefault="009600FD" w:rsidP="00974EF5">
            <w:pPr>
              <w:tabs>
                <w:tab w:val="left" w:pos="3200"/>
              </w:tabs>
              <w:spacing w:line="480" w:lineRule="auto"/>
              <w:ind w:left="720" w:firstLine="0"/>
              <w:rPr>
                <w:del w:id="2452" w:author="Cheick Traoré" w:date="2026-01-07T16:26:00Z" w16du:dateUtc="2026-01-07T16:26:00Z"/>
                <w:rFonts w:ascii="Times New Roman" w:hAnsi="Times New Roman" w:cs="Times New Roman"/>
              </w:rPr>
              <w:pPrChange w:id="2453" w:author="Cheick Traoré" w:date="2026-01-07T16:26:00Z" w16du:dateUtc="2026-01-07T16:26:00Z">
                <w:pPr>
                  <w:tabs>
                    <w:tab w:val="left" w:pos="3200"/>
                  </w:tabs>
                  <w:spacing w:line="480" w:lineRule="auto"/>
                </w:pPr>
              </w:pPrChange>
            </w:pPr>
            <w:del w:id="2454" w:author="Cheick Traoré" w:date="2026-01-07T16:26:00Z" w16du:dateUtc="2026-01-07T16:26:00Z">
              <w:r w:rsidRPr="00AB1D00" w:rsidDel="00974EF5">
                <w:rPr>
                  <w:rFonts w:ascii="Times New Roman" w:hAnsi="Times New Roman" w:cs="Times New Roman"/>
                  <w:b/>
                  <w:bCs/>
                </w:rPr>
                <w:delText>Avantages</w:delText>
              </w:r>
            </w:del>
          </w:p>
        </w:tc>
        <w:tc>
          <w:tcPr>
            <w:tcW w:w="0" w:type="auto"/>
            <w:tcMar>
              <w:top w:w="100" w:type="dxa"/>
              <w:left w:w="100" w:type="dxa"/>
              <w:bottom w:w="100" w:type="dxa"/>
              <w:right w:w="100" w:type="dxa"/>
            </w:tcMar>
            <w:hideMark/>
          </w:tcPr>
          <w:p w14:paraId="77D0FB8E" w14:textId="16688E4D" w:rsidR="009600FD" w:rsidRPr="00AB1D00" w:rsidDel="00974EF5" w:rsidRDefault="009600FD" w:rsidP="00974EF5">
            <w:pPr>
              <w:tabs>
                <w:tab w:val="left" w:pos="3200"/>
              </w:tabs>
              <w:spacing w:line="480" w:lineRule="auto"/>
              <w:ind w:left="720" w:firstLine="0"/>
              <w:rPr>
                <w:del w:id="2455" w:author="Cheick Traoré" w:date="2026-01-07T16:26:00Z" w16du:dateUtc="2026-01-07T16:26:00Z"/>
                <w:rFonts w:ascii="Times New Roman" w:hAnsi="Times New Roman" w:cs="Times New Roman"/>
              </w:rPr>
              <w:pPrChange w:id="2456" w:author="Cheick Traoré" w:date="2026-01-07T16:26:00Z" w16du:dateUtc="2026-01-07T16:26:00Z">
                <w:pPr>
                  <w:tabs>
                    <w:tab w:val="left" w:pos="3200"/>
                  </w:tabs>
                  <w:spacing w:line="480" w:lineRule="auto"/>
                </w:pPr>
              </w:pPrChange>
            </w:pPr>
            <w:del w:id="2457" w:author="Cheick Traoré" w:date="2026-01-07T16:26:00Z" w16du:dateUtc="2026-01-07T16:26:00Z">
              <w:r w:rsidRPr="00AB1D00" w:rsidDel="00974EF5">
                <w:rPr>
                  <w:rFonts w:ascii="Times New Roman" w:hAnsi="Times New Roman" w:cs="Times New Roman"/>
                  <w:b/>
                  <w:bCs/>
                </w:rPr>
                <w:delText>Inconvénients</w:delText>
              </w:r>
            </w:del>
          </w:p>
        </w:tc>
      </w:tr>
      <w:tr w:rsidR="009600FD" w:rsidRPr="00AB1D00" w:rsidDel="00974EF5" w14:paraId="6E9AA6FE" w14:textId="20AFEF35" w:rsidTr="00BA2CAF">
        <w:trPr>
          <w:trHeight w:val="560"/>
          <w:del w:id="2458" w:author="Cheick Traoré" w:date="2026-01-07T16:26:00Z" w16du:dateUtc="2026-01-07T16:26:00Z"/>
        </w:trPr>
        <w:tc>
          <w:tcPr>
            <w:tcW w:w="0" w:type="auto"/>
            <w:tcMar>
              <w:top w:w="100" w:type="dxa"/>
              <w:left w:w="100" w:type="dxa"/>
              <w:bottom w:w="100" w:type="dxa"/>
              <w:right w:w="100" w:type="dxa"/>
            </w:tcMar>
            <w:hideMark/>
          </w:tcPr>
          <w:p w14:paraId="2CC109D3" w14:textId="485D63A3" w:rsidR="009600FD" w:rsidRPr="00AB1D00" w:rsidDel="00974EF5" w:rsidRDefault="009600FD" w:rsidP="00974EF5">
            <w:pPr>
              <w:tabs>
                <w:tab w:val="left" w:pos="3200"/>
              </w:tabs>
              <w:spacing w:line="480" w:lineRule="auto"/>
              <w:ind w:left="720" w:firstLine="0"/>
              <w:rPr>
                <w:del w:id="2459" w:author="Cheick Traoré" w:date="2026-01-07T16:26:00Z" w16du:dateUtc="2026-01-07T16:26:00Z"/>
                <w:rFonts w:ascii="Times New Roman" w:hAnsi="Times New Roman" w:cs="Times New Roman"/>
              </w:rPr>
              <w:pPrChange w:id="2460" w:author="Cheick Traoré" w:date="2026-01-07T16:26:00Z" w16du:dateUtc="2026-01-07T16:26:00Z">
                <w:pPr>
                  <w:tabs>
                    <w:tab w:val="left" w:pos="3200"/>
                  </w:tabs>
                  <w:spacing w:line="480" w:lineRule="auto"/>
                </w:pPr>
              </w:pPrChange>
            </w:pPr>
            <w:del w:id="2461" w:author="Cheick Traoré" w:date="2026-01-07T16:26:00Z" w16du:dateUtc="2026-01-07T16:26:00Z">
              <w:r w:rsidRPr="00AB1D00" w:rsidDel="00974EF5">
                <w:rPr>
                  <w:rFonts w:ascii="Times New Roman" w:hAnsi="Times New Roman" w:cs="Times New Roman"/>
                </w:rPr>
                <w:delText>Universalité et accessibilité</w:delText>
              </w:r>
            </w:del>
          </w:p>
        </w:tc>
        <w:tc>
          <w:tcPr>
            <w:tcW w:w="0" w:type="auto"/>
            <w:tcMar>
              <w:top w:w="100" w:type="dxa"/>
              <w:left w:w="100" w:type="dxa"/>
              <w:bottom w:w="100" w:type="dxa"/>
              <w:right w:w="100" w:type="dxa"/>
            </w:tcMar>
            <w:hideMark/>
          </w:tcPr>
          <w:p w14:paraId="04A2A4D8" w14:textId="41C43EF4" w:rsidR="009600FD" w:rsidRPr="00AB1D00" w:rsidDel="00974EF5" w:rsidRDefault="009600FD" w:rsidP="00974EF5">
            <w:pPr>
              <w:tabs>
                <w:tab w:val="left" w:pos="3200"/>
              </w:tabs>
              <w:spacing w:line="480" w:lineRule="auto"/>
              <w:ind w:left="720" w:firstLine="0"/>
              <w:rPr>
                <w:del w:id="2462" w:author="Cheick Traoré" w:date="2026-01-07T16:26:00Z" w16du:dateUtc="2026-01-07T16:26:00Z"/>
                <w:rFonts w:ascii="Times New Roman" w:hAnsi="Times New Roman" w:cs="Times New Roman"/>
              </w:rPr>
              <w:pPrChange w:id="2463" w:author="Cheick Traoré" w:date="2026-01-07T16:26:00Z" w16du:dateUtc="2026-01-07T16:26:00Z">
                <w:pPr>
                  <w:tabs>
                    <w:tab w:val="left" w:pos="3200"/>
                  </w:tabs>
                  <w:spacing w:line="480" w:lineRule="auto"/>
                </w:pPr>
              </w:pPrChange>
            </w:pPr>
            <w:del w:id="2464" w:author="Cheick Traoré" w:date="2026-01-07T16:26:00Z" w16du:dateUtc="2026-01-07T16:26:00Z">
              <w:r w:rsidRPr="00AB1D00" w:rsidDel="00974EF5">
                <w:rPr>
                  <w:rFonts w:ascii="Times New Roman" w:hAnsi="Times New Roman" w:cs="Times New Roman"/>
                </w:rPr>
                <w:delText>Manque de scalabilité</w:delText>
              </w:r>
            </w:del>
          </w:p>
        </w:tc>
      </w:tr>
      <w:tr w:rsidR="009600FD" w:rsidRPr="00AB1D00" w:rsidDel="00974EF5" w14:paraId="1D79EC2B" w14:textId="2ECCB28F" w:rsidTr="00BA2CAF">
        <w:trPr>
          <w:trHeight w:val="560"/>
          <w:del w:id="2465" w:author="Cheick Traoré" w:date="2026-01-07T16:26:00Z" w16du:dateUtc="2026-01-07T16:26:00Z"/>
        </w:trPr>
        <w:tc>
          <w:tcPr>
            <w:tcW w:w="0" w:type="auto"/>
            <w:tcMar>
              <w:top w:w="100" w:type="dxa"/>
              <w:left w:w="100" w:type="dxa"/>
              <w:bottom w:w="100" w:type="dxa"/>
              <w:right w:w="100" w:type="dxa"/>
            </w:tcMar>
            <w:hideMark/>
          </w:tcPr>
          <w:p w14:paraId="3E0544C7" w14:textId="1878928F" w:rsidR="009600FD" w:rsidRPr="00AB1D00" w:rsidDel="00974EF5" w:rsidRDefault="009600FD" w:rsidP="00974EF5">
            <w:pPr>
              <w:tabs>
                <w:tab w:val="left" w:pos="3200"/>
              </w:tabs>
              <w:spacing w:line="480" w:lineRule="auto"/>
              <w:ind w:left="720" w:firstLine="0"/>
              <w:rPr>
                <w:del w:id="2466" w:author="Cheick Traoré" w:date="2026-01-07T16:26:00Z" w16du:dateUtc="2026-01-07T16:26:00Z"/>
                <w:rFonts w:ascii="Times New Roman" w:hAnsi="Times New Roman" w:cs="Times New Roman"/>
              </w:rPr>
              <w:pPrChange w:id="2467" w:author="Cheick Traoré" w:date="2026-01-07T16:26:00Z" w16du:dateUtc="2026-01-07T16:26:00Z">
                <w:pPr>
                  <w:tabs>
                    <w:tab w:val="left" w:pos="3200"/>
                  </w:tabs>
                  <w:spacing w:line="480" w:lineRule="auto"/>
                </w:pPr>
              </w:pPrChange>
            </w:pPr>
            <w:del w:id="2468" w:author="Cheick Traoré" w:date="2026-01-07T16:26:00Z" w16du:dateUtc="2026-01-07T16:26:00Z">
              <w:r w:rsidRPr="00AB1D00" w:rsidDel="00974EF5">
                <w:rPr>
                  <w:rFonts w:ascii="Times New Roman" w:hAnsi="Times New Roman" w:cs="Times New Roman"/>
                </w:rPr>
                <w:delText>Facilité d'apprentissage</w:delText>
              </w:r>
            </w:del>
          </w:p>
        </w:tc>
        <w:tc>
          <w:tcPr>
            <w:tcW w:w="0" w:type="auto"/>
            <w:tcMar>
              <w:top w:w="100" w:type="dxa"/>
              <w:left w:w="100" w:type="dxa"/>
              <w:bottom w:w="100" w:type="dxa"/>
              <w:right w:w="100" w:type="dxa"/>
            </w:tcMar>
            <w:hideMark/>
          </w:tcPr>
          <w:p w14:paraId="6B2C4C59" w14:textId="649B244E" w:rsidR="009600FD" w:rsidRPr="00AB1D00" w:rsidDel="00974EF5" w:rsidRDefault="009600FD" w:rsidP="00974EF5">
            <w:pPr>
              <w:tabs>
                <w:tab w:val="left" w:pos="3200"/>
              </w:tabs>
              <w:spacing w:line="480" w:lineRule="auto"/>
              <w:ind w:left="720" w:firstLine="0"/>
              <w:rPr>
                <w:del w:id="2469" w:author="Cheick Traoré" w:date="2026-01-07T16:26:00Z" w16du:dateUtc="2026-01-07T16:26:00Z"/>
                <w:rFonts w:ascii="Times New Roman" w:hAnsi="Times New Roman" w:cs="Times New Roman"/>
              </w:rPr>
              <w:pPrChange w:id="2470" w:author="Cheick Traoré" w:date="2026-01-07T16:26:00Z" w16du:dateUtc="2026-01-07T16:26:00Z">
                <w:pPr>
                  <w:tabs>
                    <w:tab w:val="left" w:pos="3200"/>
                  </w:tabs>
                  <w:spacing w:line="480" w:lineRule="auto"/>
                </w:pPr>
              </w:pPrChange>
            </w:pPr>
            <w:del w:id="2471" w:author="Cheick Traoré" w:date="2026-01-07T16:26:00Z" w16du:dateUtc="2026-01-07T16:26:00Z">
              <w:r w:rsidRPr="00AB1D00" w:rsidDel="00974EF5">
                <w:rPr>
                  <w:rFonts w:ascii="Times New Roman" w:hAnsi="Times New Roman" w:cs="Times New Roman"/>
                </w:rPr>
                <w:delText>Absence de reproductibilité</w:delText>
              </w:r>
            </w:del>
          </w:p>
        </w:tc>
      </w:tr>
      <w:tr w:rsidR="009600FD" w:rsidRPr="00AB1D00" w:rsidDel="00974EF5" w14:paraId="462B32D2" w14:textId="17EBB1B6" w:rsidTr="00BA2CAF">
        <w:trPr>
          <w:trHeight w:val="560"/>
          <w:del w:id="2472" w:author="Cheick Traoré" w:date="2026-01-07T16:26:00Z" w16du:dateUtc="2026-01-07T16:26:00Z"/>
        </w:trPr>
        <w:tc>
          <w:tcPr>
            <w:tcW w:w="0" w:type="auto"/>
            <w:tcMar>
              <w:top w:w="100" w:type="dxa"/>
              <w:left w:w="100" w:type="dxa"/>
              <w:bottom w:w="100" w:type="dxa"/>
              <w:right w:w="100" w:type="dxa"/>
            </w:tcMar>
            <w:hideMark/>
          </w:tcPr>
          <w:p w14:paraId="6965EE95" w14:textId="7DEAD2D7" w:rsidR="009600FD" w:rsidRPr="00AB1D00" w:rsidDel="00974EF5" w:rsidRDefault="009600FD" w:rsidP="00974EF5">
            <w:pPr>
              <w:tabs>
                <w:tab w:val="left" w:pos="3200"/>
              </w:tabs>
              <w:spacing w:line="480" w:lineRule="auto"/>
              <w:ind w:left="720" w:firstLine="0"/>
              <w:rPr>
                <w:del w:id="2473" w:author="Cheick Traoré" w:date="2026-01-07T16:26:00Z" w16du:dateUtc="2026-01-07T16:26:00Z"/>
                <w:rFonts w:ascii="Times New Roman" w:hAnsi="Times New Roman" w:cs="Times New Roman"/>
              </w:rPr>
              <w:pPrChange w:id="2474" w:author="Cheick Traoré" w:date="2026-01-07T16:26:00Z" w16du:dateUtc="2026-01-07T16:26:00Z">
                <w:pPr>
                  <w:tabs>
                    <w:tab w:val="left" w:pos="3200"/>
                  </w:tabs>
                  <w:spacing w:line="480" w:lineRule="auto"/>
                </w:pPr>
              </w:pPrChange>
            </w:pPr>
            <w:del w:id="2475" w:author="Cheick Traoré" w:date="2026-01-07T16:26:00Z" w16du:dateUtc="2026-01-07T16:26:00Z">
              <w:r w:rsidRPr="00AB1D00" w:rsidDel="00974EF5">
                <w:rPr>
                  <w:rFonts w:ascii="Times New Roman" w:hAnsi="Times New Roman" w:cs="Times New Roman"/>
                </w:rPr>
                <w:delText>Flexibilité et adaptation</w:delText>
              </w:r>
            </w:del>
          </w:p>
        </w:tc>
        <w:tc>
          <w:tcPr>
            <w:tcW w:w="0" w:type="auto"/>
            <w:tcMar>
              <w:top w:w="100" w:type="dxa"/>
              <w:left w:w="100" w:type="dxa"/>
              <w:bottom w:w="100" w:type="dxa"/>
              <w:right w:w="100" w:type="dxa"/>
            </w:tcMar>
            <w:hideMark/>
          </w:tcPr>
          <w:p w14:paraId="067EB67B" w14:textId="34A77978" w:rsidR="009600FD" w:rsidRPr="00AB1D00" w:rsidDel="00974EF5" w:rsidRDefault="009600FD" w:rsidP="00974EF5">
            <w:pPr>
              <w:tabs>
                <w:tab w:val="left" w:pos="3200"/>
              </w:tabs>
              <w:spacing w:line="480" w:lineRule="auto"/>
              <w:ind w:left="720" w:firstLine="0"/>
              <w:rPr>
                <w:del w:id="2476" w:author="Cheick Traoré" w:date="2026-01-07T16:26:00Z" w16du:dateUtc="2026-01-07T16:26:00Z"/>
                <w:rFonts w:ascii="Times New Roman" w:hAnsi="Times New Roman" w:cs="Times New Roman"/>
              </w:rPr>
              <w:pPrChange w:id="2477" w:author="Cheick Traoré" w:date="2026-01-07T16:26:00Z" w16du:dateUtc="2026-01-07T16:26:00Z">
                <w:pPr>
                  <w:tabs>
                    <w:tab w:val="left" w:pos="3200"/>
                  </w:tabs>
                  <w:spacing w:line="480" w:lineRule="auto"/>
                </w:pPr>
              </w:pPrChange>
            </w:pPr>
            <w:del w:id="2478" w:author="Cheick Traoré" w:date="2026-01-07T16:26:00Z" w16du:dateUtc="2026-01-07T16:26:00Z">
              <w:r w:rsidRPr="00AB1D00" w:rsidDel="00974EF5">
                <w:rPr>
                  <w:rFonts w:ascii="Times New Roman" w:hAnsi="Times New Roman" w:cs="Times New Roman"/>
                </w:rPr>
                <w:delText>Vulnérabilité aux erreurs silencieuses</w:delText>
              </w:r>
            </w:del>
          </w:p>
        </w:tc>
      </w:tr>
      <w:tr w:rsidR="009600FD" w:rsidRPr="00AB1D00" w:rsidDel="00974EF5" w14:paraId="01E0C051" w14:textId="510C84DB" w:rsidTr="00BA2CAF">
        <w:trPr>
          <w:trHeight w:val="560"/>
          <w:del w:id="2479" w:author="Cheick Traoré" w:date="2026-01-07T16:26:00Z" w16du:dateUtc="2026-01-07T16:26:00Z"/>
        </w:trPr>
        <w:tc>
          <w:tcPr>
            <w:tcW w:w="0" w:type="auto"/>
            <w:tcMar>
              <w:top w:w="100" w:type="dxa"/>
              <w:left w:w="100" w:type="dxa"/>
              <w:bottom w:w="100" w:type="dxa"/>
              <w:right w:w="100" w:type="dxa"/>
            </w:tcMar>
            <w:hideMark/>
          </w:tcPr>
          <w:p w14:paraId="02498D97" w14:textId="480D40AC" w:rsidR="009600FD" w:rsidRPr="00AB1D00" w:rsidDel="00974EF5" w:rsidRDefault="009600FD" w:rsidP="00974EF5">
            <w:pPr>
              <w:tabs>
                <w:tab w:val="left" w:pos="3200"/>
              </w:tabs>
              <w:spacing w:line="480" w:lineRule="auto"/>
              <w:ind w:left="720" w:firstLine="0"/>
              <w:rPr>
                <w:del w:id="2480" w:author="Cheick Traoré" w:date="2026-01-07T16:26:00Z" w16du:dateUtc="2026-01-07T16:26:00Z"/>
                <w:rFonts w:ascii="Times New Roman" w:hAnsi="Times New Roman" w:cs="Times New Roman"/>
              </w:rPr>
              <w:pPrChange w:id="2481" w:author="Cheick Traoré" w:date="2026-01-07T16:26:00Z" w16du:dateUtc="2026-01-07T16:26:00Z">
                <w:pPr>
                  <w:tabs>
                    <w:tab w:val="left" w:pos="3200"/>
                  </w:tabs>
                  <w:spacing w:line="480" w:lineRule="auto"/>
                </w:pPr>
              </w:pPrChange>
            </w:pPr>
            <w:del w:id="2482" w:author="Cheick Traoré" w:date="2026-01-07T16:26:00Z" w16du:dateUtc="2026-01-07T16:26:00Z">
              <w:r w:rsidRPr="00AB1D00" w:rsidDel="00974EF5">
                <w:rPr>
                  <w:rFonts w:ascii="Times New Roman" w:hAnsi="Times New Roman" w:cs="Times New Roman"/>
                </w:rPr>
                <w:delText>Collaboration directe</w:delText>
              </w:r>
            </w:del>
          </w:p>
        </w:tc>
        <w:tc>
          <w:tcPr>
            <w:tcW w:w="0" w:type="auto"/>
            <w:tcMar>
              <w:top w:w="100" w:type="dxa"/>
              <w:left w:w="100" w:type="dxa"/>
              <w:bottom w:w="100" w:type="dxa"/>
              <w:right w:w="100" w:type="dxa"/>
            </w:tcMar>
            <w:hideMark/>
          </w:tcPr>
          <w:p w14:paraId="5AC99187" w14:textId="3F76F11C" w:rsidR="009600FD" w:rsidRPr="00AB1D00" w:rsidDel="00974EF5" w:rsidRDefault="009600FD" w:rsidP="00974EF5">
            <w:pPr>
              <w:tabs>
                <w:tab w:val="left" w:pos="3200"/>
              </w:tabs>
              <w:spacing w:line="480" w:lineRule="auto"/>
              <w:ind w:left="720" w:firstLine="0"/>
              <w:rPr>
                <w:del w:id="2483" w:author="Cheick Traoré" w:date="2026-01-07T16:26:00Z" w16du:dateUtc="2026-01-07T16:26:00Z"/>
                <w:rFonts w:ascii="Times New Roman" w:hAnsi="Times New Roman" w:cs="Times New Roman"/>
              </w:rPr>
              <w:pPrChange w:id="2484" w:author="Cheick Traoré" w:date="2026-01-07T16:26:00Z" w16du:dateUtc="2026-01-07T16:26:00Z">
                <w:pPr>
                  <w:tabs>
                    <w:tab w:val="left" w:pos="3200"/>
                  </w:tabs>
                  <w:spacing w:line="480" w:lineRule="auto"/>
                </w:pPr>
              </w:pPrChange>
            </w:pPr>
            <w:del w:id="2485" w:author="Cheick Traoré" w:date="2026-01-07T16:26:00Z" w16du:dateUtc="2026-01-07T16:26:00Z">
              <w:r w:rsidRPr="00AB1D00" w:rsidDel="00974EF5">
                <w:rPr>
                  <w:rFonts w:ascii="Times New Roman" w:hAnsi="Times New Roman" w:cs="Times New Roman"/>
                </w:rPr>
                <w:delText>Perte de mémoire institutionnelle</w:delText>
              </w:r>
            </w:del>
          </w:p>
        </w:tc>
      </w:tr>
      <w:tr w:rsidR="009600FD" w:rsidRPr="00AB1D00" w:rsidDel="00974EF5" w14:paraId="557E1431" w14:textId="0D3F4A1E" w:rsidTr="00BA2CAF">
        <w:trPr>
          <w:trHeight w:val="560"/>
          <w:del w:id="2486" w:author="Cheick Traoré" w:date="2026-01-07T16:26:00Z" w16du:dateUtc="2026-01-07T16:26:00Z"/>
        </w:trPr>
        <w:tc>
          <w:tcPr>
            <w:tcW w:w="0" w:type="auto"/>
            <w:tcMar>
              <w:top w:w="100" w:type="dxa"/>
              <w:left w:w="100" w:type="dxa"/>
              <w:bottom w:w="100" w:type="dxa"/>
              <w:right w:w="100" w:type="dxa"/>
            </w:tcMar>
            <w:hideMark/>
          </w:tcPr>
          <w:p w14:paraId="263E867E" w14:textId="68519C8C" w:rsidR="009600FD" w:rsidRPr="00AB1D00" w:rsidDel="00974EF5" w:rsidRDefault="009600FD" w:rsidP="00974EF5">
            <w:pPr>
              <w:tabs>
                <w:tab w:val="left" w:pos="3200"/>
              </w:tabs>
              <w:spacing w:line="480" w:lineRule="auto"/>
              <w:ind w:left="720" w:firstLine="0"/>
              <w:rPr>
                <w:del w:id="2487" w:author="Cheick Traoré" w:date="2026-01-07T16:26:00Z" w16du:dateUtc="2026-01-07T16:26:00Z"/>
                <w:rFonts w:ascii="Times New Roman" w:hAnsi="Times New Roman" w:cs="Times New Roman"/>
              </w:rPr>
              <w:pPrChange w:id="2488"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hideMark/>
          </w:tcPr>
          <w:p w14:paraId="47BA69EA" w14:textId="1DEFA2A5" w:rsidR="009600FD" w:rsidRPr="00AB1D00" w:rsidDel="00974EF5" w:rsidRDefault="009600FD" w:rsidP="00974EF5">
            <w:pPr>
              <w:tabs>
                <w:tab w:val="left" w:pos="3200"/>
              </w:tabs>
              <w:spacing w:line="480" w:lineRule="auto"/>
              <w:ind w:left="720" w:firstLine="0"/>
              <w:rPr>
                <w:del w:id="2489" w:author="Cheick Traoré" w:date="2026-01-07T16:26:00Z" w16du:dateUtc="2026-01-07T16:26:00Z"/>
                <w:rFonts w:ascii="Times New Roman" w:hAnsi="Times New Roman" w:cs="Times New Roman"/>
              </w:rPr>
              <w:pPrChange w:id="2490" w:author="Cheick Traoré" w:date="2026-01-07T16:26:00Z" w16du:dateUtc="2026-01-07T16:26:00Z">
                <w:pPr>
                  <w:tabs>
                    <w:tab w:val="left" w:pos="3200"/>
                  </w:tabs>
                  <w:spacing w:line="480" w:lineRule="auto"/>
                </w:pPr>
              </w:pPrChange>
            </w:pPr>
            <w:del w:id="2491" w:author="Cheick Traoré" w:date="2026-01-07T16:26:00Z" w16du:dateUtc="2026-01-07T16:26:00Z">
              <w:r w:rsidRPr="00AB1D00" w:rsidDel="00974EF5">
                <w:rPr>
                  <w:rFonts w:ascii="Times New Roman" w:hAnsi="Times New Roman" w:cs="Times New Roman"/>
                </w:rPr>
                <w:delText>Absence de traçabilité</w:delText>
              </w:r>
            </w:del>
          </w:p>
        </w:tc>
      </w:tr>
      <w:tr w:rsidR="009600FD" w:rsidRPr="00AB1D00" w:rsidDel="00974EF5" w14:paraId="792A3E99" w14:textId="60217FFD" w:rsidTr="00BA2CAF">
        <w:trPr>
          <w:trHeight w:val="560"/>
          <w:del w:id="2492" w:author="Cheick Traoré" w:date="2026-01-07T16:26:00Z" w16du:dateUtc="2026-01-07T16:26:00Z"/>
        </w:trPr>
        <w:tc>
          <w:tcPr>
            <w:tcW w:w="0" w:type="auto"/>
            <w:tcMar>
              <w:top w:w="100" w:type="dxa"/>
              <w:left w:w="100" w:type="dxa"/>
              <w:bottom w:w="100" w:type="dxa"/>
              <w:right w:w="100" w:type="dxa"/>
            </w:tcMar>
            <w:hideMark/>
          </w:tcPr>
          <w:p w14:paraId="60D98200" w14:textId="500B20E3" w:rsidR="009600FD" w:rsidRPr="00AB1D00" w:rsidDel="00974EF5" w:rsidRDefault="009600FD" w:rsidP="00974EF5">
            <w:pPr>
              <w:tabs>
                <w:tab w:val="left" w:pos="3200"/>
              </w:tabs>
              <w:spacing w:line="480" w:lineRule="auto"/>
              <w:ind w:left="720" w:firstLine="0"/>
              <w:rPr>
                <w:del w:id="2493" w:author="Cheick Traoré" w:date="2026-01-07T16:26:00Z" w16du:dateUtc="2026-01-07T16:26:00Z"/>
                <w:rFonts w:ascii="Times New Roman" w:hAnsi="Times New Roman" w:cs="Times New Roman"/>
              </w:rPr>
              <w:pPrChange w:id="2494"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hideMark/>
          </w:tcPr>
          <w:p w14:paraId="135D30EA" w14:textId="55F982F3" w:rsidR="009600FD" w:rsidRPr="00AB1D00" w:rsidDel="00974EF5" w:rsidRDefault="009600FD" w:rsidP="00974EF5">
            <w:pPr>
              <w:tabs>
                <w:tab w:val="left" w:pos="3200"/>
              </w:tabs>
              <w:spacing w:line="480" w:lineRule="auto"/>
              <w:ind w:left="720" w:firstLine="0"/>
              <w:rPr>
                <w:del w:id="2495" w:author="Cheick Traoré" w:date="2026-01-07T16:26:00Z" w16du:dateUtc="2026-01-07T16:26:00Z"/>
                <w:rFonts w:ascii="Times New Roman" w:hAnsi="Times New Roman" w:cs="Times New Roman"/>
              </w:rPr>
              <w:pPrChange w:id="2496" w:author="Cheick Traoré" w:date="2026-01-07T16:26:00Z" w16du:dateUtc="2026-01-07T16:26:00Z">
                <w:pPr>
                  <w:tabs>
                    <w:tab w:val="left" w:pos="3200"/>
                  </w:tabs>
                  <w:spacing w:line="480" w:lineRule="auto"/>
                </w:pPr>
              </w:pPrChange>
            </w:pPr>
            <w:del w:id="2497" w:author="Cheick Traoré" w:date="2026-01-07T16:26:00Z" w16du:dateUtc="2026-01-07T16:26:00Z">
              <w:r w:rsidRPr="00AB1D00" w:rsidDel="00974EF5">
                <w:rPr>
                  <w:rFonts w:ascii="Times New Roman" w:hAnsi="Times New Roman" w:cs="Times New Roman"/>
                </w:rPr>
                <w:delText>Limitations analytiques</w:delText>
              </w:r>
            </w:del>
          </w:p>
        </w:tc>
      </w:tr>
      <w:tr w:rsidR="009600FD" w:rsidRPr="00AB1D00" w:rsidDel="00974EF5" w14:paraId="7C764D43" w14:textId="0E89F743" w:rsidTr="00BA2CAF">
        <w:trPr>
          <w:trHeight w:val="560"/>
          <w:del w:id="2498" w:author="Cheick Traoré" w:date="2026-01-07T16:26:00Z" w16du:dateUtc="2026-01-07T16:26:00Z"/>
        </w:trPr>
        <w:tc>
          <w:tcPr>
            <w:tcW w:w="0" w:type="auto"/>
            <w:tcMar>
              <w:top w:w="100" w:type="dxa"/>
              <w:left w:w="100" w:type="dxa"/>
              <w:bottom w:w="100" w:type="dxa"/>
              <w:right w:w="100" w:type="dxa"/>
            </w:tcMar>
            <w:hideMark/>
          </w:tcPr>
          <w:p w14:paraId="64B05942" w14:textId="0037F357" w:rsidR="009600FD" w:rsidRPr="00AB1D00" w:rsidDel="00974EF5" w:rsidRDefault="009600FD" w:rsidP="00974EF5">
            <w:pPr>
              <w:tabs>
                <w:tab w:val="left" w:pos="3200"/>
              </w:tabs>
              <w:spacing w:line="480" w:lineRule="auto"/>
              <w:ind w:left="720" w:firstLine="0"/>
              <w:rPr>
                <w:del w:id="2499" w:author="Cheick Traoré" w:date="2026-01-07T16:26:00Z" w16du:dateUtc="2026-01-07T16:26:00Z"/>
                <w:rFonts w:ascii="Times New Roman" w:hAnsi="Times New Roman" w:cs="Times New Roman"/>
              </w:rPr>
              <w:pPrChange w:id="2500"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hideMark/>
          </w:tcPr>
          <w:p w14:paraId="5C5D258C" w14:textId="7D7F0FB1" w:rsidR="009600FD" w:rsidRPr="00AB1D00" w:rsidDel="00974EF5" w:rsidRDefault="009600FD" w:rsidP="00974EF5">
            <w:pPr>
              <w:tabs>
                <w:tab w:val="left" w:pos="3200"/>
              </w:tabs>
              <w:spacing w:line="480" w:lineRule="auto"/>
              <w:ind w:left="720" w:firstLine="0"/>
              <w:rPr>
                <w:del w:id="2501" w:author="Cheick Traoré" w:date="2026-01-07T16:26:00Z" w16du:dateUtc="2026-01-07T16:26:00Z"/>
                <w:rFonts w:ascii="Times New Roman" w:hAnsi="Times New Roman" w:cs="Times New Roman"/>
              </w:rPr>
              <w:pPrChange w:id="2502" w:author="Cheick Traoré" w:date="2026-01-07T16:26:00Z" w16du:dateUtc="2026-01-07T16:26:00Z">
                <w:pPr>
                  <w:tabs>
                    <w:tab w:val="left" w:pos="3200"/>
                  </w:tabs>
                  <w:spacing w:line="480" w:lineRule="auto"/>
                </w:pPr>
              </w:pPrChange>
            </w:pPr>
            <w:del w:id="2503" w:author="Cheick Traoré" w:date="2026-01-07T16:26:00Z" w16du:dateUtc="2026-01-07T16:26:00Z">
              <w:r w:rsidRPr="00AB1D00" w:rsidDel="00974EF5">
                <w:rPr>
                  <w:rFonts w:ascii="Times New Roman" w:hAnsi="Times New Roman" w:cs="Times New Roman"/>
                </w:rPr>
                <w:delText>Gestion de versions complexe</w:delText>
              </w:r>
            </w:del>
          </w:p>
        </w:tc>
      </w:tr>
    </w:tbl>
    <w:p w14:paraId="4ADD62EA" w14:textId="5DDF6DE0" w:rsidR="00C472EE" w:rsidRPr="00AB1D00" w:rsidDel="00974EF5" w:rsidRDefault="00C472EE" w:rsidP="00974EF5">
      <w:pPr>
        <w:tabs>
          <w:tab w:val="left" w:pos="3200"/>
        </w:tabs>
        <w:spacing w:line="480" w:lineRule="auto"/>
        <w:ind w:left="720" w:firstLine="0"/>
        <w:rPr>
          <w:del w:id="2504" w:author="Cheick Traoré" w:date="2026-01-07T16:26:00Z" w16du:dateUtc="2026-01-07T16:26:00Z"/>
          <w:rFonts w:ascii="Times New Roman" w:hAnsi="Times New Roman" w:cs="Times New Roman"/>
          <w:b/>
          <w:bCs/>
        </w:rPr>
        <w:pPrChange w:id="2505" w:author="Cheick Traoré" w:date="2026-01-07T16:26:00Z" w16du:dateUtc="2026-01-07T16:26:00Z">
          <w:pPr>
            <w:tabs>
              <w:tab w:val="left" w:pos="3200"/>
            </w:tabs>
            <w:spacing w:line="480" w:lineRule="auto"/>
          </w:pPr>
        </w:pPrChange>
      </w:pPr>
    </w:p>
    <w:p w14:paraId="71129844" w14:textId="5F870E7A" w:rsidR="00C472EE" w:rsidRPr="00AB1D00" w:rsidDel="00974EF5" w:rsidRDefault="00C472EE" w:rsidP="00974EF5">
      <w:pPr>
        <w:tabs>
          <w:tab w:val="left" w:pos="3200"/>
        </w:tabs>
        <w:spacing w:line="480" w:lineRule="auto"/>
        <w:ind w:left="720" w:firstLine="0"/>
        <w:rPr>
          <w:del w:id="2506" w:author="Cheick Traoré" w:date="2026-01-07T16:26:00Z" w16du:dateUtc="2026-01-07T16:26:00Z"/>
          <w:rFonts w:ascii="Times New Roman" w:hAnsi="Times New Roman" w:cs="Times New Roman"/>
          <w:b/>
          <w:bCs/>
        </w:rPr>
        <w:pPrChange w:id="2507" w:author="Cheick Traoré" w:date="2026-01-07T16:26:00Z" w16du:dateUtc="2026-01-07T16:26:00Z">
          <w:pPr>
            <w:tabs>
              <w:tab w:val="left" w:pos="3200"/>
            </w:tabs>
            <w:spacing w:line="480" w:lineRule="auto"/>
          </w:pPr>
        </w:pPrChange>
      </w:pPr>
    </w:p>
    <w:p w14:paraId="617F08A3" w14:textId="4C283853" w:rsidR="009600FD" w:rsidRPr="00AB1D00" w:rsidDel="00974EF5" w:rsidRDefault="009600FD" w:rsidP="00974EF5">
      <w:pPr>
        <w:tabs>
          <w:tab w:val="left" w:pos="3200"/>
        </w:tabs>
        <w:spacing w:line="480" w:lineRule="auto"/>
        <w:ind w:left="720" w:firstLine="0"/>
        <w:rPr>
          <w:del w:id="2508" w:author="Cheick Traoré" w:date="2026-01-07T16:26:00Z" w16du:dateUtc="2026-01-07T16:26:00Z"/>
          <w:rFonts w:ascii="Times New Roman" w:hAnsi="Times New Roman" w:cs="Times New Roman"/>
          <w:b/>
          <w:bCs/>
        </w:rPr>
        <w:pPrChange w:id="2509" w:author="Cheick Traoré" w:date="2026-01-07T16:26:00Z" w16du:dateUtc="2026-01-07T16:26:00Z">
          <w:pPr>
            <w:tabs>
              <w:tab w:val="left" w:pos="3200"/>
            </w:tabs>
            <w:spacing w:line="480" w:lineRule="auto"/>
            <w:ind w:left="11" w:hanging="11"/>
            <w:outlineLvl w:val="1"/>
          </w:pPr>
        </w:pPrChange>
      </w:pPr>
      <w:bookmarkStart w:id="2510" w:name="_Toc217034641"/>
      <w:del w:id="2511" w:author="Cheick Traoré" w:date="2026-01-07T16:26:00Z" w16du:dateUtc="2026-01-07T16:26:00Z">
        <w:r w:rsidRPr="00AB1D00" w:rsidDel="00974EF5">
          <w:rPr>
            <w:rFonts w:ascii="Times New Roman" w:hAnsi="Times New Roman" w:cs="Times New Roman"/>
            <w:b/>
            <w:bCs/>
          </w:rPr>
          <w:delText>Avantages et inconvénients de l'externalisation</w:delText>
        </w:r>
        <w:bookmarkEnd w:id="2510"/>
      </w:del>
    </w:p>
    <w:p w14:paraId="68049FA7" w14:textId="3E059F98" w:rsidR="00BA2CAF" w:rsidRPr="00AB1D00" w:rsidDel="00974EF5" w:rsidRDefault="00BA2CAF" w:rsidP="00974EF5">
      <w:pPr>
        <w:tabs>
          <w:tab w:val="left" w:pos="3200"/>
        </w:tabs>
        <w:spacing w:line="480" w:lineRule="auto"/>
        <w:ind w:left="720" w:firstLine="0"/>
        <w:rPr>
          <w:del w:id="2512" w:author="Cheick Traoré" w:date="2026-01-07T16:26:00Z" w16du:dateUtc="2026-01-07T16:26:00Z"/>
          <w:rFonts w:ascii="Times New Roman" w:hAnsi="Times New Roman" w:cs="Times New Roman"/>
          <w:b/>
          <w:bCs/>
        </w:rPr>
        <w:pPrChange w:id="2513" w:author="Cheick Traoré" w:date="2026-01-07T16:26:00Z" w16du:dateUtc="2026-01-07T16:26:00Z">
          <w:pPr>
            <w:tabs>
              <w:tab w:val="left" w:pos="3200"/>
            </w:tabs>
            <w:spacing w:line="480" w:lineRule="auto"/>
            <w:ind w:left="0" w:firstLine="0"/>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3770"/>
        <w:gridCol w:w="3036"/>
      </w:tblGrid>
      <w:tr w:rsidR="009600FD" w:rsidRPr="00AB1D00" w:rsidDel="00974EF5" w14:paraId="5BD0EDB2" w14:textId="7F0F1311" w:rsidTr="00BA2CAF">
        <w:trPr>
          <w:trHeight w:val="560"/>
          <w:del w:id="2514" w:author="Cheick Traoré" w:date="2026-01-07T16:26:00Z" w16du:dateUtc="2026-01-07T16:26:00Z"/>
        </w:trPr>
        <w:tc>
          <w:tcPr>
            <w:tcW w:w="0" w:type="auto"/>
            <w:tcMar>
              <w:top w:w="100" w:type="dxa"/>
              <w:left w:w="100" w:type="dxa"/>
              <w:bottom w:w="100" w:type="dxa"/>
              <w:right w:w="100" w:type="dxa"/>
            </w:tcMar>
            <w:hideMark/>
          </w:tcPr>
          <w:p w14:paraId="4E97F472" w14:textId="3A8E06CE" w:rsidR="009600FD" w:rsidRPr="00AB1D00" w:rsidDel="00974EF5" w:rsidRDefault="009600FD" w:rsidP="00974EF5">
            <w:pPr>
              <w:tabs>
                <w:tab w:val="left" w:pos="3200"/>
              </w:tabs>
              <w:spacing w:line="480" w:lineRule="auto"/>
              <w:ind w:left="720" w:firstLine="0"/>
              <w:rPr>
                <w:del w:id="2515" w:author="Cheick Traoré" w:date="2026-01-07T16:26:00Z" w16du:dateUtc="2026-01-07T16:26:00Z"/>
                <w:rFonts w:ascii="Times New Roman" w:hAnsi="Times New Roman" w:cs="Times New Roman"/>
              </w:rPr>
              <w:pPrChange w:id="2516" w:author="Cheick Traoré" w:date="2026-01-07T16:26:00Z" w16du:dateUtc="2026-01-07T16:26:00Z">
                <w:pPr>
                  <w:tabs>
                    <w:tab w:val="left" w:pos="3200"/>
                  </w:tabs>
                  <w:spacing w:line="480" w:lineRule="auto"/>
                </w:pPr>
              </w:pPrChange>
            </w:pPr>
            <w:del w:id="2517" w:author="Cheick Traoré" w:date="2026-01-07T16:26:00Z" w16du:dateUtc="2026-01-07T16:26:00Z">
              <w:r w:rsidRPr="00AB1D00" w:rsidDel="00974EF5">
                <w:rPr>
                  <w:rFonts w:ascii="Times New Roman" w:hAnsi="Times New Roman" w:cs="Times New Roman"/>
                  <w:b/>
                  <w:bCs/>
                </w:rPr>
                <w:delText>Aspect</w:delText>
              </w:r>
            </w:del>
          </w:p>
        </w:tc>
        <w:tc>
          <w:tcPr>
            <w:tcW w:w="0" w:type="auto"/>
            <w:tcMar>
              <w:top w:w="100" w:type="dxa"/>
              <w:left w:w="100" w:type="dxa"/>
              <w:bottom w:w="100" w:type="dxa"/>
              <w:right w:w="100" w:type="dxa"/>
            </w:tcMar>
            <w:hideMark/>
          </w:tcPr>
          <w:p w14:paraId="36899CFF" w14:textId="41C2B521" w:rsidR="009600FD" w:rsidRPr="00AB1D00" w:rsidDel="00974EF5" w:rsidRDefault="009600FD" w:rsidP="00974EF5">
            <w:pPr>
              <w:tabs>
                <w:tab w:val="left" w:pos="3200"/>
              </w:tabs>
              <w:spacing w:line="480" w:lineRule="auto"/>
              <w:ind w:left="720" w:firstLine="0"/>
              <w:rPr>
                <w:del w:id="2518" w:author="Cheick Traoré" w:date="2026-01-07T16:26:00Z" w16du:dateUtc="2026-01-07T16:26:00Z"/>
                <w:rFonts w:ascii="Times New Roman" w:hAnsi="Times New Roman" w:cs="Times New Roman"/>
              </w:rPr>
              <w:pPrChange w:id="2519" w:author="Cheick Traoré" w:date="2026-01-07T16:26:00Z" w16du:dateUtc="2026-01-07T16:26:00Z">
                <w:pPr>
                  <w:tabs>
                    <w:tab w:val="left" w:pos="3200"/>
                  </w:tabs>
                  <w:spacing w:line="480" w:lineRule="auto"/>
                </w:pPr>
              </w:pPrChange>
            </w:pPr>
            <w:del w:id="2520" w:author="Cheick Traoré" w:date="2026-01-07T16:26:00Z" w16du:dateUtc="2026-01-07T16:26:00Z">
              <w:r w:rsidRPr="00AB1D00" w:rsidDel="00974EF5">
                <w:rPr>
                  <w:rFonts w:ascii="Times New Roman" w:hAnsi="Times New Roman" w:cs="Times New Roman"/>
                  <w:b/>
                  <w:bCs/>
                </w:rPr>
                <w:delText>Externalisation</w:delText>
              </w:r>
            </w:del>
          </w:p>
        </w:tc>
        <w:tc>
          <w:tcPr>
            <w:tcW w:w="0" w:type="auto"/>
            <w:tcMar>
              <w:top w:w="100" w:type="dxa"/>
              <w:left w:w="100" w:type="dxa"/>
              <w:bottom w:w="100" w:type="dxa"/>
              <w:right w:w="100" w:type="dxa"/>
            </w:tcMar>
            <w:hideMark/>
          </w:tcPr>
          <w:p w14:paraId="5858A579" w14:textId="7FA8854F" w:rsidR="009600FD" w:rsidRPr="00AB1D00" w:rsidDel="00974EF5" w:rsidRDefault="009600FD" w:rsidP="00974EF5">
            <w:pPr>
              <w:tabs>
                <w:tab w:val="left" w:pos="3200"/>
              </w:tabs>
              <w:spacing w:line="480" w:lineRule="auto"/>
              <w:ind w:left="720" w:firstLine="0"/>
              <w:rPr>
                <w:del w:id="2521" w:author="Cheick Traoré" w:date="2026-01-07T16:26:00Z" w16du:dateUtc="2026-01-07T16:26:00Z"/>
                <w:rFonts w:ascii="Times New Roman" w:hAnsi="Times New Roman" w:cs="Times New Roman"/>
              </w:rPr>
              <w:pPrChange w:id="2522" w:author="Cheick Traoré" w:date="2026-01-07T16:26:00Z" w16du:dateUtc="2026-01-07T16:26:00Z">
                <w:pPr>
                  <w:tabs>
                    <w:tab w:val="left" w:pos="3200"/>
                  </w:tabs>
                  <w:spacing w:line="480" w:lineRule="auto"/>
                </w:pPr>
              </w:pPrChange>
            </w:pPr>
            <w:del w:id="2523" w:author="Cheick Traoré" w:date="2026-01-07T16:26:00Z" w16du:dateUtc="2026-01-07T16:26:00Z">
              <w:r w:rsidRPr="00AB1D00" w:rsidDel="00974EF5">
                <w:rPr>
                  <w:rFonts w:ascii="Times New Roman" w:hAnsi="Times New Roman" w:cs="Times New Roman"/>
                  <w:b/>
                  <w:bCs/>
                </w:rPr>
                <w:delText>Développement local</w:delText>
              </w:r>
            </w:del>
          </w:p>
        </w:tc>
      </w:tr>
      <w:tr w:rsidR="009600FD" w:rsidRPr="00AB1D00" w:rsidDel="00974EF5" w14:paraId="1438AD9F" w14:textId="52BBF09C" w:rsidTr="00BA2CAF">
        <w:trPr>
          <w:trHeight w:val="620"/>
          <w:del w:id="2524" w:author="Cheick Traoré" w:date="2026-01-07T16:26:00Z" w16du:dateUtc="2026-01-07T16:26:00Z"/>
        </w:trPr>
        <w:tc>
          <w:tcPr>
            <w:tcW w:w="0" w:type="auto"/>
            <w:tcMar>
              <w:top w:w="100" w:type="dxa"/>
              <w:left w:w="100" w:type="dxa"/>
              <w:bottom w:w="100" w:type="dxa"/>
              <w:right w:w="100" w:type="dxa"/>
            </w:tcMar>
            <w:hideMark/>
          </w:tcPr>
          <w:p w14:paraId="793B9E3A" w14:textId="51154E96" w:rsidR="009600FD" w:rsidRPr="00AB1D00" w:rsidDel="00974EF5" w:rsidRDefault="009600FD" w:rsidP="00974EF5">
            <w:pPr>
              <w:tabs>
                <w:tab w:val="left" w:pos="3200"/>
              </w:tabs>
              <w:spacing w:line="480" w:lineRule="auto"/>
              <w:ind w:left="720" w:firstLine="0"/>
              <w:rPr>
                <w:del w:id="2525" w:author="Cheick Traoré" w:date="2026-01-07T16:26:00Z" w16du:dateUtc="2026-01-07T16:26:00Z"/>
                <w:rFonts w:ascii="Times New Roman" w:hAnsi="Times New Roman" w:cs="Times New Roman"/>
              </w:rPr>
              <w:pPrChange w:id="2526" w:author="Cheick Traoré" w:date="2026-01-07T16:26:00Z" w16du:dateUtc="2026-01-07T16:26:00Z">
                <w:pPr>
                  <w:tabs>
                    <w:tab w:val="left" w:pos="3200"/>
                  </w:tabs>
                  <w:spacing w:line="480" w:lineRule="auto"/>
                </w:pPr>
              </w:pPrChange>
            </w:pPr>
            <w:del w:id="2527" w:author="Cheick Traoré" w:date="2026-01-07T16:26:00Z" w16du:dateUtc="2026-01-07T16:26:00Z">
              <w:r w:rsidRPr="00AB1D00" w:rsidDel="00974EF5">
                <w:rPr>
                  <w:rFonts w:ascii="Times New Roman" w:hAnsi="Times New Roman" w:cs="Times New Roman"/>
                  <w:b/>
                  <w:bCs/>
                </w:rPr>
                <w:delText>Expertise</w:delText>
              </w:r>
            </w:del>
          </w:p>
        </w:tc>
        <w:tc>
          <w:tcPr>
            <w:tcW w:w="0" w:type="auto"/>
            <w:tcMar>
              <w:top w:w="100" w:type="dxa"/>
              <w:left w:w="100" w:type="dxa"/>
              <w:bottom w:w="100" w:type="dxa"/>
              <w:right w:w="100" w:type="dxa"/>
            </w:tcMar>
            <w:hideMark/>
          </w:tcPr>
          <w:p w14:paraId="7F320BBB" w14:textId="3974AC82" w:rsidR="009600FD" w:rsidRPr="00AB1D00" w:rsidDel="00974EF5" w:rsidRDefault="009600FD" w:rsidP="00974EF5">
            <w:pPr>
              <w:tabs>
                <w:tab w:val="left" w:pos="3200"/>
              </w:tabs>
              <w:spacing w:line="480" w:lineRule="auto"/>
              <w:ind w:left="720" w:firstLine="0"/>
              <w:rPr>
                <w:del w:id="2528" w:author="Cheick Traoré" w:date="2026-01-07T16:26:00Z" w16du:dateUtc="2026-01-07T16:26:00Z"/>
                <w:rFonts w:ascii="Times New Roman" w:hAnsi="Times New Roman" w:cs="Times New Roman"/>
              </w:rPr>
              <w:pPrChange w:id="2529" w:author="Cheick Traoré" w:date="2026-01-07T16:26:00Z" w16du:dateUtc="2026-01-07T16:26:00Z">
                <w:pPr>
                  <w:tabs>
                    <w:tab w:val="left" w:pos="3200"/>
                  </w:tabs>
                  <w:spacing w:line="480" w:lineRule="auto"/>
                </w:pPr>
              </w:pPrChange>
            </w:pPr>
            <w:del w:id="2530" w:author="Cheick Traoré" w:date="2026-01-07T16:26:00Z" w16du:dateUtc="2026-01-07T16:26:00Z">
              <w:r w:rsidRPr="00AB1D00" w:rsidDel="00974EF5">
                <w:rPr>
                  <w:rFonts w:ascii="Times New Roman" w:hAnsi="Times New Roman" w:cs="Times New Roman"/>
                </w:rPr>
                <w:delText xml:space="preserve"> Très élevée</w:delText>
              </w:r>
            </w:del>
          </w:p>
        </w:tc>
        <w:tc>
          <w:tcPr>
            <w:tcW w:w="0" w:type="auto"/>
            <w:tcMar>
              <w:top w:w="100" w:type="dxa"/>
              <w:left w:w="100" w:type="dxa"/>
              <w:bottom w:w="100" w:type="dxa"/>
              <w:right w:w="100" w:type="dxa"/>
            </w:tcMar>
            <w:hideMark/>
          </w:tcPr>
          <w:p w14:paraId="3DF8FE18" w14:textId="4C0ABB30" w:rsidR="009600FD" w:rsidRPr="00AB1D00" w:rsidDel="00974EF5" w:rsidRDefault="009600FD" w:rsidP="00974EF5">
            <w:pPr>
              <w:tabs>
                <w:tab w:val="left" w:pos="3200"/>
              </w:tabs>
              <w:spacing w:line="480" w:lineRule="auto"/>
              <w:ind w:left="720" w:firstLine="0"/>
              <w:rPr>
                <w:del w:id="2531" w:author="Cheick Traoré" w:date="2026-01-07T16:26:00Z" w16du:dateUtc="2026-01-07T16:26:00Z"/>
                <w:rFonts w:ascii="Times New Roman" w:hAnsi="Times New Roman" w:cs="Times New Roman"/>
              </w:rPr>
              <w:pPrChange w:id="2532" w:author="Cheick Traoré" w:date="2026-01-07T16:26:00Z" w16du:dateUtc="2026-01-07T16:26:00Z">
                <w:pPr>
                  <w:tabs>
                    <w:tab w:val="left" w:pos="3200"/>
                  </w:tabs>
                  <w:spacing w:line="480" w:lineRule="auto"/>
                </w:pPr>
              </w:pPrChange>
            </w:pPr>
            <w:del w:id="2533" w:author="Cheick Traoré" w:date="2026-01-07T16:26:00Z" w16du:dateUtc="2026-01-07T16:26:00Z">
              <w:r w:rsidRPr="00AB1D00" w:rsidDel="00974EF5">
                <w:rPr>
                  <w:rFonts w:ascii="Times New Roman" w:hAnsi="Times New Roman" w:cs="Times New Roman"/>
                </w:rPr>
                <w:delText>À acquérir</w:delText>
              </w:r>
            </w:del>
          </w:p>
        </w:tc>
      </w:tr>
      <w:tr w:rsidR="009600FD" w:rsidRPr="00AB1D00" w:rsidDel="00974EF5" w14:paraId="6E89B091" w14:textId="28E915CE" w:rsidTr="00BA2CAF">
        <w:trPr>
          <w:trHeight w:val="965"/>
          <w:del w:id="2534" w:author="Cheick Traoré" w:date="2026-01-07T16:26:00Z" w16du:dateUtc="2026-01-07T16:26:00Z"/>
        </w:trPr>
        <w:tc>
          <w:tcPr>
            <w:tcW w:w="0" w:type="auto"/>
            <w:tcMar>
              <w:top w:w="100" w:type="dxa"/>
              <w:left w:w="100" w:type="dxa"/>
              <w:bottom w:w="100" w:type="dxa"/>
              <w:right w:w="100" w:type="dxa"/>
            </w:tcMar>
            <w:hideMark/>
          </w:tcPr>
          <w:p w14:paraId="5D696A80" w14:textId="1FB01DBA" w:rsidR="009600FD" w:rsidRPr="00AB1D00" w:rsidDel="00974EF5" w:rsidRDefault="009600FD" w:rsidP="00974EF5">
            <w:pPr>
              <w:tabs>
                <w:tab w:val="left" w:pos="3200"/>
              </w:tabs>
              <w:spacing w:line="480" w:lineRule="auto"/>
              <w:ind w:left="720" w:firstLine="0"/>
              <w:rPr>
                <w:del w:id="2535" w:author="Cheick Traoré" w:date="2026-01-07T16:26:00Z" w16du:dateUtc="2026-01-07T16:26:00Z"/>
                <w:rFonts w:ascii="Times New Roman" w:hAnsi="Times New Roman" w:cs="Times New Roman"/>
              </w:rPr>
              <w:pPrChange w:id="2536" w:author="Cheick Traoré" w:date="2026-01-07T16:26:00Z" w16du:dateUtc="2026-01-07T16:26:00Z">
                <w:pPr>
                  <w:tabs>
                    <w:tab w:val="left" w:pos="3200"/>
                  </w:tabs>
                  <w:spacing w:line="480" w:lineRule="auto"/>
                </w:pPr>
              </w:pPrChange>
            </w:pPr>
            <w:del w:id="2537" w:author="Cheick Traoré" w:date="2026-01-07T16:26:00Z" w16du:dateUtc="2026-01-07T16:26:00Z">
              <w:r w:rsidRPr="00AB1D00" w:rsidDel="00974EF5">
                <w:rPr>
                  <w:rFonts w:ascii="Times New Roman" w:hAnsi="Times New Roman" w:cs="Times New Roman"/>
                  <w:b/>
                  <w:bCs/>
                </w:rPr>
                <w:delText>Coûts</w:delText>
              </w:r>
            </w:del>
          </w:p>
        </w:tc>
        <w:tc>
          <w:tcPr>
            <w:tcW w:w="0" w:type="auto"/>
            <w:tcMar>
              <w:top w:w="100" w:type="dxa"/>
              <w:left w:w="100" w:type="dxa"/>
              <w:bottom w:w="100" w:type="dxa"/>
              <w:right w:w="100" w:type="dxa"/>
            </w:tcMar>
            <w:hideMark/>
          </w:tcPr>
          <w:p w14:paraId="3027A41E" w14:textId="42712CD5" w:rsidR="009600FD" w:rsidRPr="00AB1D00" w:rsidDel="00974EF5" w:rsidRDefault="009600FD" w:rsidP="00974EF5">
            <w:pPr>
              <w:tabs>
                <w:tab w:val="left" w:pos="3200"/>
              </w:tabs>
              <w:spacing w:line="480" w:lineRule="auto"/>
              <w:ind w:left="720" w:firstLine="0"/>
              <w:rPr>
                <w:del w:id="2538" w:author="Cheick Traoré" w:date="2026-01-07T16:26:00Z" w16du:dateUtc="2026-01-07T16:26:00Z"/>
                <w:rFonts w:ascii="Times New Roman" w:hAnsi="Times New Roman" w:cs="Times New Roman"/>
              </w:rPr>
              <w:pPrChange w:id="2539" w:author="Cheick Traoré" w:date="2026-01-07T16:26:00Z" w16du:dateUtc="2026-01-07T16:26:00Z">
                <w:pPr>
                  <w:tabs>
                    <w:tab w:val="left" w:pos="3200"/>
                  </w:tabs>
                  <w:spacing w:line="480" w:lineRule="auto"/>
                </w:pPr>
              </w:pPrChange>
            </w:pPr>
            <w:del w:id="2540" w:author="Cheick Traoré" w:date="2026-01-07T16:26:00Z" w16du:dateUtc="2026-01-07T16:26:00Z">
              <w:r w:rsidRPr="00AB1D00" w:rsidDel="00974EF5">
                <w:rPr>
                  <w:rFonts w:ascii="Times New Roman" w:hAnsi="Times New Roman" w:cs="Times New Roman"/>
                </w:rPr>
                <w:delText xml:space="preserve"> Abonnements permanents</w:delText>
              </w:r>
            </w:del>
          </w:p>
        </w:tc>
        <w:tc>
          <w:tcPr>
            <w:tcW w:w="0" w:type="auto"/>
            <w:tcMar>
              <w:top w:w="100" w:type="dxa"/>
              <w:left w:w="100" w:type="dxa"/>
              <w:bottom w:w="100" w:type="dxa"/>
              <w:right w:w="100" w:type="dxa"/>
            </w:tcMar>
            <w:hideMark/>
          </w:tcPr>
          <w:p w14:paraId="7BCFD0C9" w14:textId="0AD1AD11" w:rsidR="009600FD" w:rsidRPr="00AB1D00" w:rsidDel="00974EF5" w:rsidRDefault="009600FD" w:rsidP="00974EF5">
            <w:pPr>
              <w:tabs>
                <w:tab w:val="left" w:pos="3200"/>
              </w:tabs>
              <w:spacing w:line="480" w:lineRule="auto"/>
              <w:ind w:left="720" w:firstLine="0"/>
              <w:rPr>
                <w:del w:id="2541" w:author="Cheick Traoré" w:date="2026-01-07T16:26:00Z" w16du:dateUtc="2026-01-07T16:26:00Z"/>
                <w:rFonts w:ascii="Times New Roman" w:hAnsi="Times New Roman" w:cs="Times New Roman"/>
              </w:rPr>
              <w:pPrChange w:id="2542" w:author="Cheick Traoré" w:date="2026-01-07T16:26:00Z" w16du:dateUtc="2026-01-07T16:26:00Z">
                <w:pPr>
                  <w:tabs>
                    <w:tab w:val="left" w:pos="3200"/>
                  </w:tabs>
                  <w:spacing w:line="480" w:lineRule="auto"/>
                </w:pPr>
              </w:pPrChange>
            </w:pPr>
            <w:del w:id="2543" w:author="Cheick Traoré" w:date="2026-01-07T16:26:00Z" w16du:dateUtc="2026-01-07T16:26:00Z">
              <w:r w:rsidRPr="00AB1D00" w:rsidDel="00974EF5">
                <w:rPr>
                  <w:rFonts w:ascii="Times New Roman" w:hAnsi="Times New Roman" w:cs="Times New Roman"/>
                </w:rPr>
                <w:delText xml:space="preserve"> Investissement unique</w:delText>
              </w:r>
            </w:del>
          </w:p>
        </w:tc>
      </w:tr>
      <w:tr w:rsidR="009600FD" w:rsidRPr="00AB1D00" w:rsidDel="00974EF5" w14:paraId="08BE29F9" w14:textId="54967D2A" w:rsidTr="00BA2CAF">
        <w:trPr>
          <w:trHeight w:val="620"/>
          <w:del w:id="2544" w:author="Cheick Traoré" w:date="2026-01-07T16:26:00Z" w16du:dateUtc="2026-01-07T16:26:00Z"/>
        </w:trPr>
        <w:tc>
          <w:tcPr>
            <w:tcW w:w="0" w:type="auto"/>
            <w:tcMar>
              <w:top w:w="100" w:type="dxa"/>
              <w:left w:w="100" w:type="dxa"/>
              <w:bottom w:w="100" w:type="dxa"/>
              <w:right w:w="100" w:type="dxa"/>
            </w:tcMar>
            <w:hideMark/>
          </w:tcPr>
          <w:p w14:paraId="3347AD21" w14:textId="55317B26" w:rsidR="009600FD" w:rsidRPr="00AB1D00" w:rsidDel="00974EF5" w:rsidRDefault="009600FD" w:rsidP="00974EF5">
            <w:pPr>
              <w:tabs>
                <w:tab w:val="left" w:pos="3200"/>
              </w:tabs>
              <w:spacing w:line="480" w:lineRule="auto"/>
              <w:ind w:left="720" w:firstLine="0"/>
              <w:rPr>
                <w:del w:id="2545" w:author="Cheick Traoré" w:date="2026-01-07T16:26:00Z" w16du:dateUtc="2026-01-07T16:26:00Z"/>
                <w:rFonts w:ascii="Times New Roman" w:hAnsi="Times New Roman" w:cs="Times New Roman"/>
              </w:rPr>
              <w:pPrChange w:id="2546" w:author="Cheick Traoré" w:date="2026-01-07T16:26:00Z" w16du:dateUtc="2026-01-07T16:26:00Z">
                <w:pPr>
                  <w:tabs>
                    <w:tab w:val="left" w:pos="3200"/>
                  </w:tabs>
                  <w:spacing w:line="480" w:lineRule="auto"/>
                </w:pPr>
              </w:pPrChange>
            </w:pPr>
            <w:del w:id="2547" w:author="Cheick Traoré" w:date="2026-01-07T16:26:00Z" w16du:dateUtc="2026-01-07T16:26:00Z">
              <w:r w:rsidRPr="00AB1D00" w:rsidDel="00974EF5">
                <w:rPr>
                  <w:rFonts w:ascii="Times New Roman" w:hAnsi="Times New Roman" w:cs="Times New Roman"/>
                  <w:b/>
                  <w:bCs/>
                </w:rPr>
                <w:delText>Souveraineté</w:delText>
              </w:r>
            </w:del>
          </w:p>
        </w:tc>
        <w:tc>
          <w:tcPr>
            <w:tcW w:w="0" w:type="auto"/>
            <w:tcMar>
              <w:top w:w="100" w:type="dxa"/>
              <w:left w:w="100" w:type="dxa"/>
              <w:bottom w:w="100" w:type="dxa"/>
              <w:right w:w="100" w:type="dxa"/>
            </w:tcMar>
            <w:hideMark/>
          </w:tcPr>
          <w:p w14:paraId="5FC9879B" w14:textId="664E4728" w:rsidR="009600FD" w:rsidRPr="00AB1D00" w:rsidDel="00974EF5" w:rsidRDefault="009600FD" w:rsidP="00974EF5">
            <w:pPr>
              <w:tabs>
                <w:tab w:val="left" w:pos="3200"/>
              </w:tabs>
              <w:spacing w:line="480" w:lineRule="auto"/>
              <w:ind w:left="720" w:firstLine="0"/>
              <w:rPr>
                <w:del w:id="2548" w:author="Cheick Traoré" w:date="2026-01-07T16:26:00Z" w16du:dateUtc="2026-01-07T16:26:00Z"/>
                <w:rFonts w:ascii="Times New Roman" w:hAnsi="Times New Roman" w:cs="Times New Roman"/>
              </w:rPr>
              <w:pPrChange w:id="2549" w:author="Cheick Traoré" w:date="2026-01-07T16:26:00Z" w16du:dateUtc="2026-01-07T16:26:00Z">
                <w:pPr>
                  <w:tabs>
                    <w:tab w:val="left" w:pos="3200"/>
                  </w:tabs>
                  <w:spacing w:line="480" w:lineRule="auto"/>
                </w:pPr>
              </w:pPrChange>
            </w:pPr>
            <w:del w:id="2550" w:author="Cheick Traoré" w:date="2026-01-07T16:26:00Z" w16du:dateUtc="2026-01-07T16:26:00Z">
              <w:r w:rsidRPr="00AB1D00" w:rsidDel="00974EF5">
                <w:rPr>
                  <w:rFonts w:ascii="Times New Roman" w:hAnsi="Times New Roman" w:cs="Times New Roman"/>
                </w:rPr>
                <w:delText xml:space="preserve"> Données à l'étranger</w:delText>
              </w:r>
            </w:del>
          </w:p>
        </w:tc>
        <w:tc>
          <w:tcPr>
            <w:tcW w:w="0" w:type="auto"/>
            <w:tcMar>
              <w:top w:w="100" w:type="dxa"/>
              <w:left w:w="100" w:type="dxa"/>
              <w:bottom w:w="100" w:type="dxa"/>
              <w:right w:w="100" w:type="dxa"/>
            </w:tcMar>
            <w:hideMark/>
          </w:tcPr>
          <w:p w14:paraId="51641D20" w14:textId="640CA804" w:rsidR="009600FD" w:rsidRPr="00AB1D00" w:rsidDel="00974EF5" w:rsidRDefault="009600FD" w:rsidP="00974EF5">
            <w:pPr>
              <w:tabs>
                <w:tab w:val="left" w:pos="3200"/>
              </w:tabs>
              <w:spacing w:line="480" w:lineRule="auto"/>
              <w:ind w:left="720" w:firstLine="0"/>
              <w:rPr>
                <w:del w:id="2551" w:author="Cheick Traoré" w:date="2026-01-07T16:26:00Z" w16du:dateUtc="2026-01-07T16:26:00Z"/>
                <w:rFonts w:ascii="Times New Roman" w:hAnsi="Times New Roman" w:cs="Times New Roman"/>
              </w:rPr>
              <w:pPrChange w:id="2552" w:author="Cheick Traoré" w:date="2026-01-07T16:26:00Z" w16du:dateUtc="2026-01-07T16:26:00Z">
                <w:pPr>
                  <w:tabs>
                    <w:tab w:val="left" w:pos="3200"/>
                  </w:tabs>
                  <w:spacing w:line="480" w:lineRule="auto"/>
                </w:pPr>
              </w:pPrChange>
            </w:pPr>
            <w:del w:id="2553" w:author="Cheick Traoré" w:date="2026-01-07T16:26:00Z" w16du:dateUtc="2026-01-07T16:26:00Z">
              <w:r w:rsidRPr="00AB1D00" w:rsidDel="00974EF5">
                <w:rPr>
                  <w:rFonts w:ascii="Times New Roman" w:hAnsi="Times New Roman" w:cs="Times New Roman"/>
                </w:rPr>
                <w:delText xml:space="preserve"> Données locales</w:delText>
              </w:r>
            </w:del>
          </w:p>
        </w:tc>
      </w:tr>
      <w:tr w:rsidR="009600FD" w:rsidRPr="00AB1D00" w:rsidDel="00974EF5" w14:paraId="6CF7BBB6" w14:textId="192DB61B" w:rsidTr="00BA2CAF">
        <w:trPr>
          <w:trHeight w:val="620"/>
          <w:del w:id="2554" w:author="Cheick Traoré" w:date="2026-01-07T16:26:00Z" w16du:dateUtc="2026-01-07T16:26:00Z"/>
        </w:trPr>
        <w:tc>
          <w:tcPr>
            <w:tcW w:w="0" w:type="auto"/>
            <w:tcMar>
              <w:top w:w="100" w:type="dxa"/>
              <w:left w:w="100" w:type="dxa"/>
              <w:bottom w:w="100" w:type="dxa"/>
              <w:right w:w="100" w:type="dxa"/>
            </w:tcMar>
            <w:hideMark/>
          </w:tcPr>
          <w:p w14:paraId="025CE4AA" w14:textId="11D71108" w:rsidR="009600FD" w:rsidRPr="00AB1D00" w:rsidDel="00974EF5" w:rsidRDefault="009600FD" w:rsidP="00974EF5">
            <w:pPr>
              <w:tabs>
                <w:tab w:val="left" w:pos="3200"/>
              </w:tabs>
              <w:spacing w:line="480" w:lineRule="auto"/>
              <w:ind w:left="720" w:firstLine="0"/>
              <w:rPr>
                <w:del w:id="2555" w:author="Cheick Traoré" w:date="2026-01-07T16:26:00Z" w16du:dateUtc="2026-01-07T16:26:00Z"/>
                <w:rFonts w:ascii="Times New Roman" w:hAnsi="Times New Roman" w:cs="Times New Roman"/>
              </w:rPr>
              <w:pPrChange w:id="2556" w:author="Cheick Traoré" w:date="2026-01-07T16:26:00Z" w16du:dateUtc="2026-01-07T16:26:00Z">
                <w:pPr>
                  <w:tabs>
                    <w:tab w:val="left" w:pos="3200"/>
                  </w:tabs>
                  <w:spacing w:line="480" w:lineRule="auto"/>
                </w:pPr>
              </w:pPrChange>
            </w:pPr>
            <w:del w:id="2557" w:author="Cheick Traoré" w:date="2026-01-07T16:26:00Z" w16du:dateUtc="2026-01-07T16:26:00Z">
              <w:r w:rsidRPr="00AB1D00" w:rsidDel="00974EF5">
                <w:rPr>
                  <w:rFonts w:ascii="Times New Roman" w:hAnsi="Times New Roman" w:cs="Times New Roman"/>
                  <w:b/>
                  <w:bCs/>
                </w:rPr>
                <w:delText>Adaptabilité</w:delText>
              </w:r>
            </w:del>
          </w:p>
        </w:tc>
        <w:tc>
          <w:tcPr>
            <w:tcW w:w="0" w:type="auto"/>
            <w:tcMar>
              <w:top w:w="100" w:type="dxa"/>
              <w:left w:w="100" w:type="dxa"/>
              <w:bottom w:w="100" w:type="dxa"/>
              <w:right w:w="100" w:type="dxa"/>
            </w:tcMar>
            <w:hideMark/>
          </w:tcPr>
          <w:p w14:paraId="40BD11DE" w14:textId="02B51123" w:rsidR="009600FD" w:rsidRPr="00AB1D00" w:rsidDel="00974EF5" w:rsidRDefault="009600FD" w:rsidP="00974EF5">
            <w:pPr>
              <w:tabs>
                <w:tab w:val="left" w:pos="3200"/>
              </w:tabs>
              <w:spacing w:line="480" w:lineRule="auto"/>
              <w:ind w:left="720" w:firstLine="0"/>
              <w:rPr>
                <w:del w:id="2558" w:author="Cheick Traoré" w:date="2026-01-07T16:26:00Z" w16du:dateUtc="2026-01-07T16:26:00Z"/>
                <w:rFonts w:ascii="Times New Roman" w:hAnsi="Times New Roman" w:cs="Times New Roman"/>
              </w:rPr>
              <w:pPrChange w:id="2559" w:author="Cheick Traoré" w:date="2026-01-07T16:26:00Z" w16du:dateUtc="2026-01-07T16:26:00Z">
                <w:pPr>
                  <w:tabs>
                    <w:tab w:val="left" w:pos="3200"/>
                  </w:tabs>
                  <w:spacing w:line="480" w:lineRule="auto"/>
                </w:pPr>
              </w:pPrChange>
            </w:pPr>
            <w:del w:id="2560" w:author="Cheick Traoré" w:date="2026-01-07T16:26:00Z" w16du:dateUtc="2026-01-07T16:26:00Z">
              <w:r w:rsidRPr="00AB1D00" w:rsidDel="00974EF5">
                <w:rPr>
                  <w:rFonts w:ascii="Times New Roman" w:hAnsi="Times New Roman" w:cs="Times New Roman"/>
                </w:rPr>
                <w:delText xml:space="preserve"> Solutions génériques</w:delText>
              </w:r>
            </w:del>
          </w:p>
        </w:tc>
        <w:tc>
          <w:tcPr>
            <w:tcW w:w="0" w:type="auto"/>
            <w:tcMar>
              <w:top w:w="100" w:type="dxa"/>
              <w:left w:w="100" w:type="dxa"/>
              <w:bottom w:w="100" w:type="dxa"/>
              <w:right w:w="100" w:type="dxa"/>
            </w:tcMar>
            <w:hideMark/>
          </w:tcPr>
          <w:p w14:paraId="30634FC3" w14:textId="775F2C26" w:rsidR="009600FD" w:rsidRPr="00AB1D00" w:rsidDel="00974EF5" w:rsidRDefault="009600FD" w:rsidP="00974EF5">
            <w:pPr>
              <w:tabs>
                <w:tab w:val="left" w:pos="3200"/>
              </w:tabs>
              <w:spacing w:line="480" w:lineRule="auto"/>
              <w:ind w:left="720" w:firstLine="0"/>
              <w:rPr>
                <w:del w:id="2561" w:author="Cheick Traoré" w:date="2026-01-07T16:26:00Z" w16du:dateUtc="2026-01-07T16:26:00Z"/>
                <w:rFonts w:ascii="Times New Roman" w:hAnsi="Times New Roman" w:cs="Times New Roman"/>
              </w:rPr>
              <w:pPrChange w:id="2562" w:author="Cheick Traoré" w:date="2026-01-07T16:26:00Z" w16du:dateUtc="2026-01-07T16:26:00Z">
                <w:pPr>
                  <w:tabs>
                    <w:tab w:val="left" w:pos="3200"/>
                  </w:tabs>
                  <w:spacing w:line="480" w:lineRule="auto"/>
                </w:pPr>
              </w:pPrChange>
            </w:pPr>
            <w:del w:id="2563" w:author="Cheick Traoré" w:date="2026-01-07T16:26:00Z" w16du:dateUtc="2026-01-07T16:26:00Z">
              <w:r w:rsidRPr="00AB1D00" w:rsidDel="00974EF5">
                <w:rPr>
                  <w:rFonts w:ascii="Times New Roman" w:hAnsi="Times New Roman" w:cs="Times New Roman"/>
                </w:rPr>
                <w:delText xml:space="preserve"> Adaptées au contexte</w:delText>
              </w:r>
            </w:del>
          </w:p>
        </w:tc>
      </w:tr>
      <w:tr w:rsidR="009600FD" w:rsidRPr="00AB1D00" w:rsidDel="00974EF5" w14:paraId="209F1971" w14:textId="7DD20508" w:rsidTr="00BA2CAF">
        <w:trPr>
          <w:trHeight w:val="965"/>
          <w:del w:id="2564" w:author="Cheick Traoré" w:date="2026-01-07T16:26:00Z" w16du:dateUtc="2026-01-07T16:26:00Z"/>
        </w:trPr>
        <w:tc>
          <w:tcPr>
            <w:tcW w:w="0" w:type="auto"/>
            <w:tcMar>
              <w:top w:w="100" w:type="dxa"/>
              <w:left w:w="100" w:type="dxa"/>
              <w:bottom w:w="100" w:type="dxa"/>
              <w:right w:w="100" w:type="dxa"/>
            </w:tcMar>
            <w:hideMark/>
          </w:tcPr>
          <w:p w14:paraId="76E92715" w14:textId="3ACECAEF" w:rsidR="009600FD" w:rsidRPr="00AB1D00" w:rsidDel="00974EF5" w:rsidRDefault="009600FD" w:rsidP="00974EF5">
            <w:pPr>
              <w:tabs>
                <w:tab w:val="left" w:pos="3200"/>
              </w:tabs>
              <w:spacing w:line="480" w:lineRule="auto"/>
              <w:ind w:left="720" w:firstLine="0"/>
              <w:rPr>
                <w:del w:id="2565" w:author="Cheick Traoré" w:date="2026-01-07T16:26:00Z" w16du:dateUtc="2026-01-07T16:26:00Z"/>
                <w:rFonts w:ascii="Times New Roman" w:hAnsi="Times New Roman" w:cs="Times New Roman"/>
              </w:rPr>
              <w:pPrChange w:id="2566" w:author="Cheick Traoré" w:date="2026-01-07T16:26:00Z" w16du:dateUtc="2026-01-07T16:26:00Z">
                <w:pPr>
                  <w:tabs>
                    <w:tab w:val="left" w:pos="3200"/>
                  </w:tabs>
                  <w:spacing w:line="480" w:lineRule="auto"/>
                </w:pPr>
              </w:pPrChange>
            </w:pPr>
            <w:del w:id="2567" w:author="Cheick Traoré" w:date="2026-01-07T16:26:00Z" w16du:dateUtc="2026-01-07T16:26:00Z">
              <w:r w:rsidRPr="00AB1D00" w:rsidDel="00974EF5">
                <w:rPr>
                  <w:rFonts w:ascii="Times New Roman" w:hAnsi="Times New Roman" w:cs="Times New Roman"/>
                  <w:b/>
                  <w:bCs/>
                </w:rPr>
                <w:delText>Conformité</w:delText>
              </w:r>
            </w:del>
          </w:p>
        </w:tc>
        <w:tc>
          <w:tcPr>
            <w:tcW w:w="0" w:type="auto"/>
            <w:tcMar>
              <w:top w:w="100" w:type="dxa"/>
              <w:left w:w="100" w:type="dxa"/>
              <w:bottom w:w="100" w:type="dxa"/>
              <w:right w:w="100" w:type="dxa"/>
            </w:tcMar>
            <w:hideMark/>
          </w:tcPr>
          <w:p w14:paraId="698D351B" w14:textId="2A4C03F9" w:rsidR="009600FD" w:rsidRPr="00AB1D00" w:rsidDel="00974EF5" w:rsidRDefault="009600FD" w:rsidP="00974EF5">
            <w:pPr>
              <w:tabs>
                <w:tab w:val="left" w:pos="3200"/>
              </w:tabs>
              <w:spacing w:line="480" w:lineRule="auto"/>
              <w:ind w:left="720" w:firstLine="0"/>
              <w:rPr>
                <w:del w:id="2568" w:author="Cheick Traoré" w:date="2026-01-07T16:26:00Z" w16du:dateUtc="2026-01-07T16:26:00Z"/>
                <w:rFonts w:ascii="Times New Roman" w:hAnsi="Times New Roman" w:cs="Times New Roman"/>
              </w:rPr>
              <w:pPrChange w:id="2569" w:author="Cheick Traoré" w:date="2026-01-07T16:26:00Z" w16du:dateUtc="2026-01-07T16:26:00Z">
                <w:pPr>
                  <w:tabs>
                    <w:tab w:val="left" w:pos="3200"/>
                  </w:tabs>
                  <w:spacing w:line="480" w:lineRule="auto"/>
                </w:pPr>
              </w:pPrChange>
            </w:pPr>
            <w:del w:id="2570" w:author="Cheick Traoré" w:date="2026-01-07T16:26:00Z" w16du:dateUtc="2026-01-07T16:26:00Z">
              <w:r w:rsidRPr="00AB1D00" w:rsidDel="00974EF5">
                <w:rPr>
                  <w:rFonts w:ascii="Times New Roman" w:hAnsi="Times New Roman" w:cs="Times New Roman"/>
                </w:rPr>
                <w:delText xml:space="preserve"> Souvent non compatible</w:delText>
              </w:r>
            </w:del>
          </w:p>
        </w:tc>
        <w:tc>
          <w:tcPr>
            <w:tcW w:w="0" w:type="auto"/>
            <w:tcMar>
              <w:top w:w="100" w:type="dxa"/>
              <w:left w:w="100" w:type="dxa"/>
              <w:bottom w:w="100" w:type="dxa"/>
              <w:right w:w="100" w:type="dxa"/>
            </w:tcMar>
            <w:hideMark/>
          </w:tcPr>
          <w:p w14:paraId="693B3CF9" w14:textId="4141366F" w:rsidR="009600FD" w:rsidRPr="00AB1D00" w:rsidDel="00974EF5" w:rsidRDefault="009600FD" w:rsidP="00974EF5">
            <w:pPr>
              <w:tabs>
                <w:tab w:val="left" w:pos="3200"/>
              </w:tabs>
              <w:spacing w:line="480" w:lineRule="auto"/>
              <w:ind w:left="720" w:firstLine="0"/>
              <w:rPr>
                <w:del w:id="2571" w:author="Cheick Traoré" w:date="2026-01-07T16:26:00Z" w16du:dateUtc="2026-01-07T16:26:00Z"/>
                <w:rFonts w:ascii="Times New Roman" w:hAnsi="Times New Roman" w:cs="Times New Roman"/>
              </w:rPr>
              <w:pPrChange w:id="2572" w:author="Cheick Traoré" w:date="2026-01-07T16:26:00Z" w16du:dateUtc="2026-01-07T16:26:00Z">
                <w:pPr>
                  <w:tabs>
                    <w:tab w:val="left" w:pos="3200"/>
                  </w:tabs>
                  <w:spacing w:line="480" w:lineRule="auto"/>
                </w:pPr>
              </w:pPrChange>
            </w:pPr>
            <w:del w:id="2573" w:author="Cheick Traoré" w:date="2026-01-07T16:26:00Z" w16du:dateUtc="2026-01-07T16:26:00Z">
              <w:r w:rsidRPr="00AB1D00" w:rsidDel="00974EF5">
                <w:rPr>
                  <w:rFonts w:ascii="Times New Roman" w:hAnsi="Times New Roman" w:cs="Times New Roman"/>
                </w:rPr>
                <w:delText xml:space="preserve"> Totalement compatible</w:delText>
              </w:r>
            </w:del>
          </w:p>
        </w:tc>
      </w:tr>
      <w:tr w:rsidR="009600FD" w:rsidRPr="00AB1D00" w:rsidDel="00974EF5" w14:paraId="6B5E86CD" w14:textId="4441BC29" w:rsidTr="00BA2CAF">
        <w:trPr>
          <w:trHeight w:val="965"/>
          <w:del w:id="2574" w:author="Cheick Traoré" w:date="2026-01-07T16:26:00Z" w16du:dateUtc="2026-01-07T16:26:00Z"/>
        </w:trPr>
        <w:tc>
          <w:tcPr>
            <w:tcW w:w="0" w:type="auto"/>
            <w:tcMar>
              <w:top w:w="100" w:type="dxa"/>
              <w:left w:w="100" w:type="dxa"/>
              <w:bottom w:w="100" w:type="dxa"/>
              <w:right w:w="100" w:type="dxa"/>
            </w:tcMar>
            <w:hideMark/>
          </w:tcPr>
          <w:p w14:paraId="129FB6A1" w14:textId="1AE174B0" w:rsidR="009600FD" w:rsidRPr="00AB1D00" w:rsidDel="00974EF5" w:rsidRDefault="009600FD" w:rsidP="00974EF5">
            <w:pPr>
              <w:tabs>
                <w:tab w:val="left" w:pos="3200"/>
              </w:tabs>
              <w:spacing w:line="480" w:lineRule="auto"/>
              <w:ind w:left="720" w:firstLine="0"/>
              <w:rPr>
                <w:del w:id="2575" w:author="Cheick Traoré" w:date="2026-01-07T16:26:00Z" w16du:dateUtc="2026-01-07T16:26:00Z"/>
                <w:rFonts w:ascii="Times New Roman" w:hAnsi="Times New Roman" w:cs="Times New Roman"/>
              </w:rPr>
              <w:pPrChange w:id="2576" w:author="Cheick Traoré" w:date="2026-01-07T16:26:00Z" w16du:dateUtc="2026-01-07T16:26:00Z">
                <w:pPr>
                  <w:tabs>
                    <w:tab w:val="left" w:pos="3200"/>
                  </w:tabs>
                  <w:spacing w:line="480" w:lineRule="auto"/>
                </w:pPr>
              </w:pPrChange>
            </w:pPr>
            <w:del w:id="2577" w:author="Cheick Traoré" w:date="2026-01-07T16:26:00Z" w16du:dateUtc="2026-01-07T16:26:00Z">
              <w:r w:rsidRPr="00AB1D00" w:rsidDel="00974EF5">
                <w:rPr>
                  <w:rFonts w:ascii="Times New Roman" w:hAnsi="Times New Roman" w:cs="Times New Roman"/>
                  <w:b/>
                  <w:bCs/>
                </w:rPr>
                <w:delText>Intégration</w:delText>
              </w:r>
            </w:del>
          </w:p>
        </w:tc>
        <w:tc>
          <w:tcPr>
            <w:tcW w:w="0" w:type="auto"/>
            <w:tcMar>
              <w:top w:w="100" w:type="dxa"/>
              <w:left w:w="100" w:type="dxa"/>
              <w:bottom w:w="100" w:type="dxa"/>
              <w:right w:w="100" w:type="dxa"/>
            </w:tcMar>
            <w:hideMark/>
          </w:tcPr>
          <w:p w14:paraId="142E0945" w14:textId="56463550" w:rsidR="009600FD" w:rsidRPr="00AB1D00" w:rsidDel="00974EF5" w:rsidRDefault="009600FD" w:rsidP="00974EF5">
            <w:pPr>
              <w:tabs>
                <w:tab w:val="left" w:pos="3200"/>
              </w:tabs>
              <w:spacing w:line="480" w:lineRule="auto"/>
              <w:ind w:left="720" w:firstLine="0"/>
              <w:rPr>
                <w:del w:id="2578" w:author="Cheick Traoré" w:date="2026-01-07T16:26:00Z" w16du:dateUtc="2026-01-07T16:26:00Z"/>
                <w:rFonts w:ascii="Times New Roman" w:hAnsi="Times New Roman" w:cs="Times New Roman"/>
              </w:rPr>
              <w:pPrChange w:id="2579" w:author="Cheick Traoré" w:date="2026-01-07T16:26:00Z" w16du:dateUtc="2026-01-07T16:26:00Z">
                <w:pPr>
                  <w:tabs>
                    <w:tab w:val="left" w:pos="3200"/>
                  </w:tabs>
                  <w:spacing w:line="480" w:lineRule="auto"/>
                </w:pPr>
              </w:pPrChange>
            </w:pPr>
            <w:del w:id="2580" w:author="Cheick Traoré" w:date="2026-01-07T16:26:00Z" w16du:dateUtc="2026-01-07T16:26:00Z">
              <w:r w:rsidRPr="00AB1D00" w:rsidDel="00974EF5">
                <w:rPr>
                  <w:rFonts w:ascii="Times New Roman" w:hAnsi="Times New Roman" w:cs="Times New Roman"/>
                </w:rPr>
                <w:delText xml:space="preserve"> Difficile avec systèmes existants</w:delText>
              </w:r>
            </w:del>
          </w:p>
        </w:tc>
        <w:tc>
          <w:tcPr>
            <w:tcW w:w="0" w:type="auto"/>
            <w:tcMar>
              <w:top w:w="100" w:type="dxa"/>
              <w:left w:w="100" w:type="dxa"/>
              <w:bottom w:w="100" w:type="dxa"/>
              <w:right w:w="100" w:type="dxa"/>
            </w:tcMar>
            <w:hideMark/>
          </w:tcPr>
          <w:p w14:paraId="45265A2F" w14:textId="5E7832CD" w:rsidR="009600FD" w:rsidRPr="00AB1D00" w:rsidDel="00974EF5" w:rsidRDefault="009600FD" w:rsidP="00974EF5">
            <w:pPr>
              <w:tabs>
                <w:tab w:val="left" w:pos="3200"/>
              </w:tabs>
              <w:spacing w:line="480" w:lineRule="auto"/>
              <w:ind w:left="720" w:firstLine="0"/>
              <w:rPr>
                <w:del w:id="2581" w:author="Cheick Traoré" w:date="2026-01-07T16:26:00Z" w16du:dateUtc="2026-01-07T16:26:00Z"/>
                <w:rFonts w:ascii="Times New Roman" w:hAnsi="Times New Roman" w:cs="Times New Roman"/>
              </w:rPr>
              <w:pPrChange w:id="2582" w:author="Cheick Traoré" w:date="2026-01-07T16:26:00Z" w16du:dateUtc="2026-01-07T16:26:00Z">
                <w:pPr>
                  <w:tabs>
                    <w:tab w:val="left" w:pos="3200"/>
                  </w:tabs>
                  <w:spacing w:line="480" w:lineRule="auto"/>
                </w:pPr>
              </w:pPrChange>
            </w:pPr>
            <w:del w:id="2583" w:author="Cheick Traoré" w:date="2026-01-07T16:26:00Z" w16du:dateUtc="2026-01-07T16:26:00Z">
              <w:r w:rsidRPr="00AB1D00" w:rsidDel="00974EF5">
                <w:rPr>
                  <w:rFonts w:ascii="Times New Roman" w:hAnsi="Times New Roman" w:cs="Times New Roman"/>
                </w:rPr>
                <w:delText xml:space="preserve"> Transparente</w:delText>
              </w:r>
            </w:del>
          </w:p>
        </w:tc>
      </w:tr>
    </w:tbl>
    <w:p w14:paraId="4E9F12F5" w14:textId="28DC5AFF" w:rsidR="00BA2CAF" w:rsidRPr="00AB1D00" w:rsidDel="00974EF5" w:rsidRDefault="00BA2CAF" w:rsidP="00974EF5">
      <w:pPr>
        <w:tabs>
          <w:tab w:val="left" w:pos="3200"/>
        </w:tabs>
        <w:spacing w:line="480" w:lineRule="auto"/>
        <w:ind w:left="720" w:firstLine="0"/>
        <w:rPr>
          <w:del w:id="2584" w:author="Cheick Traoré" w:date="2026-01-07T16:26:00Z" w16du:dateUtc="2026-01-07T16:26:00Z"/>
          <w:rFonts w:ascii="Times New Roman" w:hAnsi="Times New Roman" w:cs="Times New Roman"/>
          <w:b/>
          <w:bCs/>
        </w:rPr>
        <w:pPrChange w:id="2585" w:author="Cheick Traoré" w:date="2026-01-07T16:26:00Z" w16du:dateUtc="2026-01-07T16:26:00Z">
          <w:pPr>
            <w:tabs>
              <w:tab w:val="left" w:pos="3200"/>
            </w:tabs>
            <w:spacing w:line="480" w:lineRule="auto"/>
          </w:pPr>
        </w:pPrChange>
      </w:pPr>
    </w:p>
    <w:p w14:paraId="24665C7D" w14:textId="289BA3E8" w:rsidR="009600FD" w:rsidRPr="00AB1D00" w:rsidDel="00974EF5" w:rsidRDefault="009600FD" w:rsidP="00974EF5">
      <w:pPr>
        <w:tabs>
          <w:tab w:val="left" w:pos="3200"/>
        </w:tabs>
        <w:spacing w:line="480" w:lineRule="auto"/>
        <w:ind w:left="720" w:firstLine="0"/>
        <w:rPr>
          <w:del w:id="2586" w:author="Cheick Traoré" w:date="2026-01-07T16:26:00Z" w16du:dateUtc="2026-01-07T16:26:00Z"/>
          <w:rFonts w:ascii="Times New Roman" w:hAnsi="Times New Roman" w:cs="Times New Roman"/>
          <w:b/>
          <w:bCs/>
        </w:rPr>
        <w:pPrChange w:id="2587" w:author="Cheick Traoré" w:date="2026-01-07T16:26:00Z" w16du:dateUtc="2026-01-07T16:26:00Z">
          <w:pPr>
            <w:tabs>
              <w:tab w:val="left" w:pos="3200"/>
            </w:tabs>
            <w:spacing w:line="480" w:lineRule="auto"/>
            <w:ind w:left="0" w:firstLine="0"/>
          </w:pPr>
        </w:pPrChange>
      </w:pPr>
    </w:p>
    <w:p w14:paraId="75AF107E" w14:textId="7B8FDB69" w:rsidR="005F2CD4" w:rsidRPr="005F2CD4" w:rsidDel="00974EF5" w:rsidRDefault="005F2CD4" w:rsidP="00974EF5">
      <w:pPr>
        <w:tabs>
          <w:tab w:val="left" w:pos="3200"/>
        </w:tabs>
        <w:spacing w:line="480" w:lineRule="auto"/>
        <w:ind w:left="720" w:firstLine="0"/>
        <w:rPr>
          <w:del w:id="2588" w:author="Cheick Traoré" w:date="2026-01-07T16:26:00Z" w16du:dateUtc="2026-01-07T16:26:00Z"/>
          <w:rFonts w:ascii="Times New Roman" w:hAnsi="Times New Roman" w:cs="Times New Roman"/>
        </w:rPr>
        <w:pPrChange w:id="2589" w:author="Cheick Traoré" w:date="2026-01-07T16:26:00Z" w16du:dateUtc="2026-01-07T16:26:00Z">
          <w:pPr>
            <w:tabs>
              <w:tab w:val="left" w:pos="3200"/>
            </w:tabs>
            <w:spacing w:line="480" w:lineRule="auto"/>
          </w:pPr>
        </w:pPrChange>
      </w:pPr>
      <w:del w:id="2590" w:author="Cheick Traoré" w:date="2026-01-07T16:26:00Z" w16du:dateUtc="2026-01-07T16:26:00Z">
        <w:r w:rsidRPr="005F2CD4" w:rsidDel="00974EF5">
          <w:rPr>
            <w:rFonts w:ascii="Times New Roman" w:hAnsi="Times New Roman" w:cs="Times New Roman"/>
          </w:rPr>
          <w:delText>La conception du système de prévision des recettes basé sur l’IA a nécessité une</w:delText>
        </w:r>
        <w:r w:rsidDel="00974EF5">
          <w:rPr>
            <w:rFonts w:ascii="Times New Roman" w:hAnsi="Times New Roman" w:cs="Times New Roman"/>
          </w:rPr>
          <w:delText xml:space="preserve"> s</w:delText>
        </w:r>
        <w:r w:rsidRPr="005F2CD4" w:rsidDel="00974EF5">
          <w:rPr>
            <w:rFonts w:ascii="Times New Roman" w:hAnsi="Times New Roman" w:cs="Times New Roman"/>
          </w:rPr>
          <w:delText>pécification rigoureuse des exigences fonctionnelles et non fonctionnelles. En</w:delText>
        </w:r>
        <w:r w:rsidDel="00974EF5">
          <w:rPr>
            <w:rFonts w:ascii="Times New Roman" w:hAnsi="Times New Roman" w:cs="Times New Roman"/>
          </w:rPr>
          <w:delText xml:space="preserve"> g</w:delText>
        </w:r>
        <w:r w:rsidRPr="005F2CD4" w:rsidDel="00974EF5">
          <w:rPr>
            <w:rFonts w:ascii="Times New Roman" w:hAnsi="Times New Roman" w:cs="Times New Roman"/>
          </w:rPr>
          <w:delText>énie logiciel, cette étape constitue la pierre angulaire de tout projet de</w:delText>
        </w:r>
        <w:r w:rsidDel="00974EF5">
          <w:rPr>
            <w:rFonts w:ascii="Times New Roman" w:hAnsi="Times New Roman" w:cs="Times New Roman"/>
          </w:rPr>
          <w:delText xml:space="preserve"> d</w:delText>
        </w:r>
        <w:r w:rsidRPr="005F2CD4" w:rsidDel="00974EF5">
          <w:rPr>
            <w:rFonts w:ascii="Times New Roman" w:hAnsi="Times New Roman" w:cs="Times New Roman"/>
          </w:rPr>
          <w:delText>éveloppement, car elle définit les limites du système, clarifie les attentes et</w:delText>
        </w:r>
        <w:r w:rsidDel="00974EF5">
          <w:rPr>
            <w:rFonts w:ascii="Times New Roman" w:hAnsi="Times New Roman" w:cs="Times New Roman"/>
          </w:rPr>
          <w:delText xml:space="preserve"> g</w:delText>
        </w:r>
        <w:r w:rsidRPr="005F2CD4" w:rsidDel="00974EF5">
          <w:rPr>
            <w:rFonts w:ascii="Times New Roman" w:hAnsi="Times New Roman" w:cs="Times New Roman"/>
          </w:rPr>
          <w:delText>arantit que le produit final réponde véritablement aux besoins institutionnels.</w:delText>
        </w:r>
      </w:del>
    </w:p>
    <w:p w14:paraId="0A735B43" w14:textId="6860853A" w:rsidR="009600FD" w:rsidDel="00974EF5" w:rsidRDefault="005F2CD4" w:rsidP="00974EF5">
      <w:pPr>
        <w:tabs>
          <w:tab w:val="left" w:pos="3200"/>
        </w:tabs>
        <w:spacing w:line="480" w:lineRule="auto"/>
        <w:ind w:left="720" w:firstLine="0"/>
        <w:rPr>
          <w:del w:id="2591" w:author="Cheick Traoré" w:date="2026-01-07T16:26:00Z" w16du:dateUtc="2026-01-07T16:26:00Z"/>
          <w:rFonts w:ascii="Times New Roman" w:hAnsi="Times New Roman" w:cs="Times New Roman"/>
        </w:rPr>
        <w:pPrChange w:id="2592" w:author="Cheick Traoré" w:date="2026-01-07T16:26:00Z" w16du:dateUtc="2026-01-07T16:26:00Z">
          <w:pPr>
            <w:tabs>
              <w:tab w:val="left" w:pos="3200"/>
            </w:tabs>
            <w:spacing w:line="480" w:lineRule="auto"/>
          </w:pPr>
        </w:pPrChange>
      </w:pPr>
      <w:del w:id="2593" w:author="Cheick Traoré" w:date="2026-01-07T16:26:00Z" w16du:dateUtc="2026-01-07T16:26:00Z">
        <w:r w:rsidRPr="005F2CD4" w:rsidDel="00974EF5">
          <w:rPr>
            <w:rFonts w:ascii="Times New Roman" w:hAnsi="Times New Roman" w:cs="Times New Roman"/>
          </w:rPr>
          <w:delText>Dans le contexte de la DSIB, le défi était double : d’une part, le système devait</w:delText>
        </w:r>
        <w:r w:rsidDel="00974EF5">
          <w:rPr>
            <w:rFonts w:ascii="Times New Roman" w:hAnsi="Times New Roman" w:cs="Times New Roman"/>
          </w:rPr>
          <w:delText xml:space="preserve"> </w:delText>
        </w:r>
        <w:r w:rsidRPr="005F2CD4" w:rsidDel="00974EF5">
          <w:rPr>
            <w:rFonts w:ascii="Times New Roman" w:hAnsi="Times New Roman" w:cs="Times New Roman"/>
          </w:rPr>
          <w:delText>automatiser un processus analytique hautement technique, généralement réalisé</w:delText>
        </w:r>
        <w:r w:rsidDel="00974EF5">
          <w:rPr>
            <w:rFonts w:ascii="Times New Roman" w:hAnsi="Times New Roman" w:cs="Times New Roman"/>
          </w:rPr>
          <w:delText xml:space="preserve"> </w:delText>
        </w:r>
        <w:r w:rsidRPr="005F2CD4" w:rsidDel="00974EF5">
          <w:rPr>
            <w:rFonts w:ascii="Times New Roman" w:hAnsi="Times New Roman" w:cs="Times New Roman"/>
          </w:rPr>
          <w:delText>manuellement par des experts financiers ; d’autre part, il devait fonctionner dans</w:delText>
        </w:r>
        <w:r w:rsidDel="00974EF5">
          <w:rPr>
            <w:rFonts w:ascii="Times New Roman" w:hAnsi="Times New Roman" w:cs="Times New Roman"/>
          </w:rPr>
          <w:delText xml:space="preserve"> </w:delText>
        </w:r>
        <w:r w:rsidRPr="005F2CD4" w:rsidDel="00974EF5">
          <w:rPr>
            <w:rFonts w:ascii="Times New Roman" w:hAnsi="Times New Roman" w:cs="Times New Roman"/>
          </w:rPr>
          <w:delText>un environnement gouvernemental soumis à des obligations de conformité</w:delText>
        </w:r>
        <w:r w:rsidDel="00974EF5">
          <w:rPr>
            <w:rFonts w:ascii="Times New Roman" w:hAnsi="Times New Roman" w:cs="Times New Roman"/>
          </w:rPr>
          <w:delText xml:space="preserve"> </w:delText>
        </w:r>
        <w:r w:rsidRPr="005F2CD4" w:rsidDel="00974EF5">
          <w:rPr>
            <w:rFonts w:ascii="Times New Roman" w:hAnsi="Times New Roman" w:cs="Times New Roman"/>
          </w:rPr>
          <w:delText>strictes, des règles de gouvernance des données et des contraintes</w:delText>
        </w:r>
        <w:r w:rsidDel="00974EF5">
          <w:rPr>
            <w:rFonts w:ascii="Times New Roman" w:hAnsi="Times New Roman" w:cs="Times New Roman"/>
          </w:rPr>
          <w:delText xml:space="preserve"> </w:delText>
        </w:r>
        <w:r w:rsidRPr="005F2CD4" w:rsidDel="00974EF5">
          <w:rPr>
            <w:rFonts w:ascii="Times New Roman" w:hAnsi="Times New Roman" w:cs="Times New Roman"/>
          </w:rPr>
          <w:delText>d’infrastructure. C’est pourquoi le processus de spécification des exigences a été</w:delText>
        </w:r>
        <w:r w:rsidDel="00974EF5">
          <w:rPr>
            <w:rFonts w:ascii="Times New Roman" w:hAnsi="Times New Roman" w:cs="Times New Roman"/>
          </w:rPr>
          <w:delText xml:space="preserve"> </w:delText>
        </w:r>
        <w:r w:rsidRPr="005F2CD4" w:rsidDel="00974EF5">
          <w:rPr>
            <w:rFonts w:ascii="Times New Roman" w:hAnsi="Times New Roman" w:cs="Times New Roman"/>
          </w:rPr>
          <w:delText>mené avec une rigueur exceptionnelle, combinant des entretiens avec les</w:delText>
        </w:r>
        <w:r w:rsidDel="00974EF5">
          <w:rPr>
            <w:rFonts w:ascii="Times New Roman" w:hAnsi="Times New Roman" w:cs="Times New Roman"/>
          </w:rPr>
          <w:delText xml:space="preserve"> </w:delText>
        </w:r>
        <w:r w:rsidRPr="005F2CD4" w:rsidDel="00974EF5">
          <w:rPr>
            <w:rFonts w:ascii="Times New Roman" w:hAnsi="Times New Roman" w:cs="Times New Roman"/>
          </w:rPr>
          <w:delText>analystes,</w:delText>
        </w:r>
        <w:r w:rsidDel="00974EF5">
          <w:rPr>
            <w:rFonts w:ascii="Times New Roman" w:hAnsi="Times New Roman" w:cs="Times New Roman"/>
          </w:rPr>
          <w:delText xml:space="preserve"> </w:delText>
        </w:r>
        <w:r w:rsidRPr="005F2CD4" w:rsidDel="00974EF5">
          <w:rPr>
            <w:rFonts w:ascii="Times New Roman" w:hAnsi="Times New Roman" w:cs="Times New Roman"/>
          </w:rPr>
          <w:delText>l’observation directe des flux de travail existants et une analyse des</w:delText>
        </w:r>
        <w:r w:rsidDel="00974EF5">
          <w:rPr>
            <w:rFonts w:ascii="Times New Roman" w:hAnsi="Times New Roman" w:cs="Times New Roman"/>
          </w:rPr>
          <w:delText xml:space="preserve"> </w:delText>
        </w:r>
        <w:r w:rsidRPr="005F2CD4" w:rsidDel="00974EF5">
          <w:rPr>
            <w:rFonts w:ascii="Times New Roman" w:hAnsi="Times New Roman" w:cs="Times New Roman"/>
          </w:rPr>
          <w:delText>contraintes techniques de la DSIB</w:delText>
        </w:r>
      </w:del>
    </w:p>
    <w:p w14:paraId="71285220" w14:textId="2F010C05" w:rsidR="005F2CD4" w:rsidRPr="005F2CD4" w:rsidDel="00974EF5" w:rsidRDefault="005F2CD4" w:rsidP="00974EF5">
      <w:pPr>
        <w:tabs>
          <w:tab w:val="left" w:pos="3200"/>
        </w:tabs>
        <w:spacing w:line="480" w:lineRule="auto"/>
        <w:ind w:left="720" w:firstLine="0"/>
        <w:rPr>
          <w:del w:id="2594" w:author="Cheick Traoré" w:date="2026-01-07T16:26:00Z" w16du:dateUtc="2026-01-07T16:26:00Z"/>
          <w:rFonts w:ascii="Times New Roman" w:hAnsi="Times New Roman" w:cs="Times New Roman"/>
        </w:rPr>
        <w:pPrChange w:id="2595" w:author="Cheick Traoré" w:date="2026-01-07T16:26:00Z" w16du:dateUtc="2026-01-07T16:26:00Z">
          <w:pPr>
            <w:tabs>
              <w:tab w:val="left" w:pos="3200"/>
            </w:tabs>
            <w:spacing w:line="480" w:lineRule="auto"/>
          </w:pPr>
        </w:pPrChange>
      </w:pPr>
      <w:del w:id="2596" w:author="Cheick Traoré" w:date="2026-01-07T16:26:00Z" w16du:dateUtc="2026-01-07T16:26:00Z">
        <w:r w:rsidDel="00974EF5">
          <w:rPr>
            <w:rFonts w:ascii="Times New Roman" w:hAnsi="Times New Roman" w:cs="Times New Roman"/>
          </w:rPr>
          <w:delText xml:space="preserve">Plus en détails </w:delText>
        </w:r>
        <w:r w:rsidR="001E4770" w:rsidDel="00974EF5">
          <w:rPr>
            <w:rFonts w:ascii="Times New Roman" w:hAnsi="Times New Roman" w:cs="Times New Roman"/>
          </w:rPr>
          <w:delText>Nous avons</w:delText>
        </w:r>
        <w:r w:rsidDel="00974EF5">
          <w:rPr>
            <w:rFonts w:ascii="Times New Roman" w:hAnsi="Times New Roman" w:cs="Times New Roman"/>
          </w:rPr>
          <w:delText xml:space="preserve">  :</w:delText>
        </w:r>
      </w:del>
    </w:p>
    <w:p w14:paraId="0680CD1E" w14:textId="131F5ADD" w:rsidR="009600FD" w:rsidRPr="00AB1D00" w:rsidDel="00974EF5" w:rsidRDefault="009600FD" w:rsidP="00974EF5">
      <w:pPr>
        <w:tabs>
          <w:tab w:val="left" w:pos="3200"/>
        </w:tabs>
        <w:spacing w:line="480" w:lineRule="auto"/>
        <w:ind w:left="720" w:firstLine="0"/>
        <w:rPr>
          <w:del w:id="2597" w:author="Cheick Traoré" w:date="2026-01-07T16:26:00Z" w16du:dateUtc="2026-01-07T16:26:00Z"/>
          <w:rFonts w:ascii="Times New Roman" w:hAnsi="Times New Roman" w:cs="Times New Roman"/>
        </w:rPr>
        <w:pPrChange w:id="2598" w:author="Cheick Traoré" w:date="2026-01-07T16:26:00Z" w16du:dateUtc="2026-01-07T16:26:00Z">
          <w:pPr>
            <w:tabs>
              <w:tab w:val="left" w:pos="3200"/>
            </w:tabs>
            <w:spacing w:line="480" w:lineRule="auto"/>
          </w:pPr>
        </w:pPrChange>
      </w:pPr>
      <w:del w:id="2599" w:author="Cheick Traoré" w:date="2026-01-07T16:26:00Z" w16du:dateUtc="2026-01-07T16:26:00Z">
        <w:r w:rsidRPr="00AB1D00" w:rsidDel="00974EF5">
          <w:rPr>
            <w:rFonts w:ascii="Times New Roman" w:hAnsi="Times New Roman" w:cs="Times New Roman"/>
            <w:b/>
            <w:bCs/>
          </w:rPr>
          <w:delText>Données</w:delText>
        </w:r>
      </w:del>
    </w:p>
    <w:p w14:paraId="1649BF15" w14:textId="34ED98BE" w:rsidR="009600FD" w:rsidRPr="00AB1D00" w:rsidDel="00974EF5" w:rsidRDefault="009600FD" w:rsidP="00974EF5">
      <w:pPr>
        <w:tabs>
          <w:tab w:val="left" w:pos="3200"/>
        </w:tabs>
        <w:spacing w:line="480" w:lineRule="auto"/>
        <w:ind w:left="720" w:firstLine="0"/>
        <w:rPr>
          <w:del w:id="2600" w:author="Cheick Traoré" w:date="2026-01-07T16:26:00Z" w16du:dateUtc="2026-01-07T16:26:00Z"/>
          <w:rFonts w:ascii="Times New Roman" w:hAnsi="Times New Roman" w:cs="Times New Roman"/>
        </w:rPr>
        <w:pPrChange w:id="2601" w:author="Cheick Traoré" w:date="2026-01-07T16:26:00Z" w16du:dateUtc="2026-01-07T16:26:00Z">
          <w:pPr>
            <w:numPr>
              <w:numId w:val="19"/>
            </w:numPr>
            <w:tabs>
              <w:tab w:val="num" w:pos="720"/>
              <w:tab w:val="left" w:pos="3200"/>
            </w:tabs>
            <w:spacing w:line="480" w:lineRule="auto"/>
            <w:ind w:left="720" w:hanging="360"/>
          </w:pPr>
        </w:pPrChange>
      </w:pPr>
      <w:del w:id="2602" w:author="Cheick Traoré" w:date="2026-01-07T16:26:00Z" w16du:dateUtc="2026-01-07T16:26:00Z">
        <w:r w:rsidRPr="00AB1D00" w:rsidDel="00974EF5">
          <w:rPr>
            <w:rFonts w:ascii="Times New Roman" w:hAnsi="Times New Roman" w:cs="Times New Roman"/>
          </w:rPr>
          <w:delText>Historiques incomplètes ou mal structurées</w:delText>
        </w:r>
      </w:del>
    </w:p>
    <w:p w14:paraId="26345189" w14:textId="1A097D4E" w:rsidR="009600FD" w:rsidRPr="00AB1D00" w:rsidDel="00974EF5" w:rsidRDefault="009600FD" w:rsidP="00974EF5">
      <w:pPr>
        <w:tabs>
          <w:tab w:val="left" w:pos="3200"/>
        </w:tabs>
        <w:spacing w:line="480" w:lineRule="auto"/>
        <w:ind w:left="720" w:firstLine="0"/>
        <w:rPr>
          <w:del w:id="2603" w:author="Cheick Traoré" w:date="2026-01-07T16:26:00Z" w16du:dateUtc="2026-01-07T16:26:00Z"/>
          <w:rFonts w:ascii="Times New Roman" w:hAnsi="Times New Roman" w:cs="Times New Roman"/>
        </w:rPr>
        <w:pPrChange w:id="2604" w:author="Cheick Traoré" w:date="2026-01-07T16:26:00Z" w16du:dateUtc="2026-01-07T16:26:00Z">
          <w:pPr>
            <w:numPr>
              <w:numId w:val="19"/>
            </w:numPr>
            <w:tabs>
              <w:tab w:val="num" w:pos="720"/>
              <w:tab w:val="left" w:pos="3200"/>
            </w:tabs>
            <w:spacing w:line="480" w:lineRule="auto"/>
            <w:ind w:left="720" w:hanging="360"/>
          </w:pPr>
        </w:pPrChange>
      </w:pPr>
      <w:del w:id="2605" w:author="Cheick Traoré" w:date="2026-01-07T16:26:00Z" w16du:dateUtc="2026-01-07T16:26:00Z">
        <w:r w:rsidRPr="00AB1D00" w:rsidDel="00974EF5">
          <w:rPr>
            <w:rFonts w:ascii="Times New Roman" w:hAnsi="Times New Roman" w:cs="Times New Roman"/>
          </w:rPr>
          <w:delText>Ruptures structurelles dues aux réformes fiscales</w:delText>
        </w:r>
      </w:del>
    </w:p>
    <w:p w14:paraId="7706F9CD" w14:textId="46F1DF2F" w:rsidR="009600FD" w:rsidRPr="00AB1D00" w:rsidDel="00974EF5" w:rsidRDefault="005F2CD4" w:rsidP="00974EF5">
      <w:pPr>
        <w:tabs>
          <w:tab w:val="left" w:pos="3200"/>
        </w:tabs>
        <w:spacing w:line="480" w:lineRule="auto"/>
        <w:ind w:left="720" w:firstLine="0"/>
        <w:rPr>
          <w:del w:id="2606" w:author="Cheick Traoré" w:date="2026-01-07T16:26:00Z" w16du:dateUtc="2026-01-07T16:26:00Z"/>
          <w:rFonts w:ascii="Times New Roman" w:hAnsi="Times New Roman" w:cs="Times New Roman"/>
        </w:rPr>
        <w:pPrChange w:id="2607" w:author="Cheick Traoré" w:date="2026-01-07T16:26:00Z" w16du:dateUtc="2026-01-07T16:26:00Z">
          <w:pPr>
            <w:tabs>
              <w:tab w:val="left" w:pos="3200"/>
            </w:tabs>
            <w:spacing w:line="480" w:lineRule="auto"/>
          </w:pPr>
        </w:pPrChange>
      </w:pPr>
      <w:del w:id="2608" w:author="Cheick Traoré" w:date="2026-01-07T16:26:00Z" w16du:dateUtc="2026-01-07T16:26:00Z">
        <w:r w:rsidDel="00974EF5">
          <w:rPr>
            <w:rFonts w:ascii="Times New Roman" w:hAnsi="Times New Roman" w:cs="Times New Roman"/>
            <w:b/>
            <w:bCs/>
          </w:rPr>
          <w:delText>Légalité</w:delText>
        </w:r>
      </w:del>
    </w:p>
    <w:p w14:paraId="61AA1A1E" w14:textId="480BE537" w:rsidR="009600FD" w:rsidRPr="00AB1D00" w:rsidDel="00974EF5" w:rsidRDefault="009600FD" w:rsidP="00974EF5">
      <w:pPr>
        <w:tabs>
          <w:tab w:val="left" w:pos="3200"/>
        </w:tabs>
        <w:spacing w:line="480" w:lineRule="auto"/>
        <w:ind w:left="720" w:firstLine="0"/>
        <w:rPr>
          <w:del w:id="2609" w:author="Cheick Traoré" w:date="2026-01-07T16:26:00Z" w16du:dateUtc="2026-01-07T16:26:00Z"/>
          <w:rFonts w:ascii="Times New Roman" w:hAnsi="Times New Roman" w:cs="Times New Roman"/>
        </w:rPr>
        <w:pPrChange w:id="2610" w:author="Cheick Traoré" w:date="2026-01-07T16:26:00Z" w16du:dateUtc="2026-01-07T16:26:00Z">
          <w:pPr>
            <w:numPr>
              <w:numId w:val="20"/>
            </w:numPr>
            <w:tabs>
              <w:tab w:val="num" w:pos="720"/>
              <w:tab w:val="left" w:pos="3200"/>
            </w:tabs>
            <w:spacing w:line="480" w:lineRule="auto"/>
            <w:ind w:left="720" w:hanging="360"/>
          </w:pPr>
        </w:pPrChange>
      </w:pPr>
      <w:del w:id="2611" w:author="Cheick Traoré" w:date="2026-01-07T16:26:00Z" w16du:dateUtc="2026-01-07T16:26:00Z">
        <w:r w:rsidRPr="00AB1D00" w:rsidDel="00974EF5">
          <w:rPr>
            <w:rFonts w:ascii="Times New Roman" w:hAnsi="Times New Roman" w:cs="Times New Roman"/>
          </w:rPr>
          <w:delText>Politiques d'hébergement local des données</w:delText>
        </w:r>
      </w:del>
    </w:p>
    <w:p w14:paraId="55B8D96C" w14:textId="49148189" w:rsidR="009600FD" w:rsidDel="00974EF5" w:rsidRDefault="009600FD" w:rsidP="00974EF5">
      <w:pPr>
        <w:tabs>
          <w:tab w:val="left" w:pos="3200"/>
        </w:tabs>
        <w:spacing w:line="480" w:lineRule="auto"/>
        <w:ind w:left="720" w:firstLine="0"/>
        <w:rPr>
          <w:del w:id="2612" w:author="Cheick Traoré" w:date="2026-01-07T16:26:00Z" w16du:dateUtc="2026-01-07T16:26:00Z"/>
          <w:rFonts w:ascii="Times New Roman" w:hAnsi="Times New Roman" w:cs="Times New Roman"/>
        </w:rPr>
        <w:pPrChange w:id="2613" w:author="Cheick Traoré" w:date="2026-01-07T16:26:00Z" w16du:dateUtc="2026-01-07T16:26:00Z">
          <w:pPr>
            <w:numPr>
              <w:numId w:val="20"/>
            </w:numPr>
            <w:tabs>
              <w:tab w:val="num" w:pos="720"/>
              <w:tab w:val="left" w:pos="3200"/>
            </w:tabs>
            <w:spacing w:line="480" w:lineRule="auto"/>
            <w:ind w:left="720" w:hanging="360"/>
          </w:pPr>
        </w:pPrChange>
      </w:pPr>
      <w:del w:id="2614" w:author="Cheick Traoré" w:date="2026-01-07T16:26:00Z" w16du:dateUtc="2026-01-07T16:26:00Z">
        <w:r w:rsidRPr="00AB1D00" w:rsidDel="00974EF5">
          <w:rPr>
            <w:rFonts w:ascii="Times New Roman" w:hAnsi="Times New Roman" w:cs="Times New Roman"/>
          </w:rPr>
          <w:delText>Normes de conformité nationales</w:delText>
        </w:r>
      </w:del>
    </w:p>
    <w:p w14:paraId="1693A00D" w14:textId="32BA4BDF" w:rsidR="005F2CD4" w:rsidRPr="00AB1D00" w:rsidDel="00974EF5" w:rsidRDefault="005F2CD4" w:rsidP="00974EF5">
      <w:pPr>
        <w:tabs>
          <w:tab w:val="left" w:pos="3200"/>
        </w:tabs>
        <w:spacing w:line="480" w:lineRule="auto"/>
        <w:ind w:left="720" w:firstLine="0"/>
        <w:rPr>
          <w:del w:id="2615" w:author="Cheick Traoré" w:date="2026-01-07T16:26:00Z" w16du:dateUtc="2026-01-07T16:26:00Z"/>
          <w:rFonts w:ascii="Times New Roman" w:hAnsi="Times New Roman" w:cs="Times New Roman"/>
        </w:rPr>
        <w:pPrChange w:id="2616" w:author="Cheick Traoré" w:date="2026-01-07T16:26:00Z" w16du:dateUtc="2026-01-07T16:26:00Z">
          <w:pPr>
            <w:tabs>
              <w:tab w:val="left" w:pos="3200"/>
            </w:tabs>
            <w:spacing w:line="480" w:lineRule="auto"/>
            <w:ind w:left="720" w:firstLine="0"/>
          </w:pPr>
        </w:pPrChange>
      </w:pPr>
    </w:p>
    <w:p w14:paraId="5BAC8320" w14:textId="68CE0CEC" w:rsidR="009600FD" w:rsidRPr="00EC1709" w:rsidDel="00974EF5" w:rsidRDefault="00EC1709" w:rsidP="00974EF5">
      <w:pPr>
        <w:tabs>
          <w:tab w:val="left" w:pos="3200"/>
        </w:tabs>
        <w:spacing w:line="480" w:lineRule="auto"/>
        <w:ind w:left="720" w:firstLine="0"/>
        <w:rPr>
          <w:del w:id="2617" w:author="Cheick Traoré" w:date="2026-01-07T16:26:00Z" w16du:dateUtc="2026-01-07T16:26:00Z"/>
          <w:rFonts w:ascii="Times New Roman" w:hAnsi="Times New Roman" w:cs="Times New Roman"/>
        </w:rPr>
        <w:pPrChange w:id="2618" w:author="Cheick Traoré" w:date="2026-01-07T16:26:00Z" w16du:dateUtc="2026-01-07T16:26:00Z">
          <w:pPr>
            <w:tabs>
              <w:tab w:val="left" w:pos="3200"/>
            </w:tabs>
            <w:spacing w:line="480" w:lineRule="auto"/>
            <w:ind w:left="11" w:hanging="11"/>
            <w:outlineLvl w:val="1"/>
          </w:pPr>
        </w:pPrChange>
      </w:pPr>
      <w:bookmarkStart w:id="2619" w:name="_Toc217034642"/>
      <w:del w:id="2620" w:author="Cheick Traoré" w:date="2026-01-07T16:26:00Z" w16du:dateUtc="2026-01-07T16:26:00Z">
        <w:r w:rsidRPr="00EC1709" w:rsidDel="00974EF5">
          <w:rPr>
            <w:rFonts w:ascii="Times New Roman" w:hAnsi="Times New Roman" w:cs="Times New Roman"/>
          </w:rPr>
          <w:delText xml:space="preserve">La </w:delText>
        </w:r>
        <w:r w:rsidR="009600FD" w:rsidRPr="00EC1709" w:rsidDel="00974EF5">
          <w:rPr>
            <w:rFonts w:ascii="Times New Roman" w:hAnsi="Times New Roman" w:cs="Times New Roman"/>
          </w:rPr>
          <w:delText>Valeur ajoutée d'un système développé localement</w:delText>
        </w:r>
        <w:bookmarkEnd w:id="2619"/>
        <w:r w:rsidRPr="00EC1709" w:rsidDel="00974EF5">
          <w:rPr>
            <w:rFonts w:ascii="Times New Roman" w:hAnsi="Times New Roman" w:cs="Times New Roman"/>
          </w:rPr>
          <w:delText xml:space="preserve"> s’identifie en Six points :</w:delText>
        </w:r>
      </w:del>
    </w:p>
    <w:p w14:paraId="042F4695" w14:textId="04A74FB6" w:rsidR="009600FD" w:rsidRPr="00AB1D00" w:rsidDel="00974EF5" w:rsidRDefault="00EC1709" w:rsidP="00974EF5">
      <w:pPr>
        <w:tabs>
          <w:tab w:val="left" w:pos="3200"/>
        </w:tabs>
        <w:spacing w:line="480" w:lineRule="auto"/>
        <w:ind w:left="720" w:firstLine="0"/>
        <w:rPr>
          <w:del w:id="2621" w:author="Cheick Traoré" w:date="2026-01-07T16:26:00Z" w16du:dateUtc="2026-01-07T16:26:00Z"/>
          <w:rFonts w:ascii="Times New Roman" w:hAnsi="Times New Roman" w:cs="Times New Roman"/>
          <w:b/>
          <w:bCs/>
        </w:rPr>
        <w:pPrChange w:id="2622" w:author="Cheick Traoré" w:date="2026-01-07T16:26:00Z" w16du:dateUtc="2026-01-07T16:26:00Z">
          <w:pPr>
            <w:tabs>
              <w:tab w:val="left" w:pos="3200"/>
            </w:tabs>
            <w:spacing w:line="480" w:lineRule="auto"/>
          </w:pPr>
        </w:pPrChange>
      </w:pPr>
      <w:del w:id="2623" w:author="Cheick Traoré" w:date="2026-01-07T16:26:00Z" w16du:dateUtc="2026-01-07T16:26:00Z">
        <w:r w:rsidDel="00974EF5">
          <w:rPr>
            <w:rFonts w:ascii="Times New Roman" w:hAnsi="Times New Roman" w:cs="Times New Roman"/>
            <w:b/>
            <w:bCs/>
          </w:rPr>
          <w:delText xml:space="preserve">Les </w:delText>
        </w:r>
        <w:r w:rsidR="009600FD" w:rsidRPr="00AB1D00" w:rsidDel="00974EF5">
          <w:rPr>
            <w:rFonts w:ascii="Times New Roman" w:hAnsi="Times New Roman" w:cs="Times New Roman"/>
            <w:b/>
            <w:bCs/>
          </w:rPr>
          <w:delText>Bénéfices stratégiques</w:delText>
        </w:r>
      </w:del>
    </w:p>
    <w:p w14:paraId="24B38172" w14:textId="043B214F" w:rsidR="009600FD" w:rsidRPr="00AB1D00" w:rsidDel="00974EF5" w:rsidRDefault="009600FD" w:rsidP="00974EF5">
      <w:pPr>
        <w:tabs>
          <w:tab w:val="left" w:pos="3200"/>
        </w:tabs>
        <w:spacing w:line="480" w:lineRule="auto"/>
        <w:ind w:left="720" w:firstLine="0"/>
        <w:rPr>
          <w:del w:id="2624" w:author="Cheick Traoré" w:date="2026-01-07T16:26:00Z" w16du:dateUtc="2026-01-07T16:26:00Z"/>
          <w:rFonts w:ascii="Times New Roman" w:hAnsi="Times New Roman" w:cs="Times New Roman"/>
        </w:rPr>
        <w:pPrChange w:id="2625" w:author="Cheick Traoré" w:date="2026-01-07T16:26:00Z" w16du:dateUtc="2026-01-07T16:26:00Z">
          <w:pPr>
            <w:tabs>
              <w:tab w:val="left" w:pos="3200"/>
            </w:tabs>
            <w:spacing w:line="480" w:lineRule="auto"/>
          </w:pPr>
        </w:pPrChange>
      </w:pPr>
      <w:del w:id="2626" w:author="Cheick Traoré" w:date="2026-01-07T16:26:00Z" w16du:dateUtc="2026-01-07T16:26:00Z">
        <w:r w:rsidRPr="00AB1D00" w:rsidDel="00974EF5">
          <w:rPr>
            <w:rFonts w:ascii="Times New Roman" w:hAnsi="Times New Roman" w:cs="Times New Roman"/>
            <w:b/>
            <w:bCs/>
          </w:rPr>
          <w:delText>Maîtrise technologique</w:delText>
        </w:r>
      </w:del>
    </w:p>
    <w:p w14:paraId="1579B88D" w14:textId="6B7992B6" w:rsidR="009600FD" w:rsidRPr="00AB1D00" w:rsidDel="00974EF5" w:rsidRDefault="009600FD" w:rsidP="00974EF5">
      <w:pPr>
        <w:tabs>
          <w:tab w:val="left" w:pos="3200"/>
        </w:tabs>
        <w:spacing w:line="480" w:lineRule="auto"/>
        <w:ind w:left="720" w:firstLine="0"/>
        <w:rPr>
          <w:del w:id="2627" w:author="Cheick Traoré" w:date="2026-01-07T16:26:00Z" w16du:dateUtc="2026-01-07T16:26:00Z"/>
          <w:rFonts w:ascii="Times New Roman" w:hAnsi="Times New Roman" w:cs="Times New Roman"/>
        </w:rPr>
        <w:pPrChange w:id="2628" w:author="Cheick Traoré" w:date="2026-01-07T16:26:00Z" w16du:dateUtc="2026-01-07T16:26:00Z">
          <w:pPr>
            <w:numPr>
              <w:numId w:val="22"/>
            </w:numPr>
            <w:tabs>
              <w:tab w:val="num" w:pos="720"/>
              <w:tab w:val="left" w:pos="3200"/>
            </w:tabs>
            <w:spacing w:line="480" w:lineRule="auto"/>
            <w:ind w:left="720" w:hanging="360"/>
          </w:pPr>
        </w:pPrChange>
      </w:pPr>
      <w:del w:id="2629" w:author="Cheick Traoré" w:date="2026-01-07T16:26:00Z" w16du:dateUtc="2026-01-07T16:26:00Z">
        <w:r w:rsidRPr="00AB1D00" w:rsidDel="00974EF5">
          <w:rPr>
            <w:rFonts w:ascii="Times New Roman" w:hAnsi="Times New Roman" w:cs="Times New Roman"/>
          </w:rPr>
          <w:delText>Contrôle total sur l'architecture et le code</w:delText>
        </w:r>
      </w:del>
    </w:p>
    <w:p w14:paraId="79A9AD4B" w14:textId="31FE471B" w:rsidR="009600FD" w:rsidRPr="00AB1D00" w:rsidDel="00974EF5" w:rsidRDefault="009600FD" w:rsidP="00974EF5">
      <w:pPr>
        <w:tabs>
          <w:tab w:val="left" w:pos="3200"/>
        </w:tabs>
        <w:spacing w:line="480" w:lineRule="auto"/>
        <w:ind w:left="720" w:firstLine="0"/>
        <w:rPr>
          <w:del w:id="2630" w:author="Cheick Traoré" w:date="2026-01-07T16:26:00Z" w16du:dateUtc="2026-01-07T16:26:00Z"/>
          <w:rFonts w:ascii="Times New Roman" w:hAnsi="Times New Roman" w:cs="Times New Roman"/>
        </w:rPr>
        <w:pPrChange w:id="2631" w:author="Cheick Traoré" w:date="2026-01-07T16:26:00Z" w16du:dateUtc="2026-01-07T16:26:00Z">
          <w:pPr>
            <w:numPr>
              <w:numId w:val="22"/>
            </w:numPr>
            <w:tabs>
              <w:tab w:val="num" w:pos="720"/>
              <w:tab w:val="left" w:pos="3200"/>
            </w:tabs>
            <w:spacing w:line="480" w:lineRule="auto"/>
            <w:ind w:left="720" w:hanging="360"/>
          </w:pPr>
        </w:pPrChange>
      </w:pPr>
      <w:del w:id="2632" w:author="Cheick Traoré" w:date="2026-01-07T16:26:00Z" w16du:dateUtc="2026-01-07T16:26:00Z">
        <w:r w:rsidRPr="00AB1D00" w:rsidDel="00974EF5">
          <w:rPr>
            <w:rFonts w:ascii="Times New Roman" w:hAnsi="Times New Roman" w:cs="Times New Roman"/>
          </w:rPr>
          <w:delText>Modification et adaptation sans dépendre de tiers</w:delText>
        </w:r>
      </w:del>
    </w:p>
    <w:p w14:paraId="7D6A1FA9" w14:textId="02FA9B5F" w:rsidR="009600FD" w:rsidRPr="00AB1D00" w:rsidDel="00974EF5" w:rsidRDefault="009600FD" w:rsidP="00974EF5">
      <w:pPr>
        <w:tabs>
          <w:tab w:val="left" w:pos="3200"/>
        </w:tabs>
        <w:spacing w:line="480" w:lineRule="auto"/>
        <w:ind w:left="720" w:firstLine="0"/>
        <w:rPr>
          <w:del w:id="2633" w:author="Cheick Traoré" w:date="2026-01-07T16:26:00Z" w16du:dateUtc="2026-01-07T16:26:00Z"/>
          <w:rFonts w:ascii="Times New Roman" w:hAnsi="Times New Roman" w:cs="Times New Roman"/>
        </w:rPr>
        <w:pPrChange w:id="2634" w:author="Cheick Traoré" w:date="2026-01-07T16:26:00Z" w16du:dateUtc="2026-01-07T16:26:00Z">
          <w:pPr>
            <w:numPr>
              <w:numId w:val="22"/>
            </w:numPr>
            <w:tabs>
              <w:tab w:val="num" w:pos="720"/>
              <w:tab w:val="left" w:pos="3200"/>
            </w:tabs>
            <w:spacing w:line="480" w:lineRule="auto"/>
            <w:ind w:left="720" w:hanging="360"/>
          </w:pPr>
        </w:pPrChange>
      </w:pPr>
      <w:del w:id="2635" w:author="Cheick Traoré" w:date="2026-01-07T16:26:00Z" w16du:dateUtc="2026-01-07T16:26:00Z">
        <w:r w:rsidRPr="00AB1D00" w:rsidDel="00974EF5">
          <w:rPr>
            <w:rFonts w:ascii="Times New Roman" w:hAnsi="Times New Roman" w:cs="Times New Roman"/>
          </w:rPr>
          <w:delText>Connaissance complète du fonctionnement</w:delText>
        </w:r>
      </w:del>
    </w:p>
    <w:p w14:paraId="6B4D9BB1" w14:textId="5D0109A2" w:rsidR="009600FD" w:rsidRPr="00AB1D00" w:rsidDel="00974EF5" w:rsidRDefault="00EC1709" w:rsidP="00974EF5">
      <w:pPr>
        <w:tabs>
          <w:tab w:val="left" w:pos="3200"/>
        </w:tabs>
        <w:spacing w:line="480" w:lineRule="auto"/>
        <w:ind w:left="720" w:firstLine="0"/>
        <w:rPr>
          <w:del w:id="2636" w:author="Cheick Traoré" w:date="2026-01-07T16:26:00Z" w16du:dateUtc="2026-01-07T16:26:00Z"/>
          <w:rFonts w:ascii="Times New Roman" w:hAnsi="Times New Roman" w:cs="Times New Roman"/>
        </w:rPr>
        <w:pPrChange w:id="2637" w:author="Cheick Traoré" w:date="2026-01-07T16:26:00Z" w16du:dateUtc="2026-01-07T16:26:00Z">
          <w:pPr>
            <w:tabs>
              <w:tab w:val="left" w:pos="3200"/>
            </w:tabs>
            <w:spacing w:line="480" w:lineRule="auto"/>
          </w:pPr>
        </w:pPrChange>
      </w:pPr>
      <w:del w:id="2638"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 xml:space="preserve">Sécurité et </w:delText>
        </w:r>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souveraineté</w:delText>
        </w:r>
      </w:del>
    </w:p>
    <w:p w14:paraId="1B5AB48A" w14:textId="0BDB749B" w:rsidR="009600FD" w:rsidRPr="00AB1D00" w:rsidDel="00974EF5" w:rsidRDefault="009600FD" w:rsidP="00974EF5">
      <w:pPr>
        <w:tabs>
          <w:tab w:val="left" w:pos="3200"/>
        </w:tabs>
        <w:spacing w:line="480" w:lineRule="auto"/>
        <w:ind w:left="720" w:firstLine="0"/>
        <w:rPr>
          <w:del w:id="2639" w:author="Cheick Traoré" w:date="2026-01-07T16:26:00Z" w16du:dateUtc="2026-01-07T16:26:00Z"/>
          <w:rFonts w:ascii="Times New Roman" w:hAnsi="Times New Roman" w:cs="Times New Roman"/>
        </w:rPr>
        <w:pPrChange w:id="2640" w:author="Cheick Traoré" w:date="2026-01-07T16:26:00Z" w16du:dateUtc="2026-01-07T16:26:00Z">
          <w:pPr>
            <w:numPr>
              <w:numId w:val="23"/>
            </w:numPr>
            <w:tabs>
              <w:tab w:val="num" w:pos="720"/>
              <w:tab w:val="left" w:pos="3200"/>
            </w:tabs>
            <w:spacing w:line="480" w:lineRule="auto"/>
            <w:ind w:left="720" w:hanging="360"/>
          </w:pPr>
        </w:pPrChange>
      </w:pPr>
      <w:del w:id="2641" w:author="Cheick Traoré" w:date="2026-01-07T16:26:00Z" w16du:dateUtc="2026-01-07T16:26:00Z">
        <w:r w:rsidRPr="00AB1D00" w:rsidDel="00974EF5">
          <w:rPr>
            <w:rFonts w:ascii="Times New Roman" w:hAnsi="Times New Roman" w:cs="Times New Roman"/>
          </w:rPr>
          <w:delText>Données conservées localement</w:delText>
        </w:r>
      </w:del>
    </w:p>
    <w:p w14:paraId="01CCC084" w14:textId="7D150F3C" w:rsidR="009600FD" w:rsidRPr="00AB1D00" w:rsidDel="00974EF5" w:rsidRDefault="009600FD" w:rsidP="00974EF5">
      <w:pPr>
        <w:tabs>
          <w:tab w:val="left" w:pos="3200"/>
        </w:tabs>
        <w:spacing w:line="480" w:lineRule="auto"/>
        <w:ind w:left="720" w:firstLine="0"/>
        <w:rPr>
          <w:del w:id="2642" w:author="Cheick Traoré" w:date="2026-01-07T16:26:00Z" w16du:dateUtc="2026-01-07T16:26:00Z"/>
          <w:rFonts w:ascii="Times New Roman" w:hAnsi="Times New Roman" w:cs="Times New Roman"/>
        </w:rPr>
        <w:pPrChange w:id="2643" w:author="Cheick Traoré" w:date="2026-01-07T16:26:00Z" w16du:dateUtc="2026-01-07T16:26:00Z">
          <w:pPr>
            <w:numPr>
              <w:numId w:val="23"/>
            </w:numPr>
            <w:tabs>
              <w:tab w:val="num" w:pos="720"/>
              <w:tab w:val="left" w:pos="3200"/>
            </w:tabs>
            <w:spacing w:line="480" w:lineRule="auto"/>
            <w:ind w:left="720" w:hanging="360"/>
          </w:pPr>
        </w:pPrChange>
      </w:pPr>
      <w:del w:id="2644" w:author="Cheick Traoré" w:date="2026-01-07T16:26:00Z" w16du:dateUtc="2026-01-07T16:26:00Z">
        <w:r w:rsidRPr="00AB1D00" w:rsidDel="00974EF5">
          <w:rPr>
            <w:rFonts w:ascii="Times New Roman" w:hAnsi="Times New Roman" w:cs="Times New Roman"/>
          </w:rPr>
          <w:delText>Respect des politiques de souveraineté</w:delText>
        </w:r>
      </w:del>
    </w:p>
    <w:p w14:paraId="27024C24" w14:textId="2BF66217" w:rsidR="009600FD" w:rsidRPr="00AB1D00" w:rsidDel="00974EF5" w:rsidRDefault="009600FD" w:rsidP="00974EF5">
      <w:pPr>
        <w:tabs>
          <w:tab w:val="left" w:pos="3200"/>
        </w:tabs>
        <w:spacing w:line="480" w:lineRule="auto"/>
        <w:ind w:left="720" w:firstLine="0"/>
        <w:rPr>
          <w:del w:id="2645" w:author="Cheick Traoré" w:date="2026-01-07T16:26:00Z" w16du:dateUtc="2026-01-07T16:26:00Z"/>
          <w:rFonts w:ascii="Times New Roman" w:hAnsi="Times New Roman" w:cs="Times New Roman"/>
        </w:rPr>
        <w:pPrChange w:id="2646" w:author="Cheick Traoré" w:date="2026-01-07T16:26:00Z" w16du:dateUtc="2026-01-07T16:26:00Z">
          <w:pPr>
            <w:numPr>
              <w:numId w:val="23"/>
            </w:numPr>
            <w:tabs>
              <w:tab w:val="num" w:pos="720"/>
              <w:tab w:val="left" w:pos="3200"/>
            </w:tabs>
            <w:spacing w:line="480" w:lineRule="auto"/>
            <w:ind w:left="720" w:hanging="360"/>
          </w:pPr>
        </w:pPrChange>
      </w:pPr>
      <w:del w:id="2647" w:author="Cheick Traoré" w:date="2026-01-07T16:26:00Z" w16du:dateUtc="2026-01-07T16:26:00Z">
        <w:r w:rsidRPr="00AB1D00" w:rsidDel="00974EF5">
          <w:rPr>
            <w:rFonts w:ascii="Times New Roman" w:hAnsi="Times New Roman" w:cs="Times New Roman"/>
          </w:rPr>
          <w:delText>Conformité totale avec les normes gouvernementales</w:delText>
        </w:r>
      </w:del>
    </w:p>
    <w:p w14:paraId="1E2FBFCC" w14:textId="4CF31840" w:rsidR="009600FD" w:rsidRPr="00AB1D00" w:rsidDel="00974EF5" w:rsidRDefault="00EC1709" w:rsidP="00974EF5">
      <w:pPr>
        <w:tabs>
          <w:tab w:val="left" w:pos="3200"/>
        </w:tabs>
        <w:spacing w:line="480" w:lineRule="auto"/>
        <w:ind w:left="720" w:firstLine="0"/>
        <w:rPr>
          <w:del w:id="2648" w:author="Cheick Traoré" w:date="2026-01-07T16:26:00Z" w16du:dateUtc="2026-01-07T16:26:00Z"/>
          <w:rFonts w:ascii="Times New Roman" w:hAnsi="Times New Roman" w:cs="Times New Roman"/>
        </w:rPr>
        <w:pPrChange w:id="2649" w:author="Cheick Traoré" w:date="2026-01-07T16:26:00Z" w16du:dateUtc="2026-01-07T16:26:00Z">
          <w:pPr>
            <w:tabs>
              <w:tab w:val="left" w:pos="3200"/>
            </w:tabs>
            <w:spacing w:line="480" w:lineRule="auto"/>
          </w:pPr>
        </w:pPrChange>
      </w:pPr>
      <w:del w:id="2650" w:author="Cheick Traoré" w:date="2026-01-07T16:26:00Z" w16du:dateUtc="2026-01-07T16:26:00Z">
        <w:r w:rsidDel="00974EF5">
          <w:rPr>
            <w:rFonts w:ascii="Times New Roman" w:hAnsi="Times New Roman" w:cs="Times New Roman"/>
            <w:b/>
            <w:bCs/>
          </w:rPr>
          <w:delText>L’</w:delText>
        </w:r>
        <w:r w:rsidR="009600FD" w:rsidRPr="00AB1D00" w:rsidDel="00974EF5">
          <w:rPr>
            <w:rFonts w:ascii="Times New Roman" w:hAnsi="Times New Roman" w:cs="Times New Roman"/>
            <w:b/>
            <w:bCs/>
          </w:rPr>
          <w:delText>Adaptabilité</w:delText>
        </w:r>
      </w:del>
    </w:p>
    <w:p w14:paraId="28DDC0DD" w14:textId="24F62545" w:rsidR="009600FD" w:rsidRPr="00AB1D00" w:rsidDel="00974EF5" w:rsidRDefault="009600FD" w:rsidP="00974EF5">
      <w:pPr>
        <w:tabs>
          <w:tab w:val="left" w:pos="3200"/>
        </w:tabs>
        <w:spacing w:line="480" w:lineRule="auto"/>
        <w:ind w:left="720" w:firstLine="0"/>
        <w:rPr>
          <w:del w:id="2651" w:author="Cheick Traoré" w:date="2026-01-07T16:26:00Z" w16du:dateUtc="2026-01-07T16:26:00Z"/>
          <w:rFonts w:ascii="Times New Roman" w:hAnsi="Times New Roman" w:cs="Times New Roman"/>
        </w:rPr>
        <w:pPrChange w:id="2652" w:author="Cheick Traoré" w:date="2026-01-07T16:26:00Z" w16du:dateUtc="2026-01-07T16:26:00Z">
          <w:pPr>
            <w:numPr>
              <w:numId w:val="24"/>
            </w:numPr>
            <w:tabs>
              <w:tab w:val="num" w:pos="720"/>
              <w:tab w:val="left" w:pos="3200"/>
            </w:tabs>
            <w:spacing w:line="480" w:lineRule="auto"/>
            <w:ind w:left="720" w:hanging="360"/>
          </w:pPr>
        </w:pPrChange>
      </w:pPr>
      <w:del w:id="2653" w:author="Cheick Traoré" w:date="2026-01-07T16:26:00Z" w16du:dateUtc="2026-01-07T16:26:00Z">
        <w:r w:rsidRPr="00AB1D00" w:rsidDel="00974EF5">
          <w:rPr>
            <w:rFonts w:ascii="Times New Roman" w:hAnsi="Times New Roman" w:cs="Times New Roman"/>
          </w:rPr>
          <w:delText>Adaptation aux caractéristiques des données nationales</w:delText>
        </w:r>
      </w:del>
    </w:p>
    <w:p w14:paraId="5E3CAA43" w14:textId="12008FA0" w:rsidR="009600FD" w:rsidRPr="00AB1D00" w:rsidDel="00974EF5" w:rsidRDefault="009600FD" w:rsidP="00974EF5">
      <w:pPr>
        <w:tabs>
          <w:tab w:val="left" w:pos="3200"/>
        </w:tabs>
        <w:spacing w:line="480" w:lineRule="auto"/>
        <w:ind w:left="720" w:firstLine="0"/>
        <w:rPr>
          <w:del w:id="2654" w:author="Cheick Traoré" w:date="2026-01-07T16:26:00Z" w16du:dateUtc="2026-01-07T16:26:00Z"/>
          <w:rFonts w:ascii="Times New Roman" w:hAnsi="Times New Roman" w:cs="Times New Roman"/>
        </w:rPr>
        <w:pPrChange w:id="2655" w:author="Cheick Traoré" w:date="2026-01-07T16:26:00Z" w16du:dateUtc="2026-01-07T16:26:00Z">
          <w:pPr>
            <w:numPr>
              <w:numId w:val="24"/>
            </w:numPr>
            <w:tabs>
              <w:tab w:val="num" w:pos="720"/>
              <w:tab w:val="left" w:pos="3200"/>
            </w:tabs>
            <w:spacing w:line="480" w:lineRule="auto"/>
            <w:ind w:left="720" w:hanging="360"/>
          </w:pPr>
        </w:pPrChange>
      </w:pPr>
      <w:del w:id="2656" w:author="Cheick Traoré" w:date="2026-01-07T16:26:00Z" w16du:dateUtc="2026-01-07T16:26:00Z">
        <w:r w:rsidRPr="00AB1D00" w:rsidDel="00974EF5">
          <w:rPr>
            <w:rFonts w:ascii="Times New Roman" w:hAnsi="Times New Roman" w:cs="Times New Roman"/>
          </w:rPr>
          <w:delText>Intégration transparente avec les systèmes existants (CADRAGE, MySQL)</w:delText>
        </w:r>
      </w:del>
    </w:p>
    <w:p w14:paraId="585CAD39" w14:textId="3A92B282" w:rsidR="009600FD" w:rsidRPr="00AB1D00" w:rsidDel="00974EF5" w:rsidRDefault="009600FD" w:rsidP="00974EF5">
      <w:pPr>
        <w:tabs>
          <w:tab w:val="left" w:pos="3200"/>
        </w:tabs>
        <w:spacing w:line="480" w:lineRule="auto"/>
        <w:ind w:left="720" w:firstLine="0"/>
        <w:rPr>
          <w:del w:id="2657" w:author="Cheick Traoré" w:date="2026-01-07T16:26:00Z" w16du:dateUtc="2026-01-07T16:26:00Z"/>
          <w:rFonts w:ascii="Times New Roman" w:hAnsi="Times New Roman" w:cs="Times New Roman"/>
        </w:rPr>
        <w:pPrChange w:id="2658" w:author="Cheick Traoré" w:date="2026-01-07T16:26:00Z" w16du:dateUtc="2026-01-07T16:26:00Z">
          <w:pPr>
            <w:numPr>
              <w:numId w:val="24"/>
            </w:numPr>
            <w:tabs>
              <w:tab w:val="num" w:pos="720"/>
              <w:tab w:val="left" w:pos="3200"/>
            </w:tabs>
            <w:spacing w:line="480" w:lineRule="auto"/>
            <w:ind w:left="720" w:hanging="360"/>
          </w:pPr>
        </w:pPrChange>
      </w:pPr>
      <w:del w:id="2659" w:author="Cheick Traoré" w:date="2026-01-07T16:26:00Z" w16du:dateUtc="2026-01-07T16:26:00Z">
        <w:r w:rsidRPr="00AB1D00" w:rsidDel="00974EF5">
          <w:rPr>
            <w:rFonts w:ascii="Times New Roman" w:hAnsi="Times New Roman" w:cs="Times New Roman"/>
          </w:rPr>
          <w:delText>Routines de nettoyage dédiées</w:delText>
        </w:r>
      </w:del>
    </w:p>
    <w:p w14:paraId="3A878CCD" w14:textId="28D706B6" w:rsidR="008C43FD" w:rsidRPr="00AB1D00" w:rsidDel="00974EF5" w:rsidRDefault="008C43FD" w:rsidP="00974EF5">
      <w:pPr>
        <w:tabs>
          <w:tab w:val="left" w:pos="3200"/>
        </w:tabs>
        <w:spacing w:line="480" w:lineRule="auto"/>
        <w:ind w:left="720" w:firstLine="0"/>
        <w:rPr>
          <w:del w:id="2660" w:author="Cheick Traoré" w:date="2026-01-07T16:26:00Z" w16du:dateUtc="2026-01-07T16:26:00Z"/>
          <w:rFonts w:ascii="Times New Roman" w:hAnsi="Times New Roman" w:cs="Times New Roman"/>
        </w:rPr>
        <w:pPrChange w:id="2661" w:author="Cheick Traoré" w:date="2026-01-07T16:26:00Z" w16du:dateUtc="2026-01-07T16:26:00Z">
          <w:pPr>
            <w:tabs>
              <w:tab w:val="left" w:pos="3200"/>
            </w:tabs>
            <w:spacing w:line="480" w:lineRule="auto"/>
          </w:pPr>
        </w:pPrChange>
      </w:pPr>
    </w:p>
    <w:p w14:paraId="766E3839" w14:textId="7110739D" w:rsidR="009600FD" w:rsidRPr="00AB1D00" w:rsidDel="00974EF5" w:rsidRDefault="00EC1709" w:rsidP="00974EF5">
      <w:pPr>
        <w:tabs>
          <w:tab w:val="left" w:pos="3200"/>
        </w:tabs>
        <w:spacing w:line="480" w:lineRule="auto"/>
        <w:ind w:left="720" w:firstLine="0"/>
        <w:rPr>
          <w:del w:id="2662" w:author="Cheick Traoré" w:date="2026-01-07T16:26:00Z" w16du:dateUtc="2026-01-07T16:26:00Z"/>
          <w:rFonts w:ascii="Times New Roman" w:hAnsi="Times New Roman" w:cs="Times New Roman"/>
        </w:rPr>
        <w:pPrChange w:id="2663" w:author="Cheick Traoré" w:date="2026-01-07T16:26:00Z" w16du:dateUtc="2026-01-07T16:26:00Z">
          <w:pPr>
            <w:tabs>
              <w:tab w:val="left" w:pos="3200"/>
            </w:tabs>
            <w:spacing w:line="480" w:lineRule="auto"/>
          </w:pPr>
        </w:pPrChange>
      </w:pPr>
      <w:del w:id="2664" w:author="Cheick Traoré" w:date="2026-01-07T16:26:00Z" w16du:dateUtc="2026-01-07T16:26:00Z">
        <w:r w:rsidDel="00974EF5">
          <w:rPr>
            <w:rFonts w:ascii="Times New Roman" w:hAnsi="Times New Roman" w:cs="Times New Roman"/>
            <w:b/>
            <w:bCs/>
          </w:rPr>
          <w:delText xml:space="preserve">Les </w:delText>
        </w:r>
        <w:r w:rsidR="009600FD" w:rsidRPr="00AB1D00" w:rsidDel="00974EF5">
          <w:rPr>
            <w:rFonts w:ascii="Times New Roman" w:hAnsi="Times New Roman" w:cs="Times New Roman"/>
            <w:b/>
            <w:bCs/>
          </w:rPr>
          <w:delText>Capacités analytiques avancées</w:delText>
        </w:r>
      </w:del>
    </w:p>
    <w:p w14:paraId="7D6FDEB6" w14:textId="1F303237" w:rsidR="009600FD" w:rsidRPr="00AB1D00" w:rsidDel="00974EF5" w:rsidRDefault="009600FD" w:rsidP="00974EF5">
      <w:pPr>
        <w:tabs>
          <w:tab w:val="left" w:pos="3200"/>
        </w:tabs>
        <w:spacing w:line="480" w:lineRule="auto"/>
        <w:ind w:left="720" w:firstLine="0"/>
        <w:rPr>
          <w:del w:id="2665" w:author="Cheick Traoré" w:date="2026-01-07T16:26:00Z" w16du:dateUtc="2026-01-07T16:26:00Z"/>
          <w:rFonts w:ascii="Times New Roman" w:hAnsi="Times New Roman" w:cs="Times New Roman"/>
        </w:rPr>
        <w:pPrChange w:id="2666" w:author="Cheick Traoré" w:date="2026-01-07T16:26:00Z" w16du:dateUtc="2026-01-07T16:26:00Z">
          <w:pPr>
            <w:numPr>
              <w:numId w:val="25"/>
            </w:numPr>
            <w:tabs>
              <w:tab w:val="num" w:pos="720"/>
              <w:tab w:val="left" w:pos="3200"/>
            </w:tabs>
            <w:spacing w:line="480" w:lineRule="auto"/>
            <w:ind w:left="720" w:hanging="360"/>
          </w:pPr>
        </w:pPrChange>
      </w:pPr>
      <w:del w:id="2667" w:author="Cheick Traoré" w:date="2026-01-07T16:26:00Z" w16du:dateUtc="2026-01-07T16:26:00Z">
        <w:r w:rsidRPr="00AB1D00" w:rsidDel="00974EF5">
          <w:rPr>
            <w:rFonts w:ascii="Times New Roman" w:hAnsi="Times New Roman" w:cs="Times New Roman"/>
          </w:rPr>
          <w:delText>Modèles d'apprentissage automatique sophistiqués</w:delText>
        </w:r>
      </w:del>
    </w:p>
    <w:p w14:paraId="47BFDDA2" w14:textId="17033C47" w:rsidR="009600FD" w:rsidRPr="00AB1D00" w:rsidDel="00974EF5" w:rsidRDefault="009600FD" w:rsidP="00974EF5">
      <w:pPr>
        <w:tabs>
          <w:tab w:val="left" w:pos="3200"/>
        </w:tabs>
        <w:spacing w:line="480" w:lineRule="auto"/>
        <w:ind w:left="720" w:firstLine="0"/>
        <w:rPr>
          <w:del w:id="2668" w:author="Cheick Traoré" w:date="2026-01-07T16:26:00Z" w16du:dateUtc="2026-01-07T16:26:00Z"/>
          <w:rFonts w:ascii="Times New Roman" w:hAnsi="Times New Roman" w:cs="Times New Roman"/>
        </w:rPr>
        <w:pPrChange w:id="2669" w:author="Cheick Traoré" w:date="2026-01-07T16:26:00Z" w16du:dateUtc="2026-01-07T16:26:00Z">
          <w:pPr>
            <w:numPr>
              <w:numId w:val="25"/>
            </w:numPr>
            <w:tabs>
              <w:tab w:val="num" w:pos="720"/>
              <w:tab w:val="left" w:pos="3200"/>
            </w:tabs>
            <w:spacing w:line="480" w:lineRule="auto"/>
            <w:ind w:left="720" w:hanging="360"/>
          </w:pPr>
        </w:pPrChange>
      </w:pPr>
      <w:del w:id="2670" w:author="Cheick Traoré" w:date="2026-01-07T16:26:00Z" w16du:dateUtc="2026-01-07T16:26:00Z">
        <w:r w:rsidRPr="00AB1D00" w:rsidDel="00974EF5">
          <w:rPr>
            <w:rFonts w:ascii="Times New Roman" w:hAnsi="Times New Roman" w:cs="Times New Roman"/>
          </w:rPr>
          <w:delText>Sélection dynamique du modèle</w:delText>
        </w:r>
      </w:del>
    </w:p>
    <w:p w14:paraId="26A670E3" w14:textId="244EA8D9" w:rsidR="009600FD" w:rsidRPr="00AB1D00" w:rsidDel="00974EF5" w:rsidRDefault="00B67C12" w:rsidP="00974EF5">
      <w:pPr>
        <w:tabs>
          <w:tab w:val="left" w:pos="3200"/>
        </w:tabs>
        <w:spacing w:line="480" w:lineRule="auto"/>
        <w:ind w:left="720" w:firstLine="0"/>
        <w:rPr>
          <w:del w:id="2671" w:author="Cheick Traoré" w:date="2026-01-07T16:26:00Z" w16du:dateUtc="2026-01-07T16:26:00Z"/>
          <w:rFonts w:ascii="Times New Roman" w:hAnsi="Times New Roman" w:cs="Times New Roman"/>
        </w:rPr>
        <w:pPrChange w:id="2672" w:author="Cheick Traoré" w:date="2026-01-07T16:26:00Z" w16du:dateUtc="2026-01-07T16:26:00Z">
          <w:pPr>
            <w:numPr>
              <w:numId w:val="25"/>
            </w:numPr>
            <w:tabs>
              <w:tab w:val="num" w:pos="720"/>
              <w:tab w:val="left" w:pos="3200"/>
            </w:tabs>
            <w:spacing w:line="480" w:lineRule="auto"/>
            <w:ind w:left="720" w:hanging="360"/>
          </w:pPr>
        </w:pPrChange>
      </w:pPr>
      <w:del w:id="2673" w:author="Cheick Traoré" w:date="2026-01-07T16:26:00Z" w16du:dateUtc="2026-01-07T16:26:00Z">
        <w:r w:rsidRPr="00AB1D00" w:rsidDel="00974EF5">
          <w:rPr>
            <w:rFonts w:ascii="Times New Roman" w:hAnsi="Times New Roman" w:cs="Times New Roman"/>
          </w:rPr>
          <w:delText>Projection</w:delText>
        </w:r>
        <w:r w:rsidR="009600FD" w:rsidRPr="00AB1D00" w:rsidDel="00974EF5">
          <w:rPr>
            <w:rFonts w:ascii="Times New Roman" w:hAnsi="Times New Roman" w:cs="Times New Roman"/>
          </w:rPr>
          <w:delText>s multi-horizon et multi-scénario</w:delText>
        </w:r>
      </w:del>
    </w:p>
    <w:p w14:paraId="5A45708E" w14:textId="7A2A1078" w:rsidR="009600FD" w:rsidRPr="00AB1D00" w:rsidDel="00974EF5" w:rsidRDefault="00EC1709" w:rsidP="00974EF5">
      <w:pPr>
        <w:tabs>
          <w:tab w:val="left" w:pos="3200"/>
        </w:tabs>
        <w:spacing w:line="480" w:lineRule="auto"/>
        <w:ind w:left="720" w:firstLine="0"/>
        <w:rPr>
          <w:del w:id="2674" w:author="Cheick Traoré" w:date="2026-01-07T16:26:00Z" w16du:dateUtc="2026-01-07T16:26:00Z"/>
          <w:rFonts w:ascii="Times New Roman" w:hAnsi="Times New Roman" w:cs="Times New Roman"/>
        </w:rPr>
        <w:pPrChange w:id="2675" w:author="Cheick Traoré" w:date="2026-01-07T16:26:00Z" w16du:dateUtc="2026-01-07T16:26:00Z">
          <w:pPr>
            <w:tabs>
              <w:tab w:val="left" w:pos="3200"/>
            </w:tabs>
            <w:spacing w:line="480" w:lineRule="auto"/>
          </w:pPr>
        </w:pPrChange>
      </w:pPr>
      <w:del w:id="2676" w:author="Cheick Traoré" w:date="2026-01-07T16:26:00Z" w16du:dateUtc="2026-01-07T16:26:00Z">
        <w:r w:rsidDel="00974EF5">
          <w:rPr>
            <w:rFonts w:ascii="Times New Roman" w:hAnsi="Times New Roman" w:cs="Times New Roman"/>
            <w:b/>
            <w:bCs/>
          </w:rPr>
          <w:delText>L’</w:delText>
        </w:r>
        <w:r w:rsidR="009600FD" w:rsidRPr="00AB1D00" w:rsidDel="00974EF5">
          <w:rPr>
            <w:rFonts w:ascii="Times New Roman" w:hAnsi="Times New Roman" w:cs="Times New Roman"/>
            <w:b/>
            <w:bCs/>
          </w:rPr>
          <w:delText xml:space="preserve">Économies de </w:delText>
        </w:r>
        <w:r w:rsidDel="00974EF5">
          <w:rPr>
            <w:rFonts w:ascii="Times New Roman" w:hAnsi="Times New Roman" w:cs="Times New Roman"/>
            <w:b/>
            <w:bCs/>
          </w:rPr>
          <w:delText xml:space="preserve">les </w:delText>
        </w:r>
        <w:r w:rsidR="009600FD" w:rsidRPr="00AB1D00" w:rsidDel="00974EF5">
          <w:rPr>
            <w:rFonts w:ascii="Times New Roman" w:hAnsi="Times New Roman" w:cs="Times New Roman"/>
            <w:b/>
            <w:bCs/>
          </w:rPr>
          <w:delText>coûts</w:delText>
        </w:r>
      </w:del>
    </w:p>
    <w:p w14:paraId="34FBEB5A" w14:textId="3AC6CFC5" w:rsidR="009600FD" w:rsidRPr="00AB1D00" w:rsidDel="00974EF5" w:rsidRDefault="009600FD" w:rsidP="00974EF5">
      <w:pPr>
        <w:tabs>
          <w:tab w:val="left" w:pos="3200"/>
        </w:tabs>
        <w:spacing w:line="480" w:lineRule="auto"/>
        <w:ind w:left="720" w:firstLine="0"/>
        <w:rPr>
          <w:del w:id="2677" w:author="Cheick Traoré" w:date="2026-01-07T16:26:00Z" w16du:dateUtc="2026-01-07T16:26:00Z"/>
          <w:rFonts w:ascii="Times New Roman" w:hAnsi="Times New Roman" w:cs="Times New Roman"/>
        </w:rPr>
        <w:pPrChange w:id="2678" w:author="Cheick Traoré" w:date="2026-01-07T16:26:00Z" w16du:dateUtc="2026-01-07T16:26:00Z">
          <w:pPr>
            <w:numPr>
              <w:numId w:val="26"/>
            </w:numPr>
            <w:tabs>
              <w:tab w:val="num" w:pos="720"/>
              <w:tab w:val="left" w:pos="3200"/>
            </w:tabs>
            <w:spacing w:line="480" w:lineRule="auto"/>
            <w:ind w:left="720" w:hanging="360"/>
          </w:pPr>
        </w:pPrChange>
      </w:pPr>
      <w:del w:id="2679" w:author="Cheick Traoré" w:date="2026-01-07T16:26:00Z" w16du:dateUtc="2026-01-07T16:26:00Z">
        <w:r w:rsidRPr="00AB1D00" w:rsidDel="00974EF5">
          <w:rPr>
            <w:rFonts w:ascii="Times New Roman" w:hAnsi="Times New Roman" w:cs="Times New Roman"/>
          </w:rPr>
          <w:delText>Absence de coûts d'abonnement récurrents</w:delText>
        </w:r>
      </w:del>
    </w:p>
    <w:p w14:paraId="3F80A786" w14:textId="781D7BED" w:rsidR="009600FD" w:rsidRPr="00AB1D00" w:rsidDel="00974EF5" w:rsidRDefault="009600FD" w:rsidP="00974EF5">
      <w:pPr>
        <w:tabs>
          <w:tab w:val="left" w:pos="3200"/>
        </w:tabs>
        <w:spacing w:line="480" w:lineRule="auto"/>
        <w:ind w:left="720" w:firstLine="0"/>
        <w:rPr>
          <w:del w:id="2680" w:author="Cheick Traoré" w:date="2026-01-07T16:26:00Z" w16du:dateUtc="2026-01-07T16:26:00Z"/>
          <w:rFonts w:ascii="Times New Roman" w:hAnsi="Times New Roman" w:cs="Times New Roman"/>
        </w:rPr>
        <w:pPrChange w:id="2681" w:author="Cheick Traoré" w:date="2026-01-07T16:26:00Z" w16du:dateUtc="2026-01-07T16:26:00Z">
          <w:pPr>
            <w:numPr>
              <w:numId w:val="26"/>
            </w:numPr>
            <w:tabs>
              <w:tab w:val="num" w:pos="720"/>
              <w:tab w:val="left" w:pos="3200"/>
            </w:tabs>
            <w:spacing w:line="480" w:lineRule="auto"/>
            <w:ind w:left="720" w:hanging="360"/>
          </w:pPr>
        </w:pPrChange>
      </w:pPr>
      <w:del w:id="2682" w:author="Cheick Traoré" w:date="2026-01-07T16:26:00Z" w16du:dateUtc="2026-01-07T16:26:00Z">
        <w:r w:rsidRPr="00AB1D00" w:rsidDel="00974EF5">
          <w:rPr>
            <w:rFonts w:ascii="Times New Roman" w:hAnsi="Times New Roman" w:cs="Times New Roman"/>
          </w:rPr>
          <w:delText>Investissement unique plutôt que dépenses continues</w:delText>
        </w:r>
      </w:del>
    </w:p>
    <w:p w14:paraId="45A792A0" w14:textId="1E281841" w:rsidR="009600FD" w:rsidRPr="00AB1D00" w:rsidDel="00974EF5" w:rsidRDefault="009600FD" w:rsidP="00974EF5">
      <w:pPr>
        <w:tabs>
          <w:tab w:val="left" w:pos="3200"/>
        </w:tabs>
        <w:spacing w:line="480" w:lineRule="auto"/>
        <w:ind w:left="720" w:firstLine="0"/>
        <w:rPr>
          <w:del w:id="2683" w:author="Cheick Traoré" w:date="2026-01-07T16:26:00Z" w16du:dateUtc="2026-01-07T16:26:00Z"/>
          <w:rFonts w:ascii="Times New Roman" w:hAnsi="Times New Roman" w:cs="Times New Roman"/>
        </w:rPr>
        <w:pPrChange w:id="2684" w:author="Cheick Traoré" w:date="2026-01-07T16:26:00Z" w16du:dateUtc="2026-01-07T16:26:00Z">
          <w:pPr>
            <w:numPr>
              <w:numId w:val="26"/>
            </w:numPr>
            <w:tabs>
              <w:tab w:val="num" w:pos="720"/>
              <w:tab w:val="left" w:pos="3200"/>
            </w:tabs>
            <w:spacing w:line="480" w:lineRule="auto"/>
            <w:ind w:left="720" w:hanging="360"/>
          </w:pPr>
        </w:pPrChange>
      </w:pPr>
      <w:del w:id="2685" w:author="Cheick Traoré" w:date="2026-01-07T16:26:00Z" w16du:dateUtc="2026-01-07T16:26:00Z">
        <w:r w:rsidRPr="00AB1D00" w:rsidDel="00974EF5">
          <w:rPr>
            <w:rFonts w:ascii="Times New Roman" w:hAnsi="Times New Roman" w:cs="Times New Roman"/>
          </w:rPr>
          <w:delText>Retour sur investissement à long terme</w:delText>
        </w:r>
      </w:del>
    </w:p>
    <w:p w14:paraId="48B0E0E3" w14:textId="3215CD2D" w:rsidR="009600FD" w:rsidRPr="00AB1D00" w:rsidDel="00974EF5" w:rsidRDefault="00EC1709" w:rsidP="00974EF5">
      <w:pPr>
        <w:tabs>
          <w:tab w:val="left" w:pos="3200"/>
        </w:tabs>
        <w:spacing w:line="480" w:lineRule="auto"/>
        <w:ind w:left="720" w:firstLine="0"/>
        <w:rPr>
          <w:del w:id="2686" w:author="Cheick Traoré" w:date="2026-01-07T16:26:00Z" w16du:dateUtc="2026-01-07T16:26:00Z"/>
          <w:rFonts w:ascii="Times New Roman" w:hAnsi="Times New Roman" w:cs="Times New Roman"/>
        </w:rPr>
        <w:pPrChange w:id="2687" w:author="Cheick Traoré" w:date="2026-01-07T16:26:00Z" w16du:dateUtc="2026-01-07T16:26:00Z">
          <w:pPr>
            <w:tabs>
              <w:tab w:val="left" w:pos="3200"/>
            </w:tabs>
            <w:spacing w:line="480" w:lineRule="auto"/>
          </w:pPr>
        </w:pPrChange>
      </w:pPr>
      <w:del w:id="2688"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 xml:space="preserve">Transparence et </w:delText>
        </w:r>
        <w:r w:rsidDel="00974EF5">
          <w:rPr>
            <w:rFonts w:ascii="Times New Roman" w:hAnsi="Times New Roman" w:cs="Times New Roman"/>
            <w:b/>
            <w:bCs/>
          </w:rPr>
          <w:delText>L’</w:delText>
        </w:r>
        <w:r w:rsidR="009600FD" w:rsidRPr="00AB1D00" w:rsidDel="00974EF5">
          <w:rPr>
            <w:rFonts w:ascii="Times New Roman" w:hAnsi="Times New Roman" w:cs="Times New Roman"/>
            <w:b/>
            <w:bCs/>
          </w:rPr>
          <w:delText>auditabilité</w:delText>
        </w:r>
      </w:del>
    </w:p>
    <w:p w14:paraId="44B0395C" w14:textId="096D0520" w:rsidR="009600FD" w:rsidRPr="00AB1D00" w:rsidDel="00974EF5" w:rsidRDefault="009600FD" w:rsidP="00974EF5">
      <w:pPr>
        <w:tabs>
          <w:tab w:val="left" w:pos="3200"/>
        </w:tabs>
        <w:spacing w:line="480" w:lineRule="auto"/>
        <w:ind w:left="720" w:firstLine="0"/>
        <w:rPr>
          <w:del w:id="2689" w:author="Cheick Traoré" w:date="2026-01-07T16:26:00Z" w16du:dateUtc="2026-01-07T16:26:00Z"/>
          <w:rFonts w:ascii="Times New Roman" w:hAnsi="Times New Roman" w:cs="Times New Roman"/>
        </w:rPr>
        <w:pPrChange w:id="2690" w:author="Cheick Traoré" w:date="2026-01-07T16:26:00Z" w16du:dateUtc="2026-01-07T16:26:00Z">
          <w:pPr>
            <w:numPr>
              <w:numId w:val="27"/>
            </w:numPr>
            <w:tabs>
              <w:tab w:val="num" w:pos="720"/>
              <w:tab w:val="left" w:pos="3200"/>
            </w:tabs>
            <w:spacing w:line="480" w:lineRule="auto"/>
            <w:ind w:left="720" w:hanging="360"/>
          </w:pPr>
        </w:pPrChange>
      </w:pPr>
      <w:del w:id="2691" w:author="Cheick Traoré" w:date="2026-01-07T16:26:00Z" w16du:dateUtc="2026-01-07T16:26:00Z">
        <w:r w:rsidRPr="00AB1D00" w:rsidDel="00974EF5">
          <w:rPr>
            <w:rFonts w:ascii="Times New Roman" w:hAnsi="Times New Roman" w:cs="Times New Roman"/>
          </w:rPr>
          <w:delText>Chaque étape peut être tracée et auditée</w:delText>
        </w:r>
      </w:del>
    </w:p>
    <w:p w14:paraId="3795508B" w14:textId="366A64EF" w:rsidR="009600FD" w:rsidRPr="00AB1D00" w:rsidDel="00974EF5" w:rsidRDefault="009600FD" w:rsidP="00974EF5">
      <w:pPr>
        <w:tabs>
          <w:tab w:val="left" w:pos="3200"/>
        </w:tabs>
        <w:spacing w:line="480" w:lineRule="auto"/>
        <w:ind w:left="720" w:firstLine="0"/>
        <w:rPr>
          <w:del w:id="2692" w:author="Cheick Traoré" w:date="2026-01-07T16:26:00Z" w16du:dateUtc="2026-01-07T16:26:00Z"/>
          <w:rFonts w:ascii="Times New Roman" w:hAnsi="Times New Roman" w:cs="Times New Roman"/>
        </w:rPr>
        <w:pPrChange w:id="2693" w:author="Cheick Traoré" w:date="2026-01-07T16:26:00Z" w16du:dateUtc="2026-01-07T16:26:00Z">
          <w:pPr>
            <w:numPr>
              <w:numId w:val="27"/>
            </w:numPr>
            <w:tabs>
              <w:tab w:val="num" w:pos="720"/>
              <w:tab w:val="left" w:pos="3200"/>
            </w:tabs>
            <w:spacing w:line="480" w:lineRule="auto"/>
            <w:ind w:left="720" w:hanging="360"/>
          </w:pPr>
        </w:pPrChange>
      </w:pPr>
      <w:del w:id="2694" w:author="Cheick Traoré" w:date="2026-01-07T16:26:00Z" w16du:dateUtc="2026-01-07T16:26:00Z">
        <w:r w:rsidRPr="00AB1D00" w:rsidDel="00974EF5">
          <w:rPr>
            <w:rFonts w:ascii="Times New Roman" w:hAnsi="Times New Roman" w:cs="Times New Roman"/>
          </w:rPr>
          <w:delText>Documentation complète du fonctionnement</w:delText>
        </w:r>
      </w:del>
    </w:p>
    <w:p w14:paraId="763FC154" w14:textId="2AAEE32B" w:rsidR="009600FD" w:rsidRPr="00AB1D00" w:rsidDel="00974EF5" w:rsidRDefault="009600FD" w:rsidP="00974EF5">
      <w:pPr>
        <w:tabs>
          <w:tab w:val="left" w:pos="3200"/>
        </w:tabs>
        <w:spacing w:line="480" w:lineRule="auto"/>
        <w:ind w:left="720" w:firstLine="0"/>
        <w:rPr>
          <w:del w:id="2695" w:author="Cheick Traoré" w:date="2026-01-07T16:26:00Z" w16du:dateUtc="2026-01-07T16:26:00Z"/>
          <w:rFonts w:ascii="Times New Roman" w:hAnsi="Times New Roman" w:cs="Times New Roman"/>
        </w:rPr>
        <w:pPrChange w:id="2696" w:author="Cheick Traoré" w:date="2026-01-07T16:26:00Z" w16du:dateUtc="2026-01-07T16:26:00Z">
          <w:pPr>
            <w:numPr>
              <w:numId w:val="27"/>
            </w:numPr>
            <w:tabs>
              <w:tab w:val="num" w:pos="720"/>
              <w:tab w:val="left" w:pos="3200"/>
            </w:tabs>
            <w:spacing w:line="480" w:lineRule="auto"/>
            <w:ind w:left="720" w:hanging="360"/>
          </w:pPr>
        </w:pPrChange>
      </w:pPr>
      <w:del w:id="2697" w:author="Cheick Traoré" w:date="2026-01-07T16:26:00Z" w16du:dateUtc="2026-01-07T16:26:00Z">
        <w:r w:rsidRPr="00AB1D00" w:rsidDel="00974EF5">
          <w:rPr>
            <w:rFonts w:ascii="Times New Roman" w:hAnsi="Times New Roman" w:cs="Times New Roman"/>
          </w:rPr>
          <w:delText>Conformité avec les normes de gouvernance</w:delText>
        </w:r>
      </w:del>
    </w:p>
    <w:p w14:paraId="06E8B5BF" w14:textId="4722347A" w:rsidR="009600FD" w:rsidRPr="00AB1D00" w:rsidDel="00974EF5" w:rsidRDefault="00963F7F" w:rsidP="00974EF5">
      <w:pPr>
        <w:tabs>
          <w:tab w:val="left" w:pos="3200"/>
        </w:tabs>
        <w:spacing w:line="480" w:lineRule="auto"/>
        <w:ind w:left="720" w:firstLine="0"/>
        <w:rPr>
          <w:del w:id="2698" w:author="Cheick Traoré" w:date="2026-01-07T16:26:00Z" w16du:dateUtc="2026-01-07T16:26:00Z"/>
          <w:rFonts w:ascii="Times New Roman" w:hAnsi="Times New Roman" w:cs="Times New Roman"/>
        </w:rPr>
        <w:pPrChange w:id="2699" w:author="Cheick Traoré" w:date="2026-01-07T16:26:00Z" w16du:dateUtc="2026-01-07T16:26:00Z">
          <w:pPr>
            <w:tabs>
              <w:tab w:val="left" w:pos="3200"/>
            </w:tabs>
            <w:spacing w:line="480" w:lineRule="auto"/>
          </w:pPr>
        </w:pPrChange>
      </w:pPr>
      <w:del w:id="2700" w:author="Cheick Traoré" w:date="2026-01-07T16:26:00Z" w16du:dateUtc="2026-01-07T16:26:00Z">
        <w:r w:rsidDel="00974EF5">
          <w:rPr>
            <w:rFonts w:ascii="Times New Roman" w:hAnsi="Times New Roman" w:cs="Times New Roman"/>
          </w:rPr>
          <w:pict w14:anchorId="35E03390">
            <v:rect id="_x0000_i1025" style="width:0;height:1.5pt" o:hralign="center" o:hrstd="t" o:hr="t" fillcolor="#a0a0a0" stroked="f"/>
          </w:pict>
        </w:r>
      </w:del>
    </w:p>
    <w:p w14:paraId="6F4D70BB" w14:textId="09195AAF" w:rsidR="009600FD" w:rsidRPr="00857900" w:rsidDel="00974EF5" w:rsidRDefault="009600FD" w:rsidP="00974EF5">
      <w:pPr>
        <w:tabs>
          <w:tab w:val="left" w:pos="3200"/>
        </w:tabs>
        <w:spacing w:line="480" w:lineRule="auto"/>
        <w:ind w:left="720" w:firstLine="0"/>
        <w:rPr>
          <w:del w:id="2701" w:author="Cheick Traoré" w:date="2026-01-07T16:26:00Z" w16du:dateUtc="2026-01-07T16:26:00Z"/>
          <w:rFonts w:ascii="Times New Roman" w:hAnsi="Times New Roman" w:cs="Times New Roman"/>
          <w:b/>
          <w:bCs/>
          <w:sz w:val="28"/>
          <w:szCs w:val="28"/>
        </w:rPr>
        <w:pPrChange w:id="2702" w:author="Cheick Traoré" w:date="2026-01-07T16:26:00Z" w16du:dateUtc="2026-01-07T16:26:00Z">
          <w:pPr>
            <w:tabs>
              <w:tab w:val="left" w:pos="3200"/>
            </w:tabs>
            <w:spacing w:line="480" w:lineRule="auto"/>
            <w:ind w:left="11" w:hanging="11"/>
            <w:outlineLvl w:val="0"/>
          </w:pPr>
        </w:pPrChange>
      </w:pPr>
      <w:bookmarkStart w:id="2703" w:name="_Toc217034643"/>
      <w:del w:id="2704" w:author="Cheick Traoré" w:date="2026-01-07T16:26:00Z" w16du:dateUtc="2026-01-07T16:26:00Z">
        <w:r w:rsidRPr="00857900" w:rsidDel="00974EF5">
          <w:rPr>
            <w:rFonts w:ascii="Times New Roman" w:hAnsi="Times New Roman" w:cs="Times New Roman"/>
            <w:b/>
            <w:bCs/>
            <w:sz w:val="28"/>
            <w:szCs w:val="28"/>
          </w:rPr>
          <w:delText>5. SPECIFICATION DES EXIGENCES</w:delText>
        </w:r>
        <w:bookmarkEnd w:id="2703"/>
      </w:del>
    </w:p>
    <w:p w14:paraId="08EAA19C" w14:textId="3DEEB9B3" w:rsidR="009600FD" w:rsidRPr="00B537C2" w:rsidDel="00974EF5" w:rsidRDefault="00B537C2" w:rsidP="00974EF5">
      <w:pPr>
        <w:tabs>
          <w:tab w:val="left" w:pos="3200"/>
        </w:tabs>
        <w:spacing w:line="480" w:lineRule="auto"/>
        <w:ind w:left="720" w:firstLine="0"/>
        <w:rPr>
          <w:del w:id="2705" w:author="Cheick Traoré" w:date="2026-01-07T16:26:00Z" w16du:dateUtc="2026-01-07T16:26:00Z"/>
          <w:rFonts w:ascii="Times New Roman" w:hAnsi="Times New Roman" w:cs="Times New Roman"/>
          <w:b/>
          <w:bCs/>
          <w:u w:val="single"/>
        </w:rPr>
        <w:pPrChange w:id="2706" w:author="Cheick Traoré" w:date="2026-01-07T16:26:00Z" w16du:dateUtc="2026-01-07T16:26:00Z">
          <w:pPr>
            <w:tabs>
              <w:tab w:val="left" w:pos="3200"/>
            </w:tabs>
            <w:spacing w:line="480" w:lineRule="auto"/>
            <w:ind w:left="11" w:hanging="11"/>
            <w:outlineLvl w:val="1"/>
          </w:pPr>
        </w:pPrChange>
      </w:pPr>
      <w:bookmarkStart w:id="2707" w:name="_Toc217034644"/>
      <w:del w:id="2708" w:author="Cheick Traoré" w:date="2026-01-07T16:26:00Z" w16du:dateUtc="2026-01-07T16:26:00Z">
        <w:r w:rsidRPr="00B537C2" w:rsidDel="00974EF5">
          <w:rPr>
            <w:rFonts w:ascii="Times New Roman" w:hAnsi="Times New Roman" w:cs="Times New Roman"/>
            <w:b/>
            <w:bCs/>
            <w:u w:val="single"/>
          </w:rPr>
          <w:delText>Les</w:delText>
        </w:r>
        <w:r w:rsidR="009600FD" w:rsidRPr="00B537C2" w:rsidDel="00974EF5">
          <w:rPr>
            <w:rFonts w:ascii="Times New Roman" w:hAnsi="Times New Roman" w:cs="Times New Roman"/>
            <w:b/>
            <w:bCs/>
            <w:u w:val="single"/>
          </w:rPr>
          <w:delText xml:space="preserve"> Exigences fonctionnelles</w:delText>
        </w:r>
        <w:bookmarkEnd w:id="2707"/>
        <w:r w:rsidDel="00974EF5">
          <w:rPr>
            <w:rFonts w:ascii="Times New Roman" w:hAnsi="Times New Roman" w:cs="Times New Roman"/>
            <w:b/>
            <w:bCs/>
            <w:u w:val="single"/>
          </w:rPr>
          <w:delText> :</w:delText>
        </w:r>
      </w:del>
    </w:p>
    <w:p w14:paraId="2C4691E6" w14:textId="69EC55DB" w:rsidR="009600FD" w:rsidRPr="00AB1D00" w:rsidDel="00974EF5" w:rsidRDefault="009600FD" w:rsidP="00974EF5">
      <w:pPr>
        <w:tabs>
          <w:tab w:val="left" w:pos="3200"/>
        </w:tabs>
        <w:spacing w:line="480" w:lineRule="auto"/>
        <w:ind w:left="720" w:firstLine="0"/>
        <w:rPr>
          <w:del w:id="2709" w:author="Cheick Traoré" w:date="2026-01-07T16:26:00Z" w16du:dateUtc="2026-01-07T16:26:00Z"/>
          <w:rFonts w:ascii="Times New Roman" w:hAnsi="Times New Roman" w:cs="Times New Roman"/>
          <w:b/>
          <w:bCs/>
        </w:rPr>
        <w:pPrChange w:id="2710" w:author="Cheick Traoré" w:date="2026-01-07T16:26:00Z" w16du:dateUtc="2026-01-07T16:26:00Z">
          <w:pPr>
            <w:tabs>
              <w:tab w:val="left" w:pos="3200"/>
            </w:tabs>
            <w:spacing w:line="480" w:lineRule="auto"/>
          </w:pPr>
        </w:pPrChange>
      </w:pPr>
      <w:del w:id="2711"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1 : Extraction sécurisée des données</w:delText>
        </w:r>
      </w:del>
    </w:p>
    <w:p w14:paraId="2A57EF2F" w14:textId="2AA6B071" w:rsidR="009600FD" w:rsidRPr="00AB1D00" w:rsidDel="00974EF5" w:rsidRDefault="009600FD" w:rsidP="00974EF5">
      <w:pPr>
        <w:tabs>
          <w:tab w:val="left" w:pos="3200"/>
        </w:tabs>
        <w:spacing w:line="480" w:lineRule="auto"/>
        <w:ind w:left="720" w:firstLine="0"/>
        <w:rPr>
          <w:del w:id="2712" w:author="Cheick Traoré" w:date="2026-01-07T16:26:00Z" w16du:dateUtc="2026-01-07T16:26:00Z"/>
          <w:rFonts w:ascii="Times New Roman" w:hAnsi="Times New Roman" w:cs="Times New Roman"/>
        </w:rPr>
        <w:pPrChange w:id="2713" w:author="Cheick Traoré" w:date="2026-01-07T16:26:00Z" w16du:dateUtc="2026-01-07T16:26:00Z">
          <w:pPr>
            <w:tabs>
              <w:tab w:val="left" w:pos="3200"/>
            </w:tabs>
            <w:spacing w:line="480" w:lineRule="auto"/>
          </w:pPr>
        </w:pPrChange>
      </w:pPr>
      <w:del w:id="2714" w:author="Cheick Traoré" w:date="2026-01-07T16:26:00Z" w16du:dateUtc="2026-01-07T16:26:00Z">
        <w:r w:rsidRPr="00AB1D00" w:rsidDel="00974EF5">
          <w:rPr>
            <w:rFonts w:ascii="Times New Roman" w:hAnsi="Times New Roman" w:cs="Times New Roman"/>
          </w:rPr>
          <w:delText>Le système doit se connecter de manière sécurisée aux bases de données MySQL institutionnelles et extraire les données historiques de revenus.</w:delText>
        </w:r>
      </w:del>
    </w:p>
    <w:p w14:paraId="0A7FB49F" w14:textId="38BEA075" w:rsidR="009600FD" w:rsidRPr="00AB1D00" w:rsidDel="00974EF5" w:rsidRDefault="009600FD" w:rsidP="00974EF5">
      <w:pPr>
        <w:tabs>
          <w:tab w:val="left" w:pos="3200"/>
        </w:tabs>
        <w:spacing w:line="480" w:lineRule="auto"/>
        <w:ind w:left="720" w:firstLine="0"/>
        <w:rPr>
          <w:del w:id="2715" w:author="Cheick Traoré" w:date="2026-01-07T16:26:00Z" w16du:dateUtc="2026-01-07T16:26:00Z"/>
          <w:rFonts w:ascii="Times New Roman" w:hAnsi="Times New Roman" w:cs="Times New Roman"/>
        </w:rPr>
        <w:pPrChange w:id="2716" w:author="Cheick Traoré" w:date="2026-01-07T16:26:00Z" w16du:dateUtc="2026-01-07T16:26:00Z">
          <w:pPr>
            <w:tabs>
              <w:tab w:val="left" w:pos="3200"/>
            </w:tabs>
            <w:spacing w:line="480" w:lineRule="auto"/>
          </w:pPr>
        </w:pPrChange>
      </w:pPr>
      <w:del w:id="2717" w:author="Cheick Traoré" w:date="2026-01-07T16:26:00Z" w16du:dateUtc="2026-01-07T16:26:00Z">
        <w:r w:rsidRPr="00AB1D00" w:rsidDel="00974EF5">
          <w:rPr>
            <w:rFonts w:ascii="Times New Roman" w:hAnsi="Times New Roman" w:cs="Times New Roman"/>
            <w:b/>
            <w:bCs/>
          </w:rPr>
          <w:delText>Cas d'usage</w:delText>
        </w:r>
        <w:r w:rsidRPr="00AB1D00" w:rsidDel="00974EF5">
          <w:rPr>
            <w:rFonts w:ascii="Times New Roman" w:hAnsi="Times New Roman" w:cs="Times New Roman"/>
          </w:rPr>
          <w:delText xml:space="preserve"> : Extraction données MySQL </w:delText>
        </w:r>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6040E35E" w14:textId="506113C9" w:rsidR="009600FD" w:rsidRPr="00AB1D00" w:rsidDel="00974EF5" w:rsidRDefault="009600FD" w:rsidP="00974EF5">
      <w:pPr>
        <w:tabs>
          <w:tab w:val="left" w:pos="3200"/>
        </w:tabs>
        <w:spacing w:line="480" w:lineRule="auto"/>
        <w:ind w:left="720" w:firstLine="0"/>
        <w:rPr>
          <w:del w:id="2718" w:author="Cheick Traoré" w:date="2026-01-07T16:26:00Z" w16du:dateUtc="2026-01-07T16:26:00Z"/>
          <w:rFonts w:ascii="Times New Roman" w:hAnsi="Times New Roman" w:cs="Times New Roman"/>
        </w:rPr>
        <w:pPrChange w:id="2719" w:author="Cheick Traoré" w:date="2026-01-07T16:26:00Z" w16du:dateUtc="2026-01-07T16:26:00Z">
          <w:pPr>
            <w:numPr>
              <w:numId w:val="28"/>
            </w:numPr>
            <w:tabs>
              <w:tab w:val="num" w:pos="720"/>
              <w:tab w:val="left" w:pos="3200"/>
            </w:tabs>
            <w:spacing w:line="480" w:lineRule="auto"/>
            <w:ind w:left="720" w:hanging="360"/>
          </w:pPr>
        </w:pPrChange>
      </w:pPr>
      <w:del w:id="2720" w:author="Cheick Traoré" w:date="2026-01-07T16:26:00Z" w16du:dateUtc="2026-01-07T16:26:00Z">
        <w:r w:rsidRPr="00AB1D00" w:rsidDel="00974EF5">
          <w:rPr>
            <w:rFonts w:ascii="Times New Roman" w:hAnsi="Times New Roman" w:cs="Times New Roman"/>
          </w:rPr>
          <w:delText xml:space="preserve">Connexion </w:delText>
        </w:r>
        <w:r w:rsidR="00B537C2" w:rsidDel="00974EF5">
          <w:rPr>
            <w:rFonts w:ascii="Times New Roman" w:hAnsi="Times New Roman" w:cs="Times New Roman"/>
          </w:rPr>
          <w:delText>très rapide</w:delText>
        </w:r>
      </w:del>
    </w:p>
    <w:p w14:paraId="4F1ADA40" w14:textId="3740E554" w:rsidR="009600FD" w:rsidRPr="00AB1D00" w:rsidDel="00974EF5" w:rsidRDefault="009600FD" w:rsidP="00974EF5">
      <w:pPr>
        <w:tabs>
          <w:tab w:val="left" w:pos="3200"/>
        </w:tabs>
        <w:spacing w:line="480" w:lineRule="auto"/>
        <w:ind w:left="720" w:firstLine="0"/>
        <w:rPr>
          <w:del w:id="2721" w:author="Cheick Traoré" w:date="2026-01-07T16:26:00Z" w16du:dateUtc="2026-01-07T16:26:00Z"/>
          <w:rFonts w:ascii="Times New Roman" w:hAnsi="Times New Roman" w:cs="Times New Roman"/>
        </w:rPr>
        <w:pPrChange w:id="2722" w:author="Cheick Traoré" w:date="2026-01-07T16:26:00Z" w16du:dateUtc="2026-01-07T16:26:00Z">
          <w:pPr>
            <w:numPr>
              <w:numId w:val="28"/>
            </w:numPr>
            <w:tabs>
              <w:tab w:val="num" w:pos="720"/>
              <w:tab w:val="left" w:pos="3200"/>
            </w:tabs>
            <w:spacing w:line="480" w:lineRule="auto"/>
            <w:ind w:left="720" w:hanging="360"/>
          </w:pPr>
        </w:pPrChange>
      </w:pPr>
      <w:del w:id="2723" w:author="Cheick Traoré" w:date="2026-01-07T16:26:00Z" w16du:dateUtc="2026-01-07T16:26:00Z">
        <w:r w:rsidRPr="00AB1D00" w:rsidDel="00974EF5">
          <w:rPr>
            <w:rFonts w:ascii="Times New Roman" w:hAnsi="Times New Roman" w:cs="Times New Roman"/>
          </w:rPr>
          <w:delText>Données complètes et exactes</w:delText>
        </w:r>
      </w:del>
    </w:p>
    <w:p w14:paraId="54339680" w14:textId="5C6C59B3" w:rsidR="009600FD" w:rsidRPr="00AB1D00" w:rsidDel="00974EF5" w:rsidRDefault="009600FD" w:rsidP="00974EF5">
      <w:pPr>
        <w:tabs>
          <w:tab w:val="left" w:pos="3200"/>
        </w:tabs>
        <w:spacing w:line="480" w:lineRule="auto"/>
        <w:ind w:left="720" w:firstLine="0"/>
        <w:rPr>
          <w:del w:id="2724" w:author="Cheick Traoré" w:date="2026-01-07T16:26:00Z" w16du:dateUtc="2026-01-07T16:26:00Z"/>
          <w:rFonts w:ascii="Times New Roman" w:hAnsi="Times New Roman" w:cs="Times New Roman"/>
          <w:b/>
          <w:bCs/>
        </w:rPr>
        <w:pPrChange w:id="2725" w:author="Cheick Traoré" w:date="2026-01-07T16:26:00Z" w16du:dateUtc="2026-01-07T16:26:00Z">
          <w:pPr>
            <w:tabs>
              <w:tab w:val="left" w:pos="3200"/>
            </w:tabs>
            <w:spacing w:line="480" w:lineRule="auto"/>
          </w:pPr>
        </w:pPrChange>
      </w:pPr>
      <w:del w:id="2726"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2 : Prétraitement automatisé</w:delText>
        </w:r>
      </w:del>
    </w:p>
    <w:p w14:paraId="5A2190C1" w14:textId="43B9FF3E" w:rsidR="009600FD" w:rsidRPr="00AB1D00" w:rsidDel="00974EF5" w:rsidRDefault="009600FD" w:rsidP="00974EF5">
      <w:pPr>
        <w:tabs>
          <w:tab w:val="left" w:pos="3200"/>
        </w:tabs>
        <w:spacing w:line="480" w:lineRule="auto"/>
        <w:ind w:left="720" w:firstLine="0"/>
        <w:rPr>
          <w:del w:id="2727" w:author="Cheick Traoré" w:date="2026-01-07T16:26:00Z" w16du:dateUtc="2026-01-07T16:26:00Z"/>
          <w:rFonts w:ascii="Times New Roman" w:hAnsi="Times New Roman" w:cs="Times New Roman"/>
        </w:rPr>
        <w:pPrChange w:id="2728" w:author="Cheick Traoré" w:date="2026-01-07T16:26:00Z" w16du:dateUtc="2026-01-07T16:26:00Z">
          <w:pPr>
            <w:tabs>
              <w:tab w:val="left" w:pos="3200"/>
            </w:tabs>
            <w:spacing w:line="480" w:lineRule="auto"/>
          </w:pPr>
        </w:pPrChange>
      </w:pPr>
      <w:del w:id="2729" w:author="Cheick Traoré" w:date="2026-01-07T16:26:00Z" w16du:dateUtc="2026-01-07T16:26:00Z">
        <w:r w:rsidRPr="00AB1D00" w:rsidDel="00974EF5">
          <w:rPr>
            <w:rFonts w:ascii="Times New Roman" w:hAnsi="Times New Roman" w:cs="Times New Roman"/>
          </w:rPr>
          <w:delText>Nettoyer, transformer et standardiser automatiquement les données brutes.</w:delText>
        </w:r>
      </w:del>
    </w:p>
    <w:p w14:paraId="54BB174D" w14:textId="7D427000" w:rsidR="009600FD" w:rsidRPr="00AB1D00" w:rsidDel="00974EF5" w:rsidRDefault="009600FD" w:rsidP="00974EF5">
      <w:pPr>
        <w:tabs>
          <w:tab w:val="left" w:pos="3200"/>
        </w:tabs>
        <w:spacing w:line="480" w:lineRule="auto"/>
        <w:ind w:left="720" w:firstLine="0"/>
        <w:rPr>
          <w:del w:id="2730" w:author="Cheick Traoré" w:date="2026-01-07T16:26:00Z" w16du:dateUtc="2026-01-07T16:26:00Z"/>
          <w:rFonts w:ascii="Times New Roman" w:hAnsi="Times New Roman" w:cs="Times New Roman"/>
        </w:rPr>
        <w:pPrChange w:id="2731" w:author="Cheick Traoré" w:date="2026-01-07T16:26:00Z" w16du:dateUtc="2026-01-07T16:26:00Z">
          <w:pPr>
            <w:tabs>
              <w:tab w:val="left" w:pos="3200"/>
            </w:tabs>
            <w:spacing w:line="480" w:lineRule="auto"/>
          </w:pPr>
        </w:pPrChange>
      </w:pPr>
      <w:del w:id="2732"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2879C0FD" w14:textId="78CFBDD6" w:rsidR="009600FD" w:rsidRPr="00AB1D00" w:rsidDel="00974EF5" w:rsidRDefault="009600FD" w:rsidP="00974EF5">
      <w:pPr>
        <w:tabs>
          <w:tab w:val="left" w:pos="3200"/>
        </w:tabs>
        <w:spacing w:line="480" w:lineRule="auto"/>
        <w:ind w:left="720" w:firstLine="0"/>
        <w:rPr>
          <w:del w:id="2733" w:author="Cheick Traoré" w:date="2026-01-07T16:26:00Z" w16du:dateUtc="2026-01-07T16:26:00Z"/>
          <w:rFonts w:ascii="Times New Roman" w:hAnsi="Times New Roman" w:cs="Times New Roman"/>
        </w:rPr>
        <w:pPrChange w:id="2734" w:author="Cheick Traoré" w:date="2026-01-07T16:26:00Z" w16du:dateUtc="2026-01-07T16:26:00Z">
          <w:pPr>
            <w:numPr>
              <w:numId w:val="29"/>
            </w:numPr>
            <w:tabs>
              <w:tab w:val="num" w:pos="720"/>
              <w:tab w:val="left" w:pos="3200"/>
            </w:tabs>
            <w:spacing w:line="480" w:lineRule="auto"/>
            <w:ind w:left="720" w:hanging="360"/>
          </w:pPr>
        </w:pPrChange>
      </w:pPr>
      <w:del w:id="2735" w:author="Cheick Traoré" w:date="2026-01-07T16:26:00Z" w16du:dateUtc="2026-01-07T16:26:00Z">
        <w:r w:rsidRPr="00AB1D00" w:rsidDel="00974EF5">
          <w:rPr>
            <w:rFonts w:ascii="Times New Roman" w:hAnsi="Times New Roman" w:cs="Times New Roman"/>
          </w:rPr>
          <w:delText>Reproductibilité garantie</w:delText>
        </w:r>
      </w:del>
    </w:p>
    <w:p w14:paraId="61ED5F7B" w14:textId="54B2B519" w:rsidR="009600FD" w:rsidRPr="00AB1D00" w:rsidDel="00974EF5" w:rsidRDefault="009600FD" w:rsidP="00974EF5">
      <w:pPr>
        <w:tabs>
          <w:tab w:val="left" w:pos="3200"/>
        </w:tabs>
        <w:spacing w:line="480" w:lineRule="auto"/>
        <w:ind w:left="720" w:firstLine="0"/>
        <w:rPr>
          <w:del w:id="2736" w:author="Cheick Traoré" w:date="2026-01-07T16:26:00Z" w16du:dateUtc="2026-01-07T16:26:00Z"/>
          <w:rFonts w:ascii="Times New Roman" w:hAnsi="Times New Roman" w:cs="Times New Roman"/>
        </w:rPr>
        <w:pPrChange w:id="2737" w:author="Cheick Traoré" w:date="2026-01-07T16:26:00Z" w16du:dateUtc="2026-01-07T16:26:00Z">
          <w:pPr>
            <w:numPr>
              <w:numId w:val="29"/>
            </w:numPr>
            <w:tabs>
              <w:tab w:val="num" w:pos="720"/>
              <w:tab w:val="left" w:pos="3200"/>
            </w:tabs>
            <w:spacing w:line="480" w:lineRule="auto"/>
            <w:ind w:left="720" w:hanging="360"/>
          </w:pPr>
        </w:pPrChange>
      </w:pPr>
      <w:del w:id="2738" w:author="Cheick Traoré" w:date="2026-01-07T16:26:00Z" w16du:dateUtc="2026-01-07T16:26:00Z">
        <w:r w:rsidRPr="00AB1D00" w:rsidDel="00974EF5">
          <w:rPr>
            <w:rFonts w:ascii="Times New Roman" w:hAnsi="Times New Roman" w:cs="Times New Roman"/>
          </w:rPr>
          <w:delText>100% des anomalies corrigées</w:delText>
        </w:r>
      </w:del>
    </w:p>
    <w:p w14:paraId="6A74ED03" w14:textId="7A33EC66" w:rsidR="009600FD" w:rsidRPr="00AB1D00" w:rsidDel="00974EF5" w:rsidRDefault="009600FD" w:rsidP="00974EF5">
      <w:pPr>
        <w:tabs>
          <w:tab w:val="left" w:pos="3200"/>
        </w:tabs>
        <w:spacing w:line="480" w:lineRule="auto"/>
        <w:ind w:left="720" w:firstLine="0"/>
        <w:rPr>
          <w:del w:id="2739" w:author="Cheick Traoré" w:date="2026-01-07T16:26:00Z" w16du:dateUtc="2026-01-07T16:26:00Z"/>
          <w:rFonts w:ascii="Times New Roman" w:hAnsi="Times New Roman" w:cs="Times New Roman"/>
        </w:rPr>
        <w:pPrChange w:id="2740" w:author="Cheick Traoré" w:date="2026-01-07T16:26:00Z" w16du:dateUtc="2026-01-07T16:26:00Z">
          <w:pPr>
            <w:numPr>
              <w:numId w:val="29"/>
            </w:numPr>
            <w:tabs>
              <w:tab w:val="num" w:pos="720"/>
              <w:tab w:val="left" w:pos="3200"/>
            </w:tabs>
            <w:spacing w:line="480" w:lineRule="auto"/>
            <w:ind w:left="720" w:hanging="360"/>
          </w:pPr>
        </w:pPrChange>
      </w:pPr>
      <w:del w:id="2741" w:author="Cheick Traoré" w:date="2026-01-07T16:26:00Z" w16du:dateUtc="2026-01-07T16:26:00Z">
        <w:r w:rsidRPr="00AB1D00" w:rsidDel="00974EF5">
          <w:rPr>
            <w:rFonts w:ascii="Times New Roman" w:hAnsi="Times New Roman" w:cs="Times New Roman"/>
          </w:rPr>
          <w:delText xml:space="preserve">Traitement </w:delText>
        </w:r>
        <w:r w:rsidR="00B537C2" w:rsidDel="00974EF5">
          <w:rPr>
            <w:rFonts w:ascii="Times New Roman" w:hAnsi="Times New Roman" w:cs="Times New Roman"/>
          </w:rPr>
          <w:delText>rapide</w:delText>
        </w:r>
      </w:del>
    </w:p>
    <w:p w14:paraId="22B58B8C" w14:textId="68FF607A" w:rsidR="009600FD" w:rsidRPr="00AB1D00" w:rsidDel="00974EF5" w:rsidRDefault="009600FD" w:rsidP="00974EF5">
      <w:pPr>
        <w:tabs>
          <w:tab w:val="left" w:pos="3200"/>
        </w:tabs>
        <w:spacing w:line="480" w:lineRule="auto"/>
        <w:ind w:left="720" w:firstLine="0"/>
        <w:rPr>
          <w:del w:id="2742" w:author="Cheick Traoré" w:date="2026-01-07T16:26:00Z" w16du:dateUtc="2026-01-07T16:26:00Z"/>
          <w:rFonts w:ascii="Times New Roman" w:hAnsi="Times New Roman" w:cs="Times New Roman"/>
          <w:b/>
          <w:bCs/>
        </w:rPr>
        <w:pPrChange w:id="2743" w:author="Cheick Traoré" w:date="2026-01-07T16:26:00Z" w16du:dateUtc="2026-01-07T16:26:00Z">
          <w:pPr>
            <w:tabs>
              <w:tab w:val="left" w:pos="3200"/>
            </w:tabs>
            <w:spacing w:line="480" w:lineRule="auto"/>
          </w:pPr>
        </w:pPrChange>
      </w:pPr>
      <w:del w:id="2744"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3 : Sélection dynamique du modèle</w:delText>
        </w:r>
      </w:del>
    </w:p>
    <w:p w14:paraId="29B72C36" w14:textId="28251532" w:rsidR="009600FD" w:rsidRPr="00AB1D00" w:rsidDel="00974EF5" w:rsidRDefault="009600FD" w:rsidP="00974EF5">
      <w:pPr>
        <w:tabs>
          <w:tab w:val="left" w:pos="3200"/>
        </w:tabs>
        <w:spacing w:line="480" w:lineRule="auto"/>
        <w:ind w:left="720" w:firstLine="0"/>
        <w:rPr>
          <w:del w:id="2745" w:author="Cheick Traoré" w:date="2026-01-07T16:26:00Z" w16du:dateUtc="2026-01-07T16:26:00Z"/>
          <w:rFonts w:ascii="Times New Roman" w:hAnsi="Times New Roman" w:cs="Times New Roman"/>
        </w:rPr>
        <w:pPrChange w:id="2746" w:author="Cheick Traoré" w:date="2026-01-07T16:26:00Z" w16du:dateUtc="2026-01-07T16:26:00Z">
          <w:pPr>
            <w:tabs>
              <w:tab w:val="left" w:pos="3200"/>
            </w:tabs>
            <w:spacing w:line="480" w:lineRule="auto"/>
          </w:pPr>
        </w:pPrChange>
      </w:pPr>
      <w:del w:id="2747" w:author="Cheick Traoré" w:date="2026-01-07T16:26:00Z" w16du:dateUtc="2026-01-07T16:26:00Z">
        <w:r w:rsidRPr="00AB1D00" w:rsidDel="00974EF5">
          <w:rPr>
            <w:rFonts w:ascii="Times New Roman" w:hAnsi="Times New Roman" w:cs="Times New Roman"/>
          </w:rPr>
          <w:delText>Choisir automatiquement le modèle approprié selon les caractéristiques de la série temporelle.</w:delText>
        </w:r>
      </w:del>
    </w:p>
    <w:p w14:paraId="7327EFDA" w14:textId="04620C98" w:rsidR="009600FD" w:rsidRPr="00AB1D00" w:rsidDel="00974EF5" w:rsidRDefault="009600FD" w:rsidP="00974EF5">
      <w:pPr>
        <w:tabs>
          <w:tab w:val="left" w:pos="3200"/>
        </w:tabs>
        <w:spacing w:line="480" w:lineRule="auto"/>
        <w:ind w:left="720" w:firstLine="0"/>
        <w:rPr>
          <w:del w:id="2748" w:author="Cheick Traoré" w:date="2026-01-07T16:26:00Z" w16du:dateUtc="2026-01-07T16:26:00Z"/>
          <w:rFonts w:ascii="Times New Roman" w:hAnsi="Times New Roman" w:cs="Times New Roman"/>
        </w:rPr>
        <w:pPrChange w:id="2749" w:author="Cheick Traoré" w:date="2026-01-07T16:26:00Z" w16du:dateUtc="2026-01-07T16:26:00Z">
          <w:pPr>
            <w:tabs>
              <w:tab w:val="left" w:pos="3200"/>
            </w:tabs>
            <w:spacing w:line="480" w:lineRule="auto"/>
          </w:pPr>
        </w:pPrChange>
      </w:pPr>
      <w:del w:id="2750"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5E296F09" w14:textId="4089DE56" w:rsidR="009600FD" w:rsidRPr="00AB1D00" w:rsidDel="00974EF5" w:rsidRDefault="009600FD" w:rsidP="00974EF5">
      <w:pPr>
        <w:tabs>
          <w:tab w:val="left" w:pos="3200"/>
        </w:tabs>
        <w:spacing w:line="480" w:lineRule="auto"/>
        <w:ind w:left="720" w:firstLine="0"/>
        <w:rPr>
          <w:del w:id="2751" w:author="Cheick Traoré" w:date="2026-01-07T16:26:00Z" w16du:dateUtc="2026-01-07T16:26:00Z"/>
          <w:rFonts w:ascii="Times New Roman" w:hAnsi="Times New Roman" w:cs="Times New Roman"/>
        </w:rPr>
        <w:pPrChange w:id="2752" w:author="Cheick Traoré" w:date="2026-01-07T16:26:00Z" w16du:dateUtc="2026-01-07T16:26:00Z">
          <w:pPr>
            <w:numPr>
              <w:numId w:val="30"/>
            </w:numPr>
            <w:tabs>
              <w:tab w:val="num" w:pos="720"/>
              <w:tab w:val="left" w:pos="3200"/>
            </w:tabs>
            <w:spacing w:line="480" w:lineRule="auto"/>
            <w:ind w:left="720" w:hanging="360"/>
          </w:pPr>
        </w:pPrChange>
      </w:pPr>
      <w:del w:id="2753" w:author="Cheick Traoré" w:date="2026-01-07T16:26:00Z" w16du:dateUtc="2026-01-07T16:26:00Z">
        <w:r w:rsidRPr="00AB1D00" w:rsidDel="00974EF5">
          <w:rPr>
            <w:rFonts w:ascii="Times New Roman" w:hAnsi="Times New Roman" w:cs="Times New Roman"/>
          </w:rPr>
          <w:delText>Sélection justifiée et documentée</w:delText>
        </w:r>
      </w:del>
    </w:p>
    <w:p w14:paraId="76959B63" w14:textId="5E6BB97A" w:rsidR="009600FD" w:rsidRPr="00AB1D00" w:rsidDel="00974EF5" w:rsidRDefault="00B67C12" w:rsidP="00974EF5">
      <w:pPr>
        <w:tabs>
          <w:tab w:val="left" w:pos="3200"/>
        </w:tabs>
        <w:spacing w:line="480" w:lineRule="auto"/>
        <w:ind w:left="720" w:firstLine="0"/>
        <w:rPr>
          <w:del w:id="2754" w:author="Cheick Traoré" w:date="2026-01-07T16:26:00Z" w16du:dateUtc="2026-01-07T16:26:00Z"/>
          <w:rFonts w:ascii="Times New Roman" w:hAnsi="Times New Roman" w:cs="Times New Roman"/>
        </w:rPr>
        <w:pPrChange w:id="2755" w:author="Cheick Traoré" w:date="2026-01-07T16:26:00Z" w16du:dateUtc="2026-01-07T16:26:00Z">
          <w:pPr>
            <w:numPr>
              <w:numId w:val="30"/>
            </w:numPr>
            <w:tabs>
              <w:tab w:val="num" w:pos="720"/>
              <w:tab w:val="left" w:pos="3200"/>
            </w:tabs>
            <w:spacing w:line="480" w:lineRule="auto"/>
            <w:ind w:left="720" w:hanging="360"/>
          </w:pPr>
        </w:pPrChange>
      </w:pPr>
      <w:del w:id="2756" w:author="Cheick Traoré" w:date="2026-01-07T16:26:00Z" w16du:dateUtc="2026-01-07T16:26:00Z">
        <w:r w:rsidRPr="00AB1D00" w:rsidDel="00974EF5">
          <w:rPr>
            <w:rFonts w:ascii="Times New Roman" w:hAnsi="Times New Roman" w:cs="Times New Roman"/>
          </w:rPr>
          <w:delText>Projection</w:delText>
        </w:r>
        <w:r w:rsidR="009600FD" w:rsidRPr="00AB1D00" w:rsidDel="00974EF5">
          <w:rPr>
            <w:rFonts w:ascii="Times New Roman" w:hAnsi="Times New Roman" w:cs="Times New Roman"/>
          </w:rPr>
          <w:delText>s précises (MAPE &lt; 10%)</w:delText>
        </w:r>
      </w:del>
    </w:p>
    <w:p w14:paraId="64770D1D" w14:textId="65B771C2" w:rsidR="009600FD" w:rsidRPr="00AB1D00" w:rsidDel="00974EF5" w:rsidRDefault="009600FD" w:rsidP="00974EF5">
      <w:pPr>
        <w:tabs>
          <w:tab w:val="left" w:pos="3200"/>
        </w:tabs>
        <w:spacing w:line="480" w:lineRule="auto"/>
        <w:ind w:left="720" w:firstLine="0"/>
        <w:rPr>
          <w:del w:id="2757" w:author="Cheick Traoré" w:date="2026-01-07T16:26:00Z" w16du:dateUtc="2026-01-07T16:26:00Z"/>
          <w:rFonts w:ascii="Times New Roman" w:hAnsi="Times New Roman" w:cs="Times New Roman"/>
        </w:rPr>
        <w:pPrChange w:id="2758" w:author="Cheick Traoré" w:date="2026-01-07T16:26:00Z" w16du:dateUtc="2026-01-07T16:26:00Z">
          <w:pPr>
            <w:numPr>
              <w:numId w:val="30"/>
            </w:numPr>
            <w:tabs>
              <w:tab w:val="num" w:pos="720"/>
              <w:tab w:val="left" w:pos="3200"/>
            </w:tabs>
            <w:spacing w:line="480" w:lineRule="auto"/>
            <w:ind w:left="720" w:hanging="360"/>
          </w:pPr>
        </w:pPrChange>
      </w:pPr>
      <w:del w:id="2759" w:author="Cheick Traoré" w:date="2026-01-07T16:26:00Z" w16du:dateUtc="2026-01-07T16:26:00Z">
        <w:r w:rsidRPr="00AB1D00" w:rsidDel="00974EF5">
          <w:rPr>
            <w:rFonts w:ascii="Times New Roman" w:hAnsi="Times New Roman" w:cs="Times New Roman"/>
          </w:rPr>
          <w:delText>Choix manuel possible</w:delText>
        </w:r>
      </w:del>
    </w:p>
    <w:p w14:paraId="463EFDF5" w14:textId="38C689C0" w:rsidR="009600FD" w:rsidRPr="00AB1D00" w:rsidDel="00974EF5" w:rsidRDefault="009600FD" w:rsidP="00974EF5">
      <w:pPr>
        <w:tabs>
          <w:tab w:val="left" w:pos="3200"/>
        </w:tabs>
        <w:spacing w:line="480" w:lineRule="auto"/>
        <w:ind w:left="720" w:firstLine="0"/>
        <w:rPr>
          <w:del w:id="2760" w:author="Cheick Traoré" w:date="2026-01-07T16:26:00Z" w16du:dateUtc="2026-01-07T16:26:00Z"/>
          <w:rFonts w:ascii="Times New Roman" w:hAnsi="Times New Roman" w:cs="Times New Roman"/>
          <w:b/>
          <w:bCs/>
        </w:rPr>
        <w:pPrChange w:id="2761" w:author="Cheick Traoré" w:date="2026-01-07T16:26:00Z" w16du:dateUtc="2026-01-07T16:26:00Z">
          <w:pPr>
            <w:tabs>
              <w:tab w:val="left" w:pos="3200"/>
            </w:tabs>
            <w:spacing w:line="480" w:lineRule="auto"/>
          </w:pPr>
        </w:pPrChange>
      </w:pPr>
      <w:del w:id="2762"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 xml:space="preserve">4 : Génération de </w:delText>
        </w:r>
        <w:r w:rsidR="00B67C12" w:rsidRPr="00AB1D00" w:rsidDel="00974EF5">
          <w:rPr>
            <w:rFonts w:ascii="Times New Roman" w:hAnsi="Times New Roman" w:cs="Times New Roman"/>
            <w:b/>
            <w:bCs/>
          </w:rPr>
          <w:delText>projection</w:delText>
        </w:r>
        <w:r w:rsidRPr="00AB1D00" w:rsidDel="00974EF5">
          <w:rPr>
            <w:rFonts w:ascii="Times New Roman" w:hAnsi="Times New Roman" w:cs="Times New Roman"/>
            <w:b/>
            <w:bCs/>
          </w:rPr>
          <w:delText>s</w:delText>
        </w:r>
      </w:del>
    </w:p>
    <w:p w14:paraId="79A17379" w14:textId="133D4155" w:rsidR="009600FD" w:rsidRPr="00AB1D00" w:rsidDel="00974EF5" w:rsidRDefault="009600FD" w:rsidP="00974EF5">
      <w:pPr>
        <w:tabs>
          <w:tab w:val="left" w:pos="3200"/>
        </w:tabs>
        <w:spacing w:line="480" w:lineRule="auto"/>
        <w:ind w:left="720" w:firstLine="0"/>
        <w:rPr>
          <w:del w:id="2763" w:author="Cheick Traoré" w:date="2026-01-07T16:26:00Z" w16du:dateUtc="2026-01-07T16:26:00Z"/>
          <w:rFonts w:ascii="Times New Roman" w:hAnsi="Times New Roman" w:cs="Times New Roman"/>
        </w:rPr>
        <w:pPrChange w:id="2764" w:author="Cheick Traoré" w:date="2026-01-07T16:26:00Z" w16du:dateUtc="2026-01-07T16:26:00Z">
          <w:pPr>
            <w:tabs>
              <w:tab w:val="left" w:pos="3200"/>
            </w:tabs>
            <w:spacing w:line="480" w:lineRule="auto"/>
          </w:pPr>
        </w:pPrChange>
      </w:pPr>
      <w:del w:id="2765" w:author="Cheick Traoré" w:date="2026-01-07T16:26:00Z" w16du:dateUtc="2026-01-07T16:26:00Z">
        <w:r w:rsidRPr="00AB1D00" w:rsidDel="00974EF5">
          <w:rPr>
            <w:rFonts w:ascii="Times New Roman" w:hAnsi="Times New Roman" w:cs="Times New Roman"/>
          </w:rPr>
          <w:delText xml:space="preserve">Générer des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 pour horizons variés avec intervalles de confiance.</w:delText>
        </w:r>
      </w:del>
    </w:p>
    <w:p w14:paraId="41D7D022" w14:textId="0EBF5135" w:rsidR="009600FD" w:rsidRPr="00AB1D00" w:rsidDel="00974EF5" w:rsidRDefault="009600FD" w:rsidP="00974EF5">
      <w:pPr>
        <w:tabs>
          <w:tab w:val="left" w:pos="3200"/>
        </w:tabs>
        <w:spacing w:line="480" w:lineRule="auto"/>
        <w:ind w:left="720" w:firstLine="0"/>
        <w:rPr>
          <w:del w:id="2766" w:author="Cheick Traoré" w:date="2026-01-07T16:26:00Z" w16du:dateUtc="2026-01-07T16:26:00Z"/>
          <w:rFonts w:ascii="Times New Roman" w:hAnsi="Times New Roman" w:cs="Times New Roman"/>
        </w:rPr>
        <w:pPrChange w:id="2767" w:author="Cheick Traoré" w:date="2026-01-07T16:26:00Z" w16du:dateUtc="2026-01-07T16:26:00Z">
          <w:pPr>
            <w:tabs>
              <w:tab w:val="left" w:pos="3200"/>
            </w:tabs>
            <w:spacing w:line="480" w:lineRule="auto"/>
          </w:pPr>
        </w:pPrChange>
      </w:pPr>
      <w:del w:id="2768"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0F5886D7" w14:textId="2D44E368" w:rsidR="009600FD" w:rsidRPr="00AB1D00" w:rsidDel="00974EF5" w:rsidRDefault="00B67C12" w:rsidP="00974EF5">
      <w:pPr>
        <w:tabs>
          <w:tab w:val="left" w:pos="3200"/>
        </w:tabs>
        <w:spacing w:line="480" w:lineRule="auto"/>
        <w:ind w:left="720" w:firstLine="0"/>
        <w:rPr>
          <w:del w:id="2769" w:author="Cheick Traoré" w:date="2026-01-07T16:26:00Z" w16du:dateUtc="2026-01-07T16:26:00Z"/>
          <w:rFonts w:ascii="Times New Roman" w:hAnsi="Times New Roman" w:cs="Times New Roman"/>
        </w:rPr>
        <w:pPrChange w:id="2770" w:author="Cheick Traoré" w:date="2026-01-07T16:26:00Z" w16du:dateUtc="2026-01-07T16:26:00Z">
          <w:pPr>
            <w:numPr>
              <w:numId w:val="31"/>
            </w:numPr>
            <w:tabs>
              <w:tab w:val="num" w:pos="720"/>
              <w:tab w:val="left" w:pos="3200"/>
            </w:tabs>
            <w:spacing w:line="480" w:lineRule="auto"/>
            <w:ind w:left="720" w:hanging="360"/>
          </w:pPr>
        </w:pPrChange>
      </w:pPr>
      <w:del w:id="2771" w:author="Cheick Traoré" w:date="2026-01-07T16:26:00Z" w16du:dateUtc="2026-01-07T16:26:00Z">
        <w:r w:rsidRPr="00AB1D00" w:rsidDel="00974EF5">
          <w:rPr>
            <w:rFonts w:ascii="Times New Roman" w:hAnsi="Times New Roman" w:cs="Times New Roman"/>
          </w:rPr>
          <w:delText>Projection</w:delText>
        </w:r>
        <w:r w:rsidR="009600FD" w:rsidRPr="00AB1D00" w:rsidDel="00974EF5">
          <w:rPr>
            <w:rFonts w:ascii="Times New Roman" w:hAnsi="Times New Roman" w:cs="Times New Roman"/>
          </w:rPr>
          <w:delText xml:space="preserve">s </w:delText>
        </w:r>
        <w:r w:rsidR="001F2E2C" w:rsidDel="00974EF5">
          <w:rPr>
            <w:rFonts w:ascii="Times New Roman" w:hAnsi="Times New Roman" w:cs="Times New Roman"/>
          </w:rPr>
          <w:delText>de 10 a 15 ans</w:delText>
        </w:r>
      </w:del>
    </w:p>
    <w:p w14:paraId="52399B74" w14:textId="46D4D9BC" w:rsidR="009600FD" w:rsidRPr="00AB1D00" w:rsidDel="00974EF5" w:rsidRDefault="009600FD" w:rsidP="00974EF5">
      <w:pPr>
        <w:tabs>
          <w:tab w:val="left" w:pos="3200"/>
        </w:tabs>
        <w:spacing w:line="480" w:lineRule="auto"/>
        <w:ind w:left="720" w:firstLine="0"/>
        <w:rPr>
          <w:del w:id="2772" w:author="Cheick Traoré" w:date="2026-01-07T16:26:00Z" w16du:dateUtc="2026-01-07T16:26:00Z"/>
          <w:rFonts w:ascii="Times New Roman" w:hAnsi="Times New Roman" w:cs="Times New Roman"/>
        </w:rPr>
        <w:pPrChange w:id="2773" w:author="Cheick Traoré" w:date="2026-01-07T16:26:00Z" w16du:dateUtc="2026-01-07T16:26:00Z">
          <w:pPr>
            <w:numPr>
              <w:numId w:val="31"/>
            </w:numPr>
            <w:tabs>
              <w:tab w:val="num" w:pos="720"/>
              <w:tab w:val="left" w:pos="3200"/>
            </w:tabs>
            <w:spacing w:line="480" w:lineRule="auto"/>
            <w:ind w:left="720" w:hanging="360"/>
          </w:pPr>
        </w:pPrChange>
      </w:pPr>
      <w:del w:id="2774" w:author="Cheick Traoré" w:date="2026-01-07T16:26:00Z" w16du:dateUtc="2026-01-07T16:26:00Z">
        <w:r w:rsidRPr="00AB1D00" w:rsidDel="00974EF5">
          <w:rPr>
            <w:rFonts w:ascii="Times New Roman" w:hAnsi="Times New Roman" w:cs="Times New Roman"/>
          </w:rPr>
          <w:delText>Intervalles de confiance calculés</w:delText>
        </w:r>
      </w:del>
    </w:p>
    <w:p w14:paraId="070D9792" w14:textId="6EB1C9AD" w:rsidR="009600FD" w:rsidRPr="00AB1D00" w:rsidDel="00974EF5" w:rsidRDefault="009600FD" w:rsidP="00974EF5">
      <w:pPr>
        <w:tabs>
          <w:tab w:val="left" w:pos="3200"/>
        </w:tabs>
        <w:spacing w:line="480" w:lineRule="auto"/>
        <w:ind w:left="720" w:firstLine="0"/>
        <w:rPr>
          <w:del w:id="2775" w:author="Cheick Traoré" w:date="2026-01-07T16:26:00Z" w16du:dateUtc="2026-01-07T16:26:00Z"/>
          <w:rFonts w:ascii="Times New Roman" w:hAnsi="Times New Roman" w:cs="Times New Roman"/>
        </w:rPr>
        <w:pPrChange w:id="2776" w:author="Cheick Traoré" w:date="2026-01-07T16:26:00Z" w16du:dateUtc="2026-01-07T16:26:00Z">
          <w:pPr>
            <w:numPr>
              <w:numId w:val="31"/>
            </w:numPr>
            <w:tabs>
              <w:tab w:val="num" w:pos="720"/>
              <w:tab w:val="left" w:pos="3200"/>
            </w:tabs>
            <w:spacing w:line="480" w:lineRule="auto"/>
            <w:ind w:left="720" w:hanging="360"/>
          </w:pPr>
        </w:pPrChange>
      </w:pPr>
      <w:del w:id="2777" w:author="Cheick Traoré" w:date="2026-01-07T16:26:00Z" w16du:dateUtc="2026-01-07T16:26:00Z">
        <w:r w:rsidRPr="00AB1D00" w:rsidDel="00974EF5">
          <w:rPr>
            <w:rFonts w:ascii="Times New Roman" w:hAnsi="Times New Roman" w:cs="Times New Roman"/>
          </w:rPr>
          <w:delText>Résultats structurés</w:delText>
        </w:r>
      </w:del>
    </w:p>
    <w:p w14:paraId="2F7C7B21" w14:textId="3440BBE9" w:rsidR="009600FD" w:rsidRPr="00AB1D00" w:rsidDel="00974EF5" w:rsidRDefault="009600FD" w:rsidP="00974EF5">
      <w:pPr>
        <w:tabs>
          <w:tab w:val="left" w:pos="3200"/>
        </w:tabs>
        <w:spacing w:line="480" w:lineRule="auto"/>
        <w:ind w:left="720" w:firstLine="0"/>
        <w:rPr>
          <w:del w:id="2778" w:author="Cheick Traoré" w:date="2026-01-07T16:26:00Z" w16du:dateUtc="2026-01-07T16:26:00Z"/>
          <w:rFonts w:ascii="Times New Roman" w:hAnsi="Times New Roman" w:cs="Times New Roman"/>
          <w:b/>
          <w:bCs/>
        </w:rPr>
        <w:pPrChange w:id="2779" w:author="Cheick Traoré" w:date="2026-01-07T16:26:00Z" w16du:dateUtc="2026-01-07T16:26:00Z">
          <w:pPr>
            <w:tabs>
              <w:tab w:val="left" w:pos="3200"/>
            </w:tabs>
            <w:spacing w:line="480" w:lineRule="auto"/>
          </w:pPr>
        </w:pPrChange>
      </w:pPr>
      <w:del w:id="2780"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5 : Exportation des résultats</w:delText>
        </w:r>
      </w:del>
    </w:p>
    <w:p w14:paraId="558C7894" w14:textId="3B2AD20B" w:rsidR="009600FD" w:rsidRPr="00AB1D00" w:rsidDel="00974EF5" w:rsidRDefault="009600FD" w:rsidP="00974EF5">
      <w:pPr>
        <w:tabs>
          <w:tab w:val="left" w:pos="3200"/>
        </w:tabs>
        <w:spacing w:line="480" w:lineRule="auto"/>
        <w:ind w:left="720" w:firstLine="0"/>
        <w:rPr>
          <w:del w:id="2781" w:author="Cheick Traoré" w:date="2026-01-07T16:26:00Z" w16du:dateUtc="2026-01-07T16:26:00Z"/>
          <w:rFonts w:ascii="Times New Roman" w:hAnsi="Times New Roman" w:cs="Times New Roman"/>
        </w:rPr>
        <w:pPrChange w:id="2782" w:author="Cheick Traoré" w:date="2026-01-07T16:26:00Z" w16du:dateUtc="2026-01-07T16:26:00Z">
          <w:pPr>
            <w:tabs>
              <w:tab w:val="left" w:pos="3200"/>
            </w:tabs>
            <w:spacing w:line="480" w:lineRule="auto"/>
          </w:pPr>
        </w:pPrChange>
      </w:pPr>
      <w:del w:id="2783" w:author="Cheick Traoré" w:date="2026-01-07T16:26:00Z" w16du:dateUtc="2026-01-07T16:26:00Z">
        <w:r w:rsidRPr="00AB1D00" w:rsidDel="00974EF5">
          <w:rPr>
            <w:rFonts w:ascii="Times New Roman" w:hAnsi="Times New Roman" w:cs="Times New Roman"/>
          </w:rPr>
          <w:delText xml:space="preserve">Exporter les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 au format Excel conforme aux normes DSIB.</w:delText>
        </w:r>
      </w:del>
    </w:p>
    <w:p w14:paraId="08FAAC92" w14:textId="577DB6B2" w:rsidR="009600FD" w:rsidRPr="00AB1D00" w:rsidDel="00974EF5" w:rsidRDefault="009600FD" w:rsidP="00974EF5">
      <w:pPr>
        <w:tabs>
          <w:tab w:val="left" w:pos="3200"/>
        </w:tabs>
        <w:spacing w:line="480" w:lineRule="auto"/>
        <w:ind w:left="720" w:firstLine="0"/>
        <w:rPr>
          <w:del w:id="2784" w:author="Cheick Traoré" w:date="2026-01-07T16:26:00Z" w16du:dateUtc="2026-01-07T16:26:00Z"/>
          <w:rFonts w:ascii="Times New Roman" w:hAnsi="Times New Roman" w:cs="Times New Roman"/>
        </w:rPr>
        <w:pPrChange w:id="2785" w:author="Cheick Traoré" w:date="2026-01-07T16:26:00Z" w16du:dateUtc="2026-01-07T16:26:00Z">
          <w:pPr>
            <w:tabs>
              <w:tab w:val="left" w:pos="3200"/>
            </w:tabs>
            <w:spacing w:line="480" w:lineRule="auto"/>
          </w:pPr>
        </w:pPrChange>
      </w:pPr>
      <w:del w:id="2786"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13BB189C" w14:textId="0CD6AEFF" w:rsidR="009600FD" w:rsidRPr="00AB1D00" w:rsidDel="00974EF5" w:rsidRDefault="009600FD" w:rsidP="00974EF5">
      <w:pPr>
        <w:tabs>
          <w:tab w:val="left" w:pos="3200"/>
        </w:tabs>
        <w:spacing w:line="480" w:lineRule="auto"/>
        <w:ind w:left="720" w:firstLine="0"/>
        <w:rPr>
          <w:del w:id="2787" w:author="Cheick Traoré" w:date="2026-01-07T16:26:00Z" w16du:dateUtc="2026-01-07T16:26:00Z"/>
          <w:rFonts w:ascii="Times New Roman" w:hAnsi="Times New Roman" w:cs="Times New Roman"/>
        </w:rPr>
        <w:pPrChange w:id="2788" w:author="Cheick Traoré" w:date="2026-01-07T16:26:00Z" w16du:dateUtc="2026-01-07T16:26:00Z">
          <w:pPr>
            <w:numPr>
              <w:numId w:val="32"/>
            </w:numPr>
            <w:tabs>
              <w:tab w:val="num" w:pos="720"/>
              <w:tab w:val="left" w:pos="3200"/>
            </w:tabs>
            <w:spacing w:line="480" w:lineRule="auto"/>
            <w:ind w:left="720" w:hanging="360"/>
          </w:pPr>
        </w:pPrChange>
      </w:pPr>
      <w:del w:id="2789" w:author="Cheick Traoré" w:date="2026-01-07T16:26:00Z" w16du:dateUtc="2026-01-07T16:26:00Z">
        <w:r w:rsidRPr="00AB1D00" w:rsidDel="00974EF5">
          <w:rPr>
            <w:rFonts w:ascii="Times New Roman" w:hAnsi="Times New Roman" w:cs="Times New Roman"/>
          </w:rPr>
          <w:delText>Fichiers structurés et formatés</w:delText>
        </w:r>
      </w:del>
    </w:p>
    <w:p w14:paraId="0BABDBA9" w14:textId="2304286E" w:rsidR="009600FD" w:rsidRPr="00AB1D00" w:rsidDel="00974EF5" w:rsidRDefault="009600FD" w:rsidP="00974EF5">
      <w:pPr>
        <w:tabs>
          <w:tab w:val="left" w:pos="3200"/>
        </w:tabs>
        <w:spacing w:line="480" w:lineRule="auto"/>
        <w:ind w:left="720" w:firstLine="0"/>
        <w:rPr>
          <w:del w:id="2790" w:author="Cheick Traoré" w:date="2026-01-07T16:26:00Z" w16du:dateUtc="2026-01-07T16:26:00Z"/>
          <w:rFonts w:ascii="Times New Roman" w:hAnsi="Times New Roman" w:cs="Times New Roman"/>
        </w:rPr>
        <w:pPrChange w:id="2791" w:author="Cheick Traoré" w:date="2026-01-07T16:26:00Z" w16du:dateUtc="2026-01-07T16:26:00Z">
          <w:pPr>
            <w:numPr>
              <w:numId w:val="32"/>
            </w:numPr>
            <w:tabs>
              <w:tab w:val="num" w:pos="720"/>
              <w:tab w:val="left" w:pos="3200"/>
            </w:tabs>
            <w:spacing w:line="480" w:lineRule="auto"/>
            <w:ind w:left="720" w:hanging="360"/>
          </w:pPr>
        </w:pPrChange>
      </w:pPr>
      <w:del w:id="2792" w:author="Cheick Traoré" w:date="2026-01-07T16:26:00Z" w16du:dateUtc="2026-01-07T16:26:00Z">
        <w:r w:rsidRPr="00AB1D00" w:rsidDel="00974EF5">
          <w:rPr>
            <w:rFonts w:ascii="Times New Roman" w:hAnsi="Times New Roman" w:cs="Times New Roman"/>
          </w:rPr>
          <w:delText>Métadonnées incluses</w:delText>
        </w:r>
      </w:del>
    </w:p>
    <w:p w14:paraId="5B16A4B4" w14:textId="718FDBD9" w:rsidR="009600FD" w:rsidRPr="00AB1D00" w:rsidDel="00974EF5" w:rsidRDefault="009600FD" w:rsidP="00974EF5">
      <w:pPr>
        <w:tabs>
          <w:tab w:val="left" w:pos="3200"/>
        </w:tabs>
        <w:spacing w:line="480" w:lineRule="auto"/>
        <w:ind w:left="720" w:firstLine="0"/>
        <w:rPr>
          <w:del w:id="2793" w:author="Cheick Traoré" w:date="2026-01-07T16:26:00Z" w16du:dateUtc="2026-01-07T16:26:00Z"/>
          <w:rFonts w:ascii="Times New Roman" w:hAnsi="Times New Roman" w:cs="Times New Roman"/>
        </w:rPr>
        <w:pPrChange w:id="2794" w:author="Cheick Traoré" w:date="2026-01-07T16:26:00Z" w16du:dateUtc="2026-01-07T16:26:00Z">
          <w:pPr>
            <w:numPr>
              <w:numId w:val="32"/>
            </w:numPr>
            <w:tabs>
              <w:tab w:val="num" w:pos="720"/>
              <w:tab w:val="left" w:pos="3200"/>
            </w:tabs>
            <w:spacing w:line="480" w:lineRule="auto"/>
            <w:ind w:left="720" w:hanging="360"/>
          </w:pPr>
        </w:pPrChange>
      </w:pPr>
      <w:del w:id="2795" w:author="Cheick Traoré" w:date="2026-01-07T16:26:00Z" w16du:dateUtc="2026-01-07T16:26:00Z">
        <w:r w:rsidRPr="00AB1D00" w:rsidDel="00974EF5">
          <w:rPr>
            <w:rFonts w:ascii="Times New Roman" w:hAnsi="Times New Roman" w:cs="Times New Roman"/>
          </w:rPr>
          <w:delText>Prêt à utilisation</w:delText>
        </w:r>
      </w:del>
    </w:p>
    <w:p w14:paraId="0EB98415" w14:textId="097B9356" w:rsidR="009600FD" w:rsidRPr="00AB1D00" w:rsidDel="00974EF5" w:rsidRDefault="009600FD" w:rsidP="00974EF5">
      <w:pPr>
        <w:tabs>
          <w:tab w:val="left" w:pos="3200"/>
        </w:tabs>
        <w:spacing w:line="480" w:lineRule="auto"/>
        <w:ind w:left="720" w:firstLine="0"/>
        <w:rPr>
          <w:del w:id="2796" w:author="Cheick Traoré" w:date="2026-01-07T16:26:00Z" w16du:dateUtc="2026-01-07T16:26:00Z"/>
          <w:rFonts w:ascii="Times New Roman" w:hAnsi="Times New Roman" w:cs="Times New Roman"/>
          <w:b/>
          <w:bCs/>
        </w:rPr>
        <w:pPrChange w:id="2797" w:author="Cheick Traoré" w:date="2026-01-07T16:26:00Z" w16du:dateUtc="2026-01-07T16:26:00Z">
          <w:pPr>
            <w:tabs>
              <w:tab w:val="left" w:pos="3200"/>
            </w:tabs>
            <w:spacing w:line="480" w:lineRule="auto"/>
          </w:pPr>
        </w:pPrChange>
      </w:pPr>
      <w:del w:id="2798"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6 : Interface utilisateur</w:delText>
        </w:r>
      </w:del>
    </w:p>
    <w:p w14:paraId="7E0CC250" w14:textId="64CFFE77" w:rsidR="009600FD" w:rsidRPr="00AB1D00" w:rsidDel="00974EF5" w:rsidRDefault="009600FD" w:rsidP="00974EF5">
      <w:pPr>
        <w:tabs>
          <w:tab w:val="left" w:pos="3200"/>
        </w:tabs>
        <w:spacing w:line="480" w:lineRule="auto"/>
        <w:ind w:left="720" w:firstLine="0"/>
        <w:rPr>
          <w:del w:id="2799" w:author="Cheick Traoré" w:date="2026-01-07T16:26:00Z" w16du:dateUtc="2026-01-07T16:26:00Z"/>
          <w:rFonts w:ascii="Times New Roman" w:hAnsi="Times New Roman" w:cs="Times New Roman"/>
        </w:rPr>
        <w:pPrChange w:id="2800" w:author="Cheick Traoré" w:date="2026-01-07T16:26:00Z" w16du:dateUtc="2026-01-07T16:26:00Z">
          <w:pPr>
            <w:tabs>
              <w:tab w:val="left" w:pos="3200"/>
            </w:tabs>
            <w:spacing w:line="480" w:lineRule="auto"/>
          </w:pPr>
        </w:pPrChange>
      </w:pPr>
      <w:del w:id="2801" w:author="Cheick Traoré" w:date="2026-01-07T16:26:00Z" w16du:dateUtc="2026-01-07T16:26:00Z">
        <w:r w:rsidRPr="00AB1D00" w:rsidDel="00974EF5">
          <w:rPr>
            <w:rFonts w:ascii="Times New Roman" w:hAnsi="Times New Roman" w:cs="Times New Roman"/>
          </w:rPr>
          <w:delText>Offrir une interface intuitive pour interagir avec le système.</w:delText>
        </w:r>
      </w:del>
    </w:p>
    <w:p w14:paraId="4A87691A" w14:textId="40A34868" w:rsidR="009600FD" w:rsidRPr="00AB1D00" w:rsidDel="00974EF5" w:rsidRDefault="009600FD" w:rsidP="00974EF5">
      <w:pPr>
        <w:tabs>
          <w:tab w:val="left" w:pos="3200"/>
        </w:tabs>
        <w:spacing w:line="480" w:lineRule="auto"/>
        <w:ind w:left="720" w:firstLine="0"/>
        <w:rPr>
          <w:del w:id="2802" w:author="Cheick Traoré" w:date="2026-01-07T16:26:00Z" w16du:dateUtc="2026-01-07T16:26:00Z"/>
          <w:rFonts w:ascii="Times New Roman" w:hAnsi="Times New Roman" w:cs="Times New Roman"/>
        </w:rPr>
        <w:pPrChange w:id="2803" w:author="Cheick Traoré" w:date="2026-01-07T16:26:00Z" w16du:dateUtc="2026-01-07T16:26:00Z">
          <w:pPr>
            <w:tabs>
              <w:tab w:val="left" w:pos="3200"/>
            </w:tabs>
            <w:spacing w:line="480" w:lineRule="auto"/>
          </w:pPr>
        </w:pPrChange>
      </w:pPr>
      <w:del w:id="2804"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47D7F5F8" w14:textId="531D9C0A" w:rsidR="009600FD" w:rsidRPr="00AB1D00" w:rsidDel="00974EF5" w:rsidRDefault="009600FD" w:rsidP="00974EF5">
      <w:pPr>
        <w:tabs>
          <w:tab w:val="left" w:pos="3200"/>
        </w:tabs>
        <w:spacing w:line="480" w:lineRule="auto"/>
        <w:ind w:left="720" w:firstLine="0"/>
        <w:rPr>
          <w:del w:id="2805" w:author="Cheick Traoré" w:date="2026-01-07T16:26:00Z" w16du:dateUtc="2026-01-07T16:26:00Z"/>
          <w:rFonts w:ascii="Times New Roman" w:hAnsi="Times New Roman" w:cs="Times New Roman"/>
        </w:rPr>
        <w:pPrChange w:id="2806" w:author="Cheick Traoré" w:date="2026-01-07T16:26:00Z" w16du:dateUtc="2026-01-07T16:26:00Z">
          <w:pPr>
            <w:numPr>
              <w:numId w:val="33"/>
            </w:numPr>
            <w:tabs>
              <w:tab w:val="num" w:pos="720"/>
              <w:tab w:val="left" w:pos="3200"/>
            </w:tabs>
            <w:spacing w:line="480" w:lineRule="auto"/>
            <w:ind w:left="720" w:hanging="360"/>
          </w:pPr>
        </w:pPrChange>
      </w:pPr>
      <w:del w:id="2807" w:author="Cheick Traoré" w:date="2026-01-07T16:26:00Z" w16du:dateUtc="2026-01-07T16:26:00Z">
        <w:r w:rsidRPr="00AB1D00" w:rsidDel="00974EF5">
          <w:rPr>
            <w:rFonts w:ascii="Times New Roman" w:hAnsi="Times New Roman" w:cs="Times New Roman"/>
          </w:rPr>
          <w:delText>Interface accessible et intuitive</w:delText>
        </w:r>
      </w:del>
    </w:p>
    <w:p w14:paraId="4303F7AC" w14:textId="31F818CE" w:rsidR="009600FD" w:rsidRPr="00AB1D00" w:rsidDel="00974EF5" w:rsidRDefault="009600FD" w:rsidP="00974EF5">
      <w:pPr>
        <w:tabs>
          <w:tab w:val="left" w:pos="3200"/>
        </w:tabs>
        <w:spacing w:line="480" w:lineRule="auto"/>
        <w:ind w:left="720" w:firstLine="0"/>
        <w:rPr>
          <w:del w:id="2808" w:author="Cheick Traoré" w:date="2026-01-07T16:26:00Z" w16du:dateUtc="2026-01-07T16:26:00Z"/>
          <w:rFonts w:ascii="Times New Roman" w:hAnsi="Times New Roman" w:cs="Times New Roman"/>
        </w:rPr>
        <w:pPrChange w:id="2809" w:author="Cheick Traoré" w:date="2026-01-07T16:26:00Z" w16du:dateUtc="2026-01-07T16:26:00Z">
          <w:pPr>
            <w:numPr>
              <w:numId w:val="33"/>
            </w:numPr>
            <w:tabs>
              <w:tab w:val="num" w:pos="720"/>
              <w:tab w:val="left" w:pos="3200"/>
            </w:tabs>
            <w:spacing w:line="480" w:lineRule="auto"/>
            <w:ind w:left="720" w:hanging="360"/>
          </w:pPr>
        </w:pPrChange>
      </w:pPr>
      <w:del w:id="2810" w:author="Cheick Traoré" w:date="2026-01-07T16:26:00Z" w16du:dateUtc="2026-01-07T16:26:00Z">
        <w:r w:rsidRPr="00AB1D00" w:rsidDel="00974EF5">
          <w:rPr>
            <w:rFonts w:ascii="Times New Roman" w:hAnsi="Times New Roman" w:cs="Times New Roman"/>
          </w:rPr>
          <w:delText>Sélection de paramètres simple</w:delText>
        </w:r>
      </w:del>
    </w:p>
    <w:p w14:paraId="0A414D64" w14:textId="15EFB348" w:rsidR="009600FD" w:rsidRPr="00AB1D00" w:rsidDel="00974EF5" w:rsidRDefault="009600FD" w:rsidP="00974EF5">
      <w:pPr>
        <w:tabs>
          <w:tab w:val="left" w:pos="3200"/>
        </w:tabs>
        <w:spacing w:line="480" w:lineRule="auto"/>
        <w:ind w:left="720" w:firstLine="0"/>
        <w:rPr>
          <w:del w:id="2811" w:author="Cheick Traoré" w:date="2026-01-07T16:26:00Z" w16du:dateUtc="2026-01-07T16:26:00Z"/>
          <w:rFonts w:ascii="Times New Roman" w:hAnsi="Times New Roman" w:cs="Times New Roman"/>
        </w:rPr>
        <w:pPrChange w:id="2812" w:author="Cheick Traoré" w:date="2026-01-07T16:26:00Z" w16du:dateUtc="2026-01-07T16:26:00Z">
          <w:pPr>
            <w:numPr>
              <w:numId w:val="33"/>
            </w:numPr>
            <w:tabs>
              <w:tab w:val="num" w:pos="720"/>
              <w:tab w:val="left" w:pos="3200"/>
            </w:tabs>
            <w:spacing w:line="480" w:lineRule="auto"/>
            <w:ind w:left="720" w:hanging="360"/>
          </w:pPr>
        </w:pPrChange>
      </w:pPr>
      <w:del w:id="2813" w:author="Cheick Traoré" w:date="2026-01-07T16:26:00Z" w16du:dateUtc="2026-01-07T16:26:00Z">
        <w:r w:rsidRPr="00AB1D00" w:rsidDel="00974EF5">
          <w:rPr>
            <w:rFonts w:ascii="Times New Roman" w:hAnsi="Times New Roman" w:cs="Times New Roman"/>
          </w:rPr>
          <w:delText xml:space="preserve">Temps de réponse </w:delText>
        </w:r>
        <w:r w:rsidR="001F2E2C" w:rsidDel="00974EF5">
          <w:rPr>
            <w:rFonts w:ascii="Times New Roman" w:hAnsi="Times New Roman" w:cs="Times New Roman"/>
          </w:rPr>
          <w:delText>très rapide</w:delText>
        </w:r>
      </w:del>
    </w:p>
    <w:p w14:paraId="0642A8E2" w14:textId="604488E9" w:rsidR="009600FD" w:rsidRPr="00AB1D00" w:rsidDel="00974EF5" w:rsidRDefault="009600FD" w:rsidP="00974EF5">
      <w:pPr>
        <w:tabs>
          <w:tab w:val="left" w:pos="3200"/>
        </w:tabs>
        <w:spacing w:line="480" w:lineRule="auto"/>
        <w:ind w:left="720" w:firstLine="0"/>
        <w:rPr>
          <w:del w:id="2814" w:author="Cheick Traoré" w:date="2026-01-07T16:26:00Z" w16du:dateUtc="2026-01-07T16:26:00Z"/>
          <w:rFonts w:ascii="Times New Roman" w:hAnsi="Times New Roman" w:cs="Times New Roman"/>
          <w:b/>
          <w:bCs/>
        </w:rPr>
        <w:pPrChange w:id="2815" w:author="Cheick Traoré" w:date="2026-01-07T16:26:00Z" w16du:dateUtc="2026-01-07T16:26:00Z">
          <w:pPr>
            <w:tabs>
              <w:tab w:val="left" w:pos="3200"/>
            </w:tabs>
            <w:spacing w:line="480" w:lineRule="auto"/>
          </w:pPr>
        </w:pPrChange>
      </w:pPr>
      <w:del w:id="2816" w:author="Cheick Traoré" w:date="2026-01-07T16:26:00Z" w16du:dateUtc="2026-01-07T16:26:00Z">
        <w:r w:rsidRPr="00AB1D00" w:rsidDel="00974EF5">
          <w:rPr>
            <w:rFonts w:ascii="Times New Roman" w:hAnsi="Times New Roman" w:cs="Times New Roman"/>
            <w:b/>
            <w:bCs/>
          </w:rPr>
          <w:delText xml:space="preserve">Exigence </w:delText>
        </w:r>
        <w:r w:rsidR="00B543D7" w:rsidDel="00974EF5">
          <w:rPr>
            <w:rFonts w:ascii="Times New Roman" w:hAnsi="Times New Roman" w:cs="Times New Roman"/>
            <w:b/>
            <w:bCs/>
          </w:rPr>
          <w:delText xml:space="preserve">Fonctionnelle </w:delText>
        </w:r>
        <w:r w:rsidRPr="00AB1D00" w:rsidDel="00974EF5">
          <w:rPr>
            <w:rFonts w:ascii="Times New Roman" w:hAnsi="Times New Roman" w:cs="Times New Roman"/>
            <w:b/>
            <w:bCs/>
          </w:rPr>
          <w:delText>7 : Traçabilité et conformité</w:delText>
        </w:r>
      </w:del>
    </w:p>
    <w:p w14:paraId="46559861" w14:textId="40453D7E" w:rsidR="009600FD" w:rsidRPr="00AB1D00" w:rsidDel="00974EF5" w:rsidRDefault="009600FD" w:rsidP="00974EF5">
      <w:pPr>
        <w:tabs>
          <w:tab w:val="left" w:pos="3200"/>
        </w:tabs>
        <w:spacing w:line="480" w:lineRule="auto"/>
        <w:ind w:left="720" w:firstLine="0"/>
        <w:rPr>
          <w:del w:id="2817" w:author="Cheick Traoré" w:date="2026-01-07T16:26:00Z" w16du:dateUtc="2026-01-07T16:26:00Z"/>
          <w:rFonts w:ascii="Times New Roman" w:hAnsi="Times New Roman" w:cs="Times New Roman"/>
        </w:rPr>
        <w:pPrChange w:id="2818" w:author="Cheick Traoré" w:date="2026-01-07T16:26:00Z" w16du:dateUtc="2026-01-07T16:26:00Z">
          <w:pPr>
            <w:tabs>
              <w:tab w:val="left" w:pos="3200"/>
            </w:tabs>
            <w:spacing w:line="480" w:lineRule="auto"/>
          </w:pPr>
        </w:pPrChange>
      </w:pPr>
      <w:del w:id="2819" w:author="Cheick Traoré" w:date="2026-01-07T16:26:00Z" w16du:dateUtc="2026-01-07T16:26:00Z">
        <w:r w:rsidRPr="00AB1D00" w:rsidDel="00974EF5">
          <w:rPr>
            <w:rFonts w:ascii="Times New Roman" w:hAnsi="Times New Roman" w:cs="Times New Roman"/>
          </w:rPr>
          <w:delText>Conserver des journaux documentant toutes les opérations.</w:delText>
        </w:r>
      </w:del>
    </w:p>
    <w:p w14:paraId="5CC39681" w14:textId="42EFEB6A" w:rsidR="009600FD" w:rsidRPr="00AB1D00" w:rsidDel="00974EF5" w:rsidRDefault="009600FD" w:rsidP="00974EF5">
      <w:pPr>
        <w:tabs>
          <w:tab w:val="left" w:pos="3200"/>
        </w:tabs>
        <w:spacing w:line="480" w:lineRule="auto"/>
        <w:ind w:left="720" w:firstLine="0"/>
        <w:rPr>
          <w:del w:id="2820" w:author="Cheick Traoré" w:date="2026-01-07T16:26:00Z" w16du:dateUtc="2026-01-07T16:26:00Z"/>
          <w:rFonts w:ascii="Times New Roman" w:hAnsi="Times New Roman" w:cs="Times New Roman"/>
        </w:rPr>
        <w:pPrChange w:id="2821" w:author="Cheick Traoré" w:date="2026-01-07T16:26:00Z" w16du:dateUtc="2026-01-07T16:26:00Z">
          <w:pPr>
            <w:tabs>
              <w:tab w:val="left" w:pos="3200"/>
            </w:tabs>
            <w:spacing w:line="480" w:lineRule="auto"/>
          </w:pPr>
        </w:pPrChange>
      </w:pPr>
      <w:del w:id="2822" w:author="Cheick Traoré" w:date="2026-01-07T16:26:00Z" w16du:dateUtc="2026-01-07T16:26:00Z">
        <w:r w:rsidRPr="00AB1D00" w:rsidDel="00974EF5">
          <w:rPr>
            <w:rFonts w:ascii="Times New Roman" w:hAnsi="Times New Roman" w:cs="Times New Roman"/>
            <w:b/>
            <w:bCs/>
          </w:rPr>
          <w:delText>Critères d'acceptation</w:delText>
        </w:r>
        <w:r w:rsidRPr="00AB1D00" w:rsidDel="00974EF5">
          <w:rPr>
            <w:rFonts w:ascii="Times New Roman" w:hAnsi="Times New Roman" w:cs="Times New Roman"/>
          </w:rPr>
          <w:delText xml:space="preserve"> :</w:delText>
        </w:r>
      </w:del>
    </w:p>
    <w:p w14:paraId="5671C7D3" w14:textId="0927180E" w:rsidR="009600FD" w:rsidRPr="00AB1D00" w:rsidDel="00974EF5" w:rsidRDefault="009600FD" w:rsidP="00974EF5">
      <w:pPr>
        <w:tabs>
          <w:tab w:val="left" w:pos="3200"/>
        </w:tabs>
        <w:spacing w:line="480" w:lineRule="auto"/>
        <w:ind w:left="720" w:firstLine="0"/>
        <w:rPr>
          <w:del w:id="2823" w:author="Cheick Traoré" w:date="2026-01-07T16:26:00Z" w16du:dateUtc="2026-01-07T16:26:00Z"/>
          <w:rFonts w:ascii="Times New Roman" w:hAnsi="Times New Roman" w:cs="Times New Roman"/>
        </w:rPr>
        <w:pPrChange w:id="2824" w:author="Cheick Traoré" w:date="2026-01-07T16:26:00Z" w16du:dateUtc="2026-01-07T16:26:00Z">
          <w:pPr>
            <w:numPr>
              <w:numId w:val="34"/>
            </w:numPr>
            <w:tabs>
              <w:tab w:val="num" w:pos="720"/>
              <w:tab w:val="left" w:pos="3200"/>
            </w:tabs>
            <w:spacing w:line="480" w:lineRule="auto"/>
            <w:ind w:left="720" w:hanging="360"/>
          </w:pPr>
        </w:pPrChange>
      </w:pPr>
      <w:del w:id="2825" w:author="Cheick Traoré" w:date="2026-01-07T16:26:00Z" w16du:dateUtc="2026-01-07T16:26:00Z">
        <w:r w:rsidRPr="00AB1D00" w:rsidDel="00974EF5">
          <w:rPr>
            <w:rFonts w:ascii="Times New Roman" w:hAnsi="Times New Roman" w:cs="Times New Roman"/>
          </w:rPr>
          <w:delText>Journalisation complète</w:delText>
        </w:r>
      </w:del>
    </w:p>
    <w:p w14:paraId="47C9F71C" w14:textId="15068791" w:rsidR="00E97976" w:rsidDel="00974EF5" w:rsidRDefault="009600FD" w:rsidP="00974EF5">
      <w:pPr>
        <w:tabs>
          <w:tab w:val="left" w:pos="3200"/>
        </w:tabs>
        <w:spacing w:line="480" w:lineRule="auto"/>
        <w:ind w:left="720" w:firstLine="0"/>
        <w:rPr>
          <w:del w:id="2826" w:author="Cheick Traoré" w:date="2026-01-07T16:26:00Z" w16du:dateUtc="2026-01-07T16:26:00Z"/>
          <w:rFonts w:ascii="Times New Roman" w:hAnsi="Times New Roman" w:cs="Times New Roman"/>
        </w:rPr>
        <w:pPrChange w:id="2827" w:author="Cheick Traoré" w:date="2026-01-07T16:26:00Z" w16du:dateUtc="2026-01-07T16:26:00Z">
          <w:pPr>
            <w:numPr>
              <w:numId w:val="34"/>
            </w:numPr>
            <w:tabs>
              <w:tab w:val="num" w:pos="720"/>
              <w:tab w:val="left" w:pos="3200"/>
            </w:tabs>
            <w:spacing w:line="480" w:lineRule="auto"/>
            <w:ind w:left="720" w:hanging="360"/>
          </w:pPr>
        </w:pPrChange>
      </w:pPr>
      <w:del w:id="2828" w:author="Cheick Traoré" w:date="2026-01-07T16:26:00Z" w16du:dateUtc="2026-01-07T16:26:00Z">
        <w:r w:rsidRPr="00AB1D00" w:rsidDel="00974EF5">
          <w:rPr>
            <w:rFonts w:ascii="Times New Roman" w:hAnsi="Times New Roman" w:cs="Times New Roman"/>
          </w:rPr>
          <w:delText>Reproductibilité des opérations</w:delText>
        </w:r>
        <w:bookmarkStart w:id="2829" w:name="_Toc217034645"/>
      </w:del>
    </w:p>
    <w:p w14:paraId="4797A484" w14:textId="6A7AA2AC" w:rsidR="009600FD" w:rsidRPr="00E97976" w:rsidDel="00974EF5" w:rsidRDefault="00B537C2" w:rsidP="00974EF5">
      <w:pPr>
        <w:tabs>
          <w:tab w:val="left" w:pos="3200"/>
        </w:tabs>
        <w:spacing w:line="480" w:lineRule="auto"/>
        <w:ind w:left="720" w:firstLine="0"/>
        <w:rPr>
          <w:del w:id="2830" w:author="Cheick Traoré" w:date="2026-01-07T16:26:00Z" w16du:dateUtc="2026-01-07T16:26:00Z"/>
          <w:rFonts w:ascii="Times New Roman" w:hAnsi="Times New Roman" w:cs="Times New Roman"/>
          <w:u w:val="single"/>
        </w:rPr>
        <w:pPrChange w:id="2831" w:author="Cheick Traoré" w:date="2026-01-07T16:26:00Z" w16du:dateUtc="2026-01-07T16:26:00Z">
          <w:pPr>
            <w:tabs>
              <w:tab w:val="left" w:pos="3200"/>
            </w:tabs>
            <w:spacing w:line="480" w:lineRule="auto"/>
          </w:pPr>
        </w:pPrChange>
      </w:pPr>
      <w:del w:id="2832" w:author="Cheick Traoré" w:date="2026-01-07T16:26:00Z" w16du:dateUtc="2026-01-07T16:26:00Z">
        <w:r w:rsidRPr="00E97976" w:rsidDel="00974EF5">
          <w:rPr>
            <w:rFonts w:ascii="Times New Roman" w:hAnsi="Times New Roman" w:cs="Times New Roman"/>
            <w:b/>
            <w:bCs/>
            <w:u w:val="single"/>
          </w:rPr>
          <w:delText>Les</w:delText>
        </w:r>
        <w:r w:rsidR="009600FD" w:rsidRPr="00E97976" w:rsidDel="00974EF5">
          <w:rPr>
            <w:rFonts w:ascii="Times New Roman" w:hAnsi="Times New Roman" w:cs="Times New Roman"/>
            <w:b/>
            <w:bCs/>
            <w:u w:val="single"/>
          </w:rPr>
          <w:delText xml:space="preserve"> Exigences non fonctionnelles</w:delText>
        </w:r>
        <w:bookmarkEnd w:id="2829"/>
        <w:r w:rsidR="00E97976" w:rsidDel="00974EF5">
          <w:rPr>
            <w:rFonts w:ascii="Times New Roman" w:hAnsi="Times New Roman" w:cs="Times New Roman"/>
            <w:b/>
            <w:bCs/>
            <w:u w:val="single"/>
          </w:rPr>
          <w:delText> :</w:delText>
        </w:r>
      </w:del>
    </w:p>
    <w:p w14:paraId="1CC9699D" w14:textId="7DBF8F73" w:rsidR="00CC2107" w:rsidRPr="00AB1D00" w:rsidDel="00974EF5" w:rsidRDefault="00CC2107" w:rsidP="00974EF5">
      <w:pPr>
        <w:tabs>
          <w:tab w:val="left" w:pos="3200"/>
        </w:tabs>
        <w:spacing w:line="480" w:lineRule="auto"/>
        <w:ind w:left="720" w:firstLine="0"/>
        <w:rPr>
          <w:del w:id="2833" w:author="Cheick Traoré" w:date="2026-01-07T16:26:00Z" w16du:dateUtc="2026-01-07T16:26:00Z"/>
          <w:rFonts w:ascii="Times New Roman" w:hAnsi="Times New Roman" w:cs="Times New Roman"/>
          <w:b/>
          <w:bCs/>
        </w:rPr>
        <w:pPrChange w:id="2834" w:author="Cheick Traoré" w:date="2026-01-07T16:26:00Z" w16du:dateUtc="2026-01-07T16:26:00Z">
          <w:pPr>
            <w:tabs>
              <w:tab w:val="left" w:pos="3200"/>
            </w:tabs>
            <w:spacing w:line="480" w:lineRule="auto"/>
            <w:ind w:left="11" w:hanging="11"/>
          </w:pPr>
        </w:pPrChange>
      </w:pPr>
    </w:p>
    <w:p w14:paraId="1F8F4561" w14:textId="38EF2F5B" w:rsidR="009600FD" w:rsidRPr="00AB1D00" w:rsidDel="00974EF5" w:rsidRDefault="009600FD" w:rsidP="00974EF5">
      <w:pPr>
        <w:tabs>
          <w:tab w:val="left" w:pos="3200"/>
        </w:tabs>
        <w:spacing w:line="480" w:lineRule="auto"/>
        <w:ind w:left="720" w:firstLine="0"/>
        <w:rPr>
          <w:del w:id="2835" w:author="Cheick Traoré" w:date="2026-01-07T16:26:00Z" w16du:dateUtc="2026-01-07T16:26:00Z"/>
          <w:rFonts w:ascii="Times New Roman" w:hAnsi="Times New Roman" w:cs="Times New Roman"/>
          <w:b/>
          <w:bCs/>
        </w:rPr>
        <w:pPrChange w:id="2836" w:author="Cheick Traoré" w:date="2026-01-07T16:26:00Z" w16du:dateUtc="2026-01-07T16:26:00Z">
          <w:pPr>
            <w:tabs>
              <w:tab w:val="left" w:pos="3200"/>
            </w:tabs>
            <w:spacing w:line="480" w:lineRule="auto"/>
          </w:pPr>
        </w:pPrChange>
      </w:pPr>
      <w:del w:id="2837" w:author="Cheick Traoré" w:date="2026-01-07T16:26:00Z" w16du:dateUtc="2026-01-07T16:26:00Z">
        <w:r w:rsidRPr="00AB1D00" w:rsidDel="00974EF5">
          <w:rPr>
            <w:rFonts w:ascii="Times New Roman" w:hAnsi="Times New Roman" w:cs="Times New Roman"/>
            <w:b/>
            <w:bCs/>
          </w:rPr>
          <w:delText>Sécurité - Triade CIA</w:delText>
        </w:r>
      </w:del>
    </w:p>
    <w:p w14:paraId="56656384" w14:textId="3AF4D067" w:rsidR="009600FD" w:rsidRPr="00AB1D00" w:rsidDel="00974EF5" w:rsidRDefault="009600FD" w:rsidP="00974EF5">
      <w:pPr>
        <w:tabs>
          <w:tab w:val="left" w:pos="3200"/>
        </w:tabs>
        <w:spacing w:line="480" w:lineRule="auto"/>
        <w:ind w:left="720" w:firstLine="0"/>
        <w:rPr>
          <w:del w:id="2838" w:author="Cheick Traoré" w:date="2026-01-07T16:26:00Z" w16du:dateUtc="2026-01-07T16:26:00Z"/>
          <w:rFonts w:ascii="Times New Roman" w:hAnsi="Times New Roman" w:cs="Times New Roman"/>
        </w:rPr>
        <w:pPrChange w:id="2839" w:author="Cheick Traoré" w:date="2026-01-07T16:26:00Z" w16du:dateUtc="2026-01-07T16:26:00Z">
          <w:pPr>
            <w:tabs>
              <w:tab w:val="left" w:pos="3200"/>
            </w:tabs>
            <w:spacing w:line="480" w:lineRule="auto"/>
          </w:pPr>
        </w:pPrChange>
      </w:pPr>
      <w:del w:id="2840" w:author="Cheick Traoré" w:date="2026-01-07T16:26:00Z" w16du:dateUtc="2026-01-07T16:26:00Z">
        <w:r w:rsidRPr="00AB1D00" w:rsidDel="00974EF5">
          <w:rPr>
            <w:rFonts w:ascii="Times New Roman" w:hAnsi="Times New Roman" w:cs="Times New Roman"/>
            <w:b/>
            <w:bCs/>
          </w:rPr>
          <w:delText>Confidentialité (C)</w:delText>
        </w:r>
      </w:del>
    </w:p>
    <w:p w14:paraId="0AA7B186" w14:textId="5CEBCF84" w:rsidR="009600FD" w:rsidRPr="00AB1D00" w:rsidDel="00974EF5" w:rsidRDefault="009600FD" w:rsidP="00974EF5">
      <w:pPr>
        <w:tabs>
          <w:tab w:val="left" w:pos="3200"/>
        </w:tabs>
        <w:spacing w:line="480" w:lineRule="auto"/>
        <w:ind w:left="720" w:firstLine="0"/>
        <w:rPr>
          <w:del w:id="2841" w:author="Cheick Traoré" w:date="2026-01-07T16:26:00Z" w16du:dateUtc="2026-01-07T16:26:00Z"/>
          <w:rFonts w:ascii="Times New Roman" w:hAnsi="Times New Roman" w:cs="Times New Roman"/>
        </w:rPr>
        <w:pPrChange w:id="2842" w:author="Cheick Traoré" w:date="2026-01-07T16:26:00Z" w16du:dateUtc="2026-01-07T16:26:00Z">
          <w:pPr>
            <w:numPr>
              <w:numId w:val="35"/>
            </w:numPr>
            <w:tabs>
              <w:tab w:val="num" w:pos="720"/>
              <w:tab w:val="left" w:pos="3200"/>
            </w:tabs>
            <w:spacing w:line="480" w:lineRule="auto"/>
            <w:ind w:left="720" w:hanging="360"/>
          </w:pPr>
        </w:pPrChange>
      </w:pPr>
      <w:del w:id="2843" w:author="Cheick Traoré" w:date="2026-01-07T16:26:00Z" w16du:dateUtc="2026-01-07T16:26:00Z">
        <w:r w:rsidRPr="00AB1D00" w:rsidDel="00974EF5">
          <w:rPr>
            <w:rFonts w:ascii="Times New Roman" w:hAnsi="Times New Roman" w:cs="Times New Roman"/>
          </w:rPr>
          <w:delText>Accès uniquement par utilisateurs authentifiés</w:delText>
        </w:r>
      </w:del>
    </w:p>
    <w:p w14:paraId="2E82327B" w14:textId="5D84DB76" w:rsidR="009600FD" w:rsidRPr="00AB1D00" w:rsidDel="00974EF5" w:rsidRDefault="009600FD" w:rsidP="00974EF5">
      <w:pPr>
        <w:tabs>
          <w:tab w:val="left" w:pos="3200"/>
        </w:tabs>
        <w:spacing w:line="480" w:lineRule="auto"/>
        <w:ind w:left="720" w:firstLine="0"/>
        <w:rPr>
          <w:del w:id="2844" w:author="Cheick Traoré" w:date="2026-01-07T16:26:00Z" w16du:dateUtc="2026-01-07T16:26:00Z"/>
          <w:rFonts w:ascii="Times New Roman" w:hAnsi="Times New Roman" w:cs="Times New Roman"/>
        </w:rPr>
        <w:pPrChange w:id="2845" w:author="Cheick Traoré" w:date="2026-01-07T16:26:00Z" w16du:dateUtc="2026-01-07T16:26:00Z">
          <w:pPr>
            <w:numPr>
              <w:numId w:val="35"/>
            </w:numPr>
            <w:tabs>
              <w:tab w:val="num" w:pos="720"/>
              <w:tab w:val="left" w:pos="3200"/>
            </w:tabs>
            <w:spacing w:line="480" w:lineRule="auto"/>
            <w:ind w:left="720" w:hanging="360"/>
          </w:pPr>
        </w:pPrChange>
      </w:pPr>
      <w:del w:id="2846" w:author="Cheick Traoré" w:date="2026-01-07T16:26:00Z" w16du:dateUtc="2026-01-07T16:26:00Z">
        <w:r w:rsidRPr="00AB1D00" w:rsidDel="00974EF5">
          <w:rPr>
            <w:rFonts w:ascii="Times New Roman" w:hAnsi="Times New Roman" w:cs="Times New Roman"/>
          </w:rPr>
          <w:delText>Données conservées localement</w:delText>
        </w:r>
      </w:del>
    </w:p>
    <w:p w14:paraId="53D75932" w14:textId="4CE415E8" w:rsidR="009600FD" w:rsidRPr="00AB1D00" w:rsidDel="00974EF5" w:rsidRDefault="009600FD" w:rsidP="00974EF5">
      <w:pPr>
        <w:tabs>
          <w:tab w:val="left" w:pos="3200"/>
        </w:tabs>
        <w:spacing w:line="480" w:lineRule="auto"/>
        <w:ind w:left="720" w:firstLine="0"/>
        <w:rPr>
          <w:del w:id="2847" w:author="Cheick Traoré" w:date="2026-01-07T16:26:00Z" w16du:dateUtc="2026-01-07T16:26:00Z"/>
          <w:rFonts w:ascii="Times New Roman" w:hAnsi="Times New Roman" w:cs="Times New Roman"/>
        </w:rPr>
        <w:pPrChange w:id="2848" w:author="Cheick Traoré" w:date="2026-01-07T16:26:00Z" w16du:dateUtc="2026-01-07T16:26:00Z">
          <w:pPr>
            <w:numPr>
              <w:numId w:val="35"/>
            </w:numPr>
            <w:tabs>
              <w:tab w:val="num" w:pos="720"/>
              <w:tab w:val="left" w:pos="3200"/>
            </w:tabs>
            <w:spacing w:line="480" w:lineRule="auto"/>
            <w:ind w:left="720" w:hanging="360"/>
          </w:pPr>
        </w:pPrChange>
      </w:pPr>
      <w:del w:id="2849" w:author="Cheick Traoré" w:date="2026-01-07T16:26:00Z" w16du:dateUtc="2026-01-07T16:26:00Z">
        <w:r w:rsidRPr="00AB1D00" w:rsidDel="00974EF5">
          <w:rPr>
            <w:rFonts w:ascii="Times New Roman" w:hAnsi="Times New Roman" w:cs="Times New Roman"/>
          </w:rPr>
          <w:delText>Aucune exposition à réseaux externes</w:delText>
        </w:r>
      </w:del>
    </w:p>
    <w:p w14:paraId="0785BC11" w14:textId="7CDCDD9C" w:rsidR="009600FD" w:rsidRPr="00AB1D00" w:rsidDel="00974EF5" w:rsidRDefault="009600FD" w:rsidP="00974EF5">
      <w:pPr>
        <w:tabs>
          <w:tab w:val="left" w:pos="3200"/>
        </w:tabs>
        <w:spacing w:line="480" w:lineRule="auto"/>
        <w:ind w:left="720" w:firstLine="0"/>
        <w:rPr>
          <w:del w:id="2850" w:author="Cheick Traoré" w:date="2026-01-07T16:26:00Z" w16du:dateUtc="2026-01-07T16:26:00Z"/>
          <w:rFonts w:ascii="Times New Roman" w:hAnsi="Times New Roman" w:cs="Times New Roman"/>
        </w:rPr>
        <w:pPrChange w:id="2851" w:author="Cheick Traoré" w:date="2026-01-07T16:26:00Z" w16du:dateUtc="2026-01-07T16:26:00Z">
          <w:pPr>
            <w:tabs>
              <w:tab w:val="left" w:pos="3200"/>
            </w:tabs>
            <w:spacing w:line="480" w:lineRule="auto"/>
          </w:pPr>
        </w:pPrChange>
      </w:pPr>
      <w:del w:id="2852" w:author="Cheick Traoré" w:date="2026-01-07T16:26:00Z" w16du:dateUtc="2026-01-07T16:26:00Z">
        <w:r w:rsidRPr="00AB1D00" w:rsidDel="00974EF5">
          <w:rPr>
            <w:rFonts w:ascii="Times New Roman" w:hAnsi="Times New Roman" w:cs="Times New Roman"/>
            <w:b/>
            <w:bCs/>
          </w:rPr>
          <w:delText>Intégrité (I)</w:delText>
        </w:r>
      </w:del>
    </w:p>
    <w:p w14:paraId="1C8B43AF" w14:textId="56214B9C" w:rsidR="009600FD" w:rsidRPr="00AB1D00" w:rsidDel="00974EF5" w:rsidRDefault="00DC74ED" w:rsidP="00974EF5">
      <w:pPr>
        <w:tabs>
          <w:tab w:val="left" w:pos="3200"/>
        </w:tabs>
        <w:spacing w:line="480" w:lineRule="auto"/>
        <w:ind w:left="720" w:firstLine="0"/>
        <w:rPr>
          <w:del w:id="2853" w:author="Cheick Traoré" w:date="2026-01-07T16:26:00Z" w16du:dateUtc="2026-01-07T16:26:00Z"/>
          <w:rFonts w:ascii="Times New Roman" w:hAnsi="Times New Roman" w:cs="Times New Roman"/>
        </w:rPr>
        <w:pPrChange w:id="2854" w:author="Cheick Traoré" w:date="2026-01-07T16:26:00Z" w16du:dateUtc="2026-01-07T16:26:00Z">
          <w:pPr>
            <w:numPr>
              <w:numId w:val="36"/>
            </w:numPr>
            <w:tabs>
              <w:tab w:val="num" w:pos="720"/>
              <w:tab w:val="left" w:pos="3200"/>
            </w:tabs>
            <w:spacing w:line="480" w:lineRule="auto"/>
            <w:ind w:left="720" w:hanging="360"/>
          </w:pPr>
        </w:pPrChange>
      </w:pPr>
      <w:del w:id="2855" w:author="Cheick Traoré" w:date="2026-01-07T16:26:00Z" w16du:dateUtc="2026-01-07T16:26:00Z">
        <w:r w:rsidDel="00974EF5">
          <w:rPr>
            <w:rFonts w:ascii="Times New Roman" w:hAnsi="Times New Roman" w:cs="Times New Roman"/>
          </w:rPr>
          <w:delText>Projections</w:delText>
        </w:r>
        <w:r w:rsidR="009600FD" w:rsidRPr="00AB1D00" w:rsidDel="00974EF5">
          <w:rPr>
            <w:rFonts w:ascii="Times New Roman" w:hAnsi="Times New Roman" w:cs="Times New Roman"/>
          </w:rPr>
          <w:delText xml:space="preserve"> reproductibles</w:delText>
        </w:r>
      </w:del>
    </w:p>
    <w:p w14:paraId="25B05D61" w14:textId="565E8DD1" w:rsidR="009600FD" w:rsidRPr="00AB1D00" w:rsidDel="00974EF5" w:rsidRDefault="009600FD" w:rsidP="00974EF5">
      <w:pPr>
        <w:tabs>
          <w:tab w:val="left" w:pos="3200"/>
        </w:tabs>
        <w:spacing w:line="480" w:lineRule="auto"/>
        <w:ind w:left="720" w:firstLine="0"/>
        <w:rPr>
          <w:del w:id="2856" w:author="Cheick Traoré" w:date="2026-01-07T16:26:00Z" w16du:dateUtc="2026-01-07T16:26:00Z"/>
          <w:rFonts w:ascii="Times New Roman" w:hAnsi="Times New Roman" w:cs="Times New Roman"/>
        </w:rPr>
        <w:pPrChange w:id="2857" w:author="Cheick Traoré" w:date="2026-01-07T16:26:00Z" w16du:dateUtc="2026-01-07T16:26:00Z">
          <w:pPr>
            <w:numPr>
              <w:numId w:val="36"/>
            </w:numPr>
            <w:tabs>
              <w:tab w:val="num" w:pos="720"/>
              <w:tab w:val="left" w:pos="3200"/>
            </w:tabs>
            <w:spacing w:line="480" w:lineRule="auto"/>
            <w:ind w:left="720" w:hanging="360"/>
          </w:pPr>
        </w:pPrChange>
      </w:pPr>
      <w:del w:id="2858" w:author="Cheick Traoré" w:date="2026-01-07T16:26:00Z" w16du:dateUtc="2026-01-07T16:26:00Z">
        <w:r w:rsidRPr="00AB1D00" w:rsidDel="00974EF5">
          <w:rPr>
            <w:rFonts w:ascii="Times New Roman" w:hAnsi="Times New Roman" w:cs="Times New Roman"/>
          </w:rPr>
          <w:delText>Validation des données à chaque étape</w:delText>
        </w:r>
      </w:del>
    </w:p>
    <w:p w14:paraId="79FB0CAE" w14:textId="04736538" w:rsidR="009600FD" w:rsidRPr="00AB1D00" w:rsidDel="00974EF5" w:rsidRDefault="009600FD" w:rsidP="00974EF5">
      <w:pPr>
        <w:tabs>
          <w:tab w:val="left" w:pos="3200"/>
        </w:tabs>
        <w:spacing w:line="480" w:lineRule="auto"/>
        <w:ind w:left="720" w:firstLine="0"/>
        <w:rPr>
          <w:del w:id="2859" w:author="Cheick Traoré" w:date="2026-01-07T16:26:00Z" w16du:dateUtc="2026-01-07T16:26:00Z"/>
          <w:rFonts w:ascii="Times New Roman" w:hAnsi="Times New Roman" w:cs="Times New Roman"/>
        </w:rPr>
        <w:pPrChange w:id="2860" w:author="Cheick Traoré" w:date="2026-01-07T16:26:00Z" w16du:dateUtc="2026-01-07T16:26:00Z">
          <w:pPr>
            <w:numPr>
              <w:numId w:val="36"/>
            </w:numPr>
            <w:tabs>
              <w:tab w:val="num" w:pos="720"/>
              <w:tab w:val="left" w:pos="3200"/>
            </w:tabs>
            <w:spacing w:line="480" w:lineRule="auto"/>
            <w:ind w:left="720" w:hanging="360"/>
          </w:pPr>
        </w:pPrChange>
      </w:pPr>
      <w:del w:id="2861" w:author="Cheick Traoré" w:date="2026-01-07T16:26:00Z" w16du:dateUtc="2026-01-07T16:26:00Z">
        <w:r w:rsidRPr="00AB1D00" w:rsidDel="00974EF5">
          <w:rPr>
            <w:rFonts w:ascii="Times New Roman" w:hAnsi="Times New Roman" w:cs="Times New Roman"/>
          </w:rPr>
          <w:delText>Aucune modification non autorisée</w:delText>
        </w:r>
      </w:del>
    </w:p>
    <w:p w14:paraId="2F226320" w14:textId="1DB5DA1C" w:rsidR="009600FD" w:rsidRPr="00AB1D00" w:rsidDel="00974EF5" w:rsidRDefault="00DC74ED" w:rsidP="00974EF5">
      <w:pPr>
        <w:tabs>
          <w:tab w:val="left" w:pos="3200"/>
        </w:tabs>
        <w:spacing w:line="480" w:lineRule="auto"/>
        <w:ind w:left="720" w:firstLine="0"/>
        <w:rPr>
          <w:del w:id="2862" w:author="Cheick Traoré" w:date="2026-01-07T16:26:00Z" w16du:dateUtc="2026-01-07T16:26:00Z"/>
          <w:rFonts w:ascii="Times New Roman" w:hAnsi="Times New Roman" w:cs="Times New Roman"/>
        </w:rPr>
        <w:pPrChange w:id="2863" w:author="Cheick Traoré" w:date="2026-01-07T16:26:00Z" w16du:dateUtc="2026-01-07T16:26:00Z">
          <w:pPr>
            <w:numPr>
              <w:numId w:val="36"/>
            </w:numPr>
            <w:tabs>
              <w:tab w:val="num" w:pos="720"/>
              <w:tab w:val="left" w:pos="3200"/>
            </w:tabs>
            <w:spacing w:line="480" w:lineRule="auto"/>
            <w:ind w:left="720" w:hanging="360"/>
          </w:pPr>
        </w:pPrChange>
      </w:pPr>
      <w:del w:id="2864" w:author="Cheick Traoré" w:date="2026-01-07T16:26:00Z" w16du:dateUtc="2026-01-07T16:26:00Z">
        <w:r w:rsidDel="00974EF5">
          <w:rPr>
            <w:rFonts w:ascii="Times New Roman" w:hAnsi="Times New Roman" w:cs="Times New Roman"/>
          </w:rPr>
          <w:delText>V</w:delText>
        </w:r>
        <w:r w:rsidR="009600FD" w:rsidRPr="00AB1D00" w:rsidDel="00974EF5">
          <w:rPr>
            <w:rFonts w:ascii="Times New Roman" w:hAnsi="Times New Roman" w:cs="Times New Roman"/>
          </w:rPr>
          <w:delText>alidation de format</w:delText>
        </w:r>
      </w:del>
    </w:p>
    <w:p w14:paraId="55419C77" w14:textId="32597AEE" w:rsidR="009600FD" w:rsidRPr="00AB1D00" w:rsidDel="00974EF5" w:rsidRDefault="009600FD" w:rsidP="00974EF5">
      <w:pPr>
        <w:tabs>
          <w:tab w:val="left" w:pos="3200"/>
        </w:tabs>
        <w:spacing w:line="480" w:lineRule="auto"/>
        <w:ind w:left="720" w:firstLine="0"/>
        <w:rPr>
          <w:del w:id="2865" w:author="Cheick Traoré" w:date="2026-01-07T16:26:00Z" w16du:dateUtc="2026-01-07T16:26:00Z"/>
          <w:rFonts w:ascii="Times New Roman" w:hAnsi="Times New Roman" w:cs="Times New Roman"/>
        </w:rPr>
        <w:pPrChange w:id="2866" w:author="Cheick Traoré" w:date="2026-01-07T16:26:00Z" w16du:dateUtc="2026-01-07T16:26:00Z">
          <w:pPr>
            <w:tabs>
              <w:tab w:val="left" w:pos="3200"/>
            </w:tabs>
            <w:spacing w:line="480" w:lineRule="auto"/>
          </w:pPr>
        </w:pPrChange>
      </w:pPr>
      <w:del w:id="2867" w:author="Cheick Traoré" w:date="2026-01-07T16:26:00Z" w16du:dateUtc="2026-01-07T16:26:00Z">
        <w:r w:rsidRPr="00AB1D00" w:rsidDel="00974EF5">
          <w:rPr>
            <w:rFonts w:ascii="Times New Roman" w:hAnsi="Times New Roman" w:cs="Times New Roman"/>
            <w:b/>
            <w:bCs/>
          </w:rPr>
          <w:delText>Disponibilité (A)</w:delText>
        </w:r>
      </w:del>
    </w:p>
    <w:p w14:paraId="511C52E7" w14:textId="2DCDBFE6" w:rsidR="009600FD" w:rsidRPr="00AB1D00" w:rsidDel="00974EF5" w:rsidRDefault="009600FD" w:rsidP="00974EF5">
      <w:pPr>
        <w:tabs>
          <w:tab w:val="left" w:pos="3200"/>
        </w:tabs>
        <w:spacing w:line="480" w:lineRule="auto"/>
        <w:ind w:left="720" w:firstLine="0"/>
        <w:rPr>
          <w:del w:id="2868" w:author="Cheick Traoré" w:date="2026-01-07T16:26:00Z" w16du:dateUtc="2026-01-07T16:26:00Z"/>
          <w:rFonts w:ascii="Times New Roman" w:hAnsi="Times New Roman" w:cs="Times New Roman"/>
        </w:rPr>
        <w:pPrChange w:id="2869" w:author="Cheick Traoré" w:date="2026-01-07T16:26:00Z" w16du:dateUtc="2026-01-07T16:26:00Z">
          <w:pPr>
            <w:numPr>
              <w:numId w:val="37"/>
            </w:numPr>
            <w:tabs>
              <w:tab w:val="num" w:pos="720"/>
              <w:tab w:val="left" w:pos="3200"/>
            </w:tabs>
            <w:spacing w:line="480" w:lineRule="auto"/>
            <w:ind w:left="720" w:hanging="360"/>
          </w:pPr>
        </w:pPrChange>
      </w:pPr>
      <w:del w:id="2870" w:author="Cheick Traoré" w:date="2026-01-07T16:26:00Z" w16du:dateUtc="2026-01-07T16:26:00Z">
        <w:r w:rsidRPr="00AB1D00" w:rsidDel="00974EF5">
          <w:rPr>
            <w:rFonts w:ascii="Times New Roman" w:hAnsi="Times New Roman" w:cs="Times New Roman"/>
          </w:rPr>
          <w:delText>Disponibilité continue durant périodes critiques</w:delText>
        </w:r>
      </w:del>
    </w:p>
    <w:p w14:paraId="46A5414F" w14:textId="4947A050" w:rsidR="009600FD" w:rsidRPr="00AB1D00" w:rsidDel="00974EF5" w:rsidRDefault="009600FD" w:rsidP="00974EF5">
      <w:pPr>
        <w:tabs>
          <w:tab w:val="left" w:pos="3200"/>
        </w:tabs>
        <w:spacing w:line="480" w:lineRule="auto"/>
        <w:ind w:left="720" w:firstLine="0"/>
        <w:rPr>
          <w:del w:id="2871" w:author="Cheick Traoré" w:date="2026-01-07T16:26:00Z" w16du:dateUtc="2026-01-07T16:26:00Z"/>
          <w:rFonts w:ascii="Times New Roman" w:hAnsi="Times New Roman" w:cs="Times New Roman"/>
        </w:rPr>
        <w:pPrChange w:id="2872" w:author="Cheick Traoré" w:date="2026-01-07T16:26:00Z" w16du:dateUtc="2026-01-07T16:26:00Z">
          <w:pPr>
            <w:numPr>
              <w:numId w:val="37"/>
            </w:numPr>
            <w:tabs>
              <w:tab w:val="num" w:pos="720"/>
              <w:tab w:val="left" w:pos="3200"/>
            </w:tabs>
            <w:spacing w:line="480" w:lineRule="auto"/>
            <w:ind w:left="720" w:hanging="360"/>
          </w:pPr>
        </w:pPrChange>
      </w:pPr>
      <w:del w:id="2873" w:author="Cheick Traoré" w:date="2026-01-07T16:26:00Z" w16du:dateUtc="2026-01-07T16:26:00Z">
        <w:r w:rsidRPr="00AB1D00" w:rsidDel="00974EF5">
          <w:rPr>
            <w:rFonts w:ascii="Times New Roman" w:hAnsi="Times New Roman" w:cs="Times New Roman"/>
          </w:rPr>
          <w:delText>Mécanismes de gestion des erreurs</w:delText>
        </w:r>
      </w:del>
    </w:p>
    <w:p w14:paraId="1338ECDA" w14:textId="6DF3E679" w:rsidR="009600FD" w:rsidDel="00974EF5" w:rsidRDefault="009600FD" w:rsidP="00974EF5">
      <w:pPr>
        <w:tabs>
          <w:tab w:val="left" w:pos="3200"/>
        </w:tabs>
        <w:spacing w:line="480" w:lineRule="auto"/>
        <w:ind w:left="720" w:firstLine="0"/>
        <w:rPr>
          <w:del w:id="2874" w:author="Cheick Traoré" w:date="2026-01-07T16:26:00Z" w16du:dateUtc="2026-01-07T16:26:00Z"/>
          <w:rFonts w:ascii="Times New Roman" w:hAnsi="Times New Roman" w:cs="Times New Roman"/>
        </w:rPr>
        <w:pPrChange w:id="2875" w:author="Cheick Traoré" w:date="2026-01-07T16:26:00Z" w16du:dateUtc="2026-01-07T16:26:00Z">
          <w:pPr>
            <w:numPr>
              <w:numId w:val="37"/>
            </w:numPr>
            <w:tabs>
              <w:tab w:val="num" w:pos="720"/>
              <w:tab w:val="left" w:pos="3200"/>
            </w:tabs>
            <w:spacing w:line="480" w:lineRule="auto"/>
            <w:ind w:left="720" w:hanging="360"/>
          </w:pPr>
        </w:pPrChange>
      </w:pPr>
      <w:del w:id="2876" w:author="Cheick Traoré" w:date="2026-01-07T16:26:00Z" w16du:dateUtc="2026-01-07T16:26:00Z">
        <w:r w:rsidRPr="00AB1D00" w:rsidDel="00974EF5">
          <w:rPr>
            <w:rFonts w:ascii="Times New Roman" w:hAnsi="Times New Roman" w:cs="Times New Roman"/>
          </w:rPr>
          <w:delText>Performance maintenue en charge élevée</w:delText>
        </w:r>
      </w:del>
    </w:p>
    <w:p w14:paraId="0F01B07D" w14:textId="40DDB33B" w:rsidR="00DC74ED" w:rsidRPr="00AB1D00" w:rsidDel="00974EF5" w:rsidRDefault="00DC74ED" w:rsidP="00974EF5">
      <w:pPr>
        <w:tabs>
          <w:tab w:val="left" w:pos="3200"/>
        </w:tabs>
        <w:spacing w:line="480" w:lineRule="auto"/>
        <w:ind w:left="720" w:firstLine="0"/>
        <w:rPr>
          <w:del w:id="2877" w:author="Cheick Traoré" w:date="2026-01-07T16:26:00Z" w16du:dateUtc="2026-01-07T16:26:00Z"/>
          <w:rFonts w:ascii="Times New Roman" w:hAnsi="Times New Roman" w:cs="Times New Roman"/>
        </w:rPr>
        <w:pPrChange w:id="2878" w:author="Cheick Traoré" w:date="2026-01-07T16:26:00Z" w16du:dateUtc="2026-01-07T16:26:00Z">
          <w:pPr>
            <w:tabs>
              <w:tab w:val="left" w:pos="3200"/>
            </w:tabs>
            <w:spacing w:line="480" w:lineRule="auto"/>
            <w:ind w:left="720" w:firstLine="0"/>
          </w:pPr>
        </w:pPrChange>
      </w:pPr>
    </w:p>
    <w:p w14:paraId="6C2EFFDD" w14:textId="1431C144" w:rsidR="009600FD" w:rsidRPr="00AB1D00" w:rsidDel="00974EF5" w:rsidRDefault="009600FD" w:rsidP="00974EF5">
      <w:pPr>
        <w:tabs>
          <w:tab w:val="left" w:pos="3200"/>
        </w:tabs>
        <w:spacing w:line="480" w:lineRule="auto"/>
        <w:ind w:left="720" w:firstLine="0"/>
        <w:rPr>
          <w:del w:id="2879" w:author="Cheick Traoré" w:date="2026-01-07T16:26:00Z" w16du:dateUtc="2026-01-07T16:26:00Z"/>
          <w:rFonts w:ascii="Times New Roman" w:hAnsi="Times New Roman" w:cs="Times New Roman"/>
          <w:b/>
          <w:bCs/>
        </w:rPr>
        <w:pPrChange w:id="2880" w:author="Cheick Traoré" w:date="2026-01-07T16:26:00Z" w16du:dateUtc="2026-01-07T16:26:00Z">
          <w:pPr>
            <w:tabs>
              <w:tab w:val="left" w:pos="3200"/>
            </w:tabs>
            <w:spacing w:line="480" w:lineRule="auto"/>
          </w:pPr>
        </w:pPrChange>
      </w:pPr>
      <w:del w:id="2881" w:author="Cheick Traoré" w:date="2026-01-07T16:26:00Z" w16du:dateUtc="2026-01-07T16:26:00Z">
        <w:r w:rsidRPr="00AB1D00" w:rsidDel="00974EF5">
          <w:rPr>
            <w:rFonts w:ascii="Times New Roman" w:hAnsi="Times New Roman" w:cs="Times New Roman"/>
            <w:b/>
            <w:bCs/>
          </w:rPr>
          <w:delText>Performance</w:delText>
        </w:r>
      </w:del>
    </w:p>
    <w:p w14:paraId="621ABC2A" w14:textId="71258CB6" w:rsidR="009600FD" w:rsidRPr="00AB1D00" w:rsidDel="00974EF5" w:rsidRDefault="009600FD" w:rsidP="00974EF5">
      <w:pPr>
        <w:tabs>
          <w:tab w:val="left" w:pos="3200"/>
        </w:tabs>
        <w:spacing w:line="480" w:lineRule="auto"/>
        <w:ind w:left="720" w:firstLine="0"/>
        <w:rPr>
          <w:del w:id="2882" w:author="Cheick Traoré" w:date="2026-01-07T16:26:00Z" w16du:dateUtc="2026-01-07T16:26:00Z"/>
          <w:rFonts w:ascii="Times New Roman" w:hAnsi="Times New Roman" w:cs="Times New Roman"/>
        </w:rPr>
        <w:pPrChange w:id="2883" w:author="Cheick Traoré" w:date="2026-01-07T16:26:00Z" w16du:dateUtc="2026-01-07T16:26:00Z">
          <w:pPr>
            <w:tabs>
              <w:tab w:val="left" w:pos="3200"/>
            </w:tabs>
            <w:spacing w:line="480" w:lineRule="auto"/>
          </w:pPr>
        </w:pPrChange>
      </w:pPr>
      <w:del w:id="2884" w:author="Cheick Traoré" w:date="2026-01-07T16:26:00Z" w16du:dateUtc="2026-01-07T16:26:00Z">
        <w:r w:rsidRPr="00AB1D00" w:rsidDel="00974EF5">
          <w:rPr>
            <w:rFonts w:ascii="Times New Roman" w:hAnsi="Times New Roman" w:cs="Times New Roman"/>
            <w:b/>
            <w:bCs/>
          </w:rPr>
          <w:delText>Débit</w:delText>
        </w:r>
      </w:del>
    </w:p>
    <w:p w14:paraId="36B19344" w14:textId="48941D4D" w:rsidR="009600FD" w:rsidRPr="00AB1D00" w:rsidDel="00974EF5" w:rsidRDefault="009600FD" w:rsidP="00974EF5">
      <w:pPr>
        <w:tabs>
          <w:tab w:val="left" w:pos="3200"/>
        </w:tabs>
        <w:spacing w:line="480" w:lineRule="auto"/>
        <w:ind w:left="720" w:firstLine="0"/>
        <w:rPr>
          <w:del w:id="2885" w:author="Cheick Traoré" w:date="2026-01-07T16:26:00Z" w16du:dateUtc="2026-01-07T16:26:00Z"/>
          <w:rFonts w:ascii="Times New Roman" w:hAnsi="Times New Roman" w:cs="Times New Roman"/>
        </w:rPr>
        <w:pPrChange w:id="2886" w:author="Cheick Traoré" w:date="2026-01-07T16:26:00Z" w16du:dateUtc="2026-01-07T16:26:00Z">
          <w:pPr>
            <w:numPr>
              <w:numId w:val="38"/>
            </w:numPr>
            <w:tabs>
              <w:tab w:val="num" w:pos="720"/>
              <w:tab w:val="left" w:pos="3200"/>
            </w:tabs>
            <w:spacing w:line="480" w:lineRule="auto"/>
            <w:ind w:left="720" w:hanging="360"/>
          </w:pPr>
        </w:pPrChange>
      </w:pPr>
      <w:del w:id="2887" w:author="Cheick Traoré" w:date="2026-01-07T16:26:00Z" w16du:dateUtc="2026-01-07T16:26:00Z">
        <w:r w:rsidRPr="00AB1D00" w:rsidDel="00974EF5">
          <w:rPr>
            <w:rFonts w:ascii="Times New Roman" w:hAnsi="Times New Roman" w:cs="Times New Roman"/>
          </w:rPr>
          <w:delText>Traitement 10 ans de données mensuelles &lt; 30 minutes</w:delText>
        </w:r>
      </w:del>
    </w:p>
    <w:p w14:paraId="556B62C8" w14:textId="7534DE1F" w:rsidR="009600FD" w:rsidRPr="00AB1D00" w:rsidDel="00974EF5" w:rsidRDefault="009600FD" w:rsidP="00974EF5">
      <w:pPr>
        <w:tabs>
          <w:tab w:val="left" w:pos="3200"/>
        </w:tabs>
        <w:spacing w:line="480" w:lineRule="auto"/>
        <w:ind w:left="720" w:firstLine="0"/>
        <w:rPr>
          <w:del w:id="2888" w:author="Cheick Traoré" w:date="2026-01-07T16:26:00Z" w16du:dateUtc="2026-01-07T16:26:00Z"/>
          <w:rFonts w:ascii="Times New Roman" w:hAnsi="Times New Roman" w:cs="Times New Roman"/>
        </w:rPr>
        <w:pPrChange w:id="2889" w:author="Cheick Traoré" w:date="2026-01-07T16:26:00Z" w16du:dateUtc="2026-01-07T16:26:00Z">
          <w:pPr>
            <w:numPr>
              <w:numId w:val="38"/>
            </w:numPr>
            <w:tabs>
              <w:tab w:val="num" w:pos="720"/>
              <w:tab w:val="left" w:pos="3200"/>
            </w:tabs>
            <w:spacing w:line="480" w:lineRule="auto"/>
            <w:ind w:left="720" w:hanging="360"/>
          </w:pPr>
        </w:pPrChange>
      </w:pPr>
      <w:del w:id="2890" w:author="Cheick Traoré" w:date="2026-01-07T16:26:00Z" w16du:dateUtc="2026-01-07T16:26:00Z">
        <w:r w:rsidRPr="00AB1D00" w:rsidDel="00974EF5">
          <w:rPr>
            <w:rFonts w:ascii="Times New Roman" w:hAnsi="Times New Roman" w:cs="Times New Roman"/>
          </w:rPr>
          <w:delText>Extraction millions d'enregistrements &lt; 5 secondes</w:delText>
        </w:r>
      </w:del>
    </w:p>
    <w:p w14:paraId="4B89D58D" w14:textId="407EF9C4" w:rsidR="009600FD" w:rsidRPr="00AB1D00" w:rsidDel="00974EF5" w:rsidRDefault="009600FD" w:rsidP="00974EF5">
      <w:pPr>
        <w:tabs>
          <w:tab w:val="left" w:pos="3200"/>
        </w:tabs>
        <w:spacing w:line="480" w:lineRule="auto"/>
        <w:ind w:left="720" w:firstLine="0"/>
        <w:rPr>
          <w:del w:id="2891" w:author="Cheick Traoré" w:date="2026-01-07T16:26:00Z" w16du:dateUtc="2026-01-07T16:26:00Z"/>
          <w:rFonts w:ascii="Times New Roman" w:hAnsi="Times New Roman" w:cs="Times New Roman"/>
        </w:rPr>
        <w:pPrChange w:id="2892" w:author="Cheick Traoré" w:date="2026-01-07T16:26:00Z" w16du:dateUtc="2026-01-07T16:26:00Z">
          <w:pPr>
            <w:tabs>
              <w:tab w:val="left" w:pos="3200"/>
            </w:tabs>
            <w:spacing w:line="480" w:lineRule="auto"/>
          </w:pPr>
        </w:pPrChange>
      </w:pPr>
      <w:del w:id="2893" w:author="Cheick Traoré" w:date="2026-01-07T16:26:00Z" w16du:dateUtc="2026-01-07T16:26:00Z">
        <w:r w:rsidRPr="00AB1D00" w:rsidDel="00974EF5">
          <w:rPr>
            <w:rFonts w:ascii="Times New Roman" w:hAnsi="Times New Roman" w:cs="Times New Roman"/>
            <w:b/>
            <w:bCs/>
          </w:rPr>
          <w:delText>Latence</w:delText>
        </w:r>
      </w:del>
    </w:p>
    <w:p w14:paraId="01D25360" w14:textId="37D5B906" w:rsidR="009600FD" w:rsidRPr="00AB1D00" w:rsidDel="00974EF5" w:rsidRDefault="009600FD" w:rsidP="00974EF5">
      <w:pPr>
        <w:tabs>
          <w:tab w:val="left" w:pos="3200"/>
        </w:tabs>
        <w:spacing w:line="480" w:lineRule="auto"/>
        <w:ind w:left="720" w:firstLine="0"/>
        <w:rPr>
          <w:del w:id="2894" w:author="Cheick Traoré" w:date="2026-01-07T16:26:00Z" w16du:dateUtc="2026-01-07T16:26:00Z"/>
          <w:rFonts w:ascii="Times New Roman" w:hAnsi="Times New Roman" w:cs="Times New Roman"/>
        </w:rPr>
        <w:pPrChange w:id="2895" w:author="Cheick Traoré" w:date="2026-01-07T16:26:00Z" w16du:dateUtc="2026-01-07T16:26:00Z">
          <w:pPr>
            <w:numPr>
              <w:numId w:val="39"/>
            </w:numPr>
            <w:tabs>
              <w:tab w:val="num" w:pos="720"/>
              <w:tab w:val="left" w:pos="3200"/>
            </w:tabs>
            <w:spacing w:line="480" w:lineRule="auto"/>
            <w:ind w:left="720" w:hanging="360"/>
          </w:pPr>
        </w:pPrChange>
      </w:pPr>
      <w:del w:id="2896" w:author="Cheick Traoré" w:date="2026-01-07T16:26:00Z" w16du:dateUtc="2026-01-07T16:26:00Z">
        <w:r w:rsidRPr="00AB1D00" w:rsidDel="00974EF5">
          <w:rPr>
            <w:rFonts w:ascii="Times New Roman" w:hAnsi="Times New Roman" w:cs="Times New Roman"/>
          </w:rPr>
          <w:delText xml:space="preserve">Interface répondant </w:delText>
        </w:r>
        <w:r w:rsidR="00DC74ED" w:rsidDel="00974EF5">
          <w:rPr>
            <w:rFonts w:ascii="Times New Roman" w:hAnsi="Times New Roman" w:cs="Times New Roman"/>
          </w:rPr>
          <w:delText xml:space="preserve">dans les </w:delText>
        </w:r>
        <w:r w:rsidR="00611BF0" w:rsidRPr="00AB1D00" w:rsidDel="00974EF5">
          <w:rPr>
            <w:rFonts w:ascii="Times New Roman" w:hAnsi="Times New Roman" w:cs="Times New Roman"/>
          </w:rPr>
          <w:delText>5</w:delText>
        </w:r>
        <w:r w:rsidRPr="00AB1D00" w:rsidDel="00974EF5">
          <w:rPr>
            <w:rFonts w:ascii="Times New Roman" w:hAnsi="Times New Roman" w:cs="Times New Roman"/>
          </w:rPr>
          <w:delText xml:space="preserve"> secondes</w:delText>
        </w:r>
      </w:del>
    </w:p>
    <w:p w14:paraId="7CD5327C" w14:textId="1D27EB5B" w:rsidR="009600FD" w:rsidRPr="00AB1D00" w:rsidDel="00974EF5" w:rsidRDefault="009600FD" w:rsidP="00974EF5">
      <w:pPr>
        <w:tabs>
          <w:tab w:val="left" w:pos="3200"/>
        </w:tabs>
        <w:spacing w:line="480" w:lineRule="auto"/>
        <w:ind w:left="720" w:firstLine="0"/>
        <w:rPr>
          <w:del w:id="2897" w:author="Cheick Traoré" w:date="2026-01-07T16:26:00Z" w16du:dateUtc="2026-01-07T16:26:00Z"/>
          <w:rFonts w:ascii="Times New Roman" w:hAnsi="Times New Roman" w:cs="Times New Roman"/>
        </w:rPr>
        <w:pPrChange w:id="2898" w:author="Cheick Traoré" w:date="2026-01-07T16:26:00Z" w16du:dateUtc="2026-01-07T16:26:00Z">
          <w:pPr>
            <w:numPr>
              <w:numId w:val="39"/>
            </w:numPr>
            <w:tabs>
              <w:tab w:val="num" w:pos="720"/>
              <w:tab w:val="left" w:pos="3200"/>
            </w:tabs>
            <w:spacing w:line="480" w:lineRule="auto"/>
            <w:ind w:left="720" w:hanging="360"/>
          </w:pPr>
        </w:pPrChange>
      </w:pPr>
      <w:del w:id="2899" w:author="Cheick Traoré" w:date="2026-01-07T16:26:00Z" w16du:dateUtc="2026-01-07T16:26:00Z">
        <w:r w:rsidRPr="00AB1D00" w:rsidDel="00974EF5">
          <w:rPr>
            <w:rFonts w:ascii="Times New Roman" w:hAnsi="Times New Roman" w:cs="Times New Roman"/>
          </w:rPr>
          <w:delText>Requêtes de base de données optimisées</w:delText>
        </w:r>
      </w:del>
    </w:p>
    <w:p w14:paraId="59D14765" w14:textId="105842E8" w:rsidR="009600FD" w:rsidRPr="00AB1D00" w:rsidDel="00974EF5" w:rsidRDefault="009600FD" w:rsidP="00974EF5">
      <w:pPr>
        <w:tabs>
          <w:tab w:val="left" w:pos="3200"/>
        </w:tabs>
        <w:spacing w:line="480" w:lineRule="auto"/>
        <w:ind w:left="720" w:firstLine="0"/>
        <w:rPr>
          <w:del w:id="2900" w:author="Cheick Traoré" w:date="2026-01-07T16:26:00Z" w16du:dateUtc="2026-01-07T16:26:00Z"/>
          <w:rFonts w:ascii="Times New Roman" w:hAnsi="Times New Roman" w:cs="Times New Roman"/>
        </w:rPr>
        <w:pPrChange w:id="2901" w:author="Cheick Traoré" w:date="2026-01-07T16:26:00Z" w16du:dateUtc="2026-01-07T16:26:00Z">
          <w:pPr>
            <w:tabs>
              <w:tab w:val="left" w:pos="3200"/>
            </w:tabs>
            <w:spacing w:line="480" w:lineRule="auto"/>
          </w:pPr>
        </w:pPrChange>
      </w:pPr>
      <w:del w:id="2902" w:author="Cheick Traoré" w:date="2026-01-07T16:26:00Z" w16du:dateUtc="2026-01-07T16:26:00Z">
        <w:r w:rsidRPr="00AB1D00" w:rsidDel="00974EF5">
          <w:rPr>
            <w:rFonts w:ascii="Times New Roman" w:hAnsi="Times New Roman" w:cs="Times New Roman"/>
            <w:b/>
            <w:bCs/>
          </w:rPr>
          <w:delText>Responsivité</w:delText>
        </w:r>
      </w:del>
    </w:p>
    <w:p w14:paraId="4CACC941" w14:textId="250B828B" w:rsidR="009600FD" w:rsidRPr="00AB1D00" w:rsidDel="00974EF5" w:rsidRDefault="009600FD" w:rsidP="00974EF5">
      <w:pPr>
        <w:tabs>
          <w:tab w:val="left" w:pos="3200"/>
        </w:tabs>
        <w:spacing w:line="480" w:lineRule="auto"/>
        <w:ind w:left="720" w:firstLine="0"/>
        <w:rPr>
          <w:del w:id="2903" w:author="Cheick Traoré" w:date="2026-01-07T16:26:00Z" w16du:dateUtc="2026-01-07T16:26:00Z"/>
          <w:rFonts w:ascii="Times New Roman" w:hAnsi="Times New Roman" w:cs="Times New Roman"/>
        </w:rPr>
        <w:pPrChange w:id="2904" w:author="Cheick Traoré" w:date="2026-01-07T16:26:00Z" w16du:dateUtc="2026-01-07T16:26:00Z">
          <w:pPr>
            <w:numPr>
              <w:numId w:val="40"/>
            </w:numPr>
            <w:tabs>
              <w:tab w:val="num" w:pos="720"/>
              <w:tab w:val="left" w:pos="3200"/>
            </w:tabs>
            <w:spacing w:line="480" w:lineRule="auto"/>
            <w:ind w:left="720" w:hanging="360"/>
          </w:pPr>
        </w:pPrChange>
      </w:pPr>
      <w:del w:id="2905" w:author="Cheick Traoré" w:date="2026-01-07T16:26:00Z" w16du:dateUtc="2026-01-07T16:26:00Z">
        <w:r w:rsidRPr="00AB1D00" w:rsidDel="00974EF5">
          <w:rPr>
            <w:rFonts w:ascii="Times New Roman" w:hAnsi="Times New Roman" w:cs="Times New Roman"/>
          </w:rPr>
          <w:delText>Feedback immédiat aux actions utilisateur</w:delText>
        </w:r>
      </w:del>
    </w:p>
    <w:p w14:paraId="1BB19B1B" w14:textId="0627BFB5" w:rsidR="009600FD" w:rsidDel="00974EF5" w:rsidRDefault="009600FD" w:rsidP="00974EF5">
      <w:pPr>
        <w:tabs>
          <w:tab w:val="left" w:pos="3200"/>
        </w:tabs>
        <w:spacing w:line="480" w:lineRule="auto"/>
        <w:ind w:left="720" w:firstLine="0"/>
        <w:rPr>
          <w:del w:id="2906" w:author="Cheick Traoré" w:date="2026-01-07T16:26:00Z" w16du:dateUtc="2026-01-07T16:26:00Z"/>
          <w:rFonts w:ascii="Times New Roman" w:hAnsi="Times New Roman" w:cs="Times New Roman"/>
        </w:rPr>
        <w:pPrChange w:id="2907" w:author="Cheick Traoré" w:date="2026-01-07T16:26:00Z" w16du:dateUtc="2026-01-07T16:26:00Z">
          <w:pPr>
            <w:numPr>
              <w:numId w:val="40"/>
            </w:numPr>
            <w:tabs>
              <w:tab w:val="num" w:pos="720"/>
              <w:tab w:val="left" w:pos="3200"/>
            </w:tabs>
            <w:spacing w:line="480" w:lineRule="auto"/>
            <w:ind w:left="720" w:hanging="360"/>
          </w:pPr>
        </w:pPrChange>
      </w:pPr>
      <w:del w:id="2908" w:author="Cheick Traoré" w:date="2026-01-07T16:26:00Z" w16du:dateUtc="2026-01-07T16:26:00Z">
        <w:r w:rsidRPr="00AB1D00" w:rsidDel="00974EF5">
          <w:rPr>
            <w:rFonts w:ascii="Times New Roman" w:hAnsi="Times New Roman" w:cs="Times New Roman"/>
          </w:rPr>
          <w:delText>Affichage progressif des résultats</w:delText>
        </w:r>
      </w:del>
    </w:p>
    <w:p w14:paraId="5ED4CA33" w14:textId="3DF231CF" w:rsidR="00DC74ED" w:rsidRPr="00AB1D00" w:rsidDel="00974EF5" w:rsidRDefault="00DC74ED" w:rsidP="00974EF5">
      <w:pPr>
        <w:tabs>
          <w:tab w:val="left" w:pos="3200"/>
        </w:tabs>
        <w:spacing w:line="480" w:lineRule="auto"/>
        <w:ind w:left="720" w:firstLine="0"/>
        <w:rPr>
          <w:del w:id="2909" w:author="Cheick Traoré" w:date="2026-01-07T16:26:00Z" w16du:dateUtc="2026-01-07T16:26:00Z"/>
          <w:rFonts w:ascii="Times New Roman" w:hAnsi="Times New Roman" w:cs="Times New Roman"/>
        </w:rPr>
        <w:pPrChange w:id="2910" w:author="Cheick Traoré" w:date="2026-01-07T16:26:00Z" w16du:dateUtc="2026-01-07T16:26:00Z">
          <w:pPr>
            <w:tabs>
              <w:tab w:val="left" w:pos="3200"/>
            </w:tabs>
            <w:spacing w:line="480" w:lineRule="auto"/>
            <w:ind w:left="720" w:firstLine="0"/>
          </w:pPr>
        </w:pPrChange>
      </w:pPr>
    </w:p>
    <w:p w14:paraId="726295EB" w14:textId="0F6DAEBD" w:rsidR="009600FD" w:rsidRPr="00AB1D00" w:rsidDel="00974EF5" w:rsidRDefault="009600FD" w:rsidP="00974EF5">
      <w:pPr>
        <w:tabs>
          <w:tab w:val="left" w:pos="3200"/>
        </w:tabs>
        <w:spacing w:line="480" w:lineRule="auto"/>
        <w:ind w:left="720" w:firstLine="0"/>
        <w:rPr>
          <w:del w:id="2911" w:author="Cheick Traoré" w:date="2026-01-07T16:26:00Z" w16du:dateUtc="2026-01-07T16:26:00Z"/>
          <w:rFonts w:ascii="Times New Roman" w:hAnsi="Times New Roman" w:cs="Times New Roman"/>
          <w:b/>
          <w:bCs/>
        </w:rPr>
        <w:pPrChange w:id="2912" w:author="Cheick Traoré" w:date="2026-01-07T16:26:00Z" w16du:dateUtc="2026-01-07T16:26:00Z">
          <w:pPr>
            <w:tabs>
              <w:tab w:val="left" w:pos="3200"/>
            </w:tabs>
            <w:spacing w:line="480" w:lineRule="auto"/>
          </w:pPr>
        </w:pPrChange>
      </w:pPr>
      <w:del w:id="2913" w:author="Cheick Traoré" w:date="2026-01-07T16:26:00Z" w16du:dateUtc="2026-01-07T16:26:00Z">
        <w:r w:rsidRPr="00AB1D00" w:rsidDel="00974EF5">
          <w:rPr>
            <w:rFonts w:ascii="Times New Roman" w:hAnsi="Times New Roman" w:cs="Times New Roman"/>
            <w:b/>
            <w:bCs/>
          </w:rPr>
          <w:delText>Usabilité</w:delText>
        </w:r>
      </w:del>
    </w:p>
    <w:p w14:paraId="637890E8" w14:textId="7A50E6C9" w:rsidR="009600FD" w:rsidRPr="00AB1D00" w:rsidDel="00974EF5" w:rsidRDefault="009600FD" w:rsidP="00974EF5">
      <w:pPr>
        <w:tabs>
          <w:tab w:val="left" w:pos="3200"/>
        </w:tabs>
        <w:spacing w:line="480" w:lineRule="auto"/>
        <w:ind w:left="720" w:firstLine="0"/>
        <w:rPr>
          <w:del w:id="2914" w:author="Cheick Traoré" w:date="2026-01-07T16:26:00Z" w16du:dateUtc="2026-01-07T16:26:00Z"/>
          <w:rFonts w:ascii="Times New Roman" w:hAnsi="Times New Roman" w:cs="Times New Roman"/>
        </w:rPr>
        <w:pPrChange w:id="2915" w:author="Cheick Traoré" w:date="2026-01-07T16:26:00Z" w16du:dateUtc="2026-01-07T16:26:00Z">
          <w:pPr>
            <w:tabs>
              <w:tab w:val="left" w:pos="3200"/>
            </w:tabs>
            <w:spacing w:line="480" w:lineRule="auto"/>
          </w:pPr>
        </w:pPrChange>
      </w:pPr>
      <w:del w:id="2916" w:author="Cheick Traoré" w:date="2026-01-07T16:26:00Z" w16du:dateUtc="2026-01-07T16:26:00Z">
        <w:r w:rsidRPr="00AB1D00" w:rsidDel="00974EF5">
          <w:rPr>
            <w:rFonts w:ascii="Times New Roman" w:hAnsi="Times New Roman" w:cs="Times New Roman"/>
            <w:b/>
            <w:bCs/>
          </w:rPr>
          <w:delText>Facilité d'utilisation</w:delText>
        </w:r>
      </w:del>
    </w:p>
    <w:p w14:paraId="235C07D3" w14:textId="0CB2AF2C" w:rsidR="009600FD" w:rsidRPr="00AB1D00" w:rsidDel="00974EF5" w:rsidRDefault="009600FD" w:rsidP="00974EF5">
      <w:pPr>
        <w:tabs>
          <w:tab w:val="left" w:pos="3200"/>
        </w:tabs>
        <w:spacing w:line="480" w:lineRule="auto"/>
        <w:ind w:left="720" w:firstLine="0"/>
        <w:rPr>
          <w:del w:id="2917" w:author="Cheick Traoré" w:date="2026-01-07T16:26:00Z" w16du:dateUtc="2026-01-07T16:26:00Z"/>
          <w:rFonts w:ascii="Times New Roman" w:hAnsi="Times New Roman" w:cs="Times New Roman"/>
        </w:rPr>
        <w:pPrChange w:id="2918" w:author="Cheick Traoré" w:date="2026-01-07T16:26:00Z" w16du:dateUtc="2026-01-07T16:26:00Z">
          <w:pPr>
            <w:numPr>
              <w:numId w:val="41"/>
            </w:numPr>
            <w:tabs>
              <w:tab w:val="num" w:pos="720"/>
              <w:tab w:val="left" w:pos="3200"/>
            </w:tabs>
            <w:spacing w:line="480" w:lineRule="auto"/>
            <w:ind w:left="720" w:hanging="360"/>
          </w:pPr>
        </w:pPrChange>
      </w:pPr>
      <w:del w:id="2919" w:author="Cheick Traoré" w:date="2026-01-07T16:26:00Z" w16du:dateUtc="2026-01-07T16:26:00Z">
        <w:r w:rsidRPr="00AB1D00" w:rsidDel="00974EF5">
          <w:rPr>
            <w:rFonts w:ascii="Times New Roman" w:hAnsi="Times New Roman" w:cs="Times New Roman"/>
          </w:rPr>
          <w:delText>Processus en 3-4 étapes simples</w:delText>
        </w:r>
      </w:del>
    </w:p>
    <w:p w14:paraId="1CA4E094" w14:textId="3DF6F217" w:rsidR="009600FD" w:rsidRPr="00AB1D00" w:rsidDel="00974EF5" w:rsidRDefault="009600FD" w:rsidP="00974EF5">
      <w:pPr>
        <w:tabs>
          <w:tab w:val="left" w:pos="3200"/>
        </w:tabs>
        <w:spacing w:line="480" w:lineRule="auto"/>
        <w:ind w:left="720" w:firstLine="0"/>
        <w:rPr>
          <w:del w:id="2920" w:author="Cheick Traoré" w:date="2026-01-07T16:26:00Z" w16du:dateUtc="2026-01-07T16:26:00Z"/>
          <w:rFonts w:ascii="Times New Roman" w:hAnsi="Times New Roman" w:cs="Times New Roman"/>
        </w:rPr>
        <w:pPrChange w:id="2921" w:author="Cheick Traoré" w:date="2026-01-07T16:26:00Z" w16du:dateUtc="2026-01-07T16:26:00Z">
          <w:pPr>
            <w:numPr>
              <w:numId w:val="41"/>
            </w:numPr>
            <w:tabs>
              <w:tab w:val="num" w:pos="720"/>
              <w:tab w:val="left" w:pos="3200"/>
            </w:tabs>
            <w:spacing w:line="480" w:lineRule="auto"/>
            <w:ind w:left="720" w:hanging="360"/>
          </w:pPr>
        </w:pPrChange>
      </w:pPr>
      <w:del w:id="2922" w:author="Cheick Traoré" w:date="2026-01-07T16:26:00Z" w16du:dateUtc="2026-01-07T16:26:00Z">
        <w:r w:rsidRPr="00AB1D00" w:rsidDel="00974EF5">
          <w:rPr>
            <w:rFonts w:ascii="Times New Roman" w:hAnsi="Times New Roman" w:cs="Times New Roman"/>
          </w:rPr>
          <w:delText>Messages d'erreur explicites et utiles</w:delText>
        </w:r>
      </w:del>
    </w:p>
    <w:p w14:paraId="12783804" w14:textId="6300B4E0" w:rsidR="009600FD" w:rsidRPr="00AB1D00" w:rsidDel="00974EF5" w:rsidRDefault="009600FD" w:rsidP="00974EF5">
      <w:pPr>
        <w:tabs>
          <w:tab w:val="left" w:pos="3200"/>
        </w:tabs>
        <w:spacing w:line="480" w:lineRule="auto"/>
        <w:ind w:left="720" w:firstLine="0"/>
        <w:rPr>
          <w:del w:id="2923" w:author="Cheick Traoré" w:date="2026-01-07T16:26:00Z" w16du:dateUtc="2026-01-07T16:26:00Z"/>
          <w:rFonts w:ascii="Times New Roman" w:hAnsi="Times New Roman" w:cs="Times New Roman"/>
        </w:rPr>
        <w:pPrChange w:id="2924" w:author="Cheick Traoré" w:date="2026-01-07T16:26:00Z" w16du:dateUtc="2026-01-07T16:26:00Z">
          <w:pPr>
            <w:tabs>
              <w:tab w:val="left" w:pos="3200"/>
            </w:tabs>
            <w:spacing w:line="480" w:lineRule="auto"/>
          </w:pPr>
        </w:pPrChange>
      </w:pPr>
      <w:del w:id="2925" w:author="Cheick Traoré" w:date="2026-01-07T16:26:00Z" w16du:dateUtc="2026-01-07T16:26:00Z">
        <w:r w:rsidRPr="00AB1D00" w:rsidDel="00974EF5">
          <w:rPr>
            <w:rFonts w:ascii="Times New Roman" w:hAnsi="Times New Roman" w:cs="Times New Roman"/>
            <w:b/>
            <w:bCs/>
          </w:rPr>
          <w:delText>Adaptation</w:delText>
        </w:r>
      </w:del>
    </w:p>
    <w:p w14:paraId="2909B1AB" w14:textId="2D27D908" w:rsidR="009600FD" w:rsidRPr="00AB1D00" w:rsidDel="00974EF5" w:rsidRDefault="009600FD" w:rsidP="00974EF5">
      <w:pPr>
        <w:tabs>
          <w:tab w:val="left" w:pos="3200"/>
        </w:tabs>
        <w:spacing w:line="480" w:lineRule="auto"/>
        <w:ind w:left="720" w:firstLine="0"/>
        <w:rPr>
          <w:del w:id="2926" w:author="Cheick Traoré" w:date="2026-01-07T16:26:00Z" w16du:dateUtc="2026-01-07T16:26:00Z"/>
          <w:rFonts w:ascii="Times New Roman" w:hAnsi="Times New Roman" w:cs="Times New Roman"/>
        </w:rPr>
        <w:pPrChange w:id="2927" w:author="Cheick Traoré" w:date="2026-01-07T16:26:00Z" w16du:dateUtc="2026-01-07T16:26:00Z">
          <w:pPr>
            <w:numPr>
              <w:numId w:val="43"/>
            </w:numPr>
            <w:tabs>
              <w:tab w:val="num" w:pos="720"/>
              <w:tab w:val="left" w:pos="3200"/>
            </w:tabs>
            <w:spacing w:line="480" w:lineRule="auto"/>
            <w:ind w:left="720" w:hanging="360"/>
          </w:pPr>
        </w:pPrChange>
      </w:pPr>
      <w:del w:id="2928" w:author="Cheick Traoré" w:date="2026-01-07T16:26:00Z" w16du:dateUtc="2026-01-07T16:26:00Z">
        <w:r w:rsidRPr="00AB1D00" w:rsidDel="00974EF5">
          <w:rPr>
            <w:rFonts w:ascii="Times New Roman" w:hAnsi="Times New Roman" w:cs="Times New Roman"/>
          </w:rPr>
          <w:delText>Paramètres personnalisables</w:delText>
        </w:r>
      </w:del>
    </w:p>
    <w:p w14:paraId="73F1BA25" w14:textId="60394A3C" w:rsidR="009600FD" w:rsidRPr="00AB1D00" w:rsidDel="00974EF5" w:rsidRDefault="009600FD" w:rsidP="00974EF5">
      <w:pPr>
        <w:tabs>
          <w:tab w:val="left" w:pos="3200"/>
        </w:tabs>
        <w:spacing w:line="480" w:lineRule="auto"/>
        <w:ind w:left="720" w:firstLine="0"/>
        <w:rPr>
          <w:del w:id="2929" w:author="Cheick Traoré" w:date="2026-01-07T16:26:00Z" w16du:dateUtc="2026-01-07T16:26:00Z"/>
          <w:rFonts w:ascii="Times New Roman" w:hAnsi="Times New Roman" w:cs="Times New Roman"/>
        </w:rPr>
        <w:pPrChange w:id="2930" w:author="Cheick Traoré" w:date="2026-01-07T16:26:00Z" w16du:dateUtc="2026-01-07T16:26:00Z">
          <w:pPr>
            <w:numPr>
              <w:numId w:val="43"/>
            </w:numPr>
            <w:tabs>
              <w:tab w:val="num" w:pos="720"/>
              <w:tab w:val="left" w:pos="3200"/>
            </w:tabs>
            <w:spacing w:line="480" w:lineRule="auto"/>
            <w:ind w:left="720" w:hanging="360"/>
          </w:pPr>
        </w:pPrChange>
      </w:pPr>
      <w:del w:id="2931" w:author="Cheick Traoré" w:date="2026-01-07T16:26:00Z" w16du:dateUtc="2026-01-07T16:26:00Z">
        <w:r w:rsidRPr="00AB1D00" w:rsidDel="00974EF5">
          <w:rPr>
            <w:rFonts w:ascii="Times New Roman" w:hAnsi="Times New Roman" w:cs="Times New Roman"/>
          </w:rPr>
          <w:delText xml:space="preserve">Sauvegarde de profils de </w:delText>
        </w:r>
        <w:r w:rsidR="00B67C12" w:rsidRPr="00AB1D00" w:rsidDel="00974EF5">
          <w:rPr>
            <w:rFonts w:ascii="Times New Roman" w:hAnsi="Times New Roman" w:cs="Times New Roman"/>
          </w:rPr>
          <w:delText>projection</w:delText>
        </w:r>
      </w:del>
    </w:p>
    <w:p w14:paraId="1B7F1328" w14:textId="10E1D0F1" w:rsidR="009600FD" w:rsidRPr="00AB1D00" w:rsidDel="00974EF5" w:rsidRDefault="009600FD" w:rsidP="00974EF5">
      <w:pPr>
        <w:tabs>
          <w:tab w:val="left" w:pos="3200"/>
        </w:tabs>
        <w:spacing w:line="480" w:lineRule="auto"/>
        <w:ind w:left="720" w:firstLine="0"/>
        <w:rPr>
          <w:del w:id="2932" w:author="Cheick Traoré" w:date="2026-01-07T16:26:00Z" w16du:dateUtc="2026-01-07T16:26:00Z"/>
          <w:rFonts w:ascii="Times New Roman" w:hAnsi="Times New Roman" w:cs="Times New Roman"/>
        </w:rPr>
        <w:pPrChange w:id="2933" w:author="Cheick Traoré" w:date="2026-01-07T16:26:00Z" w16du:dateUtc="2026-01-07T16:26:00Z">
          <w:pPr>
            <w:numPr>
              <w:numId w:val="43"/>
            </w:numPr>
            <w:tabs>
              <w:tab w:val="num" w:pos="720"/>
              <w:tab w:val="left" w:pos="3200"/>
            </w:tabs>
            <w:spacing w:line="480" w:lineRule="auto"/>
            <w:ind w:left="720" w:hanging="360"/>
          </w:pPr>
        </w:pPrChange>
      </w:pPr>
      <w:del w:id="2934" w:author="Cheick Traoré" w:date="2026-01-07T16:26:00Z" w16du:dateUtc="2026-01-07T16:26:00Z">
        <w:r w:rsidRPr="00AB1D00" w:rsidDel="00974EF5">
          <w:rPr>
            <w:rFonts w:ascii="Times New Roman" w:hAnsi="Times New Roman" w:cs="Times New Roman"/>
          </w:rPr>
          <w:delText>Ajustement des paramètres des modèles</w:delText>
        </w:r>
      </w:del>
    </w:p>
    <w:p w14:paraId="653F0CE7" w14:textId="644448D9" w:rsidR="009600FD" w:rsidRPr="00AB1D00" w:rsidDel="00974EF5" w:rsidRDefault="009600FD" w:rsidP="00974EF5">
      <w:pPr>
        <w:tabs>
          <w:tab w:val="left" w:pos="3200"/>
        </w:tabs>
        <w:spacing w:line="480" w:lineRule="auto"/>
        <w:ind w:left="720" w:firstLine="0"/>
        <w:rPr>
          <w:del w:id="2935" w:author="Cheick Traoré" w:date="2026-01-07T16:26:00Z" w16du:dateUtc="2026-01-07T16:26:00Z"/>
          <w:rFonts w:ascii="Times New Roman" w:hAnsi="Times New Roman" w:cs="Times New Roman"/>
        </w:rPr>
        <w:pPrChange w:id="2936" w:author="Cheick Traoré" w:date="2026-01-07T16:26:00Z" w16du:dateUtc="2026-01-07T16:26:00Z">
          <w:pPr>
            <w:tabs>
              <w:tab w:val="left" w:pos="3200"/>
            </w:tabs>
            <w:spacing w:line="480" w:lineRule="auto"/>
          </w:pPr>
        </w:pPrChange>
      </w:pPr>
      <w:del w:id="2937" w:author="Cheick Traoré" w:date="2026-01-07T16:26:00Z" w16du:dateUtc="2026-01-07T16:26:00Z">
        <w:r w:rsidRPr="00AB1D00" w:rsidDel="00974EF5">
          <w:rPr>
            <w:rFonts w:ascii="Times New Roman" w:hAnsi="Times New Roman" w:cs="Times New Roman"/>
            <w:b/>
            <w:bCs/>
          </w:rPr>
          <w:delText>Sécurité réseau</w:delText>
        </w:r>
      </w:del>
    </w:p>
    <w:p w14:paraId="3EDEDE19" w14:textId="2AABA2D9" w:rsidR="009600FD" w:rsidRPr="00AB1D00" w:rsidDel="00974EF5" w:rsidRDefault="009600FD" w:rsidP="00974EF5">
      <w:pPr>
        <w:tabs>
          <w:tab w:val="left" w:pos="3200"/>
        </w:tabs>
        <w:spacing w:line="480" w:lineRule="auto"/>
        <w:ind w:left="720" w:firstLine="0"/>
        <w:rPr>
          <w:del w:id="2938" w:author="Cheick Traoré" w:date="2026-01-07T16:26:00Z" w16du:dateUtc="2026-01-07T16:26:00Z"/>
          <w:rFonts w:ascii="Times New Roman" w:hAnsi="Times New Roman" w:cs="Times New Roman"/>
        </w:rPr>
        <w:pPrChange w:id="2939" w:author="Cheick Traoré" w:date="2026-01-07T16:26:00Z" w16du:dateUtc="2026-01-07T16:26:00Z">
          <w:pPr>
            <w:numPr>
              <w:numId w:val="46"/>
            </w:numPr>
            <w:tabs>
              <w:tab w:val="num" w:pos="720"/>
              <w:tab w:val="left" w:pos="3200"/>
            </w:tabs>
            <w:spacing w:line="480" w:lineRule="auto"/>
            <w:ind w:left="720" w:hanging="360"/>
          </w:pPr>
        </w:pPrChange>
      </w:pPr>
      <w:del w:id="2940" w:author="Cheick Traoré" w:date="2026-01-07T16:26:00Z" w16du:dateUtc="2026-01-07T16:26:00Z">
        <w:r w:rsidRPr="00AB1D00" w:rsidDel="00974EF5">
          <w:rPr>
            <w:rFonts w:ascii="Times New Roman" w:hAnsi="Times New Roman" w:cs="Times New Roman"/>
          </w:rPr>
          <w:delText>Filtrage par pare-feu</w:delText>
        </w:r>
      </w:del>
    </w:p>
    <w:p w14:paraId="0E002A60" w14:textId="15931588" w:rsidR="009600FD" w:rsidRPr="00AB1D00" w:rsidDel="00974EF5" w:rsidRDefault="009600FD" w:rsidP="00974EF5">
      <w:pPr>
        <w:tabs>
          <w:tab w:val="left" w:pos="3200"/>
        </w:tabs>
        <w:spacing w:line="480" w:lineRule="auto"/>
        <w:ind w:left="720" w:firstLine="0"/>
        <w:rPr>
          <w:del w:id="2941" w:author="Cheick Traoré" w:date="2026-01-07T16:26:00Z" w16du:dateUtc="2026-01-07T16:26:00Z"/>
          <w:rFonts w:ascii="Times New Roman" w:hAnsi="Times New Roman" w:cs="Times New Roman"/>
          <w:b/>
          <w:bCs/>
        </w:rPr>
        <w:pPrChange w:id="2942" w:author="Cheick Traoré" w:date="2026-01-07T16:26:00Z" w16du:dateUtc="2026-01-07T16:26:00Z">
          <w:pPr>
            <w:tabs>
              <w:tab w:val="left" w:pos="3200"/>
            </w:tabs>
            <w:spacing w:line="480" w:lineRule="auto"/>
          </w:pPr>
        </w:pPrChange>
      </w:pPr>
      <w:del w:id="2943" w:author="Cheick Traoré" w:date="2026-01-07T16:26:00Z" w16du:dateUtc="2026-01-07T16:26:00Z">
        <w:r w:rsidRPr="00AB1D00" w:rsidDel="00974EF5">
          <w:rPr>
            <w:rFonts w:ascii="Times New Roman" w:hAnsi="Times New Roman" w:cs="Times New Roman"/>
            <w:b/>
            <w:bCs/>
          </w:rPr>
          <w:delText>Conformité et normes</w:delText>
        </w:r>
      </w:del>
    </w:p>
    <w:p w14:paraId="37665727" w14:textId="14970934" w:rsidR="009600FD" w:rsidRPr="00AB1D00" w:rsidDel="00974EF5" w:rsidRDefault="009600FD" w:rsidP="00974EF5">
      <w:pPr>
        <w:tabs>
          <w:tab w:val="left" w:pos="3200"/>
        </w:tabs>
        <w:spacing w:line="480" w:lineRule="auto"/>
        <w:ind w:left="720" w:firstLine="0"/>
        <w:rPr>
          <w:del w:id="2944" w:author="Cheick Traoré" w:date="2026-01-07T16:26:00Z" w16du:dateUtc="2026-01-07T16:26:00Z"/>
          <w:rFonts w:ascii="Times New Roman" w:hAnsi="Times New Roman" w:cs="Times New Roman"/>
        </w:rPr>
        <w:pPrChange w:id="2945" w:author="Cheick Traoré" w:date="2026-01-07T16:26:00Z" w16du:dateUtc="2026-01-07T16:26:00Z">
          <w:pPr>
            <w:tabs>
              <w:tab w:val="left" w:pos="3200"/>
            </w:tabs>
            <w:spacing w:line="480" w:lineRule="auto"/>
          </w:pPr>
        </w:pPrChange>
      </w:pPr>
      <w:del w:id="2946" w:author="Cheick Traoré" w:date="2026-01-07T16:26:00Z" w16du:dateUtc="2026-01-07T16:26:00Z">
        <w:r w:rsidRPr="00AB1D00" w:rsidDel="00974EF5">
          <w:rPr>
            <w:rFonts w:ascii="Times New Roman" w:hAnsi="Times New Roman" w:cs="Times New Roman"/>
            <w:b/>
            <w:bCs/>
          </w:rPr>
          <w:delText>Cadres standards</w:delText>
        </w:r>
      </w:del>
    </w:p>
    <w:p w14:paraId="6C2A486F" w14:textId="0148C7DE" w:rsidR="009600FD" w:rsidRPr="00AB1D00" w:rsidDel="00974EF5" w:rsidRDefault="009600FD" w:rsidP="00974EF5">
      <w:pPr>
        <w:tabs>
          <w:tab w:val="left" w:pos="3200"/>
        </w:tabs>
        <w:spacing w:line="480" w:lineRule="auto"/>
        <w:ind w:left="720" w:firstLine="0"/>
        <w:rPr>
          <w:del w:id="2947" w:author="Cheick Traoré" w:date="2026-01-07T16:26:00Z" w16du:dateUtc="2026-01-07T16:26:00Z"/>
          <w:rFonts w:ascii="Times New Roman" w:hAnsi="Times New Roman" w:cs="Times New Roman"/>
        </w:rPr>
        <w:pPrChange w:id="2948" w:author="Cheick Traoré" w:date="2026-01-07T16:26:00Z" w16du:dateUtc="2026-01-07T16:26:00Z">
          <w:pPr>
            <w:numPr>
              <w:numId w:val="47"/>
            </w:numPr>
            <w:tabs>
              <w:tab w:val="num" w:pos="720"/>
              <w:tab w:val="left" w:pos="3200"/>
            </w:tabs>
            <w:spacing w:line="480" w:lineRule="auto"/>
            <w:ind w:left="720" w:hanging="360"/>
          </w:pPr>
        </w:pPrChange>
      </w:pPr>
      <w:del w:id="2949" w:author="Cheick Traoré" w:date="2026-01-07T16:26:00Z" w16du:dateUtc="2026-01-07T16:26:00Z">
        <w:r w:rsidRPr="00AB1D00" w:rsidDel="00974EF5">
          <w:rPr>
            <w:rFonts w:ascii="Times New Roman" w:hAnsi="Times New Roman" w:cs="Times New Roman"/>
          </w:rPr>
          <w:delText>UML pour modélisation/design</w:delText>
        </w:r>
      </w:del>
    </w:p>
    <w:p w14:paraId="359C4231" w14:textId="6028370F" w:rsidR="009600FD" w:rsidRPr="00AB1D00" w:rsidDel="00974EF5" w:rsidRDefault="009600FD" w:rsidP="00974EF5">
      <w:pPr>
        <w:tabs>
          <w:tab w:val="left" w:pos="3200"/>
        </w:tabs>
        <w:spacing w:line="480" w:lineRule="auto"/>
        <w:ind w:left="720" w:firstLine="0"/>
        <w:rPr>
          <w:del w:id="2950" w:author="Cheick Traoré" w:date="2026-01-07T16:26:00Z" w16du:dateUtc="2026-01-07T16:26:00Z"/>
          <w:rFonts w:ascii="Times New Roman" w:hAnsi="Times New Roman" w:cs="Times New Roman"/>
        </w:rPr>
        <w:pPrChange w:id="2951" w:author="Cheick Traoré" w:date="2026-01-07T16:26:00Z" w16du:dateUtc="2026-01-07T16:26:00Z">
          <w:pPr>
            <w:numPr>
              <w:numId w:val="47"/>
            </w:numPr>
            <w:tabs>
              <w:tab w:val="num" w:pos="720"/>
              <w:tab w:val="left" w:pos="3200"/>
            </w:tabs>
            <w:spacing w:line="480" w:lineRule="auto"/>
            <w:ind w:left="720" w:hanging="360"/>
          </w:pPr>
        </w:pPrChange>
      </w:pPr>
      <w:del w:id="2952" w:author="Cheick Traoré" w:date="2026-01-07T16:26:00Z" w16du:dateUtc="2026-01-07T16:26:00Z">
        <w:r w:rsidRPr="00AB1D00" w:rsidDel="00974EF5">
          <w:rPr>
            <w:rFonts w:ascii="Times New Roman" w:hAnsi="Times New Roman" w:cs="Times New Roman"/>
          </w:rPr>
          <w:delText>PEP 8 standards (Python)</w:delText>
        </w:r>
      </w:del>
    </w:p>
    <w:p w14:paraId="46A41024" w14:textId="01D52920" w:rsidR="009600FD" w:rsidRPr="00AB1D00" w:rsidDel="00974EF5" w:rsidRDefault="009600FD" w:rsidP="00974EF5">
      <w:pPr>
        <w:tabs>
          <w:tab w:val="left" w:pos="3200"/>
        </w:tabs>
        <w:spacing w:line="480" w:lineRule="auto"/>
        <w:ind w:left="720" w:firstLine="0"/>
        <w:rPr>
          <w:del w:id="2953" w:author="Cheick Traoré" w:date="2026-01-07T16:26:00Z" w16du:dateUtc="2026-01-07T16:26:00Z"/>
          <w:rFonts w:ascii="Times New Roman" w:hAnsi="Times New Roman" w:cs="Times New Roman"/>
        </w:rPr>
        <w:pPrChange w:id="2954" w:author="Cheick Traoré" w:date="2026-01-07T16:26:00Z" w16du:dateUtc="2026-01-07T16:26:00Z">
          <w:pPr>
            <w:numPr>
              <w:numId w:val="47"/>
            </w:numPr>
            <w:tabs>
              <w:tab w:val="num" w:pos="720"/>
              <w:tab w:val="left" w:pos="3200"/>
            </w:tabs>
            <w:spacing w:line="480" w:lineRule="auto"/>
            <w:ind w:left="720" w:hanging="360"/>
          </w:pPr>
        </w:pPrChange>
      </w:pPr>
      <w:del w:id="2955" w:author="Cheick Traoré" w:date="2026-01-07T16:26:00Z" w16du:dateUtc="2026-01-07T16:26:00Z">
        <w:r w:rsidRPr="00AB1D00" w:rsidDel="00974EF5">
          <w:rPr>
            <w:rFonts w:ascii="Times New Roman" w:hAnsi="Times New Roman" w:cs="Times New Roman"/>
          </w:rPr>
          <w:delText>ES6 standards (JavaScript)</w:delText>
        </w:r>
      </w:del>
    </w:p>
    <w:p w14:paraId="5642E12B" w14:textId="69975410" w:rsidR="009600FD" w:rsidRPr="00AB1D00" w:rsidDel="00974EF5" w:rsidRDefault="009600FD" w:rsidP="00974EF5">
      <w:pPr>
        <w:tabs>
          <w:tab w:val="left" w:pos="3200"/>
        </w:tabs>
        <w:spacing w:line="480" w:lineRule="auto"/>
        <w:ind w:left="720" w:firstLine="0"/>
        <w:rPr>
          <w:del w:id="2956" w:author="Cheick Traoré" w:date="2026-01-07T16:26:00Z" w16du:dateUtc="2026-01-07T16:26:00Z"/>
          <w:rFonts w:ascii="Times New Roman" w:hAnsi="Times New Roman" w:cs="Times New Roman"/>
        </w:rPr>
        <w:pPrChange w:id="2957" w:author="Cheick Traoré" w:date="2026-01-07T16:26:00Z" w16du:dateUtc="2026-01-07T16:26:00Z">
          <w:pPr>
            <w:numPr>
              <w:numId w:val="48"/>
            </w:numPr>
            <w:tabs>
              <w:tab w:val="num" w:pos="720"/>
              <w:tab w:val="left" w:pos="3200"/>
            </w:tabs>
            <w:spacing w:line="480" w:lineRule="auto"/>
            <w:ind w:left="720" w:hanging="360"/>
          </w:pPr>
        </w:pPrChange>
      </w:pPr>
      <w:del w:id="2958" w:author="Cheick Traoré" w:date="2026-01-07T16:26:00Z" w16du:dateUtc="2026-01-07T16:26:00Z">
        <w:r w:rsidRPr="00AB1D00" w:rsidDel="00974EF5">
          <w:rPr>
            <w:rFonts w:ascii="Times New Roman" w:hAnsi="Times New Roman" w:cs="Times New Roman"/>
          </w:rPr>
          <w:delText>Traçabilité des décisions architecturales</w:delText>
        </w:r>
      </w:del>
    </w:p>
    <w:p w14:paraId="496956F3" w14:textId="0522E9B1" w:rsidR="009600FD" w:rsidRPr="00AB1D00" w:rsidDel="00974EF5" w:rsidRDefault="009600FD" w:rsidP="00974EF5">
      <w:pPr>
        <w:tabs>
          <w:tab w:val="left" w:pos="3200"/>
        </w:tabs>
        <w:spacing w:line="480" w:lineRule="auto"/>
        <w:ind w:left="720" w:firstLine="0"/>
        <w:rPr>
          <w:del w:id="2959" w:author="Cheick Traoré" w:date="2026-01-07T16:26:00Z" w16du:dateUtc="2026-01-07T16:26:00Z"/>
          <w:rFonts w:ascii="Times New Roman" w:hAnsi="Times New Roman" w:cs="Times New Roman"/>
        </w:rPr>
        <w:pPrChange w:id="2960" w:author="Cheick Traoré" w:date="2026-01-07T16:26:00Z" w16du:dateUtc="2026-01-07T16:26:00Z">
          <w:pPr>
            <w:tabs>
              <w:tab w:val="left" w:pos="3200"/>
            </w:tabs>
            <w:spacing w:line="480" w:lineRule="auto"/>
          </w:pPr>
        </w:pPrChange>
      </w:pPr>
      <w:del w:id="2961" w:author="Cheick Traoré" w:date="2026-01-07T16:26:00Z" w16du:dateUtc="2026-01-07T16:26:00Z">
        <w:r w:rsidRPr="00AB1D00" w:rsidDel="00974EF5">
          <w:rPr>
            <w:rFonts w:ascii="Times New Roman" w:hAnsi="Times New Roman" w:cs="Times New Roman"/>
            <w:b/>
            <w:bCs/>
          </w:rPr>
          <w:delText>Mémoire et disque</w:delText>
        </w:r>
      </w:del>
    </w:p>
    <w:p w14:paraId="693990A6" w14:textId="276BED2A" w:rsidR="009600FD" w:rsidRPr="00AB1D00" w:rsidDel="00974EF5" w:rsidRDefault="009600FD" w:rsidP="00974EF5">
      <w:pPr>
        <w:tabs>
          <w:tab w:val="left" w:pos="3200"/>
        </w:tabs>
        <w:spacing w:line="480" w:lineRule="auto"/>
        <w:ind w:left="720" w:firstLine="0"/>
        <w:rPr>
          <w:del w:id="2962" w:author="Cheick Traoré" w:date="2026-01-07T16:26:00Z" w16du:dateUtc="2026-01-07T16:26:00Z"/>
          <w:rFonts w:ascii="Times New Roman" w:hAnsi="Times New Roman" w:cs="Times New Roman"/>
        </w:rPr>
        <w:pPrChange w:id="2963" w:author="Cheick Traoré" w:date="2026-01-07T16:26:00Z" w16du:dateUtc="2026-01-07T16:26:00Z">
          <w:pPr>
            <w:numPr>
              <w:numId w:val="49"/>
            </w:numPr>
            <w:tabs>
              <w:tab w:val="num" w:pos="720"/>
              <w:tab w:val="left" w:pos="3200"/>
            </w:tabs>
            <w:spacing w:line="480" w:lineRule="auto"/>
            <w:ind w:left="720" w:hanging="360"/>
          </w:pPr>
        </w:pPrChange>
      </w:pPr>
      <w:del w:id="2964" w:author="Cheick Traoré" w:date="2026-01-07T16:26:00Z" w16du:dateUtc="2026-01-07T16:26:00Z">
        <w:r w:rsidRPr="00AB1D00" w:rsidDel="00974EF5">
          <w:rPr>
            <w:rFonts w:ascii="Times New Roman" w:hAnsi="Times New Roman" w:cs="Times New Roman"/>
          </w:rPr>
          <w:delText>Capacité à traiter milliers de séries temporelles</w:delText>
        </w:r>
      </w:del>
    </w:p>
    <w:p w14:paraId="606F317B" w14:textId="72763122" w:rsidR="009600FD" w:rsidRPr="00AB1D00" w:rsidDel="00974EF5" w:rsidRDefault="009600FD" w:rsidP="00974EF5">
      <w:pPr>
        <w:tabs>
          <w:tab w:val="left" w:pos="3200"/>
        </w:tabs>
        <w:spacing w:line="480" w:lineRule="auto"/>
        <w:ind w:left="720" w:firstLine="0"/>
        <w:rPr>
          <w:del w:id="2965" w:author="Cheick Traoré" w:date="2026-01-07T16:26:00Z" w16du:dateUtc="2026-01-07T16:26:00Z"/>
          <w:rFonts w:ascii="Times New Roman" w:hAnsi="Times New Roman" w:cs="Times New Roman"/>
        </w:rPr>
        <w:pPrChange w:id="2966" w:author="Cheick Traoré" w:date="2026-01-07T16:26:00Z" w16du:dateUtc="2026-01-07T16:26:00Z">
          <w:pPr>
            <w:numPr>
              <w:numId w:val="49"/>
            </w:numPr>
            <w:tabs>
              <w:tab w:val="num" w:pos="720"/>
              <w:tab w:val="left" w:pos="3200"/>
            </w:tabs>
            <w:spacing w:line="480" w:lineRule="auto"/>
            <w:ind w:left="720" w:hanging="360"/>
          </w:pPr>
        </w:pPrChange>
      </w:pPr>
      <w:del w:id="2967" w:author="Cheick Traoré" w:date="2026-01-07T16:26:00Z" w16du:dateUtc="2026-01-07T16:26:00Z">
        <w:r w:rsidRPr="00AB1D00" w:rsidDel="00974EF5">
          <w:rPr>
            <w:rFonts w:ascii="Times New Roman" w:hAnsi="Times New Roman" w:cs="Times New Roman"/>
          </w:rPr>
          <w:delText>Stockage des historiques complets</w:delText>
        </w:r>
      </w:del>
    </w:p>
    <w:p w14:paraId="24CA1B38" w14:textId="3B47CD21" w:rsidR="009600FD" w:rsidRPr="00AB1D00" w:rsidDel="00974EF5" w:rsidRDefault="009600FD" w:rsidP="00974EF5">
      <w:pPr>
        <w:tabs>
          <w:tab w:val="left" w:pos="3200"/>
        </w:tabs>
        <w:spacing w:line="480" w:lineRule="auto"/>
        <w:ind w:left="720" w:firstLine="0"/>
        <w:rPr>
          <w:del w:id="2968" w:author="Cheick Traoré" w:date="2026-01-07T16:26:00Z" w16du:dateUtc="2026-01-07T16:26:00Z"/>
          <w:rFonts w:ascii="Times New Roman" w:hAnsi="Times New Roman" w:cs="Times New Roman"/>
        </w:rPr>
        <w:pPrChange w:id="2969" w:author="Cheick Traoré" w:date="2026-01-07T16:26:00Z" w16du:dateUtc="2026-01-07T16:26:00Z">
          <w:pPr>
            <w:numPr>
              <w:numId w:val="49"/>
            </w:numPr>
            <w:tabs>
              <w:tab w:val="num" w:pos="720"/>
              <w:tab w:val="left" w:pos="3200"/>
            </w:tabs>
            <w:spacing w:line="480" w:lineRule="auto"/>
            <w:ind w:left="720" w:hanging="360"/>
          </w:pPr>
        </w:pPrChange>
      </w:pPr>
      <w:del w:id="2970" w:author="Cheick Traoré" w:date="2026-01-07T16:26:00Z" w16du:dateUtc="2026-01-07T16:26:00Z">
        <w:r w:rsidRPr="00AB1D00" w:rsidDel="00974EF5">
          <w:rPr>
            <w:rFonts w:ascii="Times New Roman" w:hAnsi="Times New Roman" w:cs="Times New Roman"/>
          </w:rPr>
          <w:delText>Pas de limitation sur taille des données</w:delText>
        </w:r>
      </w:del>
    </w:p>
    <w:p w14:paraId="7882FD85" w14:textId="130BA6E2" w:rsidR="009600FD" w:rsidRPr="00AB1D00" w:rsidDel="00974EF5" w:rsidRDefault="009600FD" w:rsidP="00974EF5">
      <w:pPr>
        <w:tabs>
          <w:tab w:val="left" w:pos="3200"/>
        </w:tabs>
        <w:spacing w:line="480" w:lineRule="auto"/>
        <w:ind w:left="720" w:firstLine="0"/>
        <w:rPr>
          <w:del w:id="2971" w:author="Cheick Traoré" w:date="2026-01-07T16:26:00Z" w16du:dateUtc="2026-01-07T16:26:00Z"/>
          <w:rFonts w:ascii="Times New Roman" w:hAnsi="Times New Roman" w:cs="Times New Roman"/>
        </w:rPr>
        <w:pPrChange w:id="2972" w:author="Cheick Traoré" w:date="2026-01-07T16:26:00Z" w16du:dateUtc="2026-01-07T16:26:00Z">
          <w:pPr>
            <w:tabs>
              <w:tab w:val="left" w:pos="3200"/>
            </w:tabs>
            <w:spacing w:line="480" w:lineRule="auto"/>
          </w:pPr>
        </w:pPrChange>
      </w:pPr>
      <w:del w:id="2973" w:author="Cheick Traoré" w:date="2026-01-07T16:26:00Z" w16du:dateUtc="2026-01-07T16:26:00Z">
        <w:r w:rsidRPr="00AB1D00" w:rsidDel="00974EF5">
          <w:rPr>
            <w:rFonts w:ascii="Times New Roman" w:hAnsi="Times New Roman" w:cs="Times New Roman"/>
            <w:b/>
            <w:bCs/>
          </w:rPr>
          <w:delText>Fiabilité</w:delText>
        </w:r>
      </w:del>
    </w:p>
    <w:p w14:paraId="737B9B02" w14:textId="410DEF2A" w:rsidR="009600FD" w:rsidRPr="00AB1D00" w:rsidDel="00974EF5" w:rsidRDefault="009600FD" w:rsidP="00974EF5">
      <w:pPr>
        <w:tabs>
          <w:tab w:val="left" w:pos="3200"/>
        </w:tabs>
        <w:spacing w:line="480" w:lineRule="auto"/>
        <w:ind w:left="720" w:firstLine="0"/>
        <w:rPr>
          <w:del w:id="2974" w:author="Cheick Traoré" w:date="2026-01-07T16:26:00Z" w16du:dateUtc="2026-01-07T16:26:00Z"/>
          <w:rFonts w:ascii="Times New Roman" w:hAnsi="Times New Roman" w:cs="Times New Roman"/>
        </w:rPr>
        <w:pPrChange w:id="2975" w:author="Cheick Traoré" w:date="2026-01-07T16:26:00Z" w16du:dateUtc="2026-01-07T16:26:00Z">
          <w:pPr>
            <w:numPr>
              <w:numId w:val="50"/>
            </w:numPr>
            <w:tabs>
              <w:tab w:val="num" w:pos="720"/>
              <w:tab w:val="left" w:pos="3200"/>
            </w:tabs>
            <w:spacing w:line="480" w:lineRule="auto"/>
            <w:ind w:left="720" w:hanging="360"/>
          </w:pPr>
        </w:pPrChange>
      </w:pPr>
      <w:del w:id="2976" w:author="Cheick Traoré" w:date="2026-01-07T16:26:00Z" w16du:dateUtc="2026-01-07T16:26:00Z">
        <w:r w:rsidRPr="00AB1D00" w:rsidDel="00974EF5">
          <w:rPr>
            <w:rFonts w:ascii="Times New Roman" w:hAnsi="Times New Roman" w:cs="Times New Roman"/>
          </w:rPr>
          <w:delText>Récupération automatique des erreurs</w:delText>
        </w:r>
      </w:del>
    </w:p>
    <w:p w14:paraId="2C7BEB56" w14:textId="4E9CE78A" w:rsidR="009600FD" w:rsidRPr="00AB1D00" w:rsidDel="00974EF5" w:rsidRDefault="009600FD" w:rsidP="00974EF5">
      <w:pPr>
        <w:tabs>
          <w:tab w:val="left" w:pos="3200"/>
        </w:tabs>
        <w:spacing w:line="480" w:lineRule="auto"/>
        <w:ind w:left="720" w:firstLine="0"/>
        <w:rPr>
          <w:del w:id="2977" w:author="Cheick Traoré" w:date="2026-01-07T16:26:00Z" w16du:dateUtc="2026-01-07T16:26:00Z"/>
          <w:rFonts w:ascii="Times New Roman" w:hAnsi="Times New Roman" w:cs="Times New Roman"/>
        </w:rPr>
        <w:pPrChange w:id="2978" w:author="Cheick Traoré" w:date="2026-01-07T16:26:00Z" w16du:dateUtc="2026-01-07T16:26:00Z">
          <w:pPr>
            <w:tabs>
              <w:tab w:val="left" w:pos="3200"/>
            </w:tabs>
            <w:spacing w:line="480" w:lineRule="auto"/>
          </w:pPr>
        </w:pPrChange>
      </w:pPr>
    </w:p>
    <w:p w14:paraId="0FB544D5" w14:textId="0F9682E8" w:rsidR="009600FD" w:rsidRPr="00857900" w:rsidDel="00974EF5" w:rsidRDefault="009600FD" w:rsidP="00974EF5">
      <w:pPr>
        <w:tabs>
          <w:tab w:val="left" w:pos="3200"/>
        </w:tabs>
        <w:spacing w:line="480" w:lineRule="auto"/>
        <w:ind w:left="720" w:firstLine="0"/>
        <w:rPr>
          <w:del w:id="2979" w:author="Cheick Traoré" w:date="2026-01-07T16:26:00Z" w16du:dateUtc="2026-01-07T16:26:00Z"/>
          <w:rFonts w:ascii="Times New Roman" w:hAnsi="Times New Roman" w:cs="Times New Roman"/>
          <w:b/>
          <w:bCs/>
          <w:sz w:val="28"/>
          <w:szCs w:val="28"/>
        </w:rPr>
        <w:pPrChange w:id="2980" w:author="Cheick Traoré" w:date="2026-01-07T16:26:00Z" w16du:dateUtc="2026-01-07T16:26:00Z">
          <w:pPr>
            <w:tabs>
              <w:tab w:val="left" w:pos="3200"/>
            </w:tabs>
            <w:spacing w:line="480" w:lineRule="auto"/>
            <w:ind w:left="11" w:hanging="11"/>
            <w:outlineLvl w:val="0"/>
          </w:pPr>
        </w:pPrChange>
      </w:pPr>
      <w:bookmarkStart w:id="2981" w:name="_Toc217034646"/>
      <w:del w:id="2982" w:author="Cheick Traoré" w:date="2026-01-07T16:26:00Z" w16du:dateUtc="2026-01-07T16:26:00Z">
        <w:r w:rsidRPr="00857900" w:rsidDel="00974EF5">
          <w:rPr>
            <w:rFonts w:ascii="Times New Roman" w:hAnsi="Times New Roman" w:cs="Times New Roman"/>
            <w:b/>
            <w:bCs/>
            <w:sz w:val="28"/>
            <w:szCs w:val="28"/>
          </w:rPr>
          <w:delText>6. TECHNOLOGIES, SECURITE ET NORMES DE CONFORMITE</w:delText>
        </w:r>
        <w:bookmarkEnd w:id="2981"/>
      </w:del>
    </w:p>
    <w:p w14:paraId="381E594D" w14:textId="214E6811" w:rsidR="009600FD" w:rsidRPr="00EC1709" w:rsidDel="00974EF5" w:rsidRDefault="00EC1709" w:rsidP="00974EF5">
      <w:pPr>
        <w:tabs>
          <w:tab w:val="left" w:pos="3200"/>
        </w:tabs>
        <w:spacing w:line="480" w:lineRule="auto"/>
        <w:ind w:left="720" w:firstLine="0"/>
        <w:rPr>
          <w:del w:id="2983" w:author="Cheick Traoré" w:date="2026-01-07T16:26:00Z" w16du:dateUtc="2026-01-07T16:26:00Z"/>
          <w:rFonts w:ascii="Times New Roman" w:hAnsi="Times New Roman" w:cs="Times New Roman"/>
        </w:rPr>
        <w:pPrChange w:id="2984" w:author="Cheick Traoré" w:date="2026-01-07T16:26:00Z" w16du:dateUtc="2026-01-07T16:26:00Z">
          <w:pPr>
            <w:tabs>
              <w:tab w:val="left" w:pos="3200"/>
            </w:tabs>
            <w:spacing w:line="480" w:lineRule="auto"/>
            <w:ind w:left="11" w:hanging="11"/>
            <w:outlineLvl w:val="1"/>
          </w:pPr>
        </w:pPrChange>
      </w:pPr>
      <w:bookmarkStart w:id="2985" w:name="_Toc217034647"/>
      <w:del w:id="2986" w:author="Cheick Traoré" w:date="2026-01-07T16:26:00Z" w16du:dateUtc="2026-01-07T16:26:00Z">
        <w:r w:rsidRPr="00EC1709" w:rsidDel="00974EF5">
          <w:rPr>
            <w:rFonts w:ascii="Times New Roman" w:hAnsi="Times New Roman" w:cs="Times New Roman"/>
          </w:rPr>
          <w:delText>Les</w:delText>
        </w:r>
        <w:r w:rsidR="009600FD" w:rsidRPr="00EC1709" w:rsidDel="00974EF5">
          <w:rPr>
            <w:rFonts w:ascii="Times New Roman" w:hAnsi="Times New Roman" w:cs="Times New Roman"/>
          </w:rPr>
          <w:delText xml:space="preserve"> Standards</w:delText>
        </w:r>
        <w:r w:rsidDel="00974EF5">
          <w:rPr>
            <w:rFonts w:ascii="Times New Roman" w:hAnsi="Times New Roman" w:cs="Times New Roman"/>
          </w:rPr>
          <w:delText xml:space="preserve"> de conception</w:delText>
        </w:r>
        <w:r w:rsidR="009600FD" w:rsidRPr="00EC1709" w:rsidDel="00974EF5">
          <w:rPr>
            <w:rFonts w:ascii="Times New Roman" w:hAnsi="Times New Roman" w:cs="Times New Roman"/>
          </w:rPr>
          <w:delText xml:space="preserve"> et approches utilisés</w:delText>
        </w:r>
        <w:bookmarkEnd w:id="2985"/>
        <w:r w:rsidRPr="00EC1709" w:rsidDel="00974EF5">
          <w:rPr>
            <w:rFonts w:ascii="Times New Roman" w:hAnsi="Times New Roman" w:cs="Times New Roman"/>
          </w:rPr>
          <w:delText xml:space="preserve"> sont :</w:delText>
        </w:r>
      </w:del>
    </w:p>
    <w:p w14:paraId="5CC20A0C" w14:textId="2C7492EA" w:rsidR="00DC74ED" w:rsidRPr="007A4601" w:rsidDel="00974EF5" w:rsidRDefault="00EC1709" w:rsidP="00974EF5">
      <w:pPr>
        <w:tabs>
          <w:tab w:val="left" w:pos="3200"/>
        </w:tabs>
        <w:spacing w:line="480" w:lineRule="auto"/>
        <w:ind w:left="720" w:firstLine="0"/>
        <w:rPr>
          <w:del w:id="2987" w:author="Cheick Traoré" w:date="2026-01-07T16:26:00Z" w16du:dateUtc="2026-01-07T16:26:00Z"/>
          <w:rFonts w:ascii="Times New Roman" w:hAnsi="Times New Roman" w:cs="Times New Roman"/>
          <w:b/>
          <w:bCs/>
          <w:rPrChange w:id="2988" w:author="Cheick Traoré" w:date="2026-01-08T10:20:00Z" w16du:dateUtc="2026-01-08T10:20:00Z">
            <w:rPr>
              <w:del w:id="2989" w:author="Cheick Traoré" w:date="2026-01-07T16:26:00Z" w16du:dateUtc="2026-01-07T16:26:00Z"/>
              <w:rFonts w:ascii="Times New Roman" w:hAnsi="Times New Roman" w:cs="Times New Roman"/>
              <w:b/>
              <w:bCs/>
              <w:lang w:val="en-US"/>
            </w:rPr>
          </w:rPrChange>
        </w:rPr>
        <w:pPrChange w:id="2990" w:author="Cheick Traoré" w:date="2026-01-07T16:26:00Z" w16du:dateUtc="2026-01-07T16:26:00Z">
          <w:pPr>
            <w:tabs>
              <w:tab w:val="left" w:pos="3200"/>
            </w:tabs>
            <w:spacing w:line="480" w:lineRule="auto"/>
          </w:pPr>
        </w:pPrChange>
      </w:pPr>
      <w:del w:id="2991" w:author="Cheick Traoré" w:date="2026-01-07T16:26:00Z" w16du:dateUtc="2026-01-07T16:26:00Z">
        <w:r w:rsidRPr="007A4601" w:rsidDel="00974EF5">
          <w:rPr>
            <w:rFonts w:ascii="Times New Roman" w:hAnsi="Times New Roman" w:cs="Times New Roman"/>
            <w:b/>
            <w:bCs/>
            <w:rPrChange w:id="2992" w:author="Cheick Traoré" w:date="2026-01-08T10:20:00Z" w16du:dateUtc="2026-01-08T10:20:00Z">
              <w:rPr>
                <w:rFonts w:ascii="Times New Roman" w:hAnsi="Times New Roman" w:cs="Times New Roman"/>
                <w:b/>
                <w:bCs/>
                <w:lang w:val="en-US"/>
              </w:rPr>
            </w:rPrChange>
          </w:rPr>
          <w:delText>-</w:delText>
        </w:r>
        <w:r w:rsidR="00DC74ED" w:rsidRPr="007A4601" w:rsidDel="00974EF5">
          <w:rPr>
            <w:rFonts w:ascii="Times New Roman" w:hAnsi="Times New Roman" w:cs="Times New Roman"/>
            <w:b/>
            <w:bCs/>
            <w:rPrChange w:id="2993" w:author="Cheick Traoré" w:date="2026-01-08T10:20:00Z" w16du:dateUtc="2026-01-08T10:20:00Z">
              <w:rPr>
                <w:rFonts w:ascii="Times New Roman" w:hAnsi="Times New Roman" w:cs="Times New Roman"/>
                <w:b/>
                <w:bCs/>
                <w:lang w:val="en-US"/>
              </w:rPr>
            </w:rPrChange>
          </w:rPr>
          <w:delText>Merise</w:delText>
        </w:r>
        <w:r w:rsidRPr="007A4601" w:rsidDel="00974EF5">
          <w:rPr>
            <w:rFonts w:ascii="Times New Roman" w:hAnsi="Times New Roman" w:cs="Times New Roman"/>
            <w:b/>
            <w:bCs/>
            <w:rPrChange w:id="2994" w:author="Cheick Traoré" w:date="2026-01-08T10:20:00Z" w16du:dateUtc="2026-01-08T10:20:00Z">
              <w:rPr>
                <w:rFonts w:ascii="Times New Roman" w:hAnsi="Times New Roman" w:cs="Times New Roman"/>
                <w:b/>
                <w:bCs/>
                <w:lang w:val="en-US"/>
              </w:rPr>
            </w:rPrChange>
          </w:rPr>
          <w:delText>;</w:delText>
        </w:r>
      </w:del>
    </w:p>
    <w:p w14:paraId="6CDBDC6B" w14:textId="6A54F5E0" w:rsidR="009600FD" w:rsidRPr="007A4601" w:rsidDel="00974EF5" w:rsidRDefault="00EC1709" w:rsidP="00974EF5">
      <w:pPr>
        <w:tabs>
          <w:tab w:val="left" w:pos="3200"/>
        </w:tabs>
        <w:spacing w:line="480" w:lineRule="auto"/>
        <w:ind w:left="720" w:firstLine="0"/>
        <w:rPr>
          <w:del w:id="2995" w:author="Cheick Traoré" w:date="2026-01-07T16:26:00Z" w16du:dateUtc="2026-01-07T16:26:00Z"/>
          <w:rFonts w:ascii="Times New Roman" w:hAnsi="Times New Roman" w:cs="Times New Roman"/>
          <w:rPrChange w:id="2996" w:author="Cheick Traoré" w:date="2026-01-08T10:20:00Z" w16du:dateUtc="2026-01-08T10:20:00Z">
            <w:rPr>
              <w:del w:id="2997" w:author="Cheick Traoré" w:date="2026-01-07T16:26:00Z" w16du:dateUtc="2026-01-07T16:26:00Z"/>
              <w:rFonts w:ascii="Times New Roman" w:hAnsi="Times New Roman" w:cs="Times New Roman"/>
              <w:lang w:val="en-US"/>
            </w:rPr>
          </w:rPrChange>
        </w:rPr>
        <w:pPrChange w:id="2998" w:author="Cheick Traoré" w:date="2026-01-07T16:26:00Z" w16du:dateUtc="2026-01-07T16:26:00Z">
          <w:pPr>
            <w:tabs>
              <w:tab w:val="left" w:pos="3200"/>
            </w:tabs>
            <w:spacing w:line="480" w:lineRule="auto"/>
          </w:pPr>
        </w:pPrChange>
      </w:pPr>
      <w:del w:id="2999" w:author="Cheick Traoré" w:date="2026-01-07T16:26:00Z" w16du:dateUtc="2026-01-07T16:26:00Z">
        <w:r w:rsidRPr="007A4601" w:rsidDel="00974EF5">
          <w:rPr>
            <w:rFonts w:ascii="Times New Roman" w:hAnsi="Times New Roman" w:cs="Times New Roman"/>
            <w:b/>
            <w:bCs/>
            <w:rPrChange w:id="3000" w:author="Cheick Traoré" w:date="2026-01-08T10:20:00Z" w16du:dateUtc="2026-01-08T10:20:00Z">
              <w:rPr>
                <w:rFonts w:ascii="Times New Roman" w:hAnsi="Times New Roman" w:cs="Times New Roman"/>
                <w:b/>
                <w:bCs/>
                <w:lang w:val="en-US"/>
              </w:rPr>
            </w:rPrChange>
          </w:rPr>
          <w:delText>-</w:delText>
        </w:r>
        <w:r w:rsidR="009600FD" w:rsidRPr="007A4601" w:rsidDel="00974EF5">
          <w:rPr>
            <w:rFonts w:ascii="Times New Roman" w:hAnsi="Times New Roman" w:cs="Times New Roman"/>
            <w:b/>
            <w:bCs/>
            <w:rPrChange w:id="3001" w:author="Cheick Traoré" w:date="2026-01-08T10:20:00Z" w16du:dateUtc="2026-01-08T10:20:00Z">
              <w:rPr>
                <w:rFonts w:ascii="Times New Roman" w:hAnsi="Times New Roman" w:cs="Times New Roman"/>
                <w:b/>
                <w:bCs/>
                <w:lang w:val="en-US"/>
              </w:rPr>
            </w:rPrChange>
          </w:rPr>
          <w:delText>UML (Unified Modeling Language)</w:delText>
        </w:r>
      </w:del>
    </w:p>
    <w:p w14:paraId="49A3E364" w14:textId="58698B15" w:rsidR="009600FD" w:rsidRPr="00AB1D00" w:rsidDel="00974EF5" w:rsidRDefault="009600FD" w:rsidP="00974EF5">
      <w:pPr>
        <w:tabs>
          <w:tab w:val="left" w:pos="3200"/>
        </w:tabs>
        <w:spacing w:line="480" w:lineRule="auto"/>
        <w:ind w:left="720" w:firstLine="0"/>
        <w:rPr>
          <w:del w:id="3002" w:author="Cheick Traoré" w:date="2026-01-07T16:26:00Z" w16du:dateUtc="2026-01-07T16:26:00Z"/>
          <w:rFonts w:ascii="Times New Roman" w:hAnsi="Times New Roman" w:cs="Times New Roman"/>
        </w:rPr>
        <w:pPrChange w:id="3003" w:author="Cheick Traoré" w:date="2026-01-07T16:26:00Z" w16du:dateUtc="2026-01-07T16:26:00Z">
          <w:pPr>
            <w:numPr>
              <w:numId w:val="52"/>
            </w:numPr>
            <w:tabs>
              <w:tab w:val="num" w:pos="720"/>
              <w:tab w:val="left" w:pos="3200"/>
            </w:tabs>
            <w:spacing w:line="480" w:lineRule="auto"/>
            <w:ind w:left="720" w:hanging="360"/>
          </w:pPr>
        </w:pPrChange>
      </w:pPr>
      <w:del w:id="3004" w:author="Cheick Traoré" w:date="2026-01-07T16:26:00Z" w16du:dateUtc="2026-01-07T16:26:00Z">
        <w:r w:rsidRPr="00AB1D00" w:rsidDel="00974EF5">
          <w:rPr>
            <w:rFonts w:ascii="Times New Roman" w:hAnsi="Times New Roman" w:cs="Times New Roman"/>
          </w:rPr>
          <w:delText>Diagrammes de cas d'utilisation : interactions utilisateurs-système</w:delText>
        </w:r>
      </w:del>
    </w:p>
    <w:p w14:paraId="2F574A2C" w14:textId="6409965E" w:rsidR="009600FD" w:rsidRPr="00AB1D00" w:rsidDel="00974EF5" w:rsidRDefault="009600FD" w:rsidP="00974EF5">
      <w:pPr>
        <w:tabs>
          <w:tab w:val="left" w:pos="3200"/>
        </w:tabs>
        <w:spacing w:line="480" w:lineRule="auto"/>
        <w:ind w:left="720" w:firstLine="0"/>
        <w:rPr>
          <w:del w:id="3005" w:author="Cheick Traoré" w:date="2026-01-07T16:26:00Z" w16du:dateUtc="2026-01-07T16:26:00Z"/>
          <w:rFonts w:ascii="Times New Roman" w:hAnsi="Times New Roman" w:cs="Times New Roman"/>
        </w:rPr>
        <w:pPrChange w:id="3006" w:author="Cheick Traoré" w:date="2026-01-07T16:26:00Z" w16du:dateUtc="2026-01-07T16:26:00Z">
          <w:pPr>
            <w:numPr>
              <w:numId w:val="52"/>
            </w:numPr>
            <w:tabs>
              <w:tab w:val="num" w:pos="720"/>
              <w:tab w:val="left" w:pos="3200"/>
            </w:tabs>
            <w:spacing w:line="480" w:lineRule="auto"/>
            <w:ind w:left="720" w:hanging="360"/>
          </w:pPr>
        </w:pPrChange>
      </w:pPr>
      <w:del w:id="3007" w:author="Cheick Traoré" w:date="2026-01-07T16:26:00Z" w16du:dateUtc="2026-01-07T16:26:00Z">
        <w:r w:rsidRPr="00AB1D00" w:rsidDel="00974EF5">
          <w:rPr>
            <w:rFonts w:ascii="Times New Roman" w:hAnsi="Times New Roman" w:cs="Times New Roman"/>
          </w:rPr>
          <w:delText>Diagrammes de séquence : flux de travail interne et temporalité</w:delText>
        </w:r>
      </w:del>
    </w:p>
    <w:p w14:paraId="42C54177" w14:textId="5EDA8A02" w:rsidR="009600FD" w:rsidRPr="00AB1D00" w:rsidDel="00974EF5" w:rsidRDefault="009600FD" w:rsidP="00974EF5">
      <w:pPr>
        <w:tabs>
          <w:tab w:val="left" w:pos="3200"/>
        </w:tabs>
        <w:spacing w:line="480" w:lineRule="auto"/>
        <w:ind w:left="720" w:firstLine="0"/>
        <w:rPr>
          <w:del w:id="3008" w:author="Cheick Traoré" w:date="2026-01-07T16:26:00Z" w16du:dateUtc="2026-01-07T16:26:00Z"/>
          <w:rFonts w:ascii="Times New Roman" w:hAnsi="Times New Roman" w:cs="Times New Roman"/>
        </w:rPr>
        <w:pPrChange w:id="3009" w:author="Cheick Traoré" w:date="2026-01-07T16:26:00Z" w16du:dateUtc="2026-01-07T16:26:00Z">
          <w:pPr>
            <w:numPr>
              <w:numId w:val="52"/>
            </w:numPr>
            <w:tabs>
              <w:tab w:val="num" w:pos="720"/>
              <w:tab w:val="left" w:pos="3200"/>
            </w:tabs>
            <w:spacing w:line="480" w:lineRule="auto"/>
            <w:ind w:left="720" w:hanging="360"/>
          </w:pPr>
        </w:pPrChange>
      </w:pPr>
      <w:del w:id="3010" w:author="Cheick Traoré" w:date="2026-01-07T16:26:00Z" w16du:dateUtc="2026-01-07T16:26:00Z">
        <w:r w:rsidRPr="00AB1D00" w:rsidDel="00974EF5">
          <w:rPr>
            <w:rFonts w:ascii="Times New Roman" w:hAnsi="Times New Roman" w:cs="Times New Roman"/>
          </w:rPr>
          <w:delText>Diagrammes de déploiement : architecture matérielle</w:delText>
        </w:r>
      </w:del>
    </w:p>
    <w:p w14:paraId="246D5703" w14:textId="00ED6438" w:rsidR="009600FD" w:rsidRPr="00AB1D00" w:rsidDel="00974EF5" w:rsidRDefault="009600FD" w:rsidP="00974EF5">
      <w:pPr>
        <w:tabs>
          <w:tab w:val="left" w:pos="3200"/>
        </w:tabs>
        <w:spacing w:line="480" w:lineRule="auto"/>
        <w:ind w:left="720" w:firstLine="0"/>
        <w:rPr>
          <w:del w:id="3011" w:author="Cheick Traoré" w:date="2026-01-07T16:26:00Z" w16du:dateUtc="2026-01-07T16:26:00Z"/>
          <w:rFonts w:ascii="Times New Roman" w:hAnsi="Times New Roman" w:cs="Times New Roman"/>
        </w:rPr>
        <w:pPrChange w:id="3012" w:author="Cheick Traoré" w:date="2026-01-07T16:26:00Z" w16du:dateUtc="2026-01-07T16:26:00Z">
          <w:pPr>
            <w:numPr>
              <w:numId w:val="52"/>
            </w:numPr>
            <w:tabs>
              <w:tab w:val="num" w:pos="720"/>
              <w:tab w:val="left" w:pos="3200"/>
            </w:tabs>
            <w:spacing w:line="480" w:lineRule="auto"/>
            <w:ind w:left="720" w:hanging="360"/>
          </w:pPr>
        </w:pPrChange>
      </w:pPr>
      <w:del w:id="3013" w:author="Cheick Traoré" w:date="2026-01-07T16:26:00Z" w16du:dateUtc="2026-01-07T16:26:00Z">
        <w:r w:rsidRPr="00AB1D00" w:rsidDel="00974EF5">
          <w:rPr>
            <w:rFonts w:ascii="Times New Roman" w:hAnsi="Times New Roman" w:cs="Times New Roman"/>
          </w:rPr>
          <w:delText>Diagrammes de classes : structure des composants</w:delText>
        </w:r>
      </w:del>
    </w:p>
    <w:p w14:paraId="66C34E76" w14:textId="2E2A64A1" w:rsidR="000B570D" w:rsidDel="00974EF5" w:rsidRDefault="000B570D" w:rsidP="00974EF5">
      <w:pPr>
        <w:tabs>
          <w:tab w:val="left" w:pos="3200"/>
        </w:tabs>
        <w:spacing w:line="480" w:lineRule="auto"/>
        <w:ind w:left="720" w:firstLine="0"/>
        <w:rPr>
          <w:del w:id="3014" w:author="Cheick Traoré" w:date="2026-01-07T16:26:00Z" w16du:dateUtc="2026-01-07T16:26:00Z"/>
          <w:rFonts w:ascii="Times New Roman" w:hAnsi="Times New Roman" w:cs="Times New Roman"/>
        </w:rPr>
        <w:pPrChange w:id="3015" w:author="Cheick Traoré" w:date="2026-01-07T16:26:00Z" w16du:dateUtc="2026-01-07T16:26:00Z">
          <w:pPr>
            <w:tabs>
              <w:tab w:val="left" w:pos="3200"/>
            </w:tabs>
            <w:spacing w:line="480" w:lineRule="auto"/>
            <w:ind w:left="11" w:hanging="11"/>
          </w:pPr>
        </w:pPrChange>
      </w:pPr>
      <w:del w:id="3016" w:author="Cheick Traoré" w:date="2026-01-07T16:26:00Z" w16du:dateUtc="2026-01-07T16:26:00Z">
        <w:r w:rsidDel="00974EF5">
          <w:rPr>
            <w:rFonts w:ascii="Times New Roman" w:hAnsi="Times New Roman" w:cs="Times New Roman"/>
          </w:rPr>
          <w:delText>Durant ce projet un bon nombre de technologies modernes et nouvelles ont été utilisées</w:delText>
        </w:r>
      </w:del>
    </w:p>
    <w:p w14:paraId="04C20AC2" w14:textId="5C6E8F62" w:rsidR="000B570D" w:rsidDel="00974EF5" w:rsidRDefault="000B570D" w:rsidP="00974EF5">
      <w:pPr>
        <w:tabs>
          <w:tab w:val="left" w:pos="3200"/>
        </w:tabs>
        <w:spacing w:line="480" w:lineRule="auto"/>
        <w:ind w:left="720" w:firstLine="0"/>
        <w:rPr>
          <w:del w:id="3017" w:author="Cheick Traoré" w:date="2026-01-07T16:26:00Z" w16du:dateUtc="2026-01-07T16:26:00Z"/>
          <w:rFonts w:ascii="Times New Roman" w:hAnsi="Times New Roman" w:cs="Times New Roman"/>
        </w:rPr>
        <w:pPrChange w:id="3018" w:author="Cheick Traoré" w:date="2026-01-07T16:26:00Z" w16du:dateUtc="2026-01-07T16:26:00Z">
          <w:pPr>
            <w:tabs>
              <w:tab w:val="left" w:pos="3200"/>
            </w:tabs>
            <w:spacing w:line="480" w:lineRule="auto"/>
            <w:ind w:left="11" w:hanging="11"/>
          </w:pPr>
        </w:pPrChange>
      </w:pPr>
      <w:del w:id="3019" w:author="Cheick Traoré" w:date="2026-01-07T16:26:00Z" w16du:dateUtc="2026-01-07T16:26:00Z">
        <w:r w:rsidDel="00974EF5">
          <w:rPr>
            <w:rFonts w:ascii="Times New Roman" w:hAnsi="Times New Roman" w:cs="Times New Roman"/>
          </w:rPr>
          <w:delText xml:space="preserve">Parmis celles-ci </w:delText>
        </w:r>
        <w:r w:rsidR="001E4770" w:rsidDel="00974EF5">
          <w:rPr>
            <w:rFonts w:ascii="Times New Roman" w:hAnsi="Times New Roman" w:cs="Times New Roman"/>
          </w:rPr>
          <w:delText>Nous</w:delText>
        </w:r>
        <w:r w:rsidDel="00974EF5">
          <w:rPr>
            <w:rFonts w:ascii="Times New Roman" w:hAnsi="Times New Roman" w:cs="Times New Roman"/>
          </w:rPr>
          <w:delText xml:space="preserve"> pouvons citer :</w:delText>
        </w:r>
      </w:del>
    </w:p>
    <w:p w14:paraId="3A6DED8C" w14:textId="187F8DF0" w:rsidR="00CC2107" w:rsidRPr="000B570D" w:rsidDel="00974EF5" w:rsidRDefault="00CC2107" w:rsidP="00974EF5">
      <w:pPr>
        <w:tabs>
          <w:tab w:val="left" w:pos="3200"/>
        </w:tabs>
        <w:spacing w:line="480" w:lineRule="auto"/>
        <w:ind w:left="720" w:firstLine="0"/>
        <w:rPr>
          <w:del w:id="3020" w:author="Cheick Traoré" w:date="2026-01-07T16:26:00Z" w16du:dateUtc="2026-01-07T16:26:00Z"/>
          <w:rFonts w:ascii="Times New Roman" w:hAnsi="Times New Roman" w:cs="Times New Roman"/>
        </w:rPr>
        <w:pPrChange w:id="3021" w:author="Cheick Traoré" w:date="2026-01-07T16:26:00Z" w16du:dateUtc="2026-01-07T16:26:00Z">
          <w:pPr>
            <w:tabs>
              <w:tab w:val="left" w:pos="3200"/>
            </w:tabs>
            <w:spacing w:line="480" w:lineRule="auto"/>
          </w:pPr>
        </w:pPrChange>
      </w:pPr>
    </w:p>
    <w:p w14:paraId="18ACBFA5" w14:textId="40444E2C" w:rsidR="009600FD" w:rsidRPr="00AB1D00" w:rsidDel="00974EF5" w:rsidRDefault="00EC1709" w:rsidP="00974EF5">
      <w:pPr>
        <w:tabs>
          <w:tab w:val="left" w:pos="3200"/>
        </w:tabs>
        <w:spacing w:line="480" w:lineRule="auto"/>
        <w:ind w:left="720" w:firstLine="0"/>
        <w:rPr>
          <w:del w:id="3022" w:author="Cheick Traoré" w:date="2026-01-07T16:26:00Z" w16du:dateUtc="2026-01-07T16:26:00Z"/>
          <w:rFonts w:ascii="Times New Roman" w:hAnsi="Times New Roman" w:cs="Times New Roman"/>
        </w:rPr>
        <w:pPrChange w:id="3023" w:author="Cheick Traoré" w:date="2026-01-07T16:26:00Z" w16du:dateUtc="2026-01-07T16:26:00Z">
          <w:pPr>
            <w:tabs>
              <w:tab w:val="left" w:pos="3200"/>
            </w:tabs>
            <w:spacing w:line="480" w:lineRule="auto"/>
          </w:pPr>
        </w:pPrChange>
      </w:pPr>
      <w:del w:id="3024" w:author="Cheick Traoré" w:date="2026-01-07T16:26:00Z" w16du:dateUtc="2026-01-07T16:26:00Z">
        <w:r w:rsidDel="00974EF5">
          <w:rPr>
            <w:rFonts w:ascii="Times New Roman" w:hAnsi="Times New Roman" w:cs="Times New Roman"/>
            <w:b/>
            <w:bCs/>
          </w:rPr>
          <w:delText xml:space="preserve">Le language </w:delText>
        </w:r>
        <w:r w:rsidR="009600FD" w:rsidRPr="00AB1D00" w:rsidDel="00974EF5">
          <w:rPr>
            <w:rFonts w:ascii="Times New Roman" w:hAnsi="Times New Roman" w:cs="Times New Roman"/>
            <w:b/>
            <w:bCs/>
          </w:rPr>
          <w:delText>Python</w:delText>
        </w:r>
      </w:del>
    </w:p>
    <w:p w14:paraId="3640E21A" w14:textId="4303B501" w:rsidR="009600FD" w:rsidRPr="00AB1D00" w:rsidDel="00974EF5" w:rsidRDefault="009600FD" w:rsidP="00974EF5">
      <w:pPr>
        <w:tabs>
          <w:tab w:val="left" w:pos="3200"/>
        </w:tabs>
        <w:spacing w:line="480" w:lineRule="auto"/>
        <w:ind w:left="720" w:firstLine="0"/>
        <w:rPr>
          <w:del w:id="3025" w:author="Cheick Traoré" w:date="2026-01-07T16:26:00Z" w16du:dateUtc="2026-01-07T16:26:00Z"/>
          <w:rFonts w:ascii="Times New Roman" w:hAnsi="Times New Roman" w:cs="Times New Roman"/>
        </w:rPr>
        <w:pPrChange w:id="3026" w:author="Cheick Traoré" w:date="2026-01-07T16:26:00Z" w16du:dateUtc="2026-01-07T16:26:00Z">
          <w:pPr>
            <w:numPr>
              <w:numId w:val="55"/>
            </w:numPr>
            <w:tabs>
              <w:tab w:val="num" w:pos="720"/>
              <w:tab w:val="left" w:pos="3200"/>
            </w:tabs>
            <w:spacing w:line="480" w:lineRule="auto"/>
            <w:ind w:left="720" w:hanging="360"/>
          </w:pPr>
        </w:pPrChange>
      </w:pPr>
      <w:del w:id="3027" w:author="Cheick Traoré" w:date="2026-01-07T16:26:00Z" w16du:dateUtc="2026-01-07T16:26:00Z">
        <w:r w:rsidRPr="00AB1D00" w:rsidDel="00974EF5">
          <w:rPr>
            <w:rFonts w:ascii="Times New Roman" w:hAnsi="Times New Roman" w:cs="Times New Roman"/>
          </w:rPr>
          <w:delText xml:space="preserve">Langage principal pour l'analyse et la </w:delText>
        </w:r>
        <w:r w:rsidR="00B67C12" w:rsidRPr="00AB1D00" w:rsidDel="00974EF5">
          <w:rPr>
            <w:rFonts w:ascii="Times New Roman" w:hAnsi="Times New Roman" w:cs="Times New Roman"/>
          </w:rPr>
          <w:delText>projection</w:delText>
        </w:r>
      </w:del>
    </w:p>
    <w:p w14:paraId="722ECC05" w14:textId="0043B2D2" w:rsidR="009600FD" w:rsidRPr="00AB1D00" w:rsidDel="00974EF5" w:rsidRDefault="009600FD" w:rsidP="00974EF5">
      <w:pPr>
        <w:tabs>
          <w:tab w:val="left" w:pos="3200"/>
        </w:tabs>
        <w:spacing w:line="480" w:lineRule="auto"/>
        <w:ind w:left="720" w:firstLine="0"/>
        <w:rPr>
          <w:del w:id="3028" w:author="Cheick Traoré" w:date="2026-01-07T16:26:00Z" w16du:dateUtc="2026-01-07T16:26:00Z"/>
          <w:rFonts w:ascii="Times New Roman" w:hAnsi="Times New Roman" w:cs="Times New Roman"/>
        </w:rPr>
        <w:pPrChange w:id="3029" w:author="Cheick Traoré" w:date="2026-01-07T16:26:00Z" w16du:dateUtc="2026-01-07T16:26:00Z">
          <w:pPr>
            <w:numPr>
              <w:numId w:val="55"/>
            </w:numPr>
            <w:tabs>
              <w:tab w:val="num" w:pos="720"/>
              <w:tab w:val="left" w:pos="3200"/>
            </w:tabs>
            <w:spacing w:line="480" w:lineRule="auto"/>
            <w:ind w:left="720" w:hanging="360"/>
          </w:pPr>
        </w:pPrChange>
      </w:pPr>
      <w:del w:id="3030" w:author="Cheick Traoré" w:date="2026-01-07T16:26:00Z" w16du:dateUtc="2026-01-07T16:26:00Z">
        <w:r w:rsidRPr="00AB1D00" w:rsidDel="00974EF5">
          <w:rPr>
            <w:rFonts w:ascii="Times New Roman" w:hAnsi="Times New Roman" w:cs="Times New Roman"/>
          </w:rPr>
          <w:delText>Riche écosystème de bibliothèques spécialisées</w:delText>
        </w:r>
      </w:del>
    </w:p>
    <w:p w14:paraId="0855CE16" w14:textId="402FD265" w:rsidR="009600FD" w:rsidRPr="00AB1D00" w:rsidDel="00974EF5" w:rsidRDefault="009600FD" w:rsidP="00974EF5">
      <w:pPr>
        <w:tabs>
          <w:tab w:val="left" w:pos="3200"/>
        </w:tabs>
        <w:spacing w:line="480" w:lineRule="auto"/>
        <w:ind w:left="720" w:firstLine="0"/>
        <w:rPr>
          <w:del w:id="3031" w:author="Cheick Traoré" w:date="2026-01-07T16:26:00Z" w16du:dateUtc="2026-01-07T16:26:00Z"/>
          <w:rFonts w:ascii="Times New Roman" w:hAnsi="Times New Roman" w:cs="Times New Roman"/>
        </w:rPr>
        <w:pPrChange w:id="3032" w:author="Cheick Traoré" w:date="2026-01-07T16:26:00Z" w16du:dateUtc="2026-01-07T16:26:00Z">
          <w:pPr>
            <w:numPr>
              <w:numId w:val="55"/>
            </w:numPr>
            <w:tabs>
              <w:tab w:val="num" w:pos="720"/>
              <w:tab w:val="left" w:pos="3200"/>
            </w:tabs>
            <w:spacing w:line="480" w:lineRule="auto"/>
            <w:ind w:left="720" w:hanging="360"/>
          </w:pPr>
        </w:pPrChange>
      </w:pPr>
      <w:del w:id="3033" w:author="Cheick Traoré" w:date="2026-01-07T16:26:00Z" w16du:dateUtc="2026-01-07T16:26:00Z">
        <w:r w:rsidRPr="00AB1D00" w:rsidDel="00974EF5">
          <w:rPr>
            <w:rFonts w:ascii="Times New Roman" w:hAnsi="Times New Roman" w:cs="Times New Roman"/>
          </w:rPr>
          <w:delText>Approche déterministe garantissant la reproductibilité</w:delText>
        </w:r>
      </w:del>
    </w:p>
    <w:p w14:paraId="5ECFD59E" w14:textId="7B108911" w:rsidR="009600FD" w:rsidRPr="00AB1D00" w:rsidDel="00974EF5" w:rsidRDefault="009600FD" w:rsidP="00974EF5">
      <w:pPr>
        <w:tabs>
          <w:tab w:val="left" w:pos="3200"/>
        </w:tabs>
        <w:spacing w:line="480" w:lineRule="auto"/>
        <w:ind w:left="720" w:firstLine="0"/>
        <w:rPr>
          <w:del w:id="3034" w:author="Cheick Traoré" w:date="2026-01-07T16:26:00Z" w16du:dateUtc="2026-01-07T16:26:00Z"/>
          <w:rFonts w:ascii="Times New Roman" w:hAnsi="Times New Roman" w:cs="Times New Roman"/>
        </w:rPr>
        <w:pPrChange w:id="3035" w:author="Cheick Traoré" w:date="2026-01-07T16:26:00Z" w16du:dateUtc="2026-01-07T16:26:00Z">
          <w:pPr>
            <w:tabs>
              <w:tab w:val="left" w:pos="3200"/>
            </w:tabs>
            <w:spacing w:line="480" w:lineRule="auto"/>
          </w:pPr>
        </w:pPrChange>
      </w:pPr>
      <w:del w:id="3036" w:author="Cheick Traoré" w:date="2026-01-07T16:26:00Z" w16du:dateUtc="2026-01-07T16:26:00Z">
        <w:r w:rsidRPr="00AB1D00" w:rsidDel="00974EF5">
          <w:rPr>
            <w:rFonts w:ascii="Times New Roman" w:hAnsi="Times New Roman" w:cs="Times New Roman"/>
            <w:b/>
            <w:bCs/>
          </w:rPr>
          <w:delText>Bibliothèques clés</w:delText>
        </w:r>
      </w:de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6833"/>
      </w:tblGrid>
      <w:tr w:rsidR="009600FD" w:rsidRPr="00AB1D00" w:rsidDel="00974EF5" w14:paraId="2782C75A" w14:textId="45114B2F" w:rsidTr="002F16A8">
        <w:trPr>
          <w:trHeight w:val="560"/>
          <w:del w:id="3037" w:author="Cheick Traoré" w:date="2026-01-07T16:26:00Z" w16du:dateUtc="2026-01-07T16:26:00Z"/>
        </w:trPr>
        <w:tc>
          <w:tcPr>
            <w:tcW w:w="0" w:type="auto"/>
            <w:tcMar>
              <w:top w:w="100" w:type="dxa"/>
              <w:left w:w="100" w:type="dxa"/>
              <w:bottom w:w="100" w:type="dxa"/>
              <w:right w:w="100" w:type="dxa"/>
            </w:tcMar>
            <w:hideMark/>
          </w:tcPr>
          <w:p w14:paraId="6642EE01" w14:textId="4B6D3F31" w:rsidR="009600FD" w:rsidRPr="00AB1D00" w:rsidDel="00974EF5" w:rsidRDefault="009600FD" w:rsidP="00974EF5">
            <w:pPr>
              <w:tabs>
                <w:tab w:val="left" w:pos="3200"/>
              </w:tabs>
              <w:spacing w:line="480" w:lineRule="auto"/>
              <w:ind w:left="720" w:firstLine="0"/>
              <w:rPr>
                <w:del w:id="3038" w:author="Cheick Traoré" w:date="2026-01-07T16:26:00Z" w16du:dateUtc="2026-01-07T16:26:00Z"/>
                <w:rFonts w:ascii="Times New Roman" w:hAnsi="Times New Roman" w:cs="Times New Roman"/>
              </w:rPr>
              <w:pPrChange w:id="3039" w:author="Cheick Traoré" w:date="2026-01-07T16:26:00Z" w16du:dateUtc="2026-01-07T16:26:00Z">
                <w:pPr>
                  <w:tabs>
                    <w:tab w:val="left" w:pos="3200"/>
                  </w:tabs>
                  <w:spacing w:line="480" w:lineRule="auto"/>
                </w:pPr>
              </w:pPrChange>
            </w:pPr>
            <w:del w:id="3040" w:author="Cheick Traoré" w:date="2026-01-07T16:26:00Z" w16du:dateUtc="2026-01-07T16:26:00Z">
              <w:r w:rsidRPr="00AB1D00" w:rsidDel="00974EF5">
                <w:rPr>
                  <w:rFonts w:ascii="Times New Roman" w:hAnsi="Times New Roman" w:cs="Times New Roman"/>
                  <w:b/>
                  <w:bCs/>
                </w:rPr>
                <w:delText>Bibliothèque</w:delText>
              </w:r>
            </w:del>
          </w:p>
        </w:tc>
        <w:tc>
          <w:tcPr>
            <w:tcW w:w="0" w:type="auto"/>
            <w:tcMar>
              <w:top w:w="100" w:type="dxa"/>
              <w:left w:w="100" w:type="dxa"/>
              <w:bottom w:w="100" w:type="dxa"/>
              <w:right w:w="100" w:type="dxa"/>
            </w:tcMar>
            <w:hideMark/>
          </w:tcPr>
          <w:p w14:paraId="30B193E0" w14:textId="5144522C" w:rsidR="009600FD" w:rsidRPr="00AB1D00" w:rsidDel="00974EF5" w:rsidRDefault="009600FD" w:rsidP="00974EF5">
            <w:pPr>
              <w:tabs>
                <w:tab w:val="left" w:pos="3200"/>
              </w:tabs>
              <w:spacing w:line="480" w:lineRule="auto"/>
              <w:ind w:left="720" w:firstLine="0"/>
              <w:rPr>
                <w:del w:id="3041" w:author="Cheick Traoré" w:date="2026-01-07T16:26:00Z" w16du:dateUtc="2026-01-07T16:26:00Z"/>
                <w:rFonts w:ascii="Times New Roman" w:hAnsi="Times New Roman" w:cs="Times New Roman"/>
              </w:rPr>
              <w:pPrChange w:id="3042" w:author="Cheick Traoré" w:date="2026-01-07T16:26:00Z" w16du:dateUtc="2026-01-07T16:26:00Z">
                <w:pPr>
                  <w:tabs>
                    <w:tab w:val="left" w:pos="3200"/>
                  </w:tabs>
                  <w:spacing w:line="480" w:lineRule="auto"/>
                </w:pPr>
              </w:pPrChange>
            </w:pPr>
            <w:del w:id="3043" w:author="Cheick Traoré" w:date="2026-01-07T16:26:00Z" w16du:dateUtc="2026-01-07T16:26:00Z">
              <w:r w:rsidRPr="00AB1D00" w:rsidDel="00974EF5">
                <w:rPr>
                  <w:rFonts w:ascii="Times New Roman" w:hAnsi="Times New Roman" w:cs="Times New Roman"/>
                  <w:b/>
                  <w:bCs/>
                </w:rPr>
                <w:delText>Utilisation</w:delText>
              </w:r>
            </w:del>
          </w:p>
        </w:tc>
      </w:tr>
      <w:tr w:rsidR="009600FD" w:rsidRPr="00AB1D00" w:rsidDel="00974EF5" w14:paraId="4911E146" w14:textId="6D24819A" w:rsidTr="002F16A8">
        <w:trPr>
          <w:trHeight w:val="560"/>
          <w:del w:id="3044" w:author="Cheick Traoré" w:date="2026-01-07T16:26:00Z" w16du:dateUtc="2026-01-07T16:26:00Z"/>
        </w:trPr>
        <w:tc>
          <w:tcPr>
            <w:tcW w:w="0" w:type="auto"/>
            <w:tcMar>
              <w:top w:w="100" w:type="dxa"/>
              <w:left w:w="100" w:type="dxa"/>
              <w:bottom w:w="100" w:type="dxa"/>
              <w:right w:w="100" w:type="dxa"/>
            </w:tcMar>
            <w:hideMark/>
          </w:tcPr>
          <w:p w14:paraId="5F268C67" w14:textId="59571820" w:rsidR="009600FD" w:rsidRPr="00AB1D00" w:rsidDel="00974EF5" w:rsidRDefault="009600FD" w:rsidP="00974EF5">
            <w:pPr>
              <w:tabs>
                <w:tab w:val="left" w:pos="3200"/>
              </w:tabs>
              <w:spacing w:line="480" w:lineRule="auto"/>
              <w:ind w:left="720" w:firstLine="0"/>
              <w:rPr>
                <w:del w:id="3045" w:author="Cheick Traoré" w:date="2026-01-07T16:26:00Z" w16du:dateUtc="2026-01-07T16:26:00Z"/>
                <w:rFonts w:ascii="Times New Roman" w:hAnsi="Times New Roman" w:cs="Times New Roman"/>
              </w:rPr>
              <w:pPrChange w:id="3046" w:author="Cheick Traoré" w:date="2026-01-07T16:26:00Z" w16du:dateUtc="2026-01-07T16:26:00Z">
                <w:pPr>
                  <w:tabs>
                    <w:tab w:val="left" w:pos="3200"/>
                  </w:tabs>
                  <w:spacing w:line="480" w:lineRule="auto"/>
                </w:pPr>
              </w:pPrChange>
            </w:pPr>
            <w:del w:id="3047" w:author="Cheick Traoré" w:date="2026-01-07T16:26:00Z" w16du:dateUtc="2026-01-07T16:26:00Z">
              <w:r w:rsidRPr="00AB1D00" w:rsidDel="00974EF5">
                <w:rPr>
                  <w:rFonts w:ascii="Times New Roman" w:hAnsi="Times New Roman" w:cs="Times New Roman"/>
                  <w:b/>
                  <w:bCs/>
                </w:rPr>
                <w:delText>Pandas</w:delText>
              </w:r>
            </w:del>
          </w:p>
        </w:tc>
        <w:tc>
          <w:tcPr>
            <w:tcW w:w="0" w:type="auto"/>
            <w:tcMar>
              <w:top w:w="100" w:type="dxa"/>
              <w:left w:w="100" w:type="dxa"/>
              <w:bottom w:w="100" w:type="dxa"/>
              <w:right w:w="100" w:type="dxa"/>
            </w:tcMar>
            <w:hideMark/>
          </w:tcPr>
          <w:p w14:paraId="64E53AE9" w14:textId="7D457849" w:rsidR="009600FD" w:rsidRPr="00AB1D00" w:rsidDel="00974EF5" w:rsidRDefault="009600FD" w:rsidP="00974EF5">
            <w:pPr>
              <w:tabs>
                <w:tab w:val="left" w:pos="3200"/>
              </w:tabs>
              <w:spacing w:line="480" w:lineRule="auto"/>
              <w:ind w:left="720" w:firstLine="0"/>
              <w:rPr>
                <w:del w:id="3048" w:author="Cheick Traoré" w:date="2026-01-07T16:26:00Z" w16du:dateUtc="2026-01-07T16:26:00Z"/>
                <w:rFonts w:ascii="Times New Roman" w:hAnsi="Times New Roman" w:cs="Times New Roman"/>
              </w:rPr>
              <w:pPrChange w:id="3049" w:author="Cheick Traoré" w:date="2026-01-07T16:26:00Z" w16du:dateUtc="2026-01-07T16:26:00Z">
                <w:pPr>
                  <w:tabs>
                    <w:tab w:val="left" w:pos="3200"/>
                  </w:tabs>
                  <w:spacing w:line="480" w:lineRule="auto"/>
                </w:pPr>
              </w:pPrChange>
            </w:pPr>
            <w:del w:id="3050" w:author="Cheick Traoré" w:date="2026-01-07T16:26:00Z" w16du:dateUtc="2026-01-07T16:26:00Z">
              <w:r w:rsidRPr="00AB1D00" w:rsidDel="00974EF5">
                <w:rPr>
                  <w:rFonts w:ascii="Times New Roman" w:hAnsi="Times New Roman" w:cs="Times New Roman"/>
                </w:rPr>
                <w:delText>Nettoyage, remodelage et manipulation des données</w:delText>
              </w:r>
            </w:del>
          </w:p>
        </w:tc>
      </w:tr>
      <w:tr w:rsidR="009600FD" w:rsidRPr="00AB1D00" w:rsidDel="00974EF5" w14:paraId="26386939" w14:textId="3260DA92" w:rsidTr="002F16A8">
        <w:trPr>
          <w:trHeight w:val="560"/>
          <w:del w:id="3051" w:author="Cheick Traoré" w:date="2026-01-07T16:26:00Z" w16du:dateUtc="2026-01-07T16:26:00Z"/>
        </w:trPr>
        <w:tc>
          <w:tcPr>
            <w:tcW w:w="0" w:type="auto"/>
            <w:tcMar>
              <w:top w:w="100" w:type="dxa"/>
              <w:left w:w="100" w:type="dxa"/>
              <w:bottom w:w="100" w:type="dxa"/>
              <w:right w:w="100" w:type="dxa"/>
            </w:tcMar>
            <w:hideMark/>
          </w:tcPr>
          <w:p w14:paraId="4DFC1218" w14:textId="335A2F97" w:rsidR="009600FD" w:rsidRPr="00AB1D00" w:rsidDel="00974EF5" w:rsidRDefault="009600FD" w:rsidP="00974EF5">
            <w:pPr>
              <w:tabs>
                <w:tab w:val="left" w:pos="3200"/>
              </w:tabs>
              <w:spacing w:line="480" w:lineRule="auto"/>
              <w:ind w:left="720" w:firstLine="0"/>
              <w:rPr>
                <w:del w:id="3052" w:author="Cheick Traoré" w:date="2026-01-07T16:26:00Z" w16du:dateUtc="2026-01-07T16:26:00Z"/>
                <w:rFonts w:ascii="Times New Roman" w:hAnsi="Times New Roman" w:cs="Times New Roman"/>
              </w:rPr>
              <w:pPrChange w:id="3053" w:author="Cheick Traoré" w:date="2026-01-07T16:26:00Z" w16du:dateUtc="2026-01-07T16:26:00Z">
                <w:pPr>
                  <w:tabs>
                    <w:tab w:val="left" w:pos="3200"/>
                  </w:tabs>
                  <w:spacing w:line="480" w:lineRule="auto"/>
                </w:pPr>
              </w:pPrChange>
            </w:pPr>
            <w:del w:id="3054" w:author="Cheick Traoré" w:date="2026-01-07T16:26:00Z" w16du:dateUtc="2026-01-07T16:26:00Z">
              <w:r w:rsidRPr="00AB1D00" w:rsidDel="00974EF5">
                <w:rPr>
                  <w:rFonts w:ascii="Times New Roman" w:hAnsi="Times New Roman" w:cs="Times New Roman"/>
                  <w:b/>
                  <w:bCs/>
                </w:rPr>
                <w:delText>NumPy</w:delText>
              </w:r>
            </w:del>
          </w:p>
        </w:tc>
        <w:tc>
          <w:tcPr>
            <w:tcW w:w="0" w:type="auto"/>
            <w:tcMar>
              <w:top w:w="100" w:type="dxa"/>
              <w:left w:w="100" w:type="dxa"/>
              <w:bottom w:w="100" w:type="dxa"/>
              <w:right w:w="100" w:type="dxa"/>
            </w:tcMar>
            <w:hideMark/>
          </w:tcPr>
          <w:p w14:paraId="5A4F107D" w14:textId="25E08BD3" w:rsidR="009600FD" w:rsidRPr="00AB1D00" w:rsidDel="00974EF5" w:rsidRDefault="009600FD" w:rsidP="00974EF5">
            <w:pPr>
              <w:tabs>
                <w:tab w:val="left" w:pos="3200"/>
              </w:tabs>
              <w:spacing w:line="480" w:lineRule="auto"/>
              <w:ind w:left="720" w:firstLine="0"/>
              <w:rPr>
                <w:del w:id="3055" w:author="Cheick Traoré" w:date="2026-01-07T16:26:00Z" w16du:dateUtc="2026-01-07T16:26:00Z"/>
                <w:rFonts w:ascii="Times New Roman" w:hAnsi="Times New Roman" w:cs="Times New Roman"/>
              </w:rPr>
              <w:pPrChange w:id="3056" w:author="Cheick Traoré" w:date="2026-01-07T16:26:00Z" w16du:dateUtc="2026-01-07T16:26:00Z">
                <w:pPr>
                  <w:tabs>
                    <w:tab w:val="left" w:pos="3200"/>
                  </w:tabs>
                  <w:spacing w:line="480" w:lineRule="auto"/>
                </w:pPr>
              </w:pPrChange>
            </w:pPr>
            <w:del w:id="3057" w:author="Cheick Traoré" w:date="2026-01-07T16:26:00Z" w16du:dateUtc="2026-01-07T16:26:00Z">
              <w:r w:rsidRPr="00AB1D00" w:rsidDel="00974EF5">
                <w:rPr>
                  <w:rFonts w:ascii="Times New Roman" w:hAnsi="Times New Roman" w:cs="Times New Roman"/>
                </w:rPr>
                <w:delText>Opérations numériques efficaces</w:delText>
              </w:r>
            </w:del>
          </w:p>
        </w:tc>
      </w:tr>
      <w:tr w:rsidR="009600FD" w:rsidRPr="00AB1D00" w:rsidDel="00974EF5" w14:paraId="46EDD099" w14:textId="454D5222" w:rsidTr="002F16A8">
        <w:trPr>
          <w:trHeight w:val="560"/>
          <w:del w:id="3058" w:author="Cheick Traoré" w:date="2026-01-07T16:26:00Z" w16du:dateUtc="2026-01-07T16:26:00Z"/>
        </w:trPr>
        <w:tc>
          <w:tcPr>
            <w:tcW w:w="0" w:type="auto"/>
            <w:tcMar>
              <w:top w:w="100" w:type="dxa"/>
              <w:left w:w="100" w:type="dxa"/>
              <w:bottom w:w="100" w:type="dxa"/>
              <w:right w:w="100" w:type="dxa"/>
            </w:tcMar>
            <w:hideMark/>
          </w:tcPr>
          <w:p w14:paraId="5D297311" w14:textId="51853B02" w:rsidR="009600FD" w:rsidRPr="00AB1D00" w:rsidDel="00974EF5" w:rsidRDefault="009600FD" w:rsidP="00974EF5">
            <w:pPr>
              <w:tabs>
                <w:tab w:val="left" w:pos="3200"/>
              </w:tabs>
              <w:spacing w:line="480" w:lineRule="auto"/>
              <w:ind w:left="720" w:firstLine="0"/>
              <w:rPr>
                <w:del w:id="3059" w:author="Cheick Traoré" w:date="2026-01-07T16:26:00Z" w16du:dateUtc="2026-01-07T16:26:00Z"/>
                <w:rFonts w:ascii="Times New Roman" w:hAnsi="Times New Roman" w:cs="Times New Roman"/>
              </w:rPr>
              <w:pPrChange w:id="3060" w:author="Cheick Traoré" w:date="2026-01-07T16:26:00Z" w16du:dateUtc="2026-01-07T16:26:00Z">
                <w:pPr>
                  <w:tabs>
                    <w:tab w:val="left" w:pos="3200"/>
                  </w:tabs>
                  <w:spacing w:line="480" w:lineRule="auto"/>
                </w:pPr>
              </w:pPrChange>
            </w:pPr>
            <w:del w:id="3061" w:author="Cheick Traoré" w:date="2026-01-07T16:26:00Z" w16du:dateUtc="2026-01-07T16:26:00Z">
              <w:r w:rsidRPr="00AB1D00" w:rsidDel="00974EF5">
                <w:rPr>
                  <w:rFonts w:ascii="Times New Roman" w:hAnsi="Times New Roman" w:cs="Times New Roman"/>
                  <w:b/>
                  <w:bCs/>
                </w:rPr>
                <w:delText>Scikit-learn</w:delText>
              </w:r>
            </w:del>
          </w:p>
        </w:tc>
        <w:tc>
          <w:tcPr>
            <w:tcW w:w="0" w:type="auto"/>
            <w:tcMar>
              <w:top w:w="100" w:type="dxa"/>
              <w:left w:w="100" w:type="dxa"/>
              <w:bottom w:w="100" w:type="dxa"/>
              <w:right w:w="100" w:type="dxa"/>
            </w:tcMar>
            <w:hideMark/>
          </w:tcPr>
          <w:p w14:paraId="1A303855" w14:textId="7F3592CA" w:rsidR="009600FD" w:rsidRPr="00AB1D00" w:rsidDel="00974EF5" w:rsidRDefault="009600FD" w:rsidP="00974EF5">
            <w:pPr>
              <w:tabs>
                <w:tab w:val="left" w:pos="3200"/>
              </w:tabs>
              <w:spacing w:line="480" w:lineRule="auto"/>
              <w:ind w:left="720" w:firstLine="0"/>
              <w:rPr>
                <w:del w:id="3062" w:author="Cheick Traoré" w:date="2026-01-07T16:26:00Z" w16du:dateUtc="2026-01-07T16:26:00Z"/>
                <w:rFonts w:ascii="Times New Roman" w:hAnsi="Times New Roman" w:cs="Times New Roman"/>
              </w:rPr>
              <w:pPrChange w:id="3063" w:author="Cheick Traoré" w:date="2026-01-07T16:26:00Z" w16du:dateUtc="2026-01-07T16:26:00Z">
                <w:pPr>
                  <w:tabs>
                    <w:tab w:val="left" w:pos="3200"/>
                  </w:tabs>
                  <w:spacing w:line="480" w:lineRule="auto"/>
                </w:pPr>
              </w:pPrChange>
            </w:pPr>
            <w:del w:id="3064" w:author="Cheick Traoré" w:date="2026-01-07T16:26:00Z" w16du:dateUtc="2026-01-07T16:26:00Z">
              <w:r w:rsidRPr="00AB1D00" w:rsidDel="00974EF5">
                <w:rPr>
                  <w:rFonts w:ascii="Times New Roman" w:hAnsi="Times New Roman" w:cs="Times New Roman"/>
                </w:rPr>
                <w:delText>Modèles d'ensemble et apprentissage automatique</w:delText>
              </w:r>
            </w:del>
          </w:p>
        </w:tc>
      </w:tr>
      <w:tr w:rsidR="009600FD" w:rsidRPr="00AB1D00" w:rsidDel="00974EF5" w14:paraId="4F24B3AE" w14:textId="01E08CE9" w:rsidTr="002F16A8">
        <w:trPr>
          <w:trHeight w:val="905"/>
          <w:del w:id="3065" w:author="Cheick Traoré" w:date="2026-01-07T16:26:00Z" w16du:dateUtc="2026-01-07T16:26:00Z"/>
        </w:trPr>
        <w:tc>
          <w:tcPr>
            <w:tcW w:w="0" w:type="auto"/>
            <w:tcMar>
              <w:top w:w="100" w:type="dxa"/>
              <w:left w:w="100" w:type="dxa"/>
              <w:bottom w:w="100" w:type="dxa"/>
              <w:right w:w="100" w:type="dxa"/>
            </w:tcMar>
            <w:hideMark/>
          </w:tcPr>
          <w:p w14:paraId="2C684E82" w14:textId="4790B7CD" w:rsidR="009600FD" w:rsidRPr="00AB1D00" w:rsidDel="00974EF5" w:rsidRDefault="009600FD" w:rsidP="00974EF5">
            <w:pPr>
              <w:tabs>
                <w:tab w:val="left" w:pos="3200"/>
              </w:tabs>
              <w:spacing w:line="480" w:lineRule="auto"/>
              <w:ind w:left="720" w:firstLine="0"/>
              <w:rPr>
                <w:del w:id="3066" w:author="Cheick Traoré" w:date="2026-01-07T16:26:00Z" w16du:dateUtc="2026-01-07T16:26:00Z"/>
                <w:rFonts w:ascii="Times New Roman" w:hAnsi="Times New Roman" w:cs="Times New Roman"/>
              </w:rPr>
              <w:pPrChange w:id="3067" w:author="Cheick Traoré" w:date="2026-01-07T16:26:00Z" w16du:dateUtc="2026-01-07T16:26:00Z">
                <w:pPr>
                  <w:tabs>
                    <w:tab w:val="left" w:pos="3200"/>
                  </w:tabs>
                  <w:spacing w:line="480" w:lineRule="auto"/>
                </w:pPr>
              </w:pPrChange>
            </w:pPr>
            <w:del w:id="3068" w:author="Cheick Traoré" w:date="2026-01-07T16:26:00Z" w16du:dateUtc="2026-01-07T16:26:00Z">
              <w:r w:rsidRPr="00AB1D00" w:rsidDel="00974EF5">
                <w:rPr>
                  <w:rFonts w:ascii="Times New Roman" w:hAnsi="Times New Roman" w:cs="Times New Roman"/>
                  <w:b/>
                  <w:bCs/>
                </w:rPr>
                <w:delText>Statsmodels</w:delText>
              </w:r>
            </w:del>
          </w:p>
        </w:tc>
        <w:tc>
          <w:tcPr>
            <w:tcW w:w="0" w:type="auto"/>
            <w:tcMar>
              <w:top w:w="100" w:type="dxa"/>
              <w:left w:w="100" w:type="dxa"/>
              <w:bottom w:w="100" w:type="dxa"/>
              <w:right w:w="100" w:type="dxa"/>
            </w:tcMar>
            <w:hideMark/>
          </w:tcPr>
          <w:p w14:paraId="38988B4C" w14:textId="15E80A51" w:rsidR="009600FD" w:rsidRPr="00AB1D00" w:rsidDel="00974EF5" w:rsidRDefault="009600FD" w:rsidP="00974EF5">
            <w:pPr>
              <w:tabs>
                <w:tab w:val="left" w:pos="3200"/>
              </w:tabs>
              <w:spacing w:line="480" w:lineRule="auto"/>
              <w:ind w:left="720" w:firstLine="0"/>
              <w:rPr>
                <w:del w:id="3069" w:author="Cheick Traoré" w:date="2026-01-07T16:26:00Z" w16du:dateUtc="2026-01-07T16:26:00Z"/>
                <w:rFonts w:ascii="Times New Roman" w:hAnsi="Times New Roman" w:cs="Times New Roman"/>
              </w:rPr>
              <w:pPrChange w:id="3070" w:author="Cheick Traoré" w:date="2026-01-07T16:26:00Z" w16du:dateUtc="2026-01-07T16:26:00Z">
                <w:pPr>
                  <w:tabs>
                    <w:tab w:val="left" w:pos="3200"/>
                  </w:tabs>
                  <w:spacing w:line="480" w:lineRule="auto"/>
                </w:pPr>
              </w:pPrChange>
            </w:pPr>
            <w:del w:id="3071" w:author="Cheick Traoré" w:date="2026-01-07T16:26:00Z" w16du:dateUtc="2026-01-07T16:26:00Z">
              <w:r w:rsidRPr="00AB1D00" w:rsidDel="00974EF5">
                <w:rPr>
                  <w:rFonts w:ascii="Times New Roman" w:hAnsi="Times New Roman" w:cs="Times New Roman"/>
                </w:rPr>
                <w:delText>Approches classiques de séries temporelles (ARIMA, SARIMA)</w:delText>
              </w:r>
            </w:del>
          </w:p>
        </w:tc>
      </w:tr>
      <w:tr w:rsidR="009600FD" w:rsidRPr="00AB1D00" w:rsidDel="00974EF5" w14:paraId="4A071A1F" w14:textId="1ECF0C1C" w:rsidTr="002F16A8">
        <w:trPr>
          <w:trHeight w:val="560"/>
          <w:del w:id="3072" w:author="Cheick Traoré" w:date="2026-01-07T16:26:00Z" w16du:dateUtc="2026-01-07T16:26:00Z"/>
        </w:trPr>
        <w:tc>
          <w:tcPr>
            <w:tcW w:w="0" w:type="auto"/>
            <w:tcMar>
              <w:top w:w="100" w:type="dxa"/>
              <w:left w:w="100" w:type="dxa"/>
              <w:bottom w:w="100" w:type="dxa"/>
              <w:right w:w="100" w:type="dxa"/>
            </w:tcMar>
            <w:hideMark/>
          </w:tcPr>
          <w:p w14:paraId="4E0E0894" w14:textId="431F760E" w:rsidR="009600FD" w:rsidRPr="00AB1D00" w:rsidDel="00974EF5" w:rsidRDefault="009600FD" w:rsidP="00974EF5">
            <w:pPr>
              <w:tabs>
                <w:tab w:val="left" w:pos="3200"/>
              </w:tabs>
              <w:spacing w:line="480" w:lineRule="auto"/>
              <w:ind w:left="720" w:firstLine="0"/>
              <w:rPr>
                <w:del w:id="3073" w:author="Cheick Traoré" w:date="2026-01-07T16:26:00Z" w16du:dateUtc="2026-01-07T16:26:00Z"/>
                <w:rFonts w:ascii="Times New Roman" w:hAnsi="Times New Roman" w:cs="Times New Roman"/>
              </w:rPr>
              <w:pPrChange w:id="3074" w:author="Cheick Traoré" w:date="2026-01-07T16:26:00Z" w16du:dateUtc="2026-01-07T16:26:00Z">
                <w:pPr>
                  <w:tabs>
                    <w:tab w:val="left" w:pos="3200"/>
                  </w:tabs>
                  <w:spacing w:line="480" w:lineRule="auto"/>
                </w:pPr>
              </w:pPrChange>
            </w:pPr>
            <w:del w:id="3075" w:author="Cheick Traoré" w:date="2026-01-07T16:26:00Z" w16du:dateUtc="2026-01-07T16:26:00Z">
              <w:r w:rsidRPr="00AB1D00" w:rsidDel="00974EF5">
                <w:rPr>
                  <w:rFonts w:ascii="Times New Roman" w:hAnsi="Times New Roman" w:cs="Times New Roman"/>
                  <w:b/>
                  <w:bCs/>
                </w:rPr>
                <w:delText>Prophet</w:delText>
              </w:r>
            </w:del>
          </w:p>
        </w:tc>
        <w:tc>
          <w:tcPr>
            <w:tcW w:w="0" w:type="auto"/>
            <w:tcMar>
              <w:top w:w="100" w:type="dxa"/>
              <w:left w:w="100" w:type="dxa"/>
              <w:bottom w:w="100" w:type="dxa"/>
              <w:right w:w="100" w:type="dxa"/>
            </w:tcMar>
            <w:hideMark/>
          </w:tcPr>
          <w:p w14:paraId="0B6C04F6" w14:textId="2900CD41" w:rsidR="009600FD" w:rsidRPr="00AB1D00" w:rsidDel="00974EF5" w:rsidRDefault="009600FD" w:rsidP="00974EF5">
            <w:pPr>
              <w:tabs>
                <w:tab w:val="left" w:pos="3200"/>
              </w:tabs>
              <w:spacing w:line="480" w:lineRule="auto"/>
              <w:ind w:left="720" w:firstLine="0"/>
              <w:rPr>
                <w:del w:id="3076" w:author="Cheick Traoré" w:date="2026-01-07T16:26:00Z" w16du:dateUtc="2026-01-07T16:26:00Z"/>
                <w:rFonts w:ascii="Times New Roman" w:hAnsi="Times New Roman" w:cs="Times New Roman"/>
              </w:rPr>
              <w:pPrChange w:id="3077" w:author="Cheick Traoré" w:date="2026-01-07T16:26:00Z" w16du:dateUtc="2026-01-07T16:26:00Z">
                <w:pPr>
                  <w:tabs>
                    <w:tab w:val="left" w:pos="3200"/>
                  </w:tabs>
                  <w:spacing w:line="480" w:lineRule="auto"/>
                </w:pPr>
              </w:pPrChange>
            </w:pPr>
            <w:del w:id="3078" w:author="Cheick Traoré" w:date="2026-01-07T16:26:00Z" w16du:dateUtc="2026-01-07T16:26:00Z">
              <w:r w:rsidRPr="00AB1D00" w:rsidDel="00974EF5">
                <w:rPr>
                  <w:rFonts w:ascii="Times New Roman" w:hAnsi="Times New Roman" w:cs="Times New Roman"/>
                </w:rPr>
                <w:delText>Modélisation des tendances multisaisonnières</w:delText>
              </w:r>
            </w:del>
          </w:p>
        </w:tc>
      </w:tr>
    </w:tbl>
    <w:p w14:paraId="42AD3F8A" w14:textId="08104B51" w:rsidR="002F16A8" w:rsidRPr="00AB1D00" w:rsidDel="00974EF5" w:rsidRDefault="002F16A8" w:rsidP="00974EF5">
      <w:pPr>
        <w:tabs>
          <w:tab w:val="left" w:pos="3200"/>
        </w:tabs>
        <w:spacing w:line="480" w:lineRule="auto"/>
        <w:ind w:left="720" w:firstLine="0"/>
        <w:rPr>
          <w:del w:id="3079" w:author="Cheick Traoré" w:date="2026-01-07T16:26:00Z" w16du:dateUtc="2026-01-07T16:26:00Z"/>
          <w:rFonts w:ascii="Times New Roman" w:hAnsi="Times New Roman" w:cs="Times New Roman"/>
          <w:b/>
          <w:bCs/>
        </w:rPr>
        <w:pPrChange w:id="3080" w:author="Cheick Traoré" w:date="2026-01-07T16:26:00Z" w16du:dateUtc="2026-01-07T16:26:00Z">
          <w:pPr>
            <w:tabs>
              <w:tab w:val="left" w:pos="3200"/>
            </w:tabs>
            <w:spacing w:line="480" w:lineRule="auto"/>
          </w:pPr>
        </w:pPrChange>
      </w:pPr>
    </w:p>
    <w:p w14:paraId="316CB5B8" w14:textId="74261E4A" w:rsidR="002F16A8" w:rsidRPr="00AB1D00" w:rsidDel="00974EF5" w:rsidRDefault="002F16A8" w:rsidP="00974EF5">
      <w:pPr>
        <w:tabs>
          <w:tab w:val="left" w:pos="3200"/>
        </w:tabs>
        <w:spacing w:line="480" w:lineRule="auto"/>
        <w:ind w:left="720" w:firstLine="0"/>
        <w:rPr>
          <w:del w:id="3081" w:author="Cheick Traoré" w:date="2026-01-07T16:26:00Z" w16du:dateUtc="2026-01-07T16:26:00Z"/>
          <w:rFonts w:ascii="Times New Roman" w:hAnsi="Times New Roman" w:cs="Times New Roman"/>
          <w:b/>
          <w:bCs/>
        </w:rPr>
        <w:pPrChange w:id="3082" w:author="Cheick Traoré" w:date="2026-01-07T16:26:00Z" w16du:dateUtc="2026-01-07T16:26:00Z">
          <w:pPr>
            <w:tabs>
              <w:tab w:val="left" w:pos="3200"/>
            </w:tabs>
            <w:spacing w:line="480" w:lineRule="auto"/>
          </w:pPr>
        </w:pPrChange>
      </w:pPr>
    </w:p>
    <w:p w14:paraId="11893EE4" w14:textId="7565021A" w:rsidR="002F16A8" w:rsidRPr="00AB1D00" w:rsidDel="00974EF5" w:rsidRDefault="002F16A8" w:rsidP="00974EF5">
      <w:pPr>
        <w:tabs>
          <w:tab w:val="left" w:pos="3200"/>
        </w:tabs>
        <w:spacing w:line="480" w:lineRule="auto"/>
        <w:ind w:left="720" w:firstLine="0"/>
        <w:rPr>
          <w:del w:id="3083" w:author="Cheick Traoré" w:date="2026-01-07T16:26:00Z" w16du:dateUtc="2026-01-07T16:26:00Z"/>
          <w:rFonts w:ascii="Times New Roman" w:hAnsi="Times New Roman" w:cs="Times New Roman"/>
          <w:b/>
          <w:bCs/>
        </w:rPr>
        <w:pPrChange w:id="3084" w:author="Cheick Traoré" w:date="2026-01-07T16:26:00Z" w16du:dateUtc="2026-01-07T16:26:00Z">
          <w:pPr>
            <w:tabs>
              <w:tab w:val="left" w:pos="3200"/>
            </w:tabs>
            <w:spacing w:line="480" w:lineRule="auto"/>
          </w:pPr>
        </w:pPrChange>
      </w:pPr>
    </w:p>
    <w:p w14:paraId="0D81FF6A" w14:textId="3F0E9E26" w:rsidR="009600FD" w:rsidRPr="00AB1D00" w:rsidDel="00974EF5" w:rsidRDefault="009600FD" w:rsidP="00974EF5">
      <w:pPr>
        <w:tabs>
          <w:tab w:val="left" w:pos="3200"/>
        </w:tabs>
        <w:spacing w:line="480" w:lineRule="auto"/>
        <w:ind w:left="720" w:firstLine="0"/>
        <w:rPr>
          <w:del w:id="3085" w:author="Cheick Traoré" w:date="2026-01-07T16:26:00Z" w16du:dateUtc="2026-01-07T16:26:00Z"/>
          <w:rFonts w:ascii="Times New Roman" w:hAnsi="Times New Roman" w:cs="Times New Roman"/>
          <w:b/>
          <w:bCs/>
        </w:rPr>
        <w:pPrChange w:id="3086" w:author="Cheick Traoré" w:date="2026-01-07T16:26:00Z" w16du:dateUtc="2026-01-07T16:26:00Z">
          <w:pPr>
            <w:tabs>
              <w:tab w:val="left" w:pos="3200"/>
            </w:tabs>
            <w:spacing w:line="480" w:lineRule="auto"/>
          </w:pPr>
        </w:pPrChange>
      </w:pPr>
      <w:del w:id="3087" w:author="Cheick Traoré" w:date="2026-01-07T16:26:00Z" w16du:dateUtc="2026-01-07T16:26:00Z">
        <w:r w:rsidRPr="00AB1D00" w:rsidDel="00974EF5">
          <w:rPr>
            <w:rFonts w:ascii="Times New Roman" w:hAnsi="Times New Roman" w:cs="Times New Roman"/>
            <w:b/>
            <w:bCs/>
          </w:rPr>
          <w:delText>Système de gestion de base de données</w:delText>
        </w:r>
      </w:del>
    </w:p>
    <w:p w14:paraId="4F304B6A" w14:textId="618A0E44" w:rsidR="009600FD" w:rsidRPr="00AB1D00" w:rsidDel="00974EF5" w:rsidRDefault="009600FD" w:rsidP="00974EF5">
      <w:pPr>
        <w:tabs>
          <w:tab w:val="left" w:pos="3200"/>
        </w:tabs>
        <w:spacing w:line="480" w:lineRule="auto"/>
        <w:ind w:left="720" w:firstLine="0"/>
        <w:rPr>
          <w:del w:id="3088" w:author="Cheick Traoré" w:date="2026-01-07T16:26:00Z" w16du:dateUtc="2026-01-07T16:26:00Z"/>
          <w:rFonts w:ascii="Times New Roman" w:hAnsi="Times New Roman" w:cs="Times New Roman"/>
        </w:rPr>
        <w:pPrChange w:id="3089" w:author="Cheick Traoré" w:date="2026-01-07T16:26:00Z" w16du:dateUtc="2026-01-07T16:26:00Z">
          <w:pPr>
            <w:tabs>
              <w:tab w:val="left" w:pos="3200"/>
            </w:tabs>
            <w:spacing w:line="480" w:lineRule="auto"/>
          </w:pPr>
        </w:pPrChange>
      </w:pPr>
      <w:del w:id="3090" w:author="Cheick Traoré" w:date="2026-01-07T16:26:00Z" w16du:dateUtc="2026-01-07T16:26:00Z">
        <w:r w:rsidRPr="00AB1D00" w:rsidDel="00974EF5">
          <w:rPr>
            <w:rFonts w:ascii="Times New Roman" w:hAnsi="Times New Roman" w:cs="Times New Roman"/>
            <w:b/>
            <w:bCs/>
          </w:rPr>
          <w:delText>MySQL</w:delText>
        </w:r>
      </w:del>
    </w:p>
    <w:p w14:paraId="0ACA0D68" w14:textId="08522FAE" w:rsidR="009600FD" w:rsidRPr="00AB1D00" w:rsidDel="00974EF5" w:rsidRDefault="009600FD" w:rsidP="00974EF5">
      <w:pPr>
        <w:tabs>
          <w:tab w:val="left" w:pos="3200"/>
        </w:tabs>
        <w:spacing w:line="480" w:lineRule="auto"/>
        <w:ind w:left="720" w:firstLine="0"/>
        <w:rPr>
          <w:del w:id="3091" w:author="Cheick Traoré" w:date="2026-01-07T16:26:00Z" w16du:dateUtc="2026-01-07T16:26:00Z"/>
          <w:rFonts w:ascii="Times New Roman" w:hAnsi="Times New Roman" w:cs="Times New Roman"/>
        </w:rPr>
        <w:pPrChange w:id="3092" w:author="Cheick Traoré" w:date="2026-01-07T16:26:00Z" w16du:dateUtc="2026-01-07T16:26:00Z">
          <w:pPr>
            <w:numPr>
              <w:numId w:val="56"/>
            </w:numPr>
            <w:tabs>
              <w:tab w:val="num" w:pos="720"/>
              <w:tab w:val="left" w:pos="3200"/>
            </w:tabs>
            <w:spacing w:line="480" w:lineRule="auto"/>
            <w:ind w:left="720" w:hanging="360"/>
          </w:pPr>
        </w:pPrChange>
      </w:pPr>
      <w:del w:id="3093" w:author="Cheick Traoré" w:date="2026-01-07T16:26:00Z" w16du:dateUtc="2026-01-07T16:26:00Z">
        <w:r w:rsidRPr="00AB1D00" w:rsidDel="00974EF5">
          <w:rPr>
            <w:rFonts w:ascii="Times New Roman" w:hAnsi="Times New Roman" w:cs="Times New Roman"/>
          </w:rPr>
          <w:delText>Système utilisé par CADRAGE et autres plateformes DSIB</w:delText>
        </w:r>
      </w:del>
    </w:p>
    <w:p w14:paraId="047117D7" w14:textId="53FBEC0B" w:rsidR="009600FD" w:rsidRPr="00AB1D00" w:rsidDel="00974EF5" w:rsidRDefault="009600FD" w:rsidP="00974EF5">
      <w:pPr>
        <w:tabs>
          <w:tab w:val="left" w:pos="3200"/>
        </w:tabs>
        <w:spacing w:line="480" w:lineRule="auto"/>
        <w:ind w:left="720" w:firstLine="0"/>
        <w:rPr>
          <w:del w:id="3094" w:author="Cheick Traoré" w:date="2026-01-07T16:26:00Z" w16du:dateUtc="2026-01-07T16:26:00Z"/>
          <w:rFonts w:ascii="Times New Roman" w:hAnsi="Times New Roman" w:cs="Times New Roman"/>
        </w:rPr>
        <w:pPrChange w:id="3095" w:author="Cheick Traoré" w:date="2026-01-07T16:26:00Z" w16du:dateUtc="2026-01-07T16:26:00Z">
          <w:pPr>
            <w:numPr>
              <w:numId w:val="56"/>
            </w:numPr>
            <w:tabs>
              <w:tab w:val="num" w:pos="720"/>
              <w:tab w:val="left" w:pos="3200"/>
            </w:tabs>
            <w:spacing w:line="480" w:lineRule="auto"/>
            <w:ind w:left="720" w:hanging="360"/>
          </w:pPr>
        </w:pPrChange>
      </w:pPr>
      <w:del w:id="3096" w:author="Cheick Traoré" w:date="2026-01-07T16:26:00Z" w16du:dateUtc="2026-01-07T16:26:00Z">
        <w:r w:rsidRPr="00AB1D00" w:rsidDel="00974EF5">
          <w:rPr>
            <w:rFonts w:ascii="Times New Roman" w:hAnsi="Times New Roman" w:cs="Times New Roman"/>
          </w:rPr>
          <w:delText>Robustesse et fiabilité éprouvées</w:delText>
        </w:r>
      </w:del>
    </w:p>
    <w:p w14:paraId="01AC4A68" w14:textId="029B46EE" w:rsidR="009600FD" w:rsidRPr="00AB1D00" w:rsidDel="00974EF5" w:rsidRDefault="009600FD" w:rsidP="00974EF5">
      <w:pPr>
        <w:tabs>
          <w:tab w:val="left" w:pos="3200"/>
        </w:tabs>
        <w:spacing w:line="480" w:lineRule="auto"/>
        <w:ind w:left="720" w:firstLine="0"/>
        <w:rPr>
          <w:del w:id="3097" w:author="Cheick Traoré" w:date="2026-01-07T16:26:00Z" w16du:dateUtc="2026-01-07T16:26:00Z"/>
          <w:rFonts w:ascii="Times New Roman" w:hAnsi="Times New Roman" w:cs="Times New Roman"/>
        </w:rPr>
        <w:pPrChange w:id="3098" w:author="Cheick Traoré" w:date="2026-01-07T16:26:00Z" w16du:dateUtc="2026-01-07T16:26:00Z">
          <w:pPr>
            <w:numPr>
              <w:numId w:val="56"/>
            </w:numPr>
            <w:tabs>
              <w:tab w:val="num" w:pos="720"/>
              <w:tab w:val="left" w:pos="3200"/>
            </w:tabs>
            <w:spacing w:line="480" w:lineRule="auto"/>
            <w:ind w:left="720" w:hanging="360"/>
          </w:pPr>
        </w:pPrChange>
      </w:pPr>
      <w:del w:id="3099" w:author="Cheick Traoré" w:date="2026-01-07T16:26:00Z" w16du:dateUtc="2026-01-07T16:26:00Z">
        <w:r w:rsidRPr="00AB1D00" w:rsidDel="00974EF5">
          <w:rPr>
            <w:rFonts w:ascii="Times New Roman" w:hAnsi="Times New Roman" w:cs="Times New Roman"/>
          </w:rPr>
          <w:delText>Compatible avec le connecteur MySQL de Python</w:delText>
        </w:r>
      </w:del>
    </w:p>
    <w:p w14:paraId="49AF2D34" w14:textId="19FCBF47" w:rsidR="009600FD" w:rsidRPr="00AB1D00" w:rsidDel="00974EF5" w:rsidRDefault="009600FD" w:rsidP="00974EF5">
      <w:pPr>
        <w:tabs>
          <w:tab w:val="left" w:pos="3200"/>
        </w:tabs>
        <w:spacing w:line="480" w:lineRule="auto"/>
        <w:ind w:left="720" w:firstLine="0"/>
        <w:rPr>
          <w:del w:id="3100" w:author="Cheick Traoré" w:date="2026-01-07T16:26:00Z" w16du:dateUtc="2026-01-07T16:26:00Z"/>
          <w:rFonts w:ascii="Times New Roman" w:hAnsi="Times New Roman" w:cs="Times New Roman"/>
        </w:rPr>
        <w:pPrChange w:id="3101" w:author="Cheick Traoré" w:date="2026-01-07T16:26:00Z" w16du:dateUtc="2026-01-07T16:26:00Z">
          <w:pPr>
            <w:numPr>
              <w:numId w:val="56"/>
            </w:numPr>
            <w:tabs>
              <w:tab w:val="num" w:pos="720"/>
              <w:tab w:val="left" w:pos="3200"/>
            </w:tabs>
            <w:spacing w:line="480" w:lineRule="auto"/>
            <w:ind w:left="720" w:hanging="360"/>
          </w:pPr>
        </w:pPrChange>
      </w:pPr>
      <w:del w:id="3102" w:author="Cheick Traoré" w:date="2026-01-07T16:26:00Z" w16du:dateUtc="2026-01-07T16:26:00Z">
        <w:r w:rsidRPr="00AB1D00" w:rsidDel="00974EF5">
          <w:rPr>
            <w:rFonts w:ascii="Times New Roman" w:hAnsi="Times New Roman" w:cs="Times New Roman"/>
          </w:rPr>
          <w:delText>Requêtes SQL optimisées pour performances</w:delText>
        </w:r>
      </w:del>
    </w:p>
    <w:p w14:paraId="60661149" w14:textId="1042BDB9" w:rsidR="009600FD" w:rsidRPr="00AB1D00" w:rsidDel="00974EF5" w:rsidRDefault="009600FD" w:rsidP="00974EF5">
      <w:pPr>
        <w:tabs>
          <w:tab w:val="left" w:pos="3200"/>
        </w:tabs>
        <w:spacing w:line="480" w:lineRule="auto"/>
        <w:ind w:left="720" w:firstLine="0"/>
        <w:rPr>
          <w:del w:id="3103" w:author="Cheick Traoré" w:date="2026-01-07T16:26:00Z" w16du:dateUtc="2026-01-07T16:26:00Z"/>
          <w:rFonts w:ascii="Times New Roman" w:hAnsi="Times New Roman" w:cs="Times New Roman"/>
          <w:b/>
          <w:bCs/>
        </w:rPr>
        <w:pPrChange w:id="3104" w:author="Cheick Traoré" w:date="2026-01-07T16:26:00Z" w16du:dateUtc="2026-01-07T16:26:00Z">
          <w:pPr>
            <w:tabs>
              <w:tab w:val="left" w:pos="3200"/>
            </w:tabs>
            <w:spacing w:line="480" w:lineRule="auto"/>
          </w:pPr>
        </w:pPrChange>
      </w:pPr>
      <w:del w:id="3105" w:author="Cheick Traoré" w:date="2026-01-07T16:26:00Z" w16du:dateUtc="2026-01-07T16:26:00Z">
        <w:r w:rsidRPr="00AB1D00" w:rsidDel="00974EF5">
          <w:rPr>
            <w:rFonts w:ascii="Times New Roman" w:hAnsi="Times New Roman" w:cs="Times New Roman"/>
            <w:b/>
            <w:bCs/>
          </w:rPr>
          <w:delText>Backend et API</w:delText>
        </w:r>
      </w:del>
    </w:p>
    <w:p w14:paraId="46B215DB" w14:textId="04523D52" w:rsidR="009600FD" w:rsidRPr="00AB1D00" w:rsidDel="00974EF5" w:rsidRDefault="009600FD" w:rsidP="00974EF5">
      <w:pPr>
        <w:tabs>
          <w:tab w:val="left" w:pos="3200"/>
        </w:tabs>
        <w:spacing w:line="480" w:lineRule="auto"/>
        <w:ind w:left="720" w:firstLine="0"/>
        <w:rPr>
          <w:del w:id="3106" w:author="Cheick Traoré" w:date="2026-01-07T16:26:00Z" w16du:dateUtc="2026-01-07T16:26:00Z"/>
          <w:rFonts w:ascii="Times New Roman" w:hAnsi="Times New Roman" w:cs="Times New Roman"/>
        </w:rPr>
        <w:pPrChange w:id="3107" w:author="Cheick Traoré" w:date="2026-01-07T16:26:00Z" w16du:dateUtc="2026-01-07T16:26:00Z">
          <w:pPr>
            <w:tabs>
              <w:tab w:val="left" w:pos="3200"/>
            </w:tabs>
            <w:spacing w:line="480" w:lineRule="auto"/>
          </w:pPr>
        </w:pPrChange>
      </w:pPr>
      <w:del w:id="3108" w:author="Cheick Traoré" w:date="2026-01-07T16:26:00Z" w16du:dateUtc="2026-01-07T16:26:00Z">
        <w:r w:rsidRPr="00AB1D00" w:rsidDel="00974EF5">
          <w:rPr>
            <w:rFonts w:ascii="Times New Roman" w:hAnsi="Times New Roman" w:cs="Times New Roman"/>
            <w:b/>
            <w:bCs/>
          </w:rPr>
          <w:delText>Node.js</w:delText>
        </w:r>
      </w:del>
    </w:p>
    <w:p w14:paraId="38FD4175" w14:textId="62072CDB" w:rsidR="009600FD" w:rsidRPr="00AB1D00" w:rsidDel="00974EF5" w:rsidRDefault="009600FD" w:rsidP="00974EF5">
      <w:pPr>
        <w:tabs>
          <w:tab w:val="left" w:pos="3200"/>
        </w:tabs>
        <w:spacing w:line="480" w:lineRule="auto"/>
        <w:ind w:left="720" w:firstLine="0"/>
        <w:rPr>
          <w:del w:id="3109" w:author="Cheick Traoré" w:date="2026-01-07T16:26:00Z" w16du:dateUtc="2026-01-07T16:26:00Z"/>
          <w:rFonts w:ascii="Times New Roman" w:hAnsi="Times New Roman" w:cs="Times New Roman"/>
        </w:rPr>
        <w:pPrChange w:id="3110" w:author="Cheick Traoré" w:date="2026-01-07T16:26:00Z" w16du:dateUtc="2026-01-07T16:26:00Z">
          <w:pPr>
            <w:numPr>
              <w:numId w:val="57"/>
            </w:numPr>
            <w:tabs>
              <w:tab w:val="num" w:pos="720"/>
              <w:tab w:val="left" w:pos="3200"/>
            </w:tabs>
            <w:spacing w:line="480" w:lineRule="auto"/>
            <w:ind w:left="720" w:hanging="360"/>
          </w:pPr>
        </w:pPrChange>
      </w:pPr>
      <w:del w:id="3111" w:author="Cheick Traoré" w:date="2026-01-07T16:26:00Z" w16du:dateUtc="2026-01-07T16:26:00Z">
        <w:r w:rsidRPr="00AB1D00" w:rsidDel="00974EF5">
          <w:rPr>
            <w:rFonts w:ascii="Times New Roman" w:hAnsi="Times New Roman" w:cs="Times New Roman"/>
          </w:rPr>
          <w:delText>Orchestration des interactions entre frontend et scripts Python</w:delText>
        </w:r>
      </w:del>
    </w:p>
    <w:p w14:paraId="66C5099B" w14:textId="4850C4FE" w:rsidR="009600FD" w:rsidRPr="00AB1D00" w:rsidDel="00974EF5" w:rsidRDefault="009600FD" w:rsidP="00974EF5">
      <w:pPr>
        <w:tabs>
          <w:tab w:val="left" w:pos="3200"/>
        </w:tabs>
        <w:spacing w:line="480" w:lineRule="auto"/>
        <w:ind w:left="720" w:firstLine="0"/>
        <w:rPr>
          <w:del w:id="3112" w:author="Cheick Traoré" w:date="2026-01-07T16:26:00Z" w16du:dateUtc="2026-01-07T16:26:00Z"/>
          <w:rFonts w:ascii="Times New Roman" w:hAnsi="Times New Roman" w:cs="Times New Roman"/>
        </w:rPr>
        <w:pPrChange w:id="3113" w:author="Cheick Traoré" w:date="2026-01-07T16:26:00Z" w16du:dateUtc="2026-01-07T16:26:00Z">
          <w:pPr>
            <w:numPr>
              <w:numId w:val="57"/>
            </w:numPr>
            <w:tabs>
              <w:tab w:val="num" w:pos="720"/>
              <w:tab w:val="left" w:pos="3200"/>
            </w:tabs>
            <w:spacing w:line="480" w:lineRule="auto"/>
            <w:ind w:left="720" w:hanging="360"/>
          </w:pPr>
        </w:pPrChange>
      </w:pPr>
      <w:del w:id="3114" w:author="Cheick Traoré" w:date="2026-01-07T16:26:00Z" w16du:dateUtc="2026-01-07T16:26:00Z">
        <w:r w:rsidRPr="00AB1D00" w:rsidDel="00974EF5">
          <w:rPr>
            <w:rFonts w:ascii="Times New Roman" w:hAnsi="Times New Roman" w:cs="Times New Roman"/>
          </w:rPr>
          <w:delText>Gestion des requêtes client</w:delText>
        </w:r>
      </w:del>
    </w:p>
    <w:p w14:paraId="300E72ED" w14:textId="5DA232A4" w:rsidR="009600FD" w:rsidRPr="00AB1D00" w:rsidDel="00974EF5" w:rsidRDefault="009600FD" w:rsidP="00974EF5">
      <w:pPr>
        <w:tabs>
          <w:tab w:val="left" w:pos="3200"/>
        </w:tabs>
        <w:spacing w:line="480" w:lineRule="auto"/>
        <w:ind w:left="720" w:firstLine="0"/>
        <w:rPr>
          <w:del w:id="3115" w:author="Cheick Traoré" w:date="2026-01-07T16:26:00Z" w16du:dateUtc="2026-01-07T16:26:00Z"/>
          <w:rFonts w:ascii="Times New Roman" w:hAnsi="Times New Roman" w:cs="Times New Roman"/>
        </w:rPr>
        <w:pPrChange w:id="3116" w:author="Cheick Traoré" w:date="2026-01-07T16:26:00Z" w16du:dateUtc="2026-01-07T16:26:00Z">
          <w:pPr>
            <w:numPr>
              <w:numId w:val="57"/>
            </w:numPr>
            <w:tabs>
              <w:tab w:val="num" w:pos="720"/>
              <w:tab w:val="left" w:pos="3200"/>
            </w:tabs>
            <w:spacing w:line="480" w:lineRule="auto"/>
            <w:ind w:left="720" w:hanging="360"/>
          </w:pPr>
        </w:pPrChange>
      </w:pPr>
      <w:del w:id="3117" w:author="Cheick Traoré" w:date="2026-01-07T16:26:00Z" w16du:dateUtc="2026-01-07T16:26:00Z">
        <w:r w:rsidRPr="00AB1D00" w:rsidDel="00974EF5">
          <w:rPr>
            <w:rFonts w:ascii="Times New Roman" w:hAnsi="Times New Roman" w:cs="Times New Roman"/>
          </w:rPr>
          <w:delText>Distribution à des services appropriés</w:delText>
        </w:r>
      </w:del>
    </w:p>
    <w:p w14:paraId="355BABFD" w14:textId="327DACC6" w:rsidR="009600FD" w:rsidRPr="00AB1D00" w:rsidDel="00974EF5" w:rsidRDefault="009600FD" w:rsidP="00974EF5">
      <w:pPr>
        <w:tabs>
          <w:tab w:val="left" w:pos="3200"/>
        </w:tabs>
        <w:spacing w:line="480" w:lineRule="auto"/>
        <w:ind w:left="720" w:firstLine="0"/>
        <w:rPr>
          <w:del w:id="3118" w:author="Cheick Traoré" w:date="2026-01-07T16:26:00Z" w16du:dateUtc="2026-01-07T16:26:00Z"/>
          <w:rFonts w:ascii="Times New Roman" w:hAnsi="Times New Roman" w:cs="Times New Roman"/>
        </w:rPr>
        <w:pPrChange w:id="3119" w:author="Cheick Traoré" w:date="2026-01-07T16:26:00Z" w16du:dateUtc="2026-01-07T16:26:00Z">
          <w:pPr>
            <w:numPr>
              <w:numId w:val="57"/>
            </w:numPr>
            <w:tabs>
              <w:tab w:val="num" w:pos="720"/>
              <w:tab w:val="left" w:pos="3200"/>
            </w:tabs>
            <w:spacing w:line="480" w:lineRule="auto"/>
            <w:ind w:left="720" w:hanging="360"/>
          </w:pPr>
        </w:pPrChange>
      </w:pPr>
      <w:del w:id="3120" w:author="Cheick Traoré" w:date="2026-01-07T16:26:00Z" w16du:dateUtc="2026-01-07T16:26:00Z">
        <w:r w:rsidRPr="00AB1D00" w:rsidDel="00974EF5">
          <w:rPr>
            <w:rFonts w:ascii="Times New Roman" w:hAnsi="Times New Roman" w:cs="Times New Roman"/>
          </w:rPr>
          <w:delText>Performance et scalabilité</w:delText>
        </w:r>
      </w:del>
    </w:p>
    <w:p w14:paraId="18E1E41A" w14:textId="077351BA" w:rsidR="009600FD" w:rsidRPr="00AB1D00" w:rsidDel="00974EF5" w:rsidRDefault="009600FD" w:rsidP="00974EF5">
      <w:pPr>
        <w:tabs>
          <w:tab w:val="left" w:pos="3200"/>
        </w:tabs>
        <w:spacing w:line="480" w:lineRule="auto"/>
        <w:ind w:left="720" w:firstLine="0"/>
        <w:rPr>
          <w:del w:id="3121" w:author="Cheick Traoré" w:date="2026-01-07T16:26:00Z" w16du:dateUtc="2026-01-07T16:26:00Z"/>
          <w:rFonts w:ascii="Times New Roman" w:hAnsi="Times New Roman" w:cs="Times New Roman"/>
        </w:rPr>
        <w:pPrChange w:id="3122" w:author="Cheick Traoré" w:date="2026-01-07T16:26:00Z" w16du:dateUtc="2026-01-07T16:26:00Z">
          <w:pPr>
            <w:tabs>
              <w:tab w:val="left" w:pos="3200"/>
            </w:tabs>
            <w:spacing w:line="480" w:lineRule="auto"/>
          </w:pPr>
        </w:pPrChange>
      </w:pPr>
      <w:del w:id="3123" w:author="Cheick Traoré" w:date="2026-01-07T16:26:00Z" w16du:dateUtc="2026-01-07T16:26:00Z">
        <w:r w:rsidRPr="00AB1D00" w:rsidDel="00974EF5">
          <w:rPr>
            <w:rFonts w:ascii="Times New Roman" w:hAnsi="Times New Roman" w:cs="Times New Roman"/>
            <w:b/>
            <w:bCs/>
          </w:rPr>
          <w:delText>Express.js</w:delText>
        </w:r>
      </w:del>
    </w:p>
    <w:p w14:paraId="2CF86F18" w14:textId="6E13127A" w:rsidR="009600FD" w:rsidRPr="00AB1D00" w:rsidDel="00974EF5" w:rsidRDefault="009600FD" w:rsidP="00974EF5">
      <w:pPr>
        <w:tabs>
          <w:tab w:val="left" w:pos="3200"/>
        </w:tabs>
        <w:spacing w:line="480" w:lineRule="auto"/>
        <w:ind w:left="720" w:firstLine="0"/>
        <w:rPr>
          <w:del w:id="3124" w:author="Cheick Traoré" w:date="2026-01-07T16:26:00Z" w16du:dateUtc="2026-01-07T16:26:00Z"/>
          <w:rFonts w:ascii="Times New Roman" w:hAnsi="Times New Roman" w:cs="Times New Roman"/>
        </w:rPr>
        <w:pPrChange w:id="3125" w:author="Cheick Traoré" w:date="2026-01-07T16:26:00Z" w16du:dateUtc="2026-01-07T16:26:00Z">
          <w:pPr>
            <w:numPr>
              <w:numId w:val="58"/>
            </w:numPr>
            <w:tabs>
              <w:tab w:val="num" w:pos="720"/>
              <w:tab w:val="left" w:pos="3200"/>
            </w:tabs>
            <w:spacing w:line="480" w:lineRule="auto"/>
            <w:ind w:left="720" w:hanging="360"/>
          </w:pPr>
        </w:pPrChange>
      </w:pPr>
      <w:del w:id="3126" w:author="Cheick Traoré" w:date="2026-01-07T16:26:00Z" w16du:dateUtc="2026-01-07T16:26:00Z">
        <w:r w:rsidRPr="00AB1D00" w:rsidDel="00974EF5">
          <w:rPr>
            <w:rFonts w:ascii="Times New Roman" w:hAnsi="Times New Roman" w:cs="Times New Roman"/>
          </w:rPr>
          <w:delText>Structuration des points de terminaison de l'API</w:delText>
        </w:r>
      </w:del>
    </w:p>
    <w:p w14:paraId="51CAC7A8" w14:textId="6CB8BE37" w:rsidR="009600FD" w:rsidRPr="00AB1D00" w:rsidDel="00974EF5" w:rsidRDefault="009600FD" w:rsidP="00974EF5">
      <w:pPr>
        <w:tabs>
          <w:tab w:val="left" w:pos="3200"/>
        </w:tabs>
        <w:spacing w:line="480" w:lineRule="auto"/>
        <w:ind w:left="720" w:firstLine="0"/>
        <w:rPr>
          <w:del w:id="3127" w:author="Cheick Traoré" w:date="2026-01-07T16:26:00Z" w16du:dateUtc="2026-01-07T16:26:00Z"/>
          <w:rFonts w:ascii="Times New Roman" w:hAnsi="Times New Roman" w:cs="Times New Roman"/>
        </w:rPr>
        <w:pPrChange w:id="3128" w:author="Cheick Traoré" w:date="2026-01-07T16:26:00Z" w16du:dateUtc="2026-01-07T16:26:00Z">
          <w:pPr>
            <w:numPr>
              <w:numId w:val="58"/>
            </w:numPr>
            <w:tabs>
              <w:tab w:val="num" w:pos="720"/>
              <w:tab w:val="left" w:pos="3200"/>
            </w:tabs>
            <w:spacing w:line="480" w:lineRule="auto"/>
            <w:ind w:left="720" w:hanging="360"/>
          </w:pPr>
        </w:pPrChange>
      </w:pPr>
      <w:del w:id="3129" w:author="Cheick Traoré" w:date="2026-01-07T16:26:00Z" w16du:dateUtc="2026-01-07T16:26:00Z">
        <w:r w:rsidRPr="00AB1D00" w:rsidDel="00974EF5">
          <w:rPr>
            <w:rFonts w:ascii="Times New Roman" w:hAnsi="Times New Roman" w:cs="Times New Roman"/>
          </w:rPr>
          <w:delText>Gestion des routes HTTP</w:delText>
        </w:r>
      </w:del>
    </w:p>
    <w:p w14:paraId="6B5A4CFF" w14:textId="06663367" w:rsidR="009600FD" w:rsidRPr="00AB1D00" w:rsidDel="00974EF5" w:rsidRDefault="009600FD" w:rsidP="00974EF5">
      <w:pPr>
        <w:tabs>
          <w:tab w:val="left" w:pos="3200"/>
        </w:tabs>
        <w:spacing w:line="480" w:lineRule="auto"/>
        <w:ind w:left="720" w:firstLine="0"/>
        <w:rPr>
          <w:del w:id="3130" w:author="Cheick Traoré" w:date="2026-01-07T16:26:00Z" w16du:dateUtc="2026-01-07T16:26:00Z"/>
          <w:rFonts w:ascii="Times New Roman" w:hAnsi="Times New Roman" w:cs="Times New Roman"/>
        </w:rPr>
        <w:pPrChange w:id="3131" w:author="Cheick Traoré" w:date="2026-01-07T16:26:00Z" w16du:dateUtc="2026-01-07T16:26:00Z">
          <w:pPr>
            <w:numPr>
              <w:numId w:val="58"/>
            </w:numPr>
            <w:tabs>
              <w:tab w:val="num" w:pos="720"/>
              <w:tab w:val="left" w:pos="3200"/>
            </w:tabs>
            <w:spacing w:line="480" w:lineRule="auto"/>
            <w:ind w:left="720" w:hanging="360"/>
          </w:pPr>
        </w:pPrChange>
      </w:pPr>
      <w:del w:id="3132" w:author="Cheick Traoré" w:date="2026-01-07T16:26:00Z" w16du:dateUtc="2026-01-07T16:26:00Z">
        <w:r w:rsidRPr="00AB1D00" w:rsidDel="00974EF5">
          <w:rPr>
            <w:rFonts w:ascii="Times New Roman" w:hAnsi="Times New Roman" w:cs="Times New Roman"/>
          </w:rPr>
          <w:delText>Middleware d'authentification et de validation</w:delText>
        </w:r>
      </w:del>
    </w:p>
    <w:p w14:paraId="0248D218" w14:textId="19CEADCB" w:rsidR="009600FD" w:rsidRPr="00AB1D00" w:rsidDel="00974EF5" w:rsidRDefault="009600FD" w:rsidP="00974EF5">
      <w:pPr>
        <w:tabs>
          <w:tab w:val="left" w:pos="3200"/>
        </w:tabs>
        <w:spacing w:line="480" w:lineRule="auto"/>
        <w:ind w:left="720" w:firstLine="0"/>
        <w:rPr>
          <w:del w:id="3133" w:author="Cheick Traoré" w:date="2026-01-07T16:26:00Z" w16du:dateUtc="2026-01-07T16:26:00Z"/>
          <w:rFonts w:ascii="Times New Roman" w:hAnsi="Times New Roman" w:cs="Times New Roman"/>
          <w:b/>
          <w:bCs/>
        </w:rPr>
        <w:pPrChange w:id="3134" w:author="Cheick Traoré" w:date="2026-01-07T16:26:00Z" w16du:dateUtc="2026-01-07T16:26:00Z">
          <w:pPr>
            <w:tabs>
              <w:tab w:val="left" w:pos="3200"/>
            </w:tabs>
            <w:spacing w:line="480" w:lineRule="auto"/>
          </w:pPr>
        </w:pPrChange>
      </w:pPr>
      <w:del w:id="3135" w:author="Cheick Traoré" w:date="2026-01-07T16:26:00Z" w16du:dateUtc="2026-01-07T16:26:00Z">
        <w:r w:rsidRPr="00AB1D00" w:rsidDel="00974EF5">
          <w:rPr>
            <w:rFonts w:ascii="Times New Roman" w:hAnsi="Times New Roman" w:cs="Times New Roman"/>
            <w:b/>
            <w:bCs/>
          </w:rPr>
          <w:delText>Frontend et interface utilisateur</w:delText>
        </w:r>
      </w:del>
    </w:p>
    <w:p w14:paraId="3EB09525" w14:textId="4DAE84FD" w:rsidR="009600FD" w:rsidRPr="00AB1D00" w:rsidDel="00974EF5" w:rsidRDefault="009600FD" w:rsidP="00974EF5">
      <w:pPr>
        <w:tabs>
          <w:tab w:val="left" w:pos="3200"/>
        </w:tabs>
        <w:spacing w:line="480" w:lineRule="auto"/>
        <w:ind w:left="720" w:firstLine="0"/>
        <w:rPr>
          <w:del w:id="3136" w:author="Cheick Traoré" w:date="2026-01-07T16:26:00Z" w16du:dateUtc="2026-01-07T16:26:00Z"/>
          <w:rFonts w:ascii="Times New Roman" w:hAnsi="Times New Roman" w:cs="Times New Roman"/>
        </w:rPr>
        <w:pPrChange w:id="3137" w:author="Cheick Traoré" w:date="2026-01-07T16:26:00Z" w16du:dateUtc="2026-01-07T16:26:00Z">
          <w:pPr>
            <w:tabs>
              <w:tab w:val="left" w:pos="3200"/>
            </w:tabs>
            <w:spacing w:line="480" w:lineRule="auto"/>
          </w:pPr>
        </w:pPrChange>
      </w:pPr>
      <w:del w:id="3138" w:author="Cheick Traoré" w:date="2026-01-07T16:26:00Z" w16du:dateUtc="2026-01-07T16:26:00Z">
        <w:r w:rsidRPr="00AB1D00" w:rsidDel="00974EF5">
          <w:rPr>
            <w:rFonts w:ascii="Times New Roman" w:hAnsi="Times New Roman" w:cs="Times New Roman"/>
            <w:b/>
            <w:bCs/>
          </w:rPr>
          <w:delText>React.js</w:delText>
        </w:r>
      </w:del>
    </w:p>
    <w:p w14:paraId="17568FA7" w14:textId="3B30BF9E" w:rsidR="009600FD" w:rsidRPr="00AB1D00" w:rsidDel="00974EF5" w:rsidRDefault="009600FD" w:rsidP="00974EF5">
      <w:pPr>
        <w:tabs>
          <w:tab w:val="left" w:pos="3200"/>
        </w:tabs>
        <w:spacing w:line="480" w:lineRule="auto"/>
        <w:ind w:left="720" w:firstLine="0"/>
        <w:rPr>
          <w:del w:id="3139" w:author="Cheick Traoré" w:date="2026-01-07T16:26:00Z" w16du:dateUtc="2026-01-07T16:26:00Z"/>
          <w:rFonts w:ascii="Times New Roman" w:hAnsi="Times New Roman" w:cs="Times New Roman"/>
        </w:rPr>
        <w:pPrChange w:id="3140" w:author="Cheick Traoré" w:date="2026-01-07T16:26:00Z" w16du:dateUtc="2026-01-07T16:26:00Z">
          <w:pPr>
            <w:numPr>
              <w:numId w:val="59"/>
            </w:numPr>
            <w:tabs>
              <w:tab w:val="num" w:pos="720"/>
              <w:tab w:val="left" w:pos="3200"/>
            </w:tabs>
            <w:spacing w:line="480" w:lineRule="auto"/>
            <w:ind w:left="720" w:hanging="360"/>
          </w:pPr>
        </w:pPrChange>
      </w:pPr>
      <w:del w:id="3141" w:author="Cheick Traoré" w:date="2026-01-07T16:26:00Z" w16du:dateUtc="2026-01-07T16:26:00Z">
        <w:r w:rsidRPr="00AB1D00" w:rsidDel="00974EF5">
          <w:rPr>
            <w:rFonts w:ascii="Times New Roman" w:hAnsi="Times New Roman" w:cs="Times New Roman"/>
          </w:rPr>
          <w:delText>Architecture par composants</w:delText>
        </w:r>
      </w:del>
    </w:p>
    <w:p w14:paraId="6ED1B0AA" w14:textId="5833E4D7" w:rsidR="009600FD" w:rsidRPr="00AB1D00" w:rsidDel="00974EF5" w:rsidRDefault="009600FD" w:rsidP="00974EF5">
      <w:pPr>
        <w:tabs>
          <w:tab w:val="left" w:pos="3200"/>
        </w:tabs>
        <w:spacing w:line="480" w:lineRule="auto"/>
        <w:ind w:left="720" w:firstLine="0"/>
        <w:rPr>
          <w:del w:id="3142" w:author="Cheick Traoré" w:date="2026-01-07T16:26:00Z" w16du:dateUtc="2026-01-07T16:26:00Z"/>
          <w:rFonts w:ascii="Times New Roman" w:hAnsi="Times New Roman" w:cs="Times New Roman"/>
        </w:rPr>
        <w:pPrChange w:id="3143" w:author="Cheick Traoré" w:date="2026-01-07T16:26:00Z" w16du:dateUtc="2026-01-07T16:26:00Z">
          <w:pPr>
            <w:numPr>
              <w:numId w:val="59"/>
            </w:numPr>
            <w:tabs>
              <w:tab w:val="num" w:pos="720"/>
              <w:tab w:val="left" w:pos="3200"/>
            </w:tabs>
            <w:spacing w:line="480" w:lineRule="auto"/>
            <w:ind w:left="720" w:hanging="360"/>
          </w:pPr>
        </w:pPrChange>
      </w:pPr>
      <w:del w:id="3144" w:author="Cheick Traoré" w:date="2026-01-07T16:26:00Z" w16du:dateUtc="2026-01-07T16:26:00Z">
        <w:r w:rsidRPr="00AB1D00" w:rsidDel="00974EF5">
          <w:rPr>
            <w:rFonts w:ascii="Times New Roman" w:hAnsi="Times New Roman" w:cs="Times New Roman"/>
          </w:rPr>
          <w:delText>Développement modulaire et flexible</w:delText>
        </w:r>
      </w:del>
    </w:p>
    <w:p w14:paraId="7D735008" w14:textId="59DF0124" w:rsidR="009600FD" w:rsidRPr="00AB1D00" w:rsidDel="00974EF5" w:rsidRDefault="009600FD" w:rsidP="00974EF5">
      <w:pPr>
        <w:tabs>
          <w:tab w:val="left" w:pos="3200"/>
        </w:tabs>
        <w:spacing w:line="480" w:lineRule="auto"/>
        <w:ind w:left="720" w:firstLine="0"/>
        <w:rPr>
          <w:del w:id="3145" w:author="Cheick Traoré" w:date="2026-01-07T16:26:00Z" w16du:dateUtc="2026-01-07T16:26:00Z"/>
          <w:rFonts w:ascii="Times New Roman" w:hAnsi="Times New Roman" w:cs="Times New Roman"/>
        </w:rPr>
        <w:pPrChange w:id="3146" w:author="Cheick Traoré" w:date="2026-01-07T16:26:00Z" w16du:dateUtc="2026-01-07T16:26:00Z">
          <w:pPr>
            <w:numPr>
              <w:numId w:val="59"/>
            </w:numPr>
            <w:tabs>
              <w:tab w:val="num" w:pos="720"/>
              <w:tab w:val="left" w:pos="3200"/>
            </w:tabs>
            <w:spacing w:line="480" w:lineRule="auto"/>
            <w:ind w:left="720" w:hanging="360"/>
          </w:pPr>
        </w:pPrChange>
      </w:pPr>
      <w:del w:id="3147" w:author="Cheick Traoré" w:date="2026-01-07T16:26:00Z" w16du:dateUtc="2026-01-07T16:26:00Z">
        <w:r w:rsidRPr="00AB1D00" w:rsidDel="00974EF5">
          <w:rPr>
            <w:rFonts w:ascii="Times New Roman" w:hAnsi="Times New Roman" w:cs="Times New Roman"/>
          </w:rPr>
          <w:delText>Affichage dynamique de graphiques et tableaux</w:delText>
        </w:r>
      </w:del>
    </w:p>
    <w:p w14:paraId="4BD240DC" w14:textId="5B3BB7A4" w:rsidR="009600FD" w:rsidRPr="00AB1D00" w:rsidDel="00974EF5" w:rsidRDefault="009600FD" w:rsidP="00974EF5">
      <w:pPr>
        <w:tabs>
          <w:tab w:val="left" w:pos="3200"/>
        </w:tabs>
        <w:spacing w:line="480" w:lineRule="auto"/>
        <w:ind w:left="720" w:firstLine="0"/>
        <w:rPr>
          <w:del w:id="3148" w:author="Cheick Traoré" w:date="2026-01-07T16:26:00Z" w16du:dateUtc="2026-01-07T16:26:00Z"/>
          <w:rFonts w:ascii="Times New Roman" w:hAnsi="Times New Roman" w:cs="Times New Roman"/>
        </w:rPr>
        <w:pPrChange w:id="3149" w:author="Cheick Traoré" w:date="2026-01-07T16:26:00Z" w16du:dateUtc="2026-01-07T16:26:00Z">
          <w:pPr>
            <w:numPr>
              <w:numId w:val="59"/>
            </w:numPr>
            <w:tabs>
              <w:tab w:val="num" w:pos="720"/>
              <w:tab w:val="left" w:pos="3200"/>
            </w:tabs>
            <w:spacing w:line="480" w:lineRule="auto"/>
            <w:ind w:left="720" w:hanging="360"/>
          </w:pPr>
        </w:pPrChange>
      </w:pPr>
      <w:del w:id="3150" w:author="Cheick Traoré" w:date="2026-01-07T16:26:00Z" w16du:dateUtc="2026-01-07T16:26:00Z">
        <w:r w:rsidRPr="00AB1D00" w:rsidDel="00974EF5">
          <w:rPr>
            <w:rFonts w:ascii="Times New Roman" w:hAnsi="Times New Roman" w:cs="Times New Roman"/>
          </w:rPr>
          <w:delText>État centralisé pour cohérence</w:delText>
        </w:r>
      </w:del>
    </w:p>
    <w:p w14:paraId="5C0F1ECC" w14:textId="46D882EE" w:rsidR="009600FD" w:rsidRPr="00AB1D00" w:rsidDel="00974EF5" w:rsidRDefault="009600FD" w:rsidP="00974EF5">
      <w:pPr>
        <w:tabs>
          <w:tab w:val="left" w:pos="3200"/>
        </w:tabs>
        <w:spacing w:line="480" w:lineRule="auto"/>
        <w:ind w:left="720" w:firstLine="0"/>
        <w:rPr>
          <w:del w:id="3151" w:author="Cheick Traoré" w:date="2026-01-07T16:26:00Z" w16du:dateUtc="2026-01-07T16:26:00Z"/>
          <w:rFonts w:ascii="Times New Roman" w:hAnsi="Times New Roman" w:cs="Times New Roman"/>
        </w:rPr>
        <w:pPrChange w:id="3152" w:author="Cheick Traoré" w:date="2026-01-07T16:26:00Z" w16du:dateUtc="2026-01-07T16:26:00Z">
          <w:pPr>
            <w:tabs>
              <w:tab w:val="left" w:pos="3200"/>
            </w:tabs>
            <w:spacing w:line="480" w:lineRule="auto"/>
          </w:pPr>
        </w:pPrChange>
      </w:pPr>
      <w:del w:id="3153" w:author="Cheick Traoré" w:date="2026-01-07T16:26:00Z" w16du:dateUtc="2026-01-07T16:26:00Z">
        <w:r w:rsidRPr="00AB1D00" w:rsidDel="00974EF5">
          <w:rPr>
            <w:rFonts w:ascii="Times New Roman" w:hAnsi="Times New Roman" w:cs="Times New Roman"/>
            <w:b/>
            <w:bCs/>
          </w:rPr>
          <w:delText>Technologies complémentaires</w:delText>
        </w:r>
      </w:del>
    </w:p>
    <w:p w14:paraId="4B1D6102" w14:textId="27116D15" w:rsidR="009600FD" w:rsidRPr="00AB1D00" w:rsidDel="00974EF5" w:rsidRDefault="009600FD" w:rsidP="00974EF5">
      <w:pPr>
        <w:tabs>
          <w:tab w:val="left" w:pos="3200"/>
        </w:tabs>
        <w:spacing w:line="480" w:lineRule="auto"/>
        <w:ind w:left="720" w:firstLine="0"/>
        <w:rPr>
          <w:del w:id="3154" w:author="Cheick Traoré" w:date="2026-01-07T16:26:00Z" w16du:dateUtc="2026-01-07T16:26:00Z"/>
          <w:rFonts w:ascii="Times New Roman" w:hAnsi="Times New Roman" w:cs="Times New Roman"/>
        </w:rPr>
        <w:pPrChange w:id="3155" w:author="Cheick Traoré" w:date="2026-01-07T16:26:00Z" w16du:dateUtc="2026-01-07T16:26:00Z">
          <w:pPr>
            <w:numPr>
              <w:numId w:val="60"/>
            </w:numPr>
            <w:tabs>
              <w:tab w:val="num" w:pos="720"/>
              <w:tab w:val="left" w:pos="3200"/>
            </w:tabs>
            <w:spacing w:line="480" w:lineRule="auto"/>
            <w:ind w:left="720" w:hanging="360"/>
          </w:pPr>
        </w:pPrChange>
      </w:pPr>
      <w:del w:id="3156" w:author="Cheick Traoré" w:date="2026-01-07T16:26:00Z" w16du:dateUtc="2026-01-07T16:26:00Z">
        <w:r w:rsidRPr="00AB1D00" w:rsidDel="00974EF5">
          <w:rPr>
            <w:rFonts w:ascii="Times New Roman" w:hAnsi="Times New Roman" w:cs="Times New Roman"/>
            <w:b/>
            <w:bCs/>
          </w:rPr>
          <w:delText>Axios</w:delText>
        </w:r>
        <w:r w:rsidRPr="00AB1D00" w:rsidDel="00974EF5">
          <w:rPr>
            <w:rFonts w:ascii="Times New Roman" w:hAnsi="Times New Roman" w:cs="Times New Roman"/>
          </w:rPr>
          <w:delText xml:space="preserve"> : communication avec serveur</w:delText>
        </w:r>
      </w:del>
    </w:p>
    <w:p w14:paraId="411F6EF4" w14:textId="2C6BCB37" w:rsidR="009600FD" w:rsidRPr="00AB1D00" w:rsidDel="00974EF5" w:rsidRDefault="009600FD" w:rsidP="00974EF5">
      <w:pPr>
        <w:tabs>
          <w:tab w:val="left" w:pos="3200"/>
        </w:tabs>
        <w:spacing w:line="480" w:lineRule="auto"/>
        <w:ind w:left="720" w:firstLine="0"/>
        <w:rPr>
          <w:del w:id="3157" w:author="Cheick Traoré" w:date="2026-01-07T16:26:00Z" w16du:dateUtc="2026-01-07T16:26:00Z"/>
          <w:rFonts w:ascii="Times New Roman" w:hAnsi="Times New Roman" w:cs="Times New Roman"/>
        </w:rPr>
        <w:pPrChange w:id="3158" w:author="Cheick Traoré" w:date="2026-01-07T16:26:00Z" w16du:dateUtc="2026-01-07T16:26:00Z">
          <w:pPr>
            <w:numPr>
              <w:numId w:val="60"/>
            </w:numPr>
            <w:tabs>
              <w:tab w:val="num" w:pos="720"/>
              <w:tab w:val="left" w:pos="3200"/>
            </w:tabs>
            <w:spacing w:line="480" w:lineRule="auto"/>
            <w:ind w:left="720" w:hanging="360"/>
          </w:pPr>
        </w:pPrChange>
      </w:pPr>
      <w:del w:id="3159" w:author="Cheick Traoré" w:date="2026-01-07T16:26:00Z" w16du:dateUtc="2026-01-07T16:26:00Z">
        <w:r w:rsidRPr="00AB1D00" w:rsidDel="00974EF5">
          <w:rPr>
            <w:rFonts w:ascii="Times New Roman" w:hAnsi="Times New Roman" w:cs="Times New Roman"/>
            <w:b/>
            <w:bCs/>
          </w:rPr>
          <w:delText>Plotly</w:delText>
        </w:r>
        <w:r w:rsidRPr="00AB1D00" w:rsidDel="00974EF5">
          <w:rPr>
            <w:rFonts w:ascii="Times New Roman" w:hAnsi="Times New Roman" w:cs="Times New Roman"/>
          </w:rPr>
          <w:delText xml:space="preserve"> : visualisations graphiques interactives</w:delText>
        </w:r>
      </w:del>
    </w:p>
    <w:p w14:paraId="6DF06FB0" w14:textId="7D598C9D" w:rsidR="009600FD" w:rsidRPr="00AB1D00" w:rsidDel="00974EF5" w:rsidRDefault="009600FD" w:rsidP="00974EF5">
      <w:pPr>
        <w:tabs>
          <w:tab w:val="left" w:pos="3200"/>
        </w:tabs>
        <w:spacing w:line="480" w:lineRule="auto"/>
        <w:ind w:left="720" w:firstLine="0"/>
        <w:rPr>
          <w:del w:id="3160" w:author="Cheick Traoré" w:date="2026-01-07T16:26:00Z" w16du:dateUtc="2026-01-07T16:26:00Z"/>
          <w:rFonts w:ascii="Times New Roman" w:hAnsi="Times New Roman" w:cs="Times New Roman"/>
        </w:rPr>
        <w:pPrChange w:id="3161" w:author="Cheick Traoré" w:date="2026-01-07T16:26:00Z" w16du:dateUtc="2026-01-07T16:26:00Z">
          <w:pPr>
            <w:numPr>
              <w:numId w:val="60"/>
            </w:numPr>
            <w:tabs>
              <w:tab w:val="num" w:pos="720"/>
              <w:tab w:val="left" w:pos="3200"/>
            </w:tabs>
            <w:spacing w:line="480" w:lineRule="auto"/>
            <w:ind w:left="720" w:hanging="360"/>
          </w:pPr>
        </w:pPrChange>
      </w:pPr>
      <w:del w:id="3162" w:author="Cheick Traoré" w:date="2026-01-07T16:26:00Z" w16du:dateUtc="2026-01-07T16:26:00Z">
        <w:r w:rsidRPr="00AB1D00" w:rsidDel="00974EF5">
          <w:rPr>
            <w:rFonts w:ascii="Times New Roman" w:hAnsi="Times New Roman" w:cs="Times New Roman"/>
            <w:b/>
            <w:bCs/>
          </w:rPr>
          <w:delText>JavaScript ES6</w:delText>
        </w:r>
        <w:r w:rsidRPr="00AB1D00" w:rsidDel="00974EF5">
          <w:rPr>
            <w:rFonts w:ascii="Times New Roman" w:hAnsi="Times New Roman" w:cs="Times New Roman"/>
          </w:rPr>
          <w:delText xml:space="preserve"> : standards modernes</w:delText>
        </w:r>
      </w:del>
    </w:p>
    <w:p w14:paraId="3BF9A61A" w14:textId="6F745DB1" w:rsidR="009600FD" w:rsidRPr="00AB1D00" w:rsidDel="00974EF5" w:rsidRDefault="009600FD" w:rsidP="00974EF5">
      <w:pPr>
        <w:tabs>
          <w:tab w:val="left" w:pos="3200"/>
        </w:tabs>
        <w:spacing w:line="480" w:lineRule="auto"/>
        <w:ind w:left="720" w:firstLine="0"/>
        <w:rPr>
          <w:del w:id="3163" w:author="Cheick Traoré" w:date="2026-01-07T16:26:00Z" w16du:dateUtc="2026-01-07T16:26:00Z"/>
          <w:rFonts w:ascii="Times New Roman" w:hAnsi="Times New Roman" w:cs="Times New Roman"/>
          <w:b/>
          <w:bCs/>
        </w:rPr>
        <w:pPrChange w:id="3164" w:author="Cheick Traoré" w:date="2026-01-07T16:26:00Z" w16du:dateUtc="2026-01-07T16:26:00Z">
          <w:pPr>
            <w:tabs>
              <w:tab w:val="left" w:pos="3200"/>
            </w:tabs>
            <w:spacing w:line="480" w:lineRule="auto"/>
          </w:pPr>
        </w:pPrChange>
      </w:pPr>
      <w:del w:id="3165" w:author="Cheick Traoré" w:date="2026-01-07T16:26:00Z" w16du:dateUtc="2026-01-07T16:26:00Z">
        <w:r w:rsidRPr="00AB1D00" w:rsidDel="00974EF5">
          <w:rPr>
            <w:rFonts w:ascii="Times New Roman" w:hAnsi="Times New Roman" w:cs="Times New Roman"/>
            <w:b/>
            <w:bCs/>
          </w:rPr>
          <w:delText>Infrastructure et conteneurisation</w:delText>
        </w:r>
      </w:del>
    </w:p>
    <w:p w14:paraId="73661453" w14:textId="20A5C4CF" w:rsidR="009600FD" w:rsidRPr="00AB1D00" w:rsidDel="00974EF5" w:rsidRDefault="009600FD" w:rsidP="00974EF5">
      <w:pPr>
        <w:tabs>
          <w:tab w:val="left" w:pos="3200"/>
        </w:tabs>
        <w:spacing w:line="480" w:lineRule="auto"/>
        <w:ind w:left="720" w:firstLine="0"/>
        <w:rPr>
          <w:del w:id="3166" w:author="Cheick Traoré" w:date="2026-01-07T16:26:00Z" w16du:dateUtc="2026-01-07T16:26:00Z"/>
          <w:rFonts w:ascii="Times New Roman" w:hAnsi="Times New Roman" w:cs="Times New Roman"/>
        </w:rPr>
        <w:pPrChange w:id="3167" w:author="Cheick Traoré" w:date="2026-01-07T16:26:00Z" w16du:dateUtc="2026-01-07T16:26:00Z">
          <w:pPr>
            <w:tabs>
              <w:tab w:val="left" w:pos="3200"/>
            </w:tabs>
            <w:spacing w:line="480" w:lineRule="auto"/>
          </w:pPr>
        </w:pPrChange>
      </w:pPr>
      <w:del w:id="3168" w:author="Cheick Traoré" w:date="2026-01-07T16:26:00Z" w16du:dateUtc="2026-01-07T16:26:00Z">
        <w:r w:rsidRPr="00AB1D00" w:rsidDel="00974EF5">
          <w:rPr>
            <w:rFonts w:ascii="Times New Roman" w:hAnsi="Times New Roman" w:cs="Times New Roman"/>
            <w:b/>
            <w:bCs/>
          </w:rPr>
          <w:delText>Docker</w:delText>
        </w:r>
      </w:del>
    </w:p>
    <w:p w14:paraId="2E26AF09" w14:textId="127BEE8D" w:rsidR="009600FD" w:rsidRPr="00AB1D00" w:rsidDel="00974EF5" w:rsidRDefault="009600FD" w:rsidP="00974EF5">
      <w:pPr>
        <w:tabs>
          <w:tab w:val="left" w:pos="3200"/>
        </w:tabs>
        <w:spacing w:line="480" w:lineRule="auto"/>
        <w:ind w:left="720" w:firstLine="0"/>
        <w:rPr>
          <w:del w:id="3169" w:author="Cheick Traoré" w:date="2026-01-07T16:26:00Z" w16du:dateUtc="2026-01-07T16:26:00Z"/>
          <w:rFonts w:ascii="Times New Roman" w:hAnsi="Times New Roman" w:cs="Times New Roman"/>
        </w:rPr>
        <w:pPrChange w:id="3170" w:author="Cheick Traoré" w:date="2026-01-07T16:26:00Z" w16du:dateUtc="2026-01-07T16:26:00Z">
          <w:pPr>
            <w:numPr>
              <w:numId w:val="61"/>
            </w:numPr>
            <w:tabs>
              <w:tab w:val="num" w:pos="720"/>
              <w:tab w:val="left" w:pos="3200"/>
            </w:tabs>
            <w:spacing w:line="480" w:lineRule="auto"/>
            <w:ind w:left="720" w:hanging="360"/>
          </w:pPr>
        </w:pPrChange>
      </w:pPr>
      <w:del w:id="3171" w:author="Cheick Traoré" w:date="2026-01-07T16:26:00Z" w16du:dateUtc="2026-01-07T16:26:00Z">
        <w:r w:rsidRPr="00AB1D00" w:rsidDel="00974EF5">
          <w:rPr>
            <w:rFonts w:ascii="Times New Roman" w:hAnsi="Times New Roman" w:cs="Times New Roman"/>
          </w:rPr>
          <w:delText>Conteneurisation de MySQL et Adminer</w:delText>
        </w:r>
      </w:del>
    </w:p>
    <w:p w14:paraId="1D15C1EA" w14:textId="377B574A" w:rsidR="009600FD" w:rsidRPr="00AB1D00" w:rsidDel="00974EF5" w:rsidRDefault="009600FD" w:rsidP="00974EF5">
      <w:pPr>
        <w:tabs>
          <w:tab w:val="left" w:pos="3200"/>
        </w:tabs>
        <w:spacing w:line="480" w:lineRule="auto"/>
        <w:ind w:left="720" w:firstLine="0"/>
        <w:rPr>
          <w:del w:id="3172" w:author="Cheick Traoré" w:date="2026-01-07T16:26:00Z" w16du:dateUtc="2026-01-07T16:26:00Z"/>
          <w:rFonts w:ascii="Times New Roman" w:hAnsi="Times New Roman" w:cs="Times New Roman"/>
        </w:rPr>
        <w:pPrChange w:id="3173" w:author="Cheick Traoré" w:date="2026-01-07T16:26:00Z" w16du:dateUtc="2026-01-07T16:26:00Z">
          <w:pPr>
            <w:numPr>
              <w:numId w:val="61"/>
            </w:numPr>
            <w:tabs>
              <w:tab w:val="num" w:pos="720"/>
              <w:tab w:val="left" w:pos="3200"/>
            </w:tabs>
            <w:spacing w:line="480" w:lineRule="auto"/>
            <w:ind w:left="720" w:hanging="360"/>
          </w:pPr>
        </w:pPrChange>
      </w:pPr>
      <w:del w:id="3174" w:author="Cheick Traoré" w:date="2026-01-07T16:26:00Z" w16du:dateUtc="2026-01-07T16:26:00Z">
        <w:r w:rsidRPr="00AB1D00" w:rsidDel="00974EF5">
          <w:rPr>
            <w:rFonts w:ascii="Times New Roman" w:hAnsi="Times New Roman" w:cs="Times New Roman"/>
          </w:rPr>
          <w:delText>Environnement isolé et reproductible</w:delText>
        </w:r>
      </w:del>
    </w:p>
    <w:p w14:paraId="66BCF915" w14:textId="11D070FA" w:rsidR="009600FD" w:rsidRPr="00AB1D00" w:rsidDel="00974EF5" w:rsidRDefault="009600FD" w:rsidP="00974EF5">
      <w:pPr>
        <w:tabs>
          <w:tab w:val="left" w:pos="3200"/>
        </w:tabs>
        <w:spacing w:line="480" w:lineRule="auto"/>
        <w:ind w:left="720" w:firstLine="0"/>
        <w:rPr>
          <w:del w:id="3175" w:author="Cheick Traoré" w:date="2026-01-07T16:26:00Z" w16du:dateUtc="2026-01-07T16:26:00Z"/>
          <w:rFonts w:ascii="Times New Roman" w:hAnsi="Times New Roman" w:cs="Times New Roman"/>
        </w:rPr>
        <w:pPrChange w:id="3176" w:author="Cheick Traoré" w:date="2026-01-07T16:26:00Z" w16du:dateUtc="2026-01-07T16:26:00Z">
          <w:pPr>
            <w:numPr>
              <w:numId w:val="61"/>
            </w:numPr>
            <w:tabs>
              <w:tab w:val="num" w:pos="720"/>
              <w:tab w:val="left" w:pos="3200"/>
            </w:tabs>
            <w:spacing w:line="480" w:lineRule="auto"/>
            <w:ind w:left="720" w:hanging="360"/>
          </w:pPr>
        </w:pPrChange>
      </w:pPr>
      <w:del w:id="3177" w:author="Cheick Traoré" w:date="2026-01-07T16:26:00Z" w16du:dateUtc="2026-01-07T16:26:00Z">
        <w:r w:rsidRPr="00AB1D00" w:rsidDel="00974EF5">
          <w:rPr>
            <w:rFonts w:ascii="Times New Roman" w:hAnsi="Times New Roman" w:cs="Times New Roman"/>
          </w:rPr>
          <w:delText>Déploiement facilité</w:delText>
        </w:r>
      </w:del>
    </w:p>
    <w:p w14:paraId="7AAC9AFA" w14:textId="048AD80D" w:rsidR="009600FD" w:rsidRPr="00AB1D00" w:rsidDel="00974EF5" w:rsidRDefault="009600FD" w:rsidP="00974EF5">
      <w:pPr>
        <w:tabs>
          <w:tab w:val="left" w:pos="3200"/>
        </w:tabs>
        <w:spacing w:line="480" w:lineRule="auto"/>
        <w:ind w:left="720" w:firstLine="0"/>
        <w:rPr>
          <w:del w:id="3178" w:author="Cheick Traoré" w:date="2026-01-07T16:26:00Z" w16du:dateUtc="2026-01-07T16:26:00Z"/>
          <w:rFonts w:ascii="Times New Roman" w:hAnsi="Times New Roman" w:cs="Times New Roman"/>
        </w:rPr>
        <w:pPrChange w:id="3179" w:author="Cheick Traoré" w:date="2026-01-07T16:26:00Z" w16du:dateUtc="2026-01-07T16:26:00Z">
          <w:pPr>
            <w:numPr>
              <w:numId w:val="61"/>
            </w:numPr>
            <w:tabs>
              <w:tab w:val="num" w:pos="720"/>
              <w:tab w:val="left" w:pos="3200"/>
            </w:tabs>
            <w:spacing w:line="480" w:lineRule="auto"/>
            <w:ind w:left="720" w:hanging="360"/>
          </w:pPr>
        </w:pPrChange>
      </w:pPr>
      <w:del w:id="3180" w:author="Cheick Traoré" w:date="2026-01-07T16:26:00Z" w16du:dateUtc="2026-01-07T16:26:00Z">
        <w:r w:rsidRPr="00AB1D00" w:rsidDel="00974EF5">
          <w:rPr>
            <w:rFonts w:ascii="Times New Roman" w:hAnsi="Times New Roman" w:cs="Times New Roman"/>
          </w:rPr>
          <w:delText>Portabilité garantie</w:delText>
        </w:r>
      </w:del>
    </w:p>
    <w:p w14:paraId="4AC26ECB" w14:textId="5877A5D3" w:rsidR="009600FD" w:rsidRPr="00AB1D00" w:rsidDel="00974EF5" w:rsidRDefault="009600FD" w:rsidP="00974EF5">
      <w:pPr>
        <w:tabs>
          <w:tab w:val="left" w:pos="3200"/>
        </w:tabs>
        <w:spacing w:line="480" w:lineRule="auto"/>
        <w:ind w:left="720" w:firstLine="0"/>
        <w:rPr>
          <w:del w:id="3181" w:author="Cheick Traoré" w:date="2026-01-07T16:26:00Z" w16du:dateUtc="2026-01-07T16:26:00Z"/>
          <w:rFonts w:ascii="Times New Roman" w:hAnsi="Times New Roman" w:cs="Times New Roman"/>
        </w:rPr>
        <w:pPrChange w:id="3182" w:author="Cheick Traoré" w:date="2026-01-07T16:26:00Z" w16du:dateUtc="2026-01-07T16:26:00Z">
          <w:pPr>
            <w:tabs>
              <w:tab w:val="left" w:pos="3200"/>
            </w:tabs>
            <w:spacing w:line="480" w:lineRule="auto"/>
          </w:pPr>
        </w:pPrChange>
      </w:pPr>
      <w:del w:id="3183" w:author="Cheick Traoré" w:date="2026-01-07T16:26:00Z" w16du:dateUtc="2026-01-07T16:26:00Z">
        <w:r w:rsidRPr="00AB1D00" w:rsidDel="00974EF5">
          <w:rPr>
            <w:rFonts w:ascii="Times New Roman" w:hAnsi="Times New Roman" w:cs="Times New Roman"/>
            <w:b/>
            <w:bCs/>
          </w:rPr>
          <w:delText>Adminer</w:delText>
        </w:r>
      </w:del>
    </w:p>
    <w:p w14:paraId="202132E5" w14:textId="01217901" w:rsidR="009600FD" w:rsidRPr="00AB1D00" w:rsidDel="00974EF5" w:rsidRDefault="009600FD" w:rsidP="00974EF5">
      <w:pPr>
        <w:tabs>
          <w:tab w:val="left" w:pos="3200"/>
        </w:tabs>
        <w:spacing w:line="480" w:lineRule="auto"/>
        <w:ind w:left="720" w:firstLine="0"/>
        <w:rPr>
          <w:del w:id="3184" w:author="Cheick Traoré" w:date="2026-01-07T16:26:00Z" w16du:dateUtc="2026-01-07T16:26:00Z"/>
          <w:rFonts w:ascii="Times New Roman" w:hAnsi="Times New Roman" w:cs="Times New Roman"/>
        </w:rPr>
        <w:pPrChange w:id="3185" w:author="Cheick Traoré" w:date="2026-01-07T16:26:00Z" w16du:dateUtc="2026-01-07T16:26:00Z">
          <w:pPr>
            <w:numPr>
              <w:numId w:val="62"/>
            </w:numPr>
            <w:tabs>
              <w:tab w:val="num" w:pos="720"/>
              <w:tab w:val="left" w:pos="3200"/>
            </w:tabs>
            <w:spacing w:line="480" w:lineRule="auto"/>
            <w:ind w:left="720" w:hanging="360"/>
          </w:pPr>
        </w:pPrChange>
      </w:pPr>
      <w:del w:id="3186" w:author="Cheick Traoré" w:date="2026-01-07T16:26:00Z" w16du:dateUtc="2026-01-07T16:26:00Z">
        <w:r w:rsidRPr="00AB1D00" w:rsidDel="00974EF5">
          <w:rPr>
            <w:rFonts w:ascii="Times New Roman" w:hAnsi="Times New Roman" w:cs="Times New Roman"/>
          </w:rPr>
          <w:delText>Interface web pour gestion de MySQL</w:delText>
        </w:r>
      </w:del>
    </w:p>
    <w:p w14:paraId="34AA4A2B" w14:textId="7C2BDDAC" w:rsidR="009600FD" w:rsidRPr="00AB1D00" w:rsidDel="00974EF5" w:rsidRDefault="009600FD" w:rsidP="00974EF5">
      <w:pPr>
        <w:tabs>
          <w:tab w:val="left" w:pos="3200"/>
        </w:tabs>
        <w:spacing w:line="480" w:lineRule="auto"/>
        <w:ind w:left="720" w:firstLine="0"/>
        <w:rPr>
          <w:del w:id="3187" w:author="Cheick Traoré" w:date="2026-01-07T16:26:00Z" w16du:dateUtc="2026-01-07T16:26:00Z"/>
          <w:rFonts w:ascii="Times New Roman" w:hAnsi="Times New Roman" w:cs="Times New Roman"/>
        </w:rPr>
        <w:pPrChange w:id="3188" w:author="Cheick Traoré" w:date="2026-01-07T16:26:00Z" w16du:dateUtc="2026-01-07T16:26:00Z">
          <w:pPr>
            <w:numPr>
              <w:numId w:val="62"/>
            </w:numPr>
            <w:tabs>
              <w:tab w:val="num" w:pos="720"/>
              <w:tab w:val="left" w:pos="3200"/>
            </w:tabs>
            <w:spacing w:line="480" w:lineRule="auto"/>
            <w:ind w:left="720" w:hanging="360"/>
          </w:pPr>
        </w:pPrChange>
      </w:pPr>
      <w:del w:id="3189" w:author="Cheick Traoré" w:date="2026-01-07T16:26:00Z" w16du:dateUtc="2026-01-07T16:26:00Z">
        <w:r w:rsidRPr="00AB1D00" w:rsidDel="00974EF5">
          <w:rPr>
            <w:rFonts w:ascii="Times New Roman" w:hAnsi="Times New Roman" w:cs="Times New Roman"/>
          </w:rPr>
          <w:delText>Monitoring des requêtes</w:delText>
        </w:r>
      </w:del>
    </w:p>
    <w:p w14:paraId="03EC1856" w14:textId="39E4062C" w:rsidR="009600FD" w:rsidRPr="00AB1D00" w:rsidDel="00974EF5" w:rsidRDefault="009600FD" w:rsidP="00974EF5">
      <w:pPr>
        <w:tabs>
          <w:tab w:val="left" w:pos="3200"/>
        </w:tabs>
        <w:spacing w:line="480" w:lineRule="auto"/>
        <w:ind w:left="720" w:firstLine="0"/>
        <w:rPr>
          <w:del w:id="3190" w:author="Cheick Traoré" w:date="2026-01-07T16:26:00Z" w16du:dateUtc="2026-01-07T16:26:00Z"/>
          <w:rFonts w:ascii="Times New Roman" w:hAnsi="Times New Roman" w:cs="Times New Roman"/>
        </w:rPr>
        <w:pPrChange w:id="3191" w:author="Cheick Traoré" w:date="2026-01-07T16:26:00Z" w16du:dateUtc="2026-01-07T16:26:00Z">
          <w:pPr>
            <w:numPr>
              <w:numId w:val="62"/>
            </w:numPr>
            <w:tabs>
              <w:tab w:val="num" w:pos="720"/>
              <w:tab w:val="left" w:pos="3200"/>
            </w:tabs>
            <w:spacing w:line="480" w:lineRule="auto"/>
            <w:ind w:left="720" w:hanging="360"/>
          </w:pPr>
        </w:pPrChange>
      </w:pPr>
      <w:del w:id="3192" w:author="Cheick Traoré" w:date="2026-01-07T16:26:00Z" w16du:dateUtc="2026-01-07T16:26:00Z">
        <w:r w:rsidRPr="00AB1D00" w:rsidDel="00974EF5">
          <w:rPr>
            <w:rFonts w:ascii="Times New Roman" w:hAnsi="Times New Roman" w:cs="Times New Roman"/>
          </w:rPr>
          <w:delText>Débogage pendant développement</w:delText>
        </w:r>
      </w:del>
    </w:p>
    <w:p w14:paraId="6BB963AD" w14:textId="7BCDA092" w:rsidR="002F16A8" w:rsidRPr="00AB1D00" w:rsidDel="00974EF5" w:rsidRDefault="002F16A8" w:rsidP="00974EF5">
      <w:pPr>
        <w:tabs>
          <w:tab w:val="left" w:pos="3200"/>
        </w:tabs>
        <w:spacing w:line="480" w:lineRule="auto"/>
        <w:ind w:left="720" w:firstLine="0"/>
        <w:rPr>
          <w:del w:id="3193" w:author="Cheick Traoré" w:date="2026-01-07T16:26:00Z" w16du:dateUtc="2026-01-07T16:26:00Z"/>
          <w:rFonts w:ascii="Times New Roman" w:hAnsi="Times New Roman" w:cs="Times New Roman"/>
          <w:b/>
          <w:bCs/>
        </w:rPr>
        <w:pPrChange w:id="3194" w:author="Cheick Traoré" w:date="2026-01-07T16:26:00Z" w16du:dateUtc="2026-01-07T16:26:00Z">
          <w:pPr>
            <w:tabs>
              <w:tab w:val="left" w:pos="3200"/>
            </w:tabs>
            <w:spacing w:line="480" w:lineRule="auto"/>
          </w:pPr>
        </w:pPrChange>
      </w:pPr>
    </w:p>
    <w:p w14:paraId="136E3E03" w14:textId="5A324A1A" w:rsidR="009600FD" w:rsidRPr="00AB1D00" w:rsidDel="00974EF5" w:rsidRDefault="009600FD" w:rsidP="00974EF5">
      <w:pPr>
        <w:tabs>
          <w:tab w:val="left" w:pos="3200"/>
        </w:tabs>
        <w:spacing w:line="480" w:lineRule="auto"/>
        <w:ind w:left="720" w:firstLine="0"/>
        <w:rPr>
          <w:del w:id="3195" w:author="Cheick Traoré" w:date="2026-01-07T16:26:00Z" w16du:dateUtc="2026-01-07T16:26:00Z"/>
          <w:rFonts w:ascii="Times New Roman" w:hAnsi="Times New Roman" w:cs="Times New Roman"/>
          <w:b/>
          <w:bCs/>
        </w:rPr>
        <w:pPrChange w:id="3196" w:author="Cheick Traoré" w:date="2026-01-07T16:26:00Z" w16du:dateUtc="2026-01-07T16:26:00Z">
          <w:pPr>
            <w:tabs>
              <w:tab w:val="left" w:pos="3200"/>
            </w:tabs>
            <w:spacing w:line="480" w:lineRule="auto"/>
            <w:ind w:left="11" w:hanging="11"/>
            <w:outlineLvl w:val="1"/>
          </w:pPr>
        </w:pPrChange>
      </w:pPr>
      <w:bookmarkStart w:id="3197" w:name="_Toc217034649"/>
      <w:del w:id="3198" w:author="Cheick Traoré" w:date="2026-01-07T16:26:00Z" w16du:dateUtc="2026-01-07T16:26:00Z">
        <w:r w:rsidRPr="00AB1D00" w:rsidDel="00974EF5">
          <w:rPr>
            <w:rFonts w:ascii="Times New Roman" w:hAnsi="Times New Roman" w:cs="Times New Roman"/>
            <w:b/>
            <w:bCs/>
          </w:rPr>
          <w:delText>Implémentation des standards de sécurité</w:delText>
        </w:r>
        <w:bookmarkEnd w:id="3197"/>
      </w:del>
    </w:p>
    <w:p w14:paraId="1101EC7A" w14:textId="14F89B72" w:rsidR="00C86A99" w:rsidRPr="00AB1D00" w:rsidDel="00974EF5" w:rsidRDefault="009600FD" w:rsidP="00974EF5">
      <w:pPr>
        <w:tabs>
          <w:tab w:val="left" w:pos="3200"/>
        </w:tabs>
        <w:spacing w:line="480" w:lineRule="auto"/>
        <w:ind w:left="720" w:firstLine="0"/>
        <w:rPr>
          <w:del w:id="3199" w:author="Cheick Traoré" w:date="2026-01-07T16:26:00Z" w16du:dateUtc="2026-01-07T16:26:00Z"/>
          <w:rFonts w:ascii="Times New Roman" w:hAnsi="Times New Roman" w:cs="Times New Roman"/>
          <w:b/>
          <w:bCs/>
        </w:rPr>
        <w:pPrChange w:id="3200" w:author="Cheick Traoré" w:date="2026-01-07T16:26:00Z" w16du:dateUtc="2026-01-07T16:26:00Z">
          <w:pPr>
            <w:tabs>
              <w:tab w:val="left" w:pos="3200"/>
            </w:tabs>
            <w:spacing w:line="480" w:lineRule="auto"/>
          </w:pPr>
        </w:pPrChange>
      </w:pPr>
      <w:del w:id="3201" w:author="Cheick Traoré" w:date="2026-01-07T16:26:00Z" w16du:dateUtc="2026-01-07T16:26:00Z">
        <w:r w:rsidRPr="00AB1D00" w:rsidDel="00974EF5">
          <w:rPr>
            <w:rFonts w:ascii="Times New Roman" w:hAnsi="Times New Roman" w:cs="Times New Roman"/>
            <w:b/>
            <w:bCs/>
          </w:rPr>
          <w:delText>Confidentialité</w:delText>
        </w:r>
      </w:del>
    </w:p>
    <w:p w14:paraId="516BB829" w14:textId="06967FE9" w:rsidR="00C86A99" w:rsidRPr="00AB1D00" w:rsidDel="00974EF5" w:rsidRDefault="008E4152" w:rsidP="00974EF5">
      <w:pPr>
        <w:tabs>
          <w:tab w:val="left" w:pos="3200"/>
        </w:tabs>
        <w:spacing w:line="480" w:lineRule="auto"/>
        <w:ind w:left="720" w:firstLine="0"/>
        <w:rPr>
          <w:del w:id="3202" w:author="Cheick Traoré" w:date="2026-01-07T16:26:00Z" w16du:dateUtc="2026-01-07T16:26:00Z"/>
          <w:rFonts w:ascii="Times New Roman" w:hAnsi="Times New Roman" w:cs="Times New Roman"/>
          <w:b/>
          <w:bCs/>
          <w:u w:val="single"/>
        </w:rPr>
        <w:pPrChange w:id="3203" w:author="Cheick Traoré" w:date="2026-01-07T16:26:00Z" w16du:dateUtc="2026-01-07T16:26:00Z">
          <w:pPr>
            <w:tabs>
              <w:tab w:val="left" w:pos="3200"/>
            </w:tabs>
            <w:spacing w:line="480" w:lineRule="auto"/>
          </w:pPr>
        </w:pPrChange>
      </w:pPr>
      <w:del w:id="3204" w:author="Cheick Traoré" w:date="2026-01-07T16:26:00Z" w16du:dateUtc="2026-01-07T16:26:00Z">
        <w:r w:rsidRPr="00AB1D00" w:rsidDel="00974EF5">
          <w:rPr>
            <w:rFonts w:ascii="Times New Roman" w:hAnsi="Times New Roman" w:cs="Times New Roman"/>
            <w:b/>
            <w:bCs/>
            <w:u w:val="single"/>
          </w:rPr>
          <w:delText>Internet (Non sécurisé) :</w:delText>
        </w:r>
      </w:del>
    </w:p>
    <w:p w14:paraId="0374A5A1" w14:textId="159375E0" w:rsidR="002B2259" w:rsidRPr="00AB1D00" w:rsidDel="00974EF5" w:rsidRDefault="009600FD" w:rsidP="00974EF5">
      <w:pPr>
        <w:tabs>
          <w:tab w:val="left" w:pos="3200"/>
        </w:tabs>
        <w:spacing w:line="480" w:lineRule="auto"/>
        <w:ind w:left="720" w:firstLine="0"/>
        <w:rPr>
          <w:del w:id="3205" w:author="Cheick Traoré" w:date="2026-01-07T16:26:00Z" w16du:dateUtc="2026-01-07T16:26:00Z"/>
          <w:rFonts w:ascii="Times New Roman" w:hAnsi="Times New Roman" w:cs="Times New Roman"/>
        </w:rPr>
        <w:pPrChange w:id="3206" w:author="Cheick Traoré" w:date="2026-01-07T16:26:00Z" w16du:dateUtc="2026-01-07T16:26:00Z">
          <w:pPr>
            <w:tabs>
              <w:tab w:val="left" w:pos="3200"/>
            </w:tabs>
            <w:spacing w:line="480" w:lineRule="auto"/>
          </w:pPr>
        </w:pPrChange>
      </w:pPr>
      <w:del w:id="3207" w:author="Cheick Traoré" w:date="2026-01-07T16:26:00Z" w16du:dateUtc="2026-01-07T16:26:00Z">
        <w:r w:rsidRPr="00AB1D00" w:rsidDel="00974EF5">
          <w:rPr>
            <w:rFonts w:ascii="Times New Roman" w:hAnsi="Times New Roman" w:cs="Times New Roman"/>
          </w:rPr>
          <w:delText>              </w:delText>
        </w:r>
      </w:del>
    </w:p>
    <w:tbl>
      <w:tblPr>
        <w:tblStyle w:val="Grilledutableau"/>
        <w:tblpPr w:leftFromText="141" w:rightFromText="141" w:vertAnchor="text" w:horzAnchor="margin" w:tblpY="324"/>
        <w:tblW w:w="0" w:type="auto"/>
        <w:tblLook w:val="04A0" w:firstRow="1" w:lastRow="0" w:firstColumn="1" w:lastColumn="0" w:noHBand="0" w:noVBand="1"/>
      </w:tblPr>
      <w:tblGrid>
        <w:gridCol w:w="3255"/>
      </w:tblGrid>
      <w:tr w:rsidR="00B70C74" w:rsidRPr="00AB1D00" w:rsidDel="00974EF5" w14:paraId="2AE29F69" w14:textId="75AE8629" w:rsidTr="00C86A99">
        <w:trPr>
          <w:del w:id="3208" w:author="Cheick Traoré" w:date="2026-01-07T16:26:00Z" w16du:dateUtc="2026-01-07T16:26:00Z"/>
        </w:trPr>
        <w:tc>
          <w:tcPr>
            <w:tcW w:w="3255" w:type="dxa"/>
          </w:tcPr>
          <w:p w14:paraId="6966E16A" w14:textId="551DDCDA" w:rsidR="00B70C74" w:rsidRPr="00AB1D00" w:rsidDel="00974EF5" w:rsidRDefault="00B70C74" w:rsidP="00974EF5">
            <w:pPr>
              <w:tabs>
                <w:tab w:val="left" w:pos="3200"/>
              </w:tabs>
              <w:spacing w:line="480" w:lineRule="auto"/>
              <w:ind w:left="720" w:firstLine="0"/>
              <w:rPr>
                <w:del w:id="3209" w:author="Cheick Traoré" w:date="2026-01-07T16:26:00Z" w16du:dateUtc="2026-01-07T16:26:00Z"/>
                <w:rFonts w:ascii="Times New Roman" w:hAnsi="Times New Roman" w:cs="Times New Roman"/>
              </w:rPr>
              <w:pPrChange w:id="3210" w:author="Cheick Traoré" w:date="2026-01-07T16:26:00Z" w16du:dateUtc="2026-01-07T16:26:00Z">
                <w:pPr>
                  <w:framePr w:hSpace="141" w:wrap="around" w:vAnchor="text" w:hAnchor="margin" w:y="324"/>
                  <w:tabs>
                    <w:tab w:val="left" w:pos="3200"/>
                  </w:tabs>
                  <w:spacing w:line="480" w:lineRule="auto"/>
                  <w:ind w:left="0" w:firstLine="0"/>
                </w:pPr>
              </w:pPrChange>
            </w:pPr>
            <w:del w:id="3211" w:author="Cheick Traoré" w:date="2026-01-07T16:26:00Z" w16du:dateUtc="2026-01-07T16:26:00Z">
              <w:r w:rsidRPr="00AB1D00" w:rsidDel="00974EF5">
                <w:rPr>
                  <w:rFonts w:ascii="Times New Roman" w:hAnsi="Times New Roman" w:cs="Times New Roman"/>
                </w:rPr>
                <w:delText>HTTPS + Certificats SSL</w:delText>
              </w:r>
            </w:del>
          </w:p>
        </w:tc>
      </w:tr>
    </w:tbl>
    <w:p w14:paraId="0577F674" w14:textId="435DD379" w:rsidR="00C86A99" w:rsidRPr="00AB1D00" w:rsidDel="00974EF5" w:rsidRDefault="00C86A99" w:rsidP="00974EF5">
      <w:pPr>
        <w:tabs>
          <w:tab w:val="left" w:pos="3200"/>
        </w:tabs>
        <w:spacing w:line="480" w:lineRule="auto"/>
        <w:ind w:left="720" w:firstLine="0"/>
        <w:rPr>
          <w:del w:id="3212" w:author="Cheick Traoré" w:date="2026-01-07T16:26:00Z" w16du:dateUtc="2026-01-07T16:26:00Z"/>
          <w:rFonts w:ascii="Times New Roman" w:hAnsi="Times New Roman" w:cs="Times New Roman"/>
        </w:rPr>
        <w:pPrChange w:id="3213" w:author="Cheick Traoré" w:date="2026-01-07T16:26:00Z" w16du:dateUtc="2026-01-07T16:26:00Z">
          <w:pPr>
            <w:tabs>
              <w:tab w:val="left" w:pos="3200"/>
            </w:tabs>
            <w:spacing w:line="480" w:lineRule="auto"/>
          </w:pPr>
        </w:pPrChange>
      </w:pPr>
    </w:p>
    <w:p w14:paraId="0012D5C6" w14:textId="1C5A8481" w:rsidR="009600FD" w:rsidRPr="00AB1D00" w:rsidDel="00974EF5" w:rsidRDefault="002F16A8" w:rsidP="00974EF5">
      <w:pPr>
        <w:tabs>
          <w:tab w:val="left" w:pos="3200"/>
        </w:tabs>
        <w:spacing w:line="480" w:lineRule="auto"/>
        <w:ind w:left="720" w:firstLine="0"/>
        <w:rPr>
          <w:del w:id="3214" w:author="Cheick Traoré" w:date="2026-01-07T16:26:00Z" w16du:dateUtc="2026-01-07T16:26:00Z"/>
          <w:rFonts w:ascii="Times New Roman" w:hAnsi="Times New Roman" w:cs="Times New Roman"/>
        </w:rPr>
        <w:pPrChange w:id="3215" w:author="Cheick Traoré" w:date="2026-01-07T16:26:00Z" w16du:dateUtc="2026-01-07T16:26:00Z">
          <w:pPr>
            <w:tabs>
              <w:tab w:val="left" w:pos="3200"/>
            </w:tabs>
            <w:spacing w:line="480" w:lineRule="auto"/>
          </w:pPr>
        </w:pPrChange>
      </w:pPr>
      <w:del w:id="3216" w:author="Cheick Traoré" w:date="2026-01-07T16:26:00Z" w16du:dateUtc="2026-01-07T16:26:00Z">
        <w:r w:rsidRPr="00AB1D00" w:rsidDel="00974EF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9CC4ECB" wp14:editId="158D478F">
                  <wp:simplePos x="0" y="0"/>
                  <wp:positionH relativeFrom="column">
                    <wp:posOffset>390049</wp:posOffset>
                  </wp:positionH>
                  <wp:positionV relativeFrom="paragraph">
                    <wp:posOffset>207486</wp:posOffset>
                  </wp:positionV>
                  <wp:extent cx="0" cy="478631"/>
                  <wp:effectExtent l="76200" t="0" r="57150" b="55245"/>
                  <wp:wrapNone/>
                  <wp:docPr id="1176431759"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78AA37" id="_x0000_t32" coordsize="21600,21600" o:spt="32" o:oned="t" path="m,l21600,21600e" filled="f">
                  <v:path arrowok="t" fillok="f" o:connecttype="none"/>
                  <o:lock v:ext="edit" shapetype="t"/>
                </v:shapetype>
                <v:shape id="Connecteur droit avec flèche 10" o:spid="_x0000_s1026" type="#_x0000_t32" style="position:absolute;margin-left:30.7pt;margin-top:16.35pt;width:0;height:37.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" strokecolor="black [3213]" strokeweight=".5pt">
                  <v:stroke endarrow="block" joinstyle="miter"/>
                </v:shape>
              </w:pict>
            </mc:Fallback>
          </mc:AlternateContent>
        </w:r>
        <w:r w:rsidR="009600FD" w:rsidRPr="00AB1D00" w:rsidDel="00974EF5">
          <w:rPr>
            <w:rFonts w:ascii="Times New Roman" w:hAnsi="Times New Roman" w:cs="Times New Roman"/>
          </w:rPr>
          <w:delText>             </w:delText>
        </w:r>
      </w:del>
    </w:p>
    <w:tbl>
      <w:tblPr>
        <w:tblStyle w:val="Grilledutableau"/>
        <w:tblpPr w:leftFromText="141" w:rightFromText="141" w:vertAnchor="text" w:horzAnchor="margin" w:tblpY="547"/>
        <w:tblW w:w="0" w:type="auto"/>
        <w:tblLook w:val="04A0" w:firstRow="1" w:lastRow="0" w:firstColumn="1" w:lastColumn="0" w:noHBand="0" w:noVBand="1"/>
      </w:tblPr>
      <w:tblGrid>
        <w:gridCol w:w="3681"/>
      </w:tblGrid>
      <w:tr w:rsidR="00B70C74" w:rsidRPr="00AB1D00" w:rsidDel="00974EF5" w14:paraId="1FBA8C1A" w14:textId="4952C8B3" w:rsidTr="00C86A99">
        <w:trPr>
          <w:del w:id="3217" w:author="Cheick Traoré" w:date="2026-01-07T16:26:00Z" w16du:dateUtc="2026-01-07T16:26:00Z"/>
        </w:trPr>
        <w:tc>
          <w:tcPr>
            <w:tcW w:w="3681" w:type="dxa"/>
          </w:tcPr>
          <w:p w14:paraId="1DAD62F8" w14:textId="5799FB84" w:rsidR="00B70C74" w:rsidRPr="00AB1D00" w:rsidDel="00974EF5" w:rsidRDefault="00B70C74" w:rsidP="00974EF5">
            <w:pPr>
              <w:tabs>
                <w:tab w:val="left" w:pos="3200"/>
              </w:tabs>
              <w:spacing w:line="480" w:lineRule="auto"/>
              <w:ind w:left="720" w:firstLine="0"/>
              <w:rPr>
                <w:del w:id="3218" w:author="Cheick Traoré" w:date="2026-01-07T16:26:00Z" w16du:dateUtc="2026-01-07T16:26:00Z"/>
                <w:rFonts w:ascii="Times New Roman" w:hAnsi="Times New Roman" w:cs="Times New Roman"/>
              </w:rPr>
              <w:pPrChange w:id="3219" w:author="Cheick Traoré" w:date="2026-01-07T16:26:00Z" w16du:dateUtc="2026-01-07T16:26:00Z">
                <w:pPr>
                  <w:framePr w:hSpace="141" w:wrap="around" w:vAnchor="text" w:hAnchor="margin" w:y="547"/>
                  <w:spacing w:line="480" w:lineRule="auto"/>
                  <w:ind w:left="0" w:firstLine="0"/>
                </w:pPr>
              </w:pPrChange>
            </w:pPr>
            <w:del w:id="3220" w:author="Cheick Traoré" w:date="2026-01-07T16:26:00Z" w16du:dateUtc="2026-01-07T16:26:00Z">
              <w:r w:rsidRPr="00AB1D00" w:rsidDel="00974EF5">
                <w:rPr>
                  <w:rFonts w:ascii="Times New Roman" w:hAnsi="Times New Roman" w:cs="Times New Roman"/>
                </w:rPr>
                <w:delText>Pare feu DSIB (Filtrage)</w:delText>
              </w:r>
            </w:del>
          </w:p>
        </w:tc>
      </w:tr>
    </w:tbl>
    <w:p w14:paraId="6D9FC8A5" w14:textId="07EA5B64" w:rsidR="009600FD" w:rsidRPr="00AB1D00" w:rsidDel="00974EF5" w:rsidRDefault="009600FD" w:rsidP="00974EF5">
      <w:pPr>
        <w:tabs>
          <w:tab w:val="left" w:pos="3200"/>
        </w:tabs>
        <w:spacing w:line="480" w:lineRule="auto"/>
        <w:ind w:left="720" w:firstLine="0"/>
        <w:rPr>
          <w:del w:id="3221" w:author="Cheick Traoré" w:date="2026-01-07T16:26:00Z" w16du:dateUtc="2026-01-07T16:26:00Z"/>
          <w:rFonts w:ascii="Times New Roman" w:hAnsi="Times New Roman" w:cs="Times New Roman"/>
        </w:rPr>
        <w:pPrChange w:id="3222" w:author="Cheick Traoré" w:date="2026-01-07T16:26:00Z" w16du:dateUtc="2026-01-07T16:26:00Z">
          <w:pPr>
            <w:tabs>
              <w:tab w:val="left" w:pos="3200"/>
            </w:tabs>
            <w:spacing w:line="480" w:lineRule="auto"/>
          </w:pPr>
        </w:pPrChange>
      </w:pPr>
    </w:p>
    <w:p w14:paraId="0B905818" w14:textId="2F0911AB" w:rsidR="007F4F73" w:rsidRPr="00AB1D00" w:rsidDel="00974EF5" w:rsidRDefault="009600FD" w:rsidP="00974EF5">
      <w:pPr>
        <w:tabs>
          <w:tab w:val="left" w:pos="3200"/>
        </w:tabs>
        <w:spacing w:line="480" w:lineRule="auto"/>
        <w:ind w:left="720" w:firstLine="0"/>
        <w:rPr>
          <w:del w:id="3223" w:author="Cheick Traoré" w:date="2026-01-07T16:26:00Z" w16du:dateUtc="2026-01-07T16:26:00Z"/>
          <w:rFonts w:ascii="Times New Roman" w:hAnsi="Times New Roman" w:cs="Times New Roman"/>
        </w:rPr>
        <w:pPrChange w:id="3224" w:author="Cheick Traoré" w:date="2026-01-07T16:26:00Z" w16du:dateUtc="2026-01-07T16:26:00Z">
          <w:pPr>
            <w:tabs>
              <w:tab w:val="left" w:pos="3200"/>
            </w:tabs>
            <w:spacing w:line="480" w:lineRule="auto"/>
          </w:pPr>
        </w:pPrChange>
      </w:pPr>
      <w:del w:id="3225" w:author="Cheick Traoré" w:date="2026-01-07T16:26:00Z" w16du:dateUtc="2026-01-07T16:26:00Z">
        <w:r w:rsidRPr="00AB1D00" w:rsidDel="00974EF5">
          <w:rPr>
            <w:rFonts w:ascii="Times New Roman" w:hAnsi="Times New Roman" w:cs="Times New Roman"/>
          </w:rPr>
          <w:delText>    </w:delText>
        </w:r>
      </w:del>
    </w:p>
    <w:tbl>
      <w:tblPr>
        <w:tblStyle w:val="Grilledutableau"/>
        <w:tblpPr w:leftFromText="141" w:rightFromText="141" w:vertAnchor="text" w:horzAnchor="margin" w:tblpY="747"/>
        <w:tblW w:w="0" w:type="auto"/>
        <w:tblLook w:val="04A0" w:firstRow="1" w:lastRow="0" w:firstColumn="1" w:lastColumn="0" w:noHBand="0" w:noVBand="1"/>
      </w:tblPr>
      <w:tblGrid>
        <w:gridCol w:w="3954"/>
      </w:tblGrid>
      <w:tr w:rsidR="00B70C74" w:rsidRPr="00AB1D00" w:rsidDel="00974EF5" w14:paraId="571FA6EC" w14:textId="7A321B0A" w:rsidTr="00C86A99">
        <w:trPr>
          <w:del w:id="3226" w:author="Cheick Traoré" w:date="2026-01-07T16:26:00Z" w16du:dateUtc="2026-01-07T16:26:00Z"/>
        </w:trPr>
        <w:tc>
          <w:tcPr>
            <w:tcW w:w="3954" w:type="dxa"/>
          </w:tcPr>
          <w:p w14:paraId="1481EAF6" w14:textId="09F79595" w:rsidR="00B70C74" w:rsidRPr="00AB1D00" w:rsidDel="00974EF5" w:rsidRDefault="00B70C74" w:rsidP="00974EF5">
            <w:pPr>
              <w:tabs>
                <w:tab w:val="left" w:pos="3200"/>
              </w:tabs>
              <w:spacing w:line="480" w:lineRule="auto"/>
              <w:ind w:left="720" w:firstLine="0"/>
              <w:rPr>
                <w:del w:id="3227" w:author="Cheick Traoré" w:date="2026-01-07T16:26:00Z" w16du:dateUtc="2026-01-07T16:26:00Z"/>
                <w:rFonts w:ascii="Times New Roman" w:hAnsi="Times New Roman" w:cs="Times New Roman"/>
              </w:rPr>
              <w:pPrChange w:id="3228" w:author="Cheick Traoré" w:date="2026-01-07T16:26:00Z" w16du:dateUtc="2026-01-07T16:26:00Z">
                <w:pPr>
                  <w:framePr w:hSpace="141" w:wrap="around" w:vAnchor="text" w:hAnchor="margin" w:y="747"/>
                  <w:tabs>
                    <w:tab w:val="left" w:pos="3200"/>
                  </w:tabs>
                  <w:spacing w:line="480" w:lineRule="auto"/>
                  <w:ind w:left="0" w:firstLine="0"/>
                </w:pPr>
              </w:pPrChange>
            </w:pPr>
            <w:del w:id="3229" w:author="Cheick Traoré" w:date="2026-01-07T16:26:00Z" w16du:dateUtc="2026-01-07T16:26:00Z">
              <w:r w:rsidRPr="00AB1D00" w:rsidDel="00974EF5">
                <w:rPr>
                  <w:rFonts w:ascii="Times New Roman" w:hAnsi="Times New Roman" w:cs="Times New Roman"/>
                </w:rPr>
                <w:delText>Intranet DSIB (Réseau sécurisé)</w:delText>
              </w:r>
            </w:del>
          </w:p>
        </w:tc>
      </w:tr>
    </w:tbl>
    <w:p w14:paraId="25E1593B" w14:textId="4260EB42" w:rsidR="009600FD" w:rsidRPr="00AB1D00" w:rsidDel="00974EF5" w:rsidRDefault="00C86A99" w:rsidP="00974EF5">
      <w:pPr>
        <w:tabs>
          <w:tab w:val="left" w:pos="3200"/>
        </w:tabs>
        <w:spacing w:line="480" w:lineRule="auto"/>
        <w:ind w:left="720" w:firstLine="0"/>
        <w:rPr>
          <w:del w:id="3230" w:author="Cheick Traoré" w:date="2026-01-07T16:26:00Z" w16du:dateUtc="2026-01-07T16:26:00Z"/>
          <w:rFonts w:ascii="Times New Roman" w:hAnsi="Times New Roman" w:cs="Times New Roman"/>
        </w:rPr>
        <w:pPrChange w:id="3231" w:author="Cheick Traoré" w:date="2026-01-07T16:26:00Z" w16du:dateUtc="2026-01-07T16:26:00Z">
          <w:pPr>
            <w:tabs>
              <w:tab w:val="left" w:pos="3200"/>
            </w:tabs>
            <w:spacing w:line="480" w:lineRule="auto"/>
          </w:pPr>
        </w:pPrChange>
      </w:pPr>
      <w:del w:id="3232" w:author="Cheick Traoré" w:date="2026-01-07T16:26:00Z" w16du:dateUtc="2026-01-07T16:26:00Z">
        <w:r w:rsidRPr="00AB1D00" w:rsidDel="00974EF5">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B81359D" wp14:editId="664F49DA">
                  <wp:simplePos x="0" y="0"/>
                  <wp:positionH relativeFrom="column">
                    <wp:posOffset>363855</wp:posOffset>
                  </wp:positionH>
                  <wp:positionV relativeFrom="paragraph">
                    <wp:posOffset>10160</wp:posOffset>
                  </wp:positionV>
                  <wp:extent cx="0" cy="478631"/>
                  <wp:effectExtent l="76200" t="0" r="57150" b="55245"/>
                  <wp:wrapNone/>
                  <wp:docPr id="1472957349"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76189" id="Connecteur droit avec flèche 10" o:spid="_x0000_s1026" type="#_x0000_t32" style="position:absolute;margin-left:28.65pt;margin-top:.8pt;width:0;height:37.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" strokecolor="black [3213]" strokeweight=".5pt">
                  <v:stroke endarrow="block" joinstyle="miter"/>
                </v:shape>
              </w:pict>
            </mc:Fallback>
          </mc:AlternateContent>
        </w:r>
      </w:del>
    </w:p>
    <w:p w14:paraId="5128F44A" w14:textId="1B2E21EA" w:rsidR="009600FD" w:rsidRPr="00AB1D00" w:rsidDel="00974EF5" w:rsidRDefault="009600FD" w:rsidP="00974EF5">
      <w:pPr>
        <w:tabs>
          <w:tab w:val="left" w:pos="3200"/>
        </w:tabs>
        <w:spacing w:line="480" w:lineRule="auto"/>
        <w:ind w:left="720" w:firstLine="0"/>
        <w:rPr>
          <w:del w:id="3233" w:author="Cheick Traoré" w:date="2026-01-07T16:26:00Z" w16du:dateUtc="2026-01-07T16:26:00Z"/>
          <w:rFonts w:ascii="Times New Roman" w:hAnsi="Times New Roman" w:cs="Times New Roman"/>
        </w:rPr>
        <w:pPrChange w:id="3234" w:author="Cheick Traoré" w:date="2026-01-07T16:26:00Z" w16du:dateUtc="2026-01-07T16:26:00Z">
          <w:pPr>
            <w:tabs>
              <w:tab w:val="left" w:pos="3200"/>
            </w:tabs>
            <w:spacing w:line="480" w:lineRule="auto"/>
          </w:pPr>
        </w:pPrChange>
      </w:pPr>
    </w:p>
    <w:p w14:paraId="02E2E214" w14:textId="3DDBDA8E" w:rsidR="009600FD" w:rsidRPr="00AB1D00" w:rsidDel="00974EF5" w:rsidRDefault="00C86A99" w:rsidP="00974EF5">
      <w:pPr>
        <w:tabs>
          <w:tab w:val="left" w:pos="3200"/>
        </w:tabs>
        <w:spacing w:line="480" w:lineRule="auto"/>
        <w:ind w:left="720" w:firstLine="0"/>
        <w:rPr>
          <w:del w:id="3235" w:author="Cheick Traoré" w:date="2026-01-07T16:26:00Z" w16du:dateUtc="2026-01-07T16:26:00Z"/>
          <w:rFonts w:ascii="Times New Roman" w:hAnsi="Times New Roman" w:cs="Times New Roman"/>
        </w:rPr>
        <w:pPrChange w:id="3236" w:author="Cheick Traoré" w:date="2026-01-07T16:26:00Z" w16du:dateUtc="2026-01-07T16:26:00Z">
          <w:pPr>
            <w:tabs>
              <w:tab w:val="left" w:pos="3200"/>
            </w:tabs>
            <w:spacing w:line="480" w:lineRule="auto"/>
          </w:pPr>
        </w:pPrChange>
      </w:pPr>
      <w:del w:id="3237" w:author="Cheick Traoré" w:date="2026-01-07T16:26:00Z" w16du:dateUtc="2026-01-07T16:26:00Z">
        <w:r w:rsidRPr="00AB1D00" w:rsidDel="00974EF5">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6A52E38" wp14:editId="61D16FFC">
                  <wp:simplePos x="0" y="0"/>
                  <wp:positionH relativeFrom="column">
                    <wp:posOffset>361474</wp:posOffset>
                  </wp:positionH>
                  <wp:positionV relativeFrom="paragraph">
                    <wp:posOffset>120968</wp:posOffset>
                  </wp:positionV>
                  <wp:extent cx="0" cy="478631"/>
                  <wp:effectExtent l="76200" t="0" r="57150" b="55245"/>
                  <wp:wrapNone/>
                  <wp:docPr id="436136394" name="Connecteur droit avec flèche 10"/>
                  <wp:cNvGraphicFramePr/>
                  <a:graphic xmlns:a="http://schemas.openxmlformats.org/drawingml/2006/main">
                    <a:graphicData uri="http://schemas.microsoft.com/office/word/2010/wordprocessingShape">
                      <wps:wsp>
                        <wps:cNvCnPr/>
                        <wps:spPr>
                          <a:xfrm>
                            <a:off x="0" y="0"/>
                            <a:ext cx="0" cy="47863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4D8E1" id="Connecteur droit avec flèche 10" o:spid="_x0000_s1026" type="#_x0000_t32" style="position:absolute;margin-left:28.45pt;margin-top:9.55pt;width:0;height:37.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" strokecolor="black [3213]" strokeweight=".5pt">
                  <v:stroke endarrow="block" joinstyle="miter"/>
                </v:shape>
              </w:pict>
            </mc:Fallback>
          </mc:AlternateContent>
        </w:r>
      </w:del>
    </w:p>
    <w:tbl>
      <w:tblPr>
        <w:tblStyle w:val="Grilledutableau"/>
        <w:tblpPr w:leftFromText="141" w:rightFromText="141" w:vertAnchor="text" w:horzAnchor="margin" w:tblpY="378"/>
        <w:tblW w:w="0" w:type="auto"/>
        <w:tblLook w:val="04A0" w:firstRow="1" w:lastRow="0" w:firstColumn="1" w:lastColumn="0" w:noHBand="0" w:noVBand="1"/>
      </w:tblPr>
      <w:tblGrid>
        <w:gridCol w:w="4820"/>
      </w:tblGrid>
      <w:tr w:rsidR="00B70C74" w:rsidRPr="00AB1D00" w:rsidDel="00974EF5" w14:paraId="0C7D6751" w14:textId="10DF186B" w:rsidTr="00C86A99">
        <w:trPr>
          <w:trHeight w:val="699"/>
          <w:del w:id="3238" w:author="Cheick Traoré" w:date="2026-01-07T16:26:00Z" w16du:dateUtc="2026-01-07T16:26:00Z"/>
        </w:trPr>
        <w:tc>
          <w:tcPr>
            <w:tcW w:w="4820" w:type="dxa"/>
          </w:tcPr>
          <w:p w14:paraId="0DD3AC15" w14:textId="365C6017" w:rsidR="00B70C74" w:rsidRPr="00AB1D00" w:rsidDel="00974EF5" w:rsidRDefault="00B70C74" w:rsidP="00974EF5">
            <w:pPr>
              <w:tabs>
                <w:tab w:val="left" w:pos="3200"/>
              </w:tabs>
              <w:spacing w:line="480" w:lineRule="auto"/>
              <w:ind w:left="720" w:firstLine="0"/>
              <w:rPr>
                <w:del w:id="3239" w:author="Cheick Traoré" w:date="2026-01-07T16:26:00Z" w16du:dateUtc="2026-01-07T16:26:00Z"/>
                <w:rFonts w:ascii="Times New Roman" w:hAnsi="Times New Roman" w:cs="Times New Roman"/>
              </w:rPr>
              <w:pPrChange w:id="3240" w:author="Cheick Traoré" w:date="2026-01-07T16:26:00Z" w16du:dateUtc="2026-01-07T16:26:00Z">
                <w:pPr>
                  <w:framePr w:hSpace="141" w:wrap="around" w:vAnchor="text" w:hAnchor="margin" w:y="378"/>
                  <w:tabs>
                    <w:tab w:val="left" w:pos="3200"/>
                  </w:tabs>
                  <w:spacing w:line="480" w:lineRule="auto"/>
                  <w:ind w:left="0" w:firstLine="0"/>
                </w:pPr>
              </w:pPrChange>
            </w:pPr>
            <w:del w:id="3241" w:author="Cheick Traoré" w:date="2026-01-07T16:26:00Z" w16du:dateUtc="2026-01-07T16:26:00Z">
              <w:r w:rsidRPr="00AB1D00" w:rsidDel="00974EF5">
                <w:rPr>
                  <w:rFonts w:ascii="Times New Roman" w:hAnsi="Times New Roman" w:cs="Times New Roman"/>
                </w:rPr>
                <w:delText>MySQL (Stockage local chiffré)</w:delText>
              </w:r>
            </w:del>
          </w:p>
        </w:tc>
      </w:tr>
      <w:tr w:rsidR="00B70C74" w:rsidRPr="00AB1D00" w:rsidDel="00974EF5" w14:paraId="5F0CD181" w14:textId="135FF700" w:rsidTr="00C86A99">
        <w:trPr>
          <w:del w:id="3242" w:author="Cheick Traoré" w:date="2026-01-07T16:26:00Z" w16du:dateUtc="2026-01-07T16:26:00Z"/>
        </w:trPr>
        <w:tc>
          <w:tcPr>
            <w:tcW w:w="4820" w:type="dxa"/>
          </w:tcPr>
          <w:p w14:paraId="41F13F0E" w14:textId="59B86DFA" w:rsidR="00B70C74" w:rsidRPr="00AB1D00" w:rsidDel="00974EF5" w:rsidRDefault="00B70C74" w:rsidP="00974EF5">
            <w:pPr>
              <w:tabs>
                <w:tab w:val="left" w:pos="3200"/>
              </w:tabs>
              <w:spacing w:line="480" w:lineRule="auto"/>
              <w:ind w:left="720" w:firstLine="0"/>
              <w:rPr>
                <w:del w:id="3243" w:author="Cheick Traoré" w:date="2026-01-07T16:26:00Z" w16du:dateUtc="2026-01-07T16:26:00Z"/>
                <w:rFonts w:ascii="Times New Roman" w:hAnsi="Times New Roman" w:cs="Times New Roman"/>
              </w:rPr>
              <w:pPrChange w:id="3244" w:author="Cheick Traoré" w:date="2026-01-07T16:26:00Z" w16du:dateUtc="2026-01-07T16:26:00Z">
                <w:pPr>
                  <w:framePr w:hSpace="141" w:wrap="around" w:vAnchor="text" w:hAnchor="margin" w:y="378"/>
                  <w:tabs>
                    <w:tab w:val="left" w:pos="3200"/>
                  </w:tabs>
                  <w:spacing w:line="480" w:lineRule="auto"/>
                  <w:ind w:left="0" w:firstLine="0"/>
                </w:pPr>
              </w:pPrChange>
            </w:pPr>
            <w:del w:id="3245" w:author="Cheick Traoré" w:date="2026-01-07T16:26:00Z" w16du:dateUtc="2026-01-07T16:26:00Z">
              <w:r w:rsidRPr="00AB1D00" w:rsidDel="00974EF5">
                <w:rPr>
                  <w:rFonts w:ascii="Times New Roman" w:hAnsi="Times New Roman" w:cs="Times New Roman"/>
                </w:rPr>
                <w:delText> - Données gouvernementales          </w:delText>
              </w:r>
            </w:del>
          </w:p>
        </w:tc>
      </w:tr>
      <w:tr w:rsidR="00B70C74" w:rsidRPr="00AB1D00" w:rsidDel="00974EF5" w14:paraId="43711568" w14:textId="2AB1681B" w:rsidTr="00C86A99">
        <w:trPr>
          <w:del w:id="3246" w:author="Cheick Traoré" w:date="2026-01-07T16:26:00Z" w16du:dateUtc="2026-01-07T16:26:00Z"/>
        </w:trPr>
        <w:tc>
          <w:tcPr>
            <w:tcW w:w="4820" w:type="dxa"/>
          </w:tcPr>
          <w:p w14:paraId="09CE1E67" w14:textId="6393730B" w:rsidR="00B70C74" w:rsidRPr="00AB1D00" w:rsidDel="00974EF5" w:rsidRDefault="00B70C74" w:rsidP="00974EF5">
            <w:pPr>
              <w:tabs>
                <w:tab w:val="left" w:pos="3200"/>
              </w:tabs>
              <w:spacing w:line="480" w:lineRule="auto"/>
              <w:ind w:left="720" w:firstLine="0"/>
              <w:rPr>
                <w:del w:id="3247" w:author="Cheick Traoré" w:date="2026-01-07T16:26:00Z" w16du:dateUtc="2026-01-07T16:26:00Z"/>
                <w:rFonts w:ascii="Times New Roman" w:hAnsi="Times New Roman" w:cs="Times New Roman"/>
              </w:rPr>
              <w:pPrChange w:id="3248" w:author="Cheick Traoré" w:date="2026-01-07T16:26:00Z" w16du:dateUtc="2026-01-07T16:26:00Z">
                <w:pPr>
                  <w:framePr w:hSpace="141" w:wrap="around" w:vAnchor="text" w:hAnchor="margin" w:y="378"/>
                  <w:tabs>
                    <w:tab w:val="left" w:pos="3200"/>
                  </w:tabs>
                  <w:spacing w:line="480" w:lineRule="auto"/>
                  <w:ind w:left="0" w:firstLine="0"/>
                </w:pPr>
              </w:pPrChange>
            </w:pPr>
            <w:del w:id="3249" w:author="Cheick Traoré" w:date="2026-01-07T16:26:00Z" w16du:dateUtc="2026-01-07T16:26:00Z">
              <w:r w:rsidRPr="00AB1D00" w:rsidDel="00974EF5">
                <w:rPr>
                  <w:rFonts w:ascii="Times New Roman" w:hAnsi="Times New Roman" w:cs="Times New Roman"/>
                </w:rPr>
                <w:delText> - Pas d'exposition externe          </w:delText>
              </w:r>
            </w:del>
          </w:p>
        </w:tc>
      </w:tr>
    </w:tbl>
    <w:p w14:paraId="473AFBC5" w14:textId="061AD05B" w:rsidR="00F30058" w:rsidRPr="00AB1D00" w:rsidDel="00974EF5" w:rsidRDefault="009600FD" w:rsidP="00974EF5">
      <w:pPr>
        <w:tabs>
          <w:tab w:val="left" w:pos="3200"/>
        </w:tabs>
        <w:spacing w:line="480" w:lineRule="auto"/>
        <w:ind w:left="720" w:firstLine="0"/>
        <w:rPr>
          <w:del w:id="3250" w:author="Cheick Traoré" w:date="2026-01-07T16:26:00Z" w16du:dateUtc="2026-01-07T16:26:00Z"/>
          <w:rFonts w:ascii="Times New Roman" w:hAnsi="Times New Roman" w:cs="Times New Roman"/>
        </w:rPr>
        <w:pPrChange w:id="3251" w:author="Cheick Traoré" w:date="2026-01-07T16:26:00Z" w16du:dateUtc="2026-01-07T16:26:00Z">
          <w:pPr>
            <w:tabs>
              <w:tab w:val="left" w:pos="3200"/>
            </w:tabs>
            <w:spacing w:line="480" w:lineRule="auto"/>
          </w:pPr>
        </w:pPrChange>
      </w:pPr>
      <w:del w:id="3252" w:author="Cheick Traoré" w:date="2026-01-07T16:26:00Z" w16du:dateUtc="2026-01-07T16:26:00Z">
        <w:r w:rsidRPr="00AB1D00" w:rsidDel="00974EF5">
          <w:rPr>
            <w:rFonts w:ascii="Times New Roman" w:hAnsi="Times New Roman" w:cs="Times New Roman"/>
          </w:rPr>
          <w:delText>   </w:delText>
        </w:r>
      </w:del>
    </w:p>
    <w:p w14:paraId="294EAF4B" w14:textId="4DB7E7E2" w:rsidR="009600FD" w:rsidRPr="00AB1D00" w:rsidDel="00974EF5" w:rsidRDefault="009600FD" w:rsidP="00974EF5">
      <w:pPr>
        <w:tabs>
          <w:tab w:val="left" w:pos="3200"/>
        </w:tabs>
        <w:spacing w:line="480" w:lineRule="auto"/>
        <w:ind w:left="720" w:firstLine="0"/>
        <w:rPr>
          <w:del w:id="3253" w:author="Cheick Traoré" w:date="2026-01-07T16:26:00Z" w16du:dateUtc="2026-01-07T16:26:00Z"/>
          <w:rFonts w:ascii="Times New Roman" w:hAnsi="Times New Roman" w:cs="Times New Roman"/>
        </w:rPr>
        <w:pPrChange w:id="3254" w:author="Cheick Traoré" w:date="2026-01-07T16:26:00Z" w16du:dateUtc="2026-01-07T16:26:00Z">
          <w:pPr>
            <w:tabs>
              <w:tab w:val="left" w:pos="3200"/>
            </w:tabs>
            <w:spacing w:line="480" w:lineRule="auto"/>
          </w:pPr>
        </w:pPrChange>
      </w:pPr>
    </w:p>
    <w:p w14:paraId="1849D850" w14:textId="2347A51E" w:rsidR="009600FD" w:rsidRPr="00AB1D00" w:rsidDel="00974EF5" w:rsidRDefault="009600FD" w:rsidP="00974EF5">
      <w:pPr>
        <w:tabs>
          <w:tab w:val="left" w:pos="3200"/>
        </w:tabs>
        <w:spacing w:line="480" w:lineRule="auto"/>
        <w:ind w:left="720" w:firstLine="0"/>
        <w:rPr>
          <w:del w:id="3255" w:author="Cheick Traoré" w:date="2026-01-07T16:26:00Z" w16du:dateUtc="2026-01-07T16:26:00Z"/>
          <w:rFonts w:ascii="Times New Roman" w:hAnsi="Times New Roman" w:cs="Times New Roman"/>
        </w:rPr>
        <w:pPrChange w:id="3256" w:author="Cheick Traoré" w:date="2026-01-07T16:26:00Z" w16du:dateUtc="2026-01-07T16:26:00Z">
          <w:pPr>
            <w:tabs>
              <w:tab w:val="left" w:pos="3200"/>
            </w:tabs>
            <w:spacing w:line="480" w:lineRule="auto"/>
          </w:pPr>
        </w:pPrChange>
      </w:pPr>
      <w:del w:id="3257" w:author="Cheick Traoré" w:date="2026-01-07T16:26:00Z" w16du:dateUtc="2026-01-07T16:26:00Z">
        <w:r w:rsidRPr="00AB1D00" w:rsidDel="00974EF5">
          <w:rPr>
            <w:rFonts w:ascii="Times New Roman" w:hAnsi="Times New Roman" w:cs="Times New Roman"/>
          </w:rPr>
          <w:delText>             </w:delText>
        </w:r>
      </w:del>
    </w:p>
    <w:p w14:paraId="63FC2A09" w14:textId="0E96257A" w:rsidR="009600FD" w:rsidRPr="00AB1D00" w:rsidDel="00974EF5" w:rsidRDefault="009600FD" w:rsidP="00974EF5">
      <w:pPr>
        <w:tabs>
          <w:tab w:val="left" w:pos="3200"/>
        </w:tabs>
        <w:spacing w:line="480" w:lineRule="auto"/>
        <w:ind w:left="720" w:firstLine="0"/>
        <w:rPr>
          <w:del w:id="3258" w:author="Cheick Traoré" w:date="2026-01-07T16:26:00Z" w16du:dateUtc="2026-01-07T16:26:00Z"/>
          <w:rFonts w:ascii="Times New Roman" w:hAnsi="Times New Roman" w:cs="Times New Roman"/>
        </w:rPr>
        <w:pPrChange w:id="3259" w:author="Cheick Traoré" w:date="2026-01-07T16:26:00Z" w16du:dateUtc="2026-01-07T16:26:00Z">
          <w:pPr>
            <w:tabs>
              <w:tab w:val="left" w:pos="3200"/>
            </w:tabs>
            <w:spacing w:line="480" w:lineRule="auto"/>
          </w:pPr>
        </w:pPrChange>
      </w:pPr>
    </w:p>
    <w:p w14:paraId="69A0A2EA" w14:textId="7627C82F" w:rsidR="0060631E" w:rsidRPr="00AB1D00" w:rsidDel="00974EF5" w:rsidRDefault="009600FD" w:rsidP="00974EF5">
      <w:pPr>
        <w:tabs>
          <w:tab w:val="left" w:pos="3200"/>
        </w:tabs>
        <w:spacing w:line="480" w:lineRule="auto"/>
        <w:ind w:left="720" w:firstLine="0"/>
        <w:rPr>
          <w:del w:id="3260" w:author="Cheick Traoré" w:date="2026-01-07T16:26:00Z" w16du:dateUtc="2026-01-07T16:26:00Z"/>
          <w:rFonts w:ascii="Times New Roman" w:hAnsi="Times New Roman" w:cs="Times New Roman"/>
        </w:rPr>
        <w:pPrChange w:id="3261" w:author="Cheick Traoré" w:date="2026-01-07T16:26:00Z" w16du:dateUtc="2026-01-07T16:26:00Z">
          <w:pPr>
            <w:tabs>
              <w:tab w:val="left" w:pos="3200"/>
            </w:tabs>
            <w:spacing w:line="480" w:lineRule="auto"/>
          </w:pPr>
        </w:pPrChange>
      </w:pPr>
      <w:del w:id="3262" w:author="Cheick Traoré" w:date="2026-01-07T16:26:00Z" w16du:dateUtc="2026-01-07T16:26:00Z">
        <w:r w:rsidRPr="00AB1D00" w:rsidDel="00974EF5">
          <w:rPr>
            <w:rFonts w:ascii="Times New Roman" w:hAnsi="Times New Roman" w:cs="Times New Roman"/>
          </w:rPr>
          <w:delText> </w:delText>
        </w:r>
      </w:del>
    </w:p>
    <w:p w14:paraId="0051C0BF" w14:textId="6F37B226" w:rsidR="009600FD" w:rsidRPr="00AB1D00" w:rsidDel="00974EF5" w:rsidRDefault="009600FD" w:rsidP="00974EF5">
      <w:pPr>
        <w:tabs>
          <w:tab w:val="left" w:pos="3200"/>
        </w:tabs>
        <w:spacing w:line="480" w:lineRule="auto"/>
        <w:ind w:left="720" w:firstLine="0"/>
        <w:rPr>
          <w:del w:id="3263" w:author="Cheick Traoré" w:date="2026-01-07T16:26:00Z" w16du:dateUtc="2026-01-07T16:26:00Z"/>
          <w:rFonts w:ascii="Times New Roman" w:hAnsi="Times New Roman" w:cs="Times New Roman"/>
        </w:rPr>
        <w:pPrChange w:id="3264" w:author="Cheick Traoré" w:date="2026-01-07T16:26:00Z" w16du:dateUtc="2026-01-07T16:26:00Z">
          <w:pPr>
            <w:tabs>
              <w:tab w:val="left" w:pos="3200"/>
            </w:tabs>
            <w:spacing w:line="480" w:lineRule="auto"/>
          </w:pPr>
        </w:pPrChange>
      </w:pPr>
    </w:p>
    <w:p w14:paraId="5B5C0EF7" w14:textId="46BA5E68" w:rsidR="009600FD" w:rsidRPr="00AB1D00" w:rsidDel="00974EF5" w:rsidRDefault="009600FD" w:rsidP="00974EF5">
      <w:pPr>
        <w:tabs>
          <w:tab w:val="left" w:pos="3200"/>
        </w:tabs>
        <w:spacing w:line="480" w:lineRule="auto"/>
        <w:ind w:left="720" w:firstLine="0"/>
        <w:rPr>
          <w:del w:id="3265" w:author="Cheick Traoré" w:date="2026-01-07T16:26:00Z" w16du:dateUtc="2026-01-07T16:26:00Z"/>
          <w:rFonts w:ascii="Times New Roman" w:hAnsi="Times New Roman" w:cs="Times New Roman"/>
          <w:b/>
          <w:bCs/>
        </w:rPr>
        <w:pPrChange w:id="3266" w:author="Cheick Traoré" w:date="2026-01-07T16:26:00Z" w16du:dateUtc="2026-01-07T16:26:00Z">
          <w:pPr>
            <w:tabs>
              <w:tab w:val="left" w:pos="3200"/>
            </w:tabs>
            <w:spacing w:line="480" w:lineRule="auto"/>
          </w:pPr>
        </w:pPrChange>
      </w:pPr>
      <w:del w:id="3267" w:author="Cheick Traoré" w:date="2026-01-07T16:26:00Z" w16du:dateUtc="2026-01-07T16:26:00Z">
        <w:r w:rsidRPr="00AB1D00" w:rsidDel="00974EF5">
          <w:rPr>
            <w:rFonts w:ascii="Times New Roman" w:hAnsi="Times New Roman" w:cs="Times New Roman"/>
            <w:b/>
            <w:bCs/>
          </w:rPr>
          <w:delText>Intégrité</w:delText>
        </w:r>
      </w:del>
    </w:p>
    <w:p w14:paraId="75B700AE" w14:textId="6C6260D0" w:rsidR="009600FD" w:rsidRPr="00AB1D00" w:rsidDel="00974EF5" w:rsidRDefault="009600FD" w:rsidP="00974EF5">
      <w:pPr>
        <w:tabs>
          <w:tab w:val="left" w:pos="3200"/>
        </w:tabs>
        <w:spacing w:line="480" w:lineRule="auto"/>
        <w:ind w:left="720" w:firstLine="0"/>
        <w:rPr>
          <w:del w:id="3268" w:author="Cheick Traoré" w:date="2026-01-07T16:26:00Z" w16du:dateUtc="2026-01-07T16:26:00Z"/>
          <w:rFonts w:ascii="Times New Roman" w:hAnsi="Times New Roman" w:cs="Times New Roman"/>
        </w:rPr>
        <w:pPrChange w:id="3269" w:author="Cheick Traoré" w:date="2026-01-07T16:26:00Z" w16du:dateUtc="2026-01-07T16:26:00Z">
          <w:pPr>
            <w:tabs>
              <w:tab w:val="left" w:pos="3200"/>
            </w:tabs>
            <w:spacing w:line="480" w:lineRule="auto"/>
          </w:pPr>
        </w:pPrChange>
      </w:pPr>
      <w:del w:id="3270" w:author="Cheick Traoré" w:date="2026-01-07T16:26:00Z" w16du:dateUtc="2026-01-07T16:26:00Z">
        <w:r w:rsidRPr="00AB1D00" w:rsidDel="00974EF5">
          <w:rPr>
            <w:rFonts w:ascii="Times New Roman" w:hAnsi="Times New Roman" w:cs="Times New Roman"/>
            <w:b/>
            <w:bCs/>
          </w:rPr>
          <w:delText>Mesures de protection</w:delText>
        </w:r>
      </w:del>
    </w:p>
    <w:p w14:paraId="08A21178" w14:textId="1529082C" w:rsidR="009600FD" w:rsidRPr="00AB1D00" w:rsidDel="00974EF5" w:rsidRDefault="009600FD" w:rsidP="00974EF5">
      <w:pPr>
        <w:tabs>
          <w:tab w:val="left" w:pos="3200"/>
        </w:tabs>
        <w:spacing w:line="480" w:lineRule="auto"/>
        <w:ind w:left="720" w:firstLine="0"/>
        <w:rPr>
          <w:del w:id="3271" w:author="Cheick Traoré" w:date="2026-01-07T16:26:00Z" w16du:dateUtc="2026-01-07T16:26:00Z"/>
          <w:rFonts w:ascii="Times New Roman" w:hAnsi="Times New Roman" w:cs="Times New Roman"/>
        </w:rPr>
        <w:pPrChange w:id="3272" w:author="Cheick Traoré" w:date="2026-01-07T16:26:00Z" w16du:dateUtc="2026-01-07T16:26:00Z">
          <w:pPr>
            <w:numPr>
              <w:numId w:val="63"/>
            </w:numPr>
            <w:tabs>
              <w:tab w:val="num" w:pos="720"/>
              <w:tab w:val="left" w:pos="3200"/>
            </w:tabs>
            <w:spacing w:line="480" w:lineRule="auto"/>
            <w:ind w:left="720" w:hanging="360"/>
          </w:pPr>
        </w:pPrChange>
      </w:pPr>
      <w:del w:id="3273" w:author="Cheick Traoré" w:date="2026-01-07T16:26:00Z" w16du:dateUtc="2026-01-07T16:26:00Z">
        <w:r w:rsidRPr="00AB1D00" w:rsidDel="00974EF5">
          <w:rPr>
            <w:rFonts w:ascii="Times New Roman" w:hAnsi="Times New Roman" w:cs="Times New Roman"/>
          </w:rPr>
          <w:delText>Transformations déterministes : même entrée = même sortie toujours</w:delText>
        </w:r>
      </w:del>
    </w:p>
    <w:p w14:paraId="4C84DE9E" w14:textId="622B3628" w:rsidR="009600FD" w:rsidRPr="00AB1D00" w:rsidDel="00974EF5" w:rsidRDefault="009600FD" w:rsidP="00974EF5">
      <w:pPr>
        <w:tabs>
          <w:tab w:val="left" w:pos="3200"/>
        </w:tabs>
        <w:spacing w:line="480" w:lineRule="auto"/>
        <w:ind w:left="720" w:firstLine="0"/>
        <w:rPr>
          <w:del w:id="3274" w:author="Cheick Traoré" w:date="2026-01-07T16:26:00Z" w16du:dateUtc="2026-01-07T16:26:00Z"/>
          <w:rFonts w:ascii="Times New Roman" w:hAnsi="Times New Roman" w:cs="Times New Roman"/>
        </w:rPr>
        <w:pPrChange w:id="3275" w:author="Cheick Traoré" w:date="2026-01-07T16:26:00Z" w16du:dateUtc="2026-01-07T16:26:00Z">
          <w:pPr>
            <w:numPr>
              <w:numId w:val="63"/>
            </w:numPr>
            <w:tabs>
              <w:tab w:val="num" w:pos="720"/>
              <w:tab w:val="left" w:pos="3200"/>
            </w:tabs>
            <w:spacing w:line="480" w:lineRule="auto"/>
            <w:ind w:left="720" w:hanging="360"/>
          </w:pPr>
        </w:pPrChange>
      </w:pPr>
      <w:del w:id="3276" w:author="Cheick Traoré" w:date="2026-01-07T16:26:00Z" w16du:dateUtc="2026-01-07T16:26:00Z">
        <w:r w:rsidRPr="00AB1D00" w:rsidDel="00974EF5">
          <w:rPr>
            <w:rFonts w:ascii="Times New Roman" w:hAnsi="Times New Roman" w:cs="Times New Roman"/>
          </w:rPr>
          <w:delText>Journalisation exhaustive de tous les traitements</w:delText>
        </w:r>
      </w:del>
    </w:p>
    <w:p w14:paraId="205D2BD1" w14:textId="2EC982E2" w:rsidR="009600FD" w:rsidRPr="00AB1D00" w:rsidDel="00974EF5" w:rsidRDefault="009600FD" w:rsidP="00974EF5">
      <w:pPr>
        <w:tabs>
          <w:tab w:val="left" w:pos="3200"/>
        </w:tabs>
        <w:spacing w:line="480" w:lineRule="auto"/>
        <w:ind w:left="720" w:firstLine="0"/>
        <w:rPr>
          <w:del w:id="3277" w:author="Cheick Traoré" w:date="2026-01-07T16:26:00Z" w16du:dateUtc="2026-01-07T16:26:00Z"/>
          <w:rFonts w:ascii="Times New Roman" w:hAnsi="Times New Roman" w:cs="Times New Roman"/>
        </w:rPr>
        <w:pPrChange w:id="3278" w:author="Cheick Traoré" w:date="2026-01-07T16:26:00Z" w16du:dateUtc="2026-01-07T16:26:00Z">
          <w:pPr>
            <w:numPr>
              <w:numId w:val="63"/>
            </w:numPr>
            <w:tabs>
              <w:tab w:val="num" w:pos="720"/>
              <w:tab w:val="left" w:pos="3200"/>
            </w:tabs>
            <w:spacing w:line="480" w:lineRule="auto"/>
            <w:ind w:left="720" w:hanging="360"/>
          </w:pPr>
        </w:pPrChange>
      </w:pPr>
      <w:del w:id="3279" w:author="Cheick Traoré" w:date="2026-01-07T16:26:00Z" w16du:dateUtc="2026-01-07T16:26:00Z">
        <w:r w:rsidRPr="00AB1D00" w:rsidDel="00974EF5">
          <w:rPr>
            <w:rFonts w:ascii="Times New Roman" w:hAnsi="Times New Roman" w:cs="Times New Roman"/>
          </w:rPr>
          <w:delText>Validation des données à chaque étape du pipeline</w:delText>
        </w:r>
      </w:del>
    </w:p>
    <w:p w14:paraId="3166B14A" w14:textId="03AEF697" w:rsidR="009600FD" w:rsidRPr="00AB1D00" w:rsidDel="00974EF5" w:rsidRDefault="009600FD" w:rsidP="00974EF5">
      <w:pPr>
        <w:tabs>
          <w:tab w:val="left" w:pos="3200"/>
        </w:tabs>
        <w:spacing w:line="480" w:lineRule="auto"/>
        <w:ind w:left="720" w:firstLine="0"/>
        <w:rPr>
          <w:del w:id="3280" w:author="Cheick Traoré" w:date="2026-01-07T16:26:00Z" w16du:dateUtc="2026-01-07T16:26:00Z"/>
          <w:rFonts w:ascii="Times New Roman" w:hAnsi="Times New Roman" w:cs="Times New Roman"/>
        </w:rPr>
        <w:pPrChange w:id="3281" w:author="Cheick Traoré" w:date="2026-01-07T16:26:00Z" w16du:dateUtc="2026-01-07T16:26:00Z">
          <w:pPr>
            <w:numPr>
              <w:numId w:val="63"/>
            </w:numPr>
            <w:tabs>
              <w:tab w:val="num" w:pos="720"/>
              <w:tab w:val="left" w:pos="3200"/>
            </w:tabs>
            <w:spacing w:line="480" w:lineRule="auto"/>
            <w:ind w:left="720" w:hanging="360"/>
          </w:pPr>
        </w:pPrChange>
      </w:pPr>
      <w:del w:id="3282" w:author="Cheick Traoré" w:date="2026-01-07T16:26:00Z" w16du:dateUtc="2026-01-07T16:26:00Z">
        <w:r w:rsidRPr="00AB1D00" w:rsidDel="00974EF5">
          <w:rPr>
            <w:rFonts w:ascii="Times New Roman" w:hAnsi="Times New Roman" w:cs="Times New Roman"/>
          </w:rPr>
          <w:delText>Checksums et validation de format</w:delText>
        </w:r>
      </w:del>
    </w:p>
    <w:p w14:paraId="4BAC3ED8" w14:textId="6A36B434" w:rsidR="009600FD" w:rsidRPr="00AB1D00" w:rsidDel="00974EF5" w:rsidRDefault="009600FD" w:rsidP="00974EF5">
      <w:pPr>
        <w:tabs>
          <w:tab w:val="left" w:pos="3200"/>
        </w:tabs>
        <w:spacing w:line="480" w:lineRule="auto"/>
        <w:ind w:left="720" w:firstLine="0"/>
        <w:rPr>
          <w:del w:id="3283" w:author="Cheick Traoré" w:date="2026-01-07T16:26:00Z" w16du:dateUtc="2026-01-07T16:26:00Z"/>
          <w:rFonts w:ascii="Times New Roman" w:hAnsi="Times New Roman" w:cs="Times New Roman"/>
        </w:rPr>
        <w:pPrChange w:id="3284" w:author="Cheick Traoré" w:date="2026-01-07T16:26:00Z" w16du:dateUtc="2026-01-07T16:26:00Z">
          <w:pPr>
            <w:numPr>
              <w:numId w:val="63"/>
            </w:numPr>
            <w:tabs>
              <w:tab w:val="num" w:pos="720"/>
              <w:tab w:val="left" w:pos="3200"/>
            </w:tabs>
            <w:spacing w:line="480" w:lineRule="auto"/>
            <w:ind w:left="720" w:hanging="360"/>
          </w:pPr>
        </w:pPrChange>
      </w:pPr>
      <w:del w:id="3285" w:author="Cheick Traoré" w:date="2026-01-07T16:26:00Z" w16du:dateUtc="2026-01-07T16:26:00Z">
        <w:r w:rsidRPr="00AB1D00" w:rsidDel="00974EF5">
          <w:rPr>
            <w:rFonts w:ascii="Times New Roman" w:hAnsi="Times New Roman" w:cs="Times New Roman"/>
          </w:rPr>
          <w:delText>Audits réguliers traçabilité complète</w:delText>
        </w:r>
      </w:del>
    </w:p>
    <w:p w14:paraId="29F3D1F1" w14:textId="4FAC1551" w:rsidR="009600FD" w:rsidRPr="00AB1D00" w:rsidDel="00974EF5" w:rsidRDefault="009600FD" w:rsidP="00974EF5">
      <w:pPr>
        <w:tabs>
          <w:tab w:val="left" w:pos="3200"/>
        </w:tabs>
        <w:spacing w:line="480" w:lineRule="auto"/>
        <w:ind w:left="720" w:firstLine="0"/>
        <w:rPr>
          <w:del w:id="3286" w:author="Cheick Traoré" w:date="2026-01-07T16:26:00Z" w16du:dateUtc="2026-01-07T16:26:00Z"/>
          <w:rFonts w:ascii="Times New Roman" w:hAnsi="Times New Roman" w:cs="Times New Roman"/>
          <w:b/>
          <w:bCs/>
        </w:rPr>
        <w:pPrChange w:id="3287" w:author="Cheick Traoré" w:date="2026-01-07T16:26:00Z" w16du:dateUtc="2026-01-07T16:26:00Z">
          <w:pPr>
            <w:tabs>
              <w:tab w:val="left" w:pos="3200"/>
            </w:tabs>
            <w:spacing w:line="480" w:lineRule="auto"/>
          </w:pPr>
        </w:pPrChange>
      </w:pPr>
      <w:del w:id="3288" w:author="Cheick Traoré" w:date="2026-01-07T16:26:00Z" w16du:dateUtc="2026-01-07T16:26:00Z">
        <w:r w:rsidRPr="00AB1D00" w:rsidDel="00974EF5">
          <w:rPr>
            <w:rFonts w:ascii="Times New Roman" w:hAnsi="Times New Roman" w:cs="Times New Roman"/>
            <w:b/>
            <w:bCs/>
          </w:rPr>
          <w:delText>Disponibilité</w:delText>
        </w:r>
      </w:del>
    </w:p>
    <w:p w14:paraId="09C9CC7E" w14:textId="6F13F454" w:rsidR="009600FD" w:rsidRPr="00AB1D00" w:rsidDel="00974EF5" w:rsidRDefault="009600FD" w:rsidP="00974EF5">
      <w:pPr>
        <w:tabs>
          <w:tab w:val="left" w:pos="3200"/>
        </w:tabs>
        <w:spacing w:line="480" w:lineRule="auto"/>
        <w:ind w:left="720" w:firstLine="0"/>
        <w:rPr>
          <w:del w:id="3289" w:author="Cheick Traoré" w:date="2026-01-07T16:26:00Z" w16du:dateUtc="2026-01-07T16:26:00Z"/>
          <w:rFonts w:ascii="Times New Roman" w:hAnsi="Times New Roman" w:cs="Times New Roman"/>
        </w:rPr>
        <w:pPrChange w:id="3290" w:author="Cheick Traoré" w:date="2026-01-07T16:26:00Z" w16du:dateUtc="2026-01-07T16:26:00Z">
          <w:pPr>
            <w:tabs>
              <w:tab w:val="left" w:pos="3200"/>
            </w:tabs>
            <w:spacing w:line="480" w:lineRule="auto"/>
          </w:pPr>
        </w:pPrChange>
      </w:pPr>
      <w:del w:id="3291" w:author="Cheick Traoré" w:date="2026-01-07T16:26:00Z" w16du:dateUtc="2026-01-07T16:26:00Z">
        <w:r w:rsidRPr="00AB1D00" w:rsidDel="00974EF5">
          <w:rPr>
            <w:rFonts w:ascii="Times New Roman" w:hAnsi="Times New Roman" w:cs="Times New Roman"/>
            <w:b/>
            <w:bCs/>
          </w:rPr>
          <w:delText>Architecture résiliente</w:delText>
        </w:r>
      </w:del>
    </w:p>
    <w:p w14:paraId="1DB6AB42" w14:textId="6B912151" w:rsidR="009600FD" w:rsidRPr="00AB1D00" w:rsidDel="00974EF5" w:rsidRDefault="009600FD" w:rsidP="00974EF5">
      <w:pPr>
        <w:tabs>
          <w:tab w:val="left" w:pos="3200"/>
        </w:tabs>
        <w:spacing w:line="480" w:lineRule="auto"/>
        <w:ind w:left="720" w:firstLine="0"/>
        <w:rPr>
          <w:del w:id="3292" w:author="Cheick Traoré" w:date="2026-01-07T16:26:00Z" w16du:dateUtc="2026-01-07T16:26:00Z"/>
          <w:rFonts w:ascii="Times New Roman" w:hAnsi="Times New Roman" w:cs="Times New Roman"/>
        </w:rPr>
        <w:pPrChange w:id="3293" w:author="Cheick Traoré" w:date="2026-01-07T16:26:00Z" w16du:dateUtc="2026-01-07T16:26:00Z">
          <w:pPr>
            <w:numPr>
              <w:numId w:val="64"/>
            </w:numPr>
            <w:tabs>
              <w:tab w:val="num" w:pos="720"/>
              <w:tab w:val="left" w:pos="3200"/>
            </w:tabs>
            <w:spacing w:line="480" w:lineRule="auto"/>
            <w:ind w:left="720" w:hanging="360"/>
          </w:pPr>
        </w:pPrChange>
      </w:pPr>
      <w:del w:id="3294" w:author="Cheick Traoré" w:date="2026-01-07T16:26:00Z" w16du:dateUtc="2026-01-07T16:26:00Z">
        <w:r w:rsidRPr="00AB1D00" w:rsidDel="00974EF5">
          <w:rPr>
            <w:rFonts w:ascii="Times New Roman" w:hAnsi="Times New Roman" w:cs="Times New Roman"/>
          </w:rPr>
          <w:delText>Mécanismes de gestion des erreurs robustes</w:delText>
        </w:r>
      </w:del>
    </w:p>
    <w:p w14:paraId="03D4C046" w14:textId="39B8025C" w:rsidR="009600FD" w:rsidRPr="00AB1D00" w:rsidDel="00974EF5" w:rsidRDefault="009600FD" w:rsidP="00974EF5">
      <w:pPr>
        <w:tabs>
          <w:tab w:val="left" w:pos="3200"/>
        </w:tabs>
        <w:spacing w:line="480" w:lineRule="auto"/>
        <w:ind w:left="720" w:firstLine="0"/>
        <w:rPr>
          <w:del w:id="3295" w:author="Cheick Traoré" w:date="2026-01-07T16:26:00Z" w16du:dateUtc="2026-01-07T16:26:00Z"/>
          <w:rFonts w:ascii="Times New Roman" w:hAnsi="Times New Roman" w:cs="Times New Roman"/>
        </w:rPr>
        <w:pPrChange w:id="3296" w:author="Cheick Traoré" w:date="2026-01-07T16:26:00Z" w16du:dateUtc="2026-01-07T16:26:00Z">
          <w:pPr>
            <w:numPr>
              <w:numId w:val="64"/>
            </w:numPr>
            <w:tabs>
              <w:tab w:val="num" w:pos="720"/>
              <w:tab w:val="left" w:pos="3200"/>
            </w:tabs>
            <w:spacing w:line="480" w:lineRule="auto"/>
            <w:ind w:left="720" w:hanging="360"/>
          </w:pPr>
        </w:pPrChange>
      </w:pPr>
      <w:del w:id="3297" w:author="Cheick Traoré" w:date="2026-01-07T16:26:00Z" w16du:dateUtc="2026-01-07T16:26:00Z">
        <w:r w:rsidRPr="00AB1D00" w:rsidDel="00974EF5">
          <w:rPr>
            <w:rFonts w:ascii="Times New Roman" w:hAnsi="Times New Roman" w:cs="Times New Roman"/>
          </w:rPr>
          <w:delText>Récupération automatique en cas de défaillance</w:delText>
        </w:r>
      </w:del>
    </w:p>
    <w:p w14:paraId="13E0E0E0" w14:textId="633F467B" w:rsidR="009600FD" w:rsidRPr="00AB1D00" w:rsidDel="00974EF5" w:rsidRDefault="009600FD" w:rsidP="00974EF5">
      <w:pPr>
        <w:tabs>
          <w:tab w:val="left" w:pos="3200"/>
        </w:tabs>
        <w:spacing w:line="480" w:lineRule="auto"/>
        <w:ind w:left="720" w:firstLine="0"/>
        <w:rPr>
          <w:del w:id="3298" w:author="Cheick Traoré" w:date="2026-01-07T16:26:00Z" w16du:dateUtc="2026-01-07T16:26:00Z"/>
          <w:rFonts w:ascii="Times New Roman" w:hAnsi="Times New Roman" w:cs="Times New Roman"/>
        </w:rPr>
        <w:pPrChange w:id="3299" w:author="Cheick Traoré" w:date="2026-01-07T16:26:00Z" w16du:dateUtc="2026-01-07T16:26:00Z">
          <w:pPr>
            <w:numPr>
              <w:numId w:val="64"/>
            </w:numPr>
            <w:tabs>
              <w:tab w:val="num" w:pos="720"/>
              <w:tab w:val="left" w:pos="3200"/>
            </w:tabs>
            <w:spacing w:line="480" w:lineRule="auto"/>
            <w:ind w:left="720" w:hanging="360"/>
          </w:pPr>
        </w:pPrChange>
      </w:pPr>
      <w:del w:id="3300" w:author="Cheick Traoré" w:date="2026-01-07T16:26:00Z" w16du:dateUtc="2026-01-07T16:26:00Z">
        <w:r w:rsidRPr="00AB1D00" w:rsidDel="00974EF5">
          <w:rPr>
            <w:rFonts w:ascii="Times New Roman" w:hAnsi="Times New Roman" w:cs="Times New Roman"/>
          </w:rPr>
          <w:delText>Monitoring continu de la santé du système</w:delText>
        </w:r>
      </w:del>
    </w:p>
    <w:p w14:paraId="351FA1A1" w14:textId="0D7FCC55" w:rsidR="009600FD" w:rsidRPr="00AB1D00" w:rsidDel="00974EF5" w:rsidRDefault="009600FD" w:rsidP="00974EF5">
      <w:pPr>
        <w:tabs>
          <w:tab w:val="left" w:pos="3200"/>
        </w:tabs>
        <w:spacing w:line="480" w:lineRule="auto"/>
        <w:ind w:left="720" w:firstLine="0"/>
        <w:rPr>
          <w:del w:id="3301" w:author="Cheick Traoré" w:date="2026-01-07T16:26:00Z" w16du:dateUtc="2026-01-07T16:26:00Z"/>
          <w:rFonts w:ascii="Times New Roman" w:hAnsi="Times New Roman" w:cs="Times New Roman"/>
        </w:rPr>
        <w:pPrChange w:id="3302" w:author="Cheick Traoré" w:date="2026-01-07T16:26:00Z" w16du:dateUtc="2026-01-07T16:26:00Z">
          <w:pPr>
            <w:numPr>
              <w:numId w:val="64"/>
            </w:numPr>
            <w:tabs>
              <w:tab w:val="num" w:pos="720"/>
              <w:tab w:val="left" w:pos="3200"/>
            </w:tabs>
            <w:spacing w:line="480" w:lineRule="auto"/>
            <w:ind w:left="720" w:hanging="360"/>
          </w:pPr>
        </w:pPrChange>
      </w:pPr>
      <w:del w:id="3303" w:author="Cheick Traoré" w:date="2026-01-07T16:26:00Z" w16du:dateUtc="2026-01-07T16:26:00Z">
        <w:r w:rsidRPr="00AB1D00" w:rsidDel="00974EF5">
          <w:rPr>
            <w:rFonts w:ascii="Times New Roman" w:hAnsi="Times New Roman" w:cs="Times New Roman"/>
          </w:rPr>
          <w:delText>Alertes en cas d'anomalies</w:delText>
        </w:r>
      </w:del>
    </w:p>
    <w:p w14:paraId="1988766E" w14:textId="7ACE7EB7" w:rsidR="009600FD" w:rsidRPr="00AB1D00" w:rsidDel="00974EF5" w:rsidRDefault="009600FD" w:rsidP="00974EF5">
      <w:pPr>
        <w:tabs>
          <w:tab w:val="left" w:pos="3200"/>
        </w:tabs>
        <w:spacing w:line="480" w:lineRule="auto"/>
        <w:ind w:left="720" w:firstLine="0"/>
        <w:rPr>
          <w:del w:id="3304" w:author="Cheick Traoré" w:date="2026-01-07T16:26:00Z" w16du:dateUtc="2026-01-07T16:26:00Z"/>
          <w:rFonts w:ascii="Times New Roman" w:hAnsi="Times New Roman" w:cs="Times New Roman"/>
        </w:rPr>
        <w:pPrChange w:id="3305" w:author="Cheick Traoré" w:date="2026-01-07T16:26:00Z" w16du:dateUtc="2026-01-07T16:26:00Z">
          <w:pPr>
            <w:numPr>
              <w:numId w:val="64"/>
            </w:numPr>
            <w:tabs>
              <w:tab w:val="num" w:pos="720"/>
              <w:tab w:val="left" w:pos="3200"/>
            </w:tabs>
            <w:spacing w:line="480" w:lineRule="auto"/>
            <w:ind w:left="720" w:hanging="360"/>
          </w:pPr>
        </w:pPrChange>
      </w:pPr>
      <w:del w:id="3306" w:author="Cheick Traoré" w:date="2026-01-07T16:26:00Z" w16du:dateUtc="2026-01-07T16:26:00Z">
        <w:r w:rsidRPr="00AB1D00" w:rsidDel="00974EF5">
          <w:rPr>
            <w:rFonts w:ascii="Times New Roman" w:hAnsi="Times New Roman" w:cs="Times New Roman"/>
          </w:rPr>
          <w:delText>Sauvegardes régulières et testées</w:delText>
        </w:r>
      </w:del>
    </w:p>
    <w:p w14:paraId="233424BE" w14:textId="5875A739" w:rsidR="009600FD" w:rsidRPr="00AB1D00" w:rsidDel="00974EF5" w:rsidRDefault="00963F7F" w:rsidP="00974EF5">
      <w:pPr>
        <w:tabs>
          <w:tab w:val="left" w:pos="3200"/>
        </w:tabs>
        <w:spacing w:line="480" w:lineRule="auto"/>
        <w:ind w:left="720" w:firstLine="0"/>
        <w:rPr>
          <w:del w:id="3307" w:author="Cheick Traoré" w:date="2026-01-07T16:26:00Z" w16du:dateUtc="2026-01-07T16:26:00Z"/>
          <w:rFonts w:ascii="Times New Roman" w:hAnsi="Times New Roman" w:cs="Times New Roman"/>
        </w:rPr>
        <w:pPrChange w:id="3308" w:author="Cheick Traoré" w:date="2026-01-07T16:26:00Z" w16du:dateUtc="2026-01-07T16:26:00Z">
          <w:pPr>
            <w:tabs>
              <w:tab w:val="left" w:pos="3200"/>
            </w:tabs>
            <w:spacing w:line="480" w:lineRule="auto"/>
          </w:pPr>
        </w:pPrChange>
      </w:pPr>
      <w:del w:id="3309" w:author="Cheick Traoré" w:date="2026-01-07T16:26:00Z" w16du:dateUtc="2026-01-07T16:26:00Z">
        <w:r w:rsidDel="00974EF5">
          <w:rPr>
            <w:rFonts w:ascii="Times New Roman" w:hAnsi="Times New Roman" w:cs="Times New Roman"/>
          </w:rPr>
          <w:pict w14:anchorId="34C5ED99">
            <v:rect id="_x0000_i1026" style="width:0;height:1.5pt" o:hralign="center" o:hrstd="t" o:hr="t" fillcolor="#a0a0a0" stroked="f"/>
          </w:pict>
        </w:r>
      </w:del>
    </w:p>
    <w:p w14:paraId="2565EAAE" w14:textId="4F1BF60B" w:rsidR="009600FD" w:rsidRPr="00857900" w:rsidDel="00974EF5" w:rsidRDefault="009600FD" w:rsidP="00974EF5">
      <w:pPr>
        <w:tabs>
          <w:tab w:val="left" w:pos="3200"/>
        </w:tabs>
        <w:spacing w:line="480" w:lineRule="auto"/>
        <w:ind w:left="720" w:firstLine="0"/>
        <w:rPr>
          <w:del w:id="3310" w:author="Cheick Traoré" w:date="2026-01-07T16:26:00Z" w16du:dateUtc="2026-01-07T16:26:00Z"/>
          <w:rFonts w:ascii="Times New Roman" w:hAnsi="Times New Roman" w:cs="Times New Roman"/>
          <w:b/>
          <w:bCs/>
          <w:sz w:val="28"/>
          <w:szCs w:val="28"/>
        </w:rPr>
        <w:pPrChange w:id="3311" w:author="Cheick Traoré" w:date="2026-01-07T16:26:00Z" w16du:dateUtc="2026-01-07T16:26:00Z">
          <w:pPr>
            <w:tabs>
              <w:tab w:val="left" w:pos="3200"/>
            </w:tabs>
            <w:spacing w:line="480" w:lineRule="auto"/>
            <w:ind w:left="11" w:hanging="11"/>
            <w:outlineLvl w:val="0"/>
          </w:pPr>
        </w:pPrChange>
      </w:pPr>
      <w:bookmarkStart w:id="3312" w:name="_Toc217034650"/>
      <w:del w:id="3313" w:author="Cheick Traoré" w:date="2026-01-07T16:26:00Z" w16du:dateUtc="2026-01-07T16:26:00Z">
        <w:r w:rsidRPr="00857900" w:rsidDel="00974EF5">
          <w:rPr>
            <w:rFonts w:ascii="Times New Roman" w:hAnsi="Times New Roman" w:cs="Times New Roman"/>
            <w:b/>
            <w:bCs/>
            <w:sz w:val="28"/>
            <w:szCs w:val="28"/>
          </w:rPr>
          <w:delText>7. SOLUTIONS ARCHITECTURALES</w:delText>
        </w:r>
        <w:bookmarkEnd w:id="3312"/>
      </w:del>
    </w:p>
    <w:p w14:paraId="51E8E2FC" w14:textId="180FFFF2" w:rsidR="009600FD" w:rsidRPr="008C51EE" w:rsidDel="00974EF5" w:rsidRDefault="009600FD" w:rsidP="00974EF5">
      <w:pPr>
        <w:tabs>
          <w:tab w:val="left" w:pos="3200"/>
        </w:tabs>
        <w:spacing w:line="480" w:lineRule="auto"/>
        <w:ind w:left="720" w:firstLine="0"/>
        <w:rPr>
          <w:del w:id="3314" w:author="Cheick Traoré" w:date="2026-01-07T16:26:00Z" w16du:dateUtc="2026-01-07T16:26:00Z"/>
          <w:rFonts w:ascii="Times New Roman" w:hAnsi="Times New Roman" w:cs="Times New Roman"/>
          <w:b/>
          <w:bCs/>
          <w:u w:val="single"/>
        </w:rPr>
        <w:pPrChange w:id="3315" w:author="Cheick Traoré" w:date="2026-01-07T16:26:00Z" w16du:dateUtc="2026-01-07T16:26:00Z">
          <w:pPr>
            <w:tabs>
              <w:tab w:val="left" w:pos="3200"/>
            </w:tabs>
            <w:spacing w:line="480" w:lineRule="auto"/>
            <w:ind w:left="11" w:hanging="11"/>
            <w:outlineLvl w:val="1"/>
          </w:pPr>
        </w:pPrChange>
      </w:pPr>
      <w:bookmarkStart w:id="3316" w:name="_Toc217034651"/>
      <w:del w:id="3317" w:author="Cheick Traoré" w:date="2026-01-07T16:26:00Z" w16du:dateUtc="2026-01-07T16:26:00Z">
        <w:r w:rsidRPr="008C51EE" w:rsidDel="00974EF5">
          <w:rPr>
            <w:rFonts w:ascii="Times New Roman" w:hAnsi="Times New Roman" w:cs="Times New Roman"/>
            <w:b/>
            <w:bCs/>
            <w:u w:val="single"/>
          </w:rPr>
          <w:delText>Mapping des exigences aux modules de service métier</w:delText>
        </w:r>
        <w:bookmarkEnd w:id="3316"/>
      </w:del>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2915"/>
        <w:gridCol w:w="3750"/>
      </w:tblGrid>
      <w:tr w:rsidR="009600FD" w:rsidRPr="00AB1D00" w:rsidDel="00974EF5" w14:paraId="2CA640E8" w14:textId="16818D71" w:rsidTr="00DD69CA">
        <w:trPr>
          <w:trHeight w:val="560"/>
          <w:del w:id="3318" w:author="Cheick Traoré" w:date="2026-01-07T16:26:00Z" w16du:dateUtc="2026-01-07T16:26:00Z"/>
        </w:trPr>
        <w:tc>
          <w:tcPr>
            <w:tcW w:w="2537" w:type="dxa"/>
            <w:tcMar>
              <w:top w:w="100" w:type="dxa"/>
              <w:left w:w="100" w:type="dxa"/>
              <w:bottom w:w="100" w:type="dxa"/>
              <w:right w:w="100" w:type="dxa"/>
            </w:tcMar>
            <w:hideMark/>
          </w:tcPr>
          <w:p w14:paraId="6E58CC37" w14:textId="38F9969E" w:rsidR="009600FD" w:rsidRPr="00AB1D00" w:rsidDel="00974EF5" w:rsidRDefault="009600FD" w:rsidP="00974EF5">
            <w:pPr>
              <w:tabs>
                <w:tab w:val="left" w:pos="3200"/>
              </w:tabs>
              <w:spacing w:line="480" w:lineRule="auto"/>
              <w:ind w:left="720" w:firstLine="0"/>
              <w:rPr>
                <w:del w:id="3319" w:author="Cheick Traoré" w:date="2026-01-07T16:26:00Z" w16du:dateUtc="2026-01-07T16:26:00Z"/>
                <w:rFonts w:ascii="Times New Roman" w:hAnsi="Times New Roman" w:cs="Times New Roman"/>
              </w:rPr>
              <w:pPrChange w:id="3320" w:author="Cheick Traoré" w:date="2026-01-07T16:26:00Z" w16du:dateUtc="2026-01-07T16:26:00Z">
                <w:pPr>
                  <w:tabs>
                    <w:tab w:val="left" w:pos="3200"/>
                  </w:tabs>
                  <w:spacing w:line="480" w:lineRule="auto"/>
                </w:pPr>
              </w:pPrChange>
            </w:pPr>
            <w:del w:id="3321" w:author="Cheick Traoré" w:date="2026-01-07T16:26:00Z" w16du:dateUtc="2026-01-07T16:26:00Z">
              <w:r w:rsidRPr="00AB1D00" w:rsidDel="00974EF5">
                <w:rPr>
                  <w:rFonts w:ascii="Times New Roman" w:hAnsi="Times New Roman" w:cs="Times New Roman"/>
                  <w:b/>
                  <w:bCs/>
                </w:rPr>
                <w:delText>Exigence</w:delText>
              </w:r>
            </w:del>
          </w:p>
        </w:tc>
        <w:tc>
          <w:tcPr>
            <w:tcW w:w="0" w:type="auto"/>
            <w:tcMar>
              <w:top w:w="100" w:type="dxa"/>
              <w:left w:w="100" w:type="dxa"/>
              <w:bottom w:w="100" w:type="dxa"/>
              <w:right w:w="100" w:type="dxa"/>
            </w:tcMar>
            <w:hideMark/>
          </w:tcPr>
          <w:p w14:paraId="5F9F3EAF" w14:textId="4AE0A070" w:rsidR="009600FD" w:rsidRPr="00AB1D00" w:rsidDel="00974EF5" w:rsidRDefault="009600FD" w:rsidP="00974EF5">
            <w:pPr>
              <w:tabs>
                <w:tab w:val="left" w:pos="3200"/>
              </w:tabs>
              <w:spacing w:line="480" w:lineRule="auto"/>
              <w:ind w:left="720" w:firstLine="0"/>
              <w:rPr>
                <w:del w:id="3322" w:author="Cheick Traoré" w:date="2026-01-07T16:26:00Z" w16du:dateUtc="2026-01-07T16:26:00Z"/>
                <w:rFonts w:ascii="Times New Roman" w:hAnsi="Times New Roman" w:cs="Times New Roman"/>
              </w:rPr>
              <w:pPrChange w:id="3323" w:author="Cheick Traoré" w:date="2026-01-07T16:26:00Z" w16du:dateUtc="2026-01-07T16:26:00Z">
                <w:pPr>
                  <w:tabs>
                    <w:tab w:val="left" w:pos="3200"/>
                  </w:tabs>
                  <w:spacing w:line="480" w:lineRule="auto"/>
                </w:pPr>
              </w:pPrChange>
            </w:pPr>
            <w:del w:id="3324" w:author="Cheick Traoré" w:date="2026-01-07T16:26:00Z" w16du:dateUtc="2026-01-07T16:26:00Z">
              <w:r w:rsidRPr="00AB1D00" w:rsidDel="00974EF5">
                <w:rPr>
                  <w:rFonts w:ascii="Times New Roman" w:hAnsi="Times New Roman" w:cs="Times New Roman"/>
                  <w:b/>
                  <w:bCs/>
                </w:rPr>
                <w:delText>Module métier</w:delText>
              </w:r>
            </w:del>
          </w:p>
        </w:tc>
        <w:tc>
          <w:tcPr>
            <w:tcW w:w="0" w:type="auto"/>
            <w:tcMar>
              <w:top w:w="100" w:type="dxa"/>
              <w:left w:w="100" w:type="dxa"/>
              <w:bottom w:w="100" w:type="dxa"/>
              <w:right w:w="100" w:type="dxa"/>
            </w:tcMar>
            <w:hideMark/>
          </w:tcPr>
          <w:p w14:paraId="7B349E35" w14:textId="5CE9F5A4" w:rsidR="009600FD" w:rsidRPr="00AB1D00" w:rsidDel="00974EF5" w:rsidRDefault="009600FD" w:rsidP="00974EF5">
            <w:pPr>
              <w:tabs>
                <w:tab w:val="left" w:pos="3200"/>
              </w:tabs>
              <w:spacing w:line="480" w:lineRule="auto"/>
              <w:ind w:left="720" w:firstLine="0"/>
              <w:rPr>
                <w:del w:id="3325" w:author="Cheick Traoré" w:date="2026-01-07T16:26:00Z" w16du:dateUtc="2026-01-07T16:26:00Z"/>
                <w:rFonts w:ascii="Times New Roman" w:hAnsi="Times New Roman" w:cs="Times New Roman"/>
              </w:rPr>
              <w:pPrChange w:id="3326" w:author="Cheick Traoré" w:date="2026-01-07T16:26:00Z" w16du:dateUtc="2026-01-07T16:26:00Z">
                <w:pPr>
                  <w:tabs>
                    <w:tab w:val="left" w:pos="3200"/>
                  </w:tabs>
                  <w:spacing w:line="480" w:lineRule="auto"/>
                </w:pPr>
              </w:pPrChange>
            </w:pPr>
            <w:del w:id="3327" w:author="Cheick Traoré" w:date="2026-01-07T16:26:00Z" w16du:dateUtc="2026-01-07T16:26:00Z">
              <w:r w:rsidRPr="00AB1D00" w:rsidDel="00974EF5">
                <w:rPr>
                  <w:rFonts w:ascii="Times New Roman" w:hAnsi="Times New Roman" w:cs="Times New Roman"/>
                  <w:b/>
                  <w:bCs/>
                </w:rPr>
                <w:delText>Comment satisfait</w:delText>
              </w:r>
            </w:del>
          </w:p>
        </w:tc>
      </w:tr>
      <w:tr w:rsidR="009600FD" w:rsidRPr="00AB1D00" w:rsidDel="00974EF5" w14:paraId="5DED3A0E" w14:textId="73C47D12" w:rsidTr="00DD69CA">
        <w:trPr>
          <w:trHeight w:val="905"/>
          <w:del w:id="3328" w:author="Cheick Traoré" w:date="2026-01-07T16:26:00Z" w16du:dateUtc="2026-01-07T16:26:00Z"/>
        </w:trPr>
        <w:tc>
          <w:tcPr>
            <w:tcW w:w="2537" w:type="dxa"/>
            <w:tcMar>
              <w:top w:w="100" w:type="dxa"/>
              <w:left w:w="100" w:type="dxa"/>
              <w:bottom w:w="100" w:type="dxa"/>
              <w:right w:w="100" w:type="dxa"/>
            </w:tcMar>
            <w:hideMark/>
          </w:tcPr>
          <w:p w14:paraId="1910559D" w14:textId="5EAD7C9E" w:rsidR="00246582" w:rsidRPr="00AB1D00" w:rsidDel="00974EF5" w:rsidRDefault="009600FD" w:rsidP="00974EF5">
            <w:pPr>
              <w:tabs>
                <w:tab w:val="left" w:pos="3200"/>
              </w:tabs>
              <w:spacing w:line="480" w:lineRule="auto"/>
              <w:ind w:left="720" w:firstLine="0"/>
              <w:rPr>
                <w:del w:id="3329" w:author="Cheick Traoré" w:date="2026-01-07T16:26:00Z" w16du:dateUtc="2026-01-07T16:26:00Z"/>
                <w:rFonts w:ascii="Times New Roman" w:hAnsi="Times New Roman" w:cs="Times New Roman"/>
              </w:rPr>
              <w:pPrChange w:id="3330" w:author="Cheick Traoré" w:date="2026-01-07T16:26:00Z" w16du:dateUtc="2026-01-07T16:26:00Z">
                <w:pPr>
                  <w:tabs>
                    <w:tab w:val="left" w:pos="3200"/>
                  </w:tabs>
                  <w:spacing w:line="480" w:lineRule="auto"/>
                </w:pPr>
              </w:pPrChange>
            </w:pPr>
            <w:del w:id="3331" w:author="Cheick Traoré" w:date="2026-01-07T16:26:00Z" w16du:dateUtc="2026-01-07T16:26:00Z">
              <w:r w:rsidRPr="00AB1D00" w:rsidDel="00974EF5">
                <w:rPr>
                  <w:rFonts w:ascii="Times New Roman" w:hAnsi="Times New Roman" w:cs="Times New Roman"/>
                </w:rPr>
                <w:delText>F1</w:delText>
              </w:r>
            </w:del>
          </w:p>
          <w:p w14:paraId="0114BC42" w14:textId="4092AFA3" w:rsidR="009600FD" w:rsidRPr="00AB1D00" w:rsidDel="00974EF5" w:rsidRDefault="009600FD" w:rsidP="00974EF5">
            <w:pPr>
              <w:tabs>
                <w:tab w:val="left" w:pos="3200"/>
              </w:tabs>
              <w:spacing w:line="480" w:lineRule="auto"/>
              <w:ind w:left="720" w:firstLine="0"/>
              <w:rPr>
                <w:del w:id="3332" w:author="Cheick Traoré" w:date="2026-01-07T16:26:00Z" w16du:dateUtc="2026-01-07T16:26:00Z"/>
                <w:rFonts w:ascii="Times New Roman" w:hAnsi="Times New Roman" w:cs="Times New Roman"/>
              </w:rPr>
              <w:pPrChange w:id="3333" w:author="Cheick Traoré" w:date="2026-01-07T16:26:00Z" w16du:dateUtc="2026-01-07T16:26:00Z">
                <w:pPr>
                  <w:tabs>
                    <w:tab w:val="left" w:pos="3200"/>
                  </w:tabs>
                  <w:spacing w:line="480" w:lineRule="auto"/>
                </w:pPr>
              </w:pPrChange>
            </w:pPr>
            <w:del w:id="3334" w:author="Cheick Traoré" w:date="2026-01-07T16:26:00Z" w16du:dateUtc="2026-01-07T16:26:00Z">
              <w:r w:rsidRPr="00AB1D00" w:rsidDel="00974EF5">
                <w:rPr>
                  <w:rFonts w:ascii="Times New Roman" w:hAnsi="Times New Roman" w:cs="Times New Roman"/>
                </w:rPr>
                <w:delText>Extraction sécurisée</w:delText>
              </w:r>
            </w:del>
          </w:p>
        </w:tc>
        <w:tc>
          <w:tcPr>
            <w:tcW w:w="0" w:type="auto"/>
            <w:tcMar>
              <w:top w:w="100" w:type="dxa"/>
              <w:left w:w="100" w:type="dxa"/>
              <w:bottom w:w="100" w:type="dxa"/>
              <w:right w:w="100" w:type="dxa"/>
            </w:tcMar>
            <w:hideMark/>
          </w:tcPr>
          <w:p w14:paraId="1386D764" w14:textId="5668E2D2" w:rsidR="009600FD" w:rsidRPr="00AB1D00" w:rsidDel="00974EF5" w:rsidRDefault="009600FD" w:rsidP="00974EF5">
            <w:pPr>
              <w:tabs>
                <w:tab w:val="left" w:pos="3200"/>
              </w:tabs>
              <w:spacing w:line="480" w:lineRule="auto"/>
              <w:ind w:left="720" w:firstLine="0"/>
              <w:rPr>
                <w:del w:id="3335" w:author="Cheick Traoré" w:date="2026-01-07T16:26:00Z" w16du:dateUtc="2026-01-07T16:26:00Z"/>
                <w:rFonts w:ascii="Times New Roman" w:hAnsi="Times New Roman" w:cs="Times New Roman"/>
              </w:rPr>
              <w:pPrChange w:id="3336" w:author="Cheick Traoré" w:date="2026-01-07T16:26:00Z" w16du:dateUtc="2026-01-07T16:26:00Z">
                <w:pPr>
                  <w:tabs>
                    <w:tab w:val="left" w:pos="3200"/>
                  </w:tabs>
                  <w:spacing w:line="480" w:lineRule="auto"/>
                </w:pPr>
              </w:pPrChange>
            </w:pPr>
            <w:del w:id="3337" w:author="Cheick Traoré" w:date="2026-01-07T16:26:00Z" w16du:dateUtc="2026-01-07T16:26:00Z">
              <w:r w:rsidRPr="00AB1D00" w:rsidDel="00974EF5">
                <w:rPr>
                  <w:rFonts w:ascii="Times New Roman" w:hAnsi="Times New Roman" w:cs="Times New Roman"/>
                </w:rPr>
                <w:delText>Service d'acquisition de données</w:delText>
              </w:r>
            </w:del>
          </w:p>
        </w:tc>
        <w:tc>
          <w:tcPr>
            <w:tcW w:w="0" w:type="auto"/>
            <w:tcMar>
              <w:top w:w="100" w:type="dxa"/>
              <w:left w:w="100" w:type="dxa"/>
              <w:bottom w:w="100" w:type="dxa"/>
              <w:right w:w="100" w:type="dxa"/>
            </w:tcMar>
            <w:hideMark/>
          </w:tcPr>
          <w:p w14:paraId="3701DFA3" w14:textId="10D26DA1" w:rsidR="009600FD" w:rsidRPr="00AB1D00" w:rsidDel="00974EF5" w:rsidRDefault="009600FD" w:rsidP="00974EF5">
            <w:pPr>
              <w:tabs>
                <w:tab w:val="left" w:pos="3200"/>
              </w:tabs>
              <w:spacing w:line="480" w:lineRule="auto"/>
              <w:ind w:left="720" w:firstLine="0"/>
              <w:rPr>
                <w:del w:id="3338" w:author="Cheick Traoré" w:date="2026-01-07T16:26:00Z" w16du:dateUtc="2026-01-07T16:26:00Z"/>
                <w:rFonts w:ascii="Times New Roman" w:hAnsi="Times New Roman" w:cs="Times New Roman"/>
              </w:rPr>
              <w:pPrChange w:id="3339" w:author="Cheick Traoré" w:date="2026-01-07T16:26:00Z" w16du:dateUtc="2026-01-07T16:26:00Z">
                <w:pPr>
                  <w:tabs>
                    <w:tab w:val="left" w:pos="3200"/>
                  </w:tabs>
                  <w:spacing w:line="480" w:lineRule="auto"/>
                </w:pPr>
              </w:pPrChange>
            </w:pPr>
            <w:del w:id="3340" w:author="Cheick Traoré" w:date="2026-01-07T16:26:00Z" w16du:dateUtc="2026-01-07T16:26:00Z">
              <w:r w:rsidRPr="00AB1D00" w:rsidDel="00974EF5">
                <w:rPr>
                  <w:rFonts w:ascii="Times New Roman" w:hAnsi="Times New Roman" w:cs="Times New Roman"/>
                </w:rPr>
                <w:delText>Connexion authentifiée, requêtes SQL optimisées</w:delText>
              </w:r>
            </w:del>
          </w:p>
        </w:tc>
      </w:tr>
      <w:tr w:rsidR="009600FD" w:rsidRPr="00AB1D00" w:rsidDel="00974EF5" w14:paraId="17D2809E" w14:textId="67EB9517" w:rsidTr="00DD69CA">
        <w:trPr>
          <w:trHeight w:val="1235"/>
          <w:del w:id="3341" w:author="Cheick Traoré" w:date="2026-01-07T16:26:00Z" w16du:dateUtc="2026-01-07T16:26:00Z"/>
        </w:trPr>
        <w:tc>
          <w:tcPr>
            <w:tcW w:w="2537" w:type="dxa"/>
            <w:tcMar>
              <w:top w:w="100" w:type="dxa"/>
              <w:left w:w="100" w:type="dxa"/>
              <w:bottom w:w="100" w:type="dxa"/>
              <w:right w:w="100" w:type="dxa"/>
            </w:tcMar>
            <w:hideMark/>
          </w:tcPr>
          <w:p w14:paraId="11C052F4" w14:textId="7BEC645F" w:rsidR="00246582" w:rsidRPr="00AB1D00" w:rsidDel="00974EF5" w:rsidRDefault="009600FD" w:rsidP="00974EF5">
            <w:pPr>
              <w:tabs>
                <w:tab w:val="left" w:pos="3200"/>
              </w:tabs>
              <w:spacing w:line="480" w:lineRule="auto"/>
              <w:ind w:left="720" w:firstLine="0"/>
              <w:rPr>
                <w:del w:id="3342" w:author="Cheick Traoré" w:date="2026-01-07T16:26:00Z" w16du:dateUtc="2026-01-07T16:26:00Z"/>
                <w:rFonts w:ascii="Times New Roman" w:hAnsi="Times New Roman" w:cs="Times New Roman"/>
              </w:rPr>
              <w:pPrChange w:id="3343" w:author="Cheick Traoré" w:date="2026-01-07T16:26:00Z" w16du:dateUtc="2026-01-07T16:26:00Z">
                <w:pPr>
                  <w:tabs>
                    <w:tab w:val="left" w:pos="3200"/>
                  </w:tabs>
                  <w:spacing w:line="480" w:lineRule="auto"/>
                </w:pPr>
              </w:pPrChange>
            </w:pPr>
            <w:del w:id="3344" w:author="Cheick Traoré" w:date="2026-01-07T16:26:00Z" w16du:dateUtc="2026-01-07T16:26:00Z">
              <w:r w:rsidRPr="00AB1D00" w:rsidDel="00974EF5">
                <w:rPr>
                  <w:rFonts w:ascii="Times New Roman" w:hAnsi="Times New Roman" w:cs="Times New Roman"/>
                </w:rPr>
                <w:delText xml:space="preserve">F2 </w:delText>
              </w:r>
            </w:del>
          </w:p>
          <w:p w14:paraId="70D91854" w14:textId="36D38FE4" w:rsidR="009600FD" w:rsidRPr="00AB1D00" w:rsidDel="00974EF5" w:rsidRDefault="009600FD" w:rsidP="00974EF5">
            <w:pPr>
              <w:tabs>
                <w:tab w:val="left" w:pos="3200"/>
              </w:tabs>
              <w:spacing w:line="480" w:lineRule="auto"/>
              <w:ind w:left="720" w:firstLine="0"/>
              <w:rPr>
                <w:del w:id="3345" w:author="Cheick Traoré" w:date="2026-01-07T16:26:00Z" w16du:dateUtc="2026-01-07T16:26:00Z"/>
                <w:rFonts w:ascii="Times New Roman" w:hAnsi="Times New Roman" w:cs="Times New Roman"/>
              </w:rPr>
              <w:pPrChange w:id="3346" w:author="Cheick Traoré" w:date="2026-01-07T16:26:00Z" w16du:dateUtc="2026-01-07T16:26:00Z">
                <w:pPr>
                  <w:tabs>
                    <w:tab w:val="left" w:pos="3200"/>
                  </w:tabs>
                  <w:spacing w:line="480" w:lineRule="auto"/>
                </w:pPr>
              </w:pPrChange>
            </w:pPr>
            <w:del w:id="3347" w:author="Cheick Traoré" w:date="2026-01-07T16:26:00Z" w16du:dateUtc="2026-01-07T16:26:00Z">
              <w:r w:rsidRPr="00AB1D00" w:rsidDel="00974EF5">
                <w:rPr>
                  <w:rFonts w:ascii="Times New Roman" w:hAnsi="Times New Roman" w:cs="Times New Roman"/>
                </w:rPr>
                <w:delText>Prétraitement</w:delText>
              </w:r>
            </w:del>
          </w:p>
        </w:tc>
        <w:tc>
          <w:tcPr>
            <w:tcW w:w="0" w:type="auto"/>
            <w:tcMar>
              <w:top w:w="100" w:type="dxa"/>
              <w:left w:w="100" w:type="dxa"/>
              <w:bottom w:w="100" w:type="dxa"/>
              <w:right w:w="100" w:type="dxa"/>
            </w:tcMar>
            <w:hideMark/>
          </w:tcPr>
          <w:p w14:paraId="53874846" w14:textId="6D43EF93" w:rsidR="009600FD" w:rsidRPr="00AB1D00" w:rsidDel="00974EF5" w:rsidRDefault="009600FD" w:rsidP="00974EF5">
            <w:pPr>
              <w:tabs>
                <w:tab w:val="left" w:pos="3200"/>
              </w:tabs>
              <w:spacing w:line="480" w:lineRule="auto"/>
              <w:ind w:left="720" w:firstLine="0"/>
              <w:rPr>
                <w:del w:id="3348" w:author="Cheick Traoré" w:date="2026-01-07T16:26:00Z" w16du:dateUtc="2026-01-07T16:26:00Z"/>
                <w:rFonts w:ascii="Times New Roman" w:hAnsi="Times New Roman" w:cs="Times New Roman"/>
              </w:rPr>
              <w:pPrChange w:id="3349" w:author="Cheick Traoré" w:date="2026-01-07T16:26:00Z" w16du:dateUtc="2026-01-07T16:26:00Z">
                <w:pPr>
                  <w:tabs>
                    <w:tab w:val="left" w:pos="3200"/>
                  </w:tabs>
                  <w:spacing w:line="480" w:lineRule="auto"/>
                </w:pPr>
              </w:pPrChange>
            </w:pPr>
            <w:del w:id="3350" w:author="Cheick Traoré" w:date="2026-01-07T16:26:00Z" w16du:dateUtc="2026-01-07T16:26:00Z">
              <w:r w:rsidRPr="00AB1D00" w:rsidDel="00974EF5">
                <w:rPr>
                  <w:rFonts w:ascii="Times New Roman" w:hAnsi="Times New Roman" w:cs="Times New Roman"/>
                </w:rPr>
                <w:delText>Service de préparation des données</w:delText>
              </w:r>
            </w:del>
          </w:p>
        </w:tc>
        <w:tc>
          <w:tcPr>
            <w:tcW w:w="0" w:type="auto"/>
            <w:tcMar>
              <w:top w:w="100" w:type="dxa"/>
              <w:left w:w="100" w:type="dxa"/>
              <w:bottom w:w="100" w:type="dxa"/>
              <w:right w:w="100" w:type="dxa"/>
            </w:tcMar>
            <w:hideMark/>
          </w:tcPr>
          <w:p w14:paraId="07EC85B7" w14:textId="624ABAC2" w:rsidR="009600FD" w:rsidRPr="00AB1D00" w:rsidDel="00974EF5" w:rsidRDefault="009600FD" w:rsidP="00974EF5">
            <w:pPr>
              <w:tabs>
                <w:tab w:val="left" w:pos="3200"/>
              </w:tabs>
              <w:spacing w:line="480" w:lineRule="auto"/>
              <w:ind w:left="720" w:firstLine="0"/>
              <w:rPr>
                <w:del w:id="3351" w:author="Cheick Traoré" w:date="2026-01-07T16:26:00Z" w16du:dateUtc="2026-01-07T16:26:00Z"/>
                <w:rFonts w:ascii="Times New Roman" w:hAnsi="Times New Roman" w:cs="Times New Roman"/>
              </w:rPr>
              <w:pPrChange w:id="3352" w:author="Cheick Traoré" w:date="2026-01-07T16:26:00Z" w16du:dateUtc="2026-01-07T16:26:00Z">
                <w:pPr>
                  <w:tabs>
                    <w:tab w:val="left" w:pos="3200"/>
                  </w:tabs>
                  <w:spacing w:line="480" w:lineRule="auto"/>
                </w:pPr>
              </w:pPrChange>
            </w:pPr>
            <w:del w:id="3353" w:author="Cheick Traoré" w:date="2026-01-07T16:26:00Z" w16du:dateUtc="2026-01-07T16:26:00Z">
              <w:r w:rsidRPr="00AB1D00" w:rsidDel="00974EF5">
                <w:rPr>
                  <w:rFonts w:ascii="Times New Roman" w:hAnsi="Times New Roman" w:cs="Times New Roman"/>
                </w:rPr>
                <w:delText>Pipeline ETL standardisé, reproductibilité garantie</w:delText>
              </w:r>
            </w:del>
          </w:p>
        </w:tc>
      </w:tr>
      <w:tr w:rsidR="009600FD" w:rsidRPr="00AB1D00" w:rsidDel="00974EF5" w14:paraId="3904F974" w14:textId="23336FE8" w:rsidTr="00DD69CA">
        <w:trPr>
          <w:trHeight w:val="905"/>
          <w:del w:id="3354" w:author="Cheick Traoré" w:date="2026-01-07T16:26:00Z" w16du:dateUtc="2026-01-07T16:26:00Z"/>
        </w:trPr>
        <w:tc>
          <w:tcPr>
            <w:tcW w:w="2537" w:type="dxa"/>
            <w:tcMar>
              <w:top w:w="100" w:type="dxa"/>
              <w:left w:w="100" w:type="dxa"/>
              <w:bottom w:w="100" w:type="dxa"/>
              <w:right w:w="100" w:type="dxa"/>
            </w:tcMar>
            <w:hideMark/>
          </w:tcPr>
          <w:p w14:paraId="5E6C7E20" w14:textId="1109463C" w:rsidR="00246582" w:rsidRPr="00AB1D00" w:rsidDel="00974EF5" w:rsidRDefault="009600FD" w:rsidP="00974EF5">
            <w:pPr>
              <w:tabs>
                <w:tab w:val="left" w:pos="3200"/>
              </w:tabs>
              <w:spacing w:line="480" w:lineRule="auto"/>
              <w:ind w:left="720" w:firstLine="0"/>
              <w:rPr>
                <w:del w:id="3355" w:author="Cheick Traoré" w:date="2026-01-07T16:26:00Z" w16du:dateUtc="2026-01-07T16:26:00Z"/>
                <w:rFonts w:ascii="Times New Roman" w:hAnsi="Times New Roman" w:cs="Times New Roman"/>
              </w:rPr>
              <w:pPrChange w:id="3356" w:author="Cheick Traoré" w:date="2026-01-07T16:26:00Z" w16du:dateUtc="2026-01-07T16:26:00Z">
                <w:pPr>
                  <w:tabs>
                    <w:tab w:val="left" w:pos="3200"/>
                  </w:tabs>
                  <w:spacing w:line="480" w:lineRule="auto"/>
                </w:pPr>
              </w:pPrChange>
            </w:pPr>
            <w:del w:id="3357" w:author="Cheick Traoré" w:date="2026-01-07T16:26:00Z" w16du:dateUtc="2026-01-07T16:26:00Z">
              <w:r w:rsidRPr="00AB1D00" w:rsidDel="00974EF5">
                <w:rPr>
                  <w:rFonts w:ascii="Times New Roman" w:hAnsi="Times New Roman" w:cs="Times New Roman"/>
                </w:rPr>
                <w:delText xml:space="preserve">F3 </w:delText>
              </w:r>
            </w:del>
          </w:p>
          <w:p w14:paraId="019CFDA7" w14:textId="2BD838D3" w:rsidR="009600FD" w:rsidRPr="00AB1D00" w:rsidDel="00974EF5" w:rsidRDefault="009600FD" w:rsidP="00974EF5">
            <w:pPr>
              <w:tabs>
                <w:tab w:val="left" w:pos="3200"/>
              </w:tabs>
              <w:spacing w:line="480" w:lineRule="auto"/>
              <w:ind w:left="720" w:firstLine="0"/>
              <w:rPr>
                <w:del w:id="3358" w:author="Cheick Traoré" w:date="2026-01-07T16:26:00Z" w16du:dateUtc="2026-01-07T16:26:00Z"/>
                <w:rFonts w:ascii="Times New Roman" w:hAnsi="Times New Roman" w:cs="Times New Roman"/>
              </w:rPr>
              <w:pPrChange w:id="3359" w:author="Cheick Traoré" w:date="2026-01-07T16:26:00Z" w16du:dateUtc="2026-01-07T16:26:00Z">
                <w:pPr>
                  <w:tabs>
                    <w:tab w:val="left" w:pos="3200"/>
                  </w:tabs>
                  <w:spacing w:line="480" w:lineRule="auto"/>
                </w:pPr>
              </w:pPrChange>
            </w:pPr>
            <w:del w:id="3360" w:author="Cheick Traoré" w:date="2026-01-07T16:26:00Z" w16du:dateUtc="2026-01-07T16:26:00Z">
              <w:r w:rsidRPr="00AB1D00" w:rsidDel="00974EF5">
                <w:rPr>
                  <w:rFonts w:ascii="Times New Roman" w:hAnsi="Times New Roman" w:cs="Times New Roman"/>
                </w:rPr>
                <w:delText>Sélection modèle</w:delText>
              </w:r>
            </w:del>
          </w:p>
        </w:tc>
        <w:tc>
          <w:tcPr>
            <w:tcW w:w="0" w:type="auto"/>
            <w:tcMar>
              <w:top w:w="100" w:type="dxa"/>
              <w:left w:w="100" w:type="dxa"/>
              <w:bottom w:w="100" w:type="dxa"/>
              <w:right w:w="100" w:type="dxa"/>
            </w:tcMar>
            <w:hideMark/>
          </w:tcPr>
          <w:p w14:paraId="7EBB9162" w14:textId="7D2D5D1B" w:rsidR="009600FD" w:rsidRPr="00AB1D00" w:rsidDel="00974EF5" w:rsidRDefault="009600FD" w:rsidP="00974EF5">
            <w:pPr>
              <w:tabs>
                <w:tab w:val="left" w:pos="3200"/>
              </w:tabs>
              <w:spacing w:line="480" w:lineRule="auto"/>
              <w:ind w:left="720" w:firstLine="0"/>
              <w:rPr>
                <w:del w:id="3361" w:author="Cheick Traoré" w:date="2026-01-07T16:26:00Z" w16du:dateUtc="2026-01-07T16:26:00Z"/>
                <w:rFonts w:ascii="Times New Roman" w:hAnsi="Times New Roman" w:cs="Times New Roman"/>
              </w:rPr>
              <w:pPrChange w:id="3362" w:author="Cheick Traoré" w:date="2026-01-07T16:26:00Z" w16du:dateUtc="2026-01-07T16:26:00Z">
                <w:pPr>
                  <w:tabs>
                    <w:tab w:val="left" w:pos="3200"/>
                  </w:tabs>
                  <w:spacing w:line="480" w:lineRule="auto"/>
                </w:pPr>
              </w:pPrChange>
            </w:pPr>
            <w:del w:id="3363" w:author="Cheick Traoré" w:date="2026-01-07T16:26:00Z" w16du:dateUtc="2026-01-07T16:26:00Z">
              <w:r w:rsidRPr="00AB1D00" w:rsidDel="00974EF5">
                <w:rPr>
                  <w:rFonts w:ascii="Times New Roman" w:hAnsi="Times New Roman" w:cs="Times New Roman"/>
                </w:rPr>
                <w:delText xml:space="preserve">Moteur de </w:delText>
              </w:r>
              <w:r w:rsidR="00B67C12" w:rsidRPr="00AB1D00" w:rsidDel="00974EF5">
                <w:rPr>
                  <w:rFonts w:ascii="Times New Roman" w:hAnsi="Times New Roman" w:cs="Times New Roman"/>
                </w:rPr>
                <w:delText>projection</w:delText>
              </w:r>
            </w:del>
          </w:p>
        </w:tc>
        <w:tc>
          <w:tcPr>
            <w:tcW w:w="0" w:type="auto"/>
            <w:tcMar>
              <w:top w:w="100" w:type="dxa"/>
              <w:left w:w="100" w:type="dxa"/>
              <w:bottom w:w="100" w:type="dxa"/>
              <w:right w:w="100" w:type="dxa"/>
            </w:tcMar>
            <w:hideMark/>
          </w:tcPr>
          <w:p w14:paraId="7CC552C3" w14:textId="5059E1AC" w:rsidR="009600FD" w:rsidRPr="00AB1D00" w:rsidDel="00974EF5" w:rsidRDefault="009600FD" w:rsidP="00974EF5">
            <w:pPr>
              <w:tabs>
                <w:tab w:val="left" w:pos="3200"/>
              </w:tabs>
              <w:spacing w:line="480" w:lineRule="auto"/>
              <w:ind w:left="720" w:firstLine="0"/>
              <w:rPr>
                <w:del w:id="3364" w:author="Cheick Traoré" w:date="2026-01-07T16:26:00Z" w16du:dateUtc="2026-01-07T16:26:00Z"/>
                <w:rFonts w:ascii="Times New Roman" w:hAnsi="Times New Roman" w:cs="Times New Roman"/>
              </w:rPr>
              <w:pPrChange w:id="3365" w:author="Cheick Traoré" w:date="2026-01-07T16:26:00Z" w16du:dateUtc="2026-01-07T16:26:00Z">
                <w:pPr>
                  <w:tabs>
                    <w:tab w:val="left" w:pos="3200"/>
                  </w:tabs>
                  <w:spacing w:line="480" w:lineRule="auto"/>
                </w:pPr>
              </w:pPrChange>
            </w:pPr>
            <w:del w:id="3366" w:author="Cheick Traoré" w:date="2026-01-07T16:26:00Z" w16du:dateUtc="2026-01-07T16:26:00Z">
              <w:r w:rsidRPr="00AB1D00" w:rsidDel="00974EF5">
                <w:rPr>
                  <w:rFonts w:ascii="Times New Roman" w:hAnsi="Times New Roman" w:cs="Times New Roman"/>
                </w:rPr>
                <w:delText>Analyse structure série, sélection dynamique</w:delText>
              </w:r>
            </w:del>
          </w:p>
        </w:tc>
      </w:tr>
      <w:tr w:rsidR="009600FD" w:rsidRPr="00AB1D00" w:rsidDel="00974EF5" w14:paraId="5365D8A6" w14:textId="46509467" w:rsidTr="00DD69CA">
        <w:trPr>
          <w:trHeight w:val="905"/>
          <w:del w:id="3367" w:author="Cheick Traoré" w:date="2026-01-07T16:26:00Z" w16du:dateUtc="2026-01-07T16:26:00Z"/>
        </w:trPr>
        <w:tc>
          <w:tcPr>
            <w:tcW w:w="2537" w:type="dxa"/>
            <w:tcMar>
              <w:top w:w="100" w:type="dxa"/>
              <w:left w:w="100" w:type="dxa"/>
              <w:bottom w:w="100" w:type="dxa"/>
              <w:right w:w="100" w:type="dxa"/>
            </w:tcMar>
            <w:hideMark/>
          </w:tcPr>
          <w:p w14:paraId="4694C176" w14:textId="7932AEEC" w:rsidR="00246582" w:rsidRPr="00AB1D00" w:rsidDel="00974EF5" w:rsidRDefault="009600FD" w:rsidP="00974EF5">
            <w:pPr>
              <w:tabs>
                <w:tab w:val="left" w:pos="3200"/>
              </w:tabs>
              <w:spacing w:line="480" w:lineRule="auto"/>
              <w:ind w:left="720" w:firstLine="0"/>
              <w:rPr>
                <w:del w:id="3368" w:author="Cheick Traoré" w:date="2026-01-07T16:26:00Z" w16du:dateUtc="2026-01-07T16:26:00Z"/>
                <w:rFonts w:ascii="Times New Roman" w:hAnsi="Times New Roman" w:cs="Times New Roman"/>
              </w:rPr>
              <w:pPrChange w:id="3369" w:author="Cheick Traoré" w:date="2026-01-07T16:26:00Z" w16du:dateUtc="2026-01-07T16:26:00Z">
                <w:pPr>
                  <w:tabs>
                    <w:tab w:val="left" w:pos="3200"/>
                  </w:tabs>
                  <w:spacing w:line="480" w:lineRule="auto"/>
                </w:pPr>
              </w:pPrChange>
            </w:pPr>
            <w:del w:id="3370" w:author="Cheick Traoré" w:date="2026-01-07T16:26:00Z" w16du:dateUtc="2026-01-07T16:26:00Z">
              <w:r w:rsidRPr="00AB1D00" w:rsidDel="00974EF5">
                <w:rPr>
                  <w:rFonts w:ascii="Times New Roman" w:hAnsi="Times New Roman" w:cs="Times New Roman"/>
                </w:rPr>
                <w:delText>F4</w:delText>
              </w:r>
            </w:del>
          </w:p>
          <w:p w14:paraId="0EE29F4D" w14:textId="50ED1FA4" w:rsidR="009600FD" w:rsidRPr="00AB1D00" w:rsidDel="00974EF5" w:rsidRDefault="009600FD" w:rsidP="00974EF5">
            <w:pPr>
              <w:tabs>
                <w:tab w:val="left" w:pos="3200"/>
              </w:tabs>
              <w:spacing w:line="480" w:lineRule="auto"/>
              <w:ind w:left="720" w:firstLine="0"/>
              <w:rPr>
                <w:del w:id="3371" w:author="Cheick Traoré" w:date="2026-01-07T16:26:00Z" w16du:dateUtc="2026-01-07T16:26:00Z"/>
                <w:rFonts w:ascii="Times New Roman" w:hAnsi="Times New Roman" w:cs="Times New Roman"/>
              </w:rPr>
              <w:pPrChange w:id="3372" w:author="Cheick Traoré" w:date="2026-01-07T16:26:00Z" w16du:dateUtc="2026-01-07T16:26:00Z">
                <w:pPr>
                  <w:tabs>
                    <w:tab w:val="left" w:pos="3200"/>
                  </w:tabs>
                  <w:spacing w:line="480" w:lineRule="auto"/>
                </w:pPr>
              </w:pPrChange>
            </w:pPr>
            <w:del w:id="3373" w:author="Cheick Traoré" w:date="2026-01-07T16:26:00Z" w16du:dateUtc="2026-01-07T16:26:00Z">
              <w:r w:rsidRPr="00AB1D00" w:rsidDel="00974EF5">
                <w:rPr>
                  <w:rFonts w:ascii="Times New Roman" w:hAnsi="Times New Roman" w:cs="Times New Roman"/>
                </w:rPr>
                <w:delText xml:space="preserve">Génération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w:delText>
              </w:r>
            </w:del>
          </w:p>
        </w:tc>
        <w:tc>
          <w:tcPr>
            <w:tcW w:w="0" w:type="auto"/>
            <w:tcMar>
              <w:top w:w="100" w:type="dxa"/>
              <w:left w:w="100" w:type="dxa"/>
              <w:bottom w:w="100" w:type="dxa"/>
              <w:right w:w="100" w:type="dxa"/>
            </w:tcMar>
            <w:hideMark/>
          </w:tcPr>
          <w:p w14:paraId="2705FD61" w14:textId="00F01B7D" w:rsidR="009600FD" w:rsidRPr="00AB1D00" w:rsidDel="00974EF5" w:rsidRDefault="009600FD" w:rsidP="00974EF5">
            <w:pPr>
              <w:tabs>
                <w:tab w:val="left" w:pos="3200"/>
              </w:tabs>
              <w:spacing w:line="480" w:lineRule="auto"/>
              <w:ind w:left="720" w:firstLine="0"/>
              <w:rPr>
                <w:del w:id="3374" w:author="Cheick Traoré" w:date="2026-01-07T16:26:00Z" w16du:dateUtc="2026-01-07T16:26:00Z"/>
                <w:rFonts w:ascii="Times New Roman" w:hAnsi="Times New Roman" w:cs="Times New Roman"/>
              </w:rPr>
              <w:pPrChange w:id="3375" w:author="Cheick Traoré" w:date="2026-01-07T16:26:00Z" w16du:dateUtc="2026-01-07T16:26:00Z">
                <w:pPr>
                  <w:tabs>
                    <w:tab w:val="left" w:pos="3200"/>
                  </w:tabs>
                  <w:spacing w:line="480" w:lineRule="auto"/>
                </w:pPr>
              </w:pPrChange>
            </w:pPr>
            <w:del w:id="3376" w:author="Cheick Traoré" w:date="2026-01-07T16:26:00Z" w16du:dateUtc="2026-01-07T16:26:00Z">
              <w:r w:rsidRPr="00AB1D00" w:rsidDel="00974EF5">
                <w:rPr>
                  <w:rFonts w:ascii="Times New Roman" w:hAnsi="Times New Roman" w:cs="Times New Roman"/>
                </w:rPr>
                <w:delText xml:space="preserve">Moteur de </w:delText>
              </w:r>
              <w:r w:rsidR="00B67C12" w:rsidRPr="00AB1D00" w:rsidDel="00974EF5">
                <w:rPr>
                  <w:rFonts w:ascii="Times New Roman" w:hAnsi="Times New Roman" w:cs="Times New Roman"/>
                </w:rPr>
                <w:delText>projection</w:delText>
              </w:r>
            </w:del>
          </w:p>
        </w:tc>
        <w:tc>
          <w:tcPr>
            <w:tcW w:w="0" w:type="auto"/>
            <w:tcMar>
              <w:top w:w="100" w:type="dxa"/>
              <w:left w:w="100" w:type="dxa"/>
              <w:bottom w:w="100" w:type="dxa"/>
              <w:right w:w="100" w:type="dxa"/>
            </w:tcMar>
            <w:hideMark/>
          </w:tcPr>
          <w:p w14:paraId="2BD632C1" w14:textId="165B441C" w:rsidR="009600FD" w:rsidRPr="00AB1D00" w:rsidDel="00974EF5" w:rsidRDefault="009600FD" w:rsidP="00974EF5">
            <w:pPr>
              <w:tabs>
                <w:tab w:val="left" w:pos="3200"/>
              </w:tabs>
              <w:spacing w:line="480" w:lineRule="auto"/>
              <w:ind w:left="720" w:firstLine="0"/>
              <w:rPr>
                <w:del w:id="3377" w:author="Cheick Traoré" w:date="2026-01-07T16:26:00Z" w16du:dateUtc="2026-01-07T16:26:00Z"/>
                <w:rFonts w:ascii="Times New Roman" w:hAnsi="Times New Roman" w:cs="Times New Roman"/>
              </w:rPr>
              <w:pPrChange w:id="3378" w:author="Cheick Traoré" w:date="2026-01-07T16:26:00Z" w16du:dateUtc="2026-01-07T16:26:00Z">
                <w:pPr>
                  <w:tabs>
                    <w:tab w:val="left" w:pos="3200"/>
                  </w:tabs>
                  <w:spacing w:line="480" w:lineRule="auto"/>
                </w:pPr>
              </w:pPrChange>
            </w:pPr>
            <w:del w:id="3379" w:author="Cheick Traoré" w:date="2026-01-07T16:26:00Z" w16du:dateUtc="2026-01-07T16:26:00Z">
              <w:r w:rsidRPr="00AB1D00" w:rsidDel="00974EF5">
                <w:rPr>
                  <w:rFonts w:ascii="Times New Roman" w:hAnsi="Times New Roman" w:cs="Times New Roman"/>
                </w:rPr>
                <w:delText>Implémentation Prophet, SARIMA, Random Forest</w:delText>
              </w:r>
            </w:del>
          </w:p>
        </w:tc>
      </w:tr>
      <w:tr w:rsidR="009600FD" w:rsidRPr="00AB1D00" w:rsidDel="00974EF5" w14:paraId="0532BD26" w14:textId="601B1119" w:rsidTr="00DD69CA">
        <w:trPr>
          <w:trHeight w:val="905"/>
          <w:del w:id="3380" w:author="Cheick Traoré" w:date="2026-01-07T16:26:00Z" w16du:dateUtc="2026-01-07T16:26:00Z"/>
        </w:trPr>
        <w:tc>
          <w:tcPr>
            <w:tcW w:w="2537" w:type="dxa"/>
            <w:tcMar>
              <w:top w:w="100" w:type="dxa"/>
              <w:left w:w="100" w:type="dxa"/>
              <w:bottom w:w="100" w:type="dxa"/>
              <w:right w:w="100" w:type="dxa"/>
            </w:tcMar>
            <w:hideMark/>
          </w:tcPr>
          <w:p w14:paraId="01C71954" w14:textId="47DF05F9" w:rsidR="00246582" w:rsidRPr="00AB1D00" w:rsidDel="00974EF5" w:rsidRDefault="009600FD" w:rsidP="00974EF5">
            <w:pPr>
              <w:tabs>
                <w:tab w:val="left" w:pos="3200"/>
              </w:tabs>
              <w:spacing w:line="480" w:lineRule="auto"/>
              <w:ind w:left="720" w:firstLine="0"/>
              <w:rPr>
                <w:del w:id="3381" w:author="Cheick Traoré" w:date="2026-01-07T16:26:00Z" w16du:dateUtc="2026-01-07T16:26:00Z"/>
                <w:rFonts w:ascii="Times New Roman" w:hAnsi="Times New Roman" w:cs="Times New Roman"/>
              </w:rPr>
              <w:pPrChange w:id="3382" w:author="Cheick Traoré" w:date="2026-01-07T16:26:00Z" w16du:dateUtc="2026-01-07T16:26:00Z">
                <w:pPr>
                  <w:tabs>
                    <w:tab w:val="left" w:pos="3200"/>
                  </w:tabs>
                  <w:spacing w:line="480" w:lineRule="auto"/>
                </w:pPr>
              </w:pPrChange>
            </w:pPr>
            <w:del w:id="3383" w:author="Cheick Traoré" w:date="2026-01-07T16:26:00Z" w16du:dateUtc="2026-01-07T16:26:00Z">
              <w:r w:rsidRPr="00AB1D00" w:rsidDel="00974EF5">
                <w:rPr>
                  <w:rFonts w:ascii="Times New Roman" w:hAnsi="Times New Roman" w:cs="Times New Roman"/>
                </w:rPr>
                <w:delText>F5</w:delText>
              </w:r>
            </w:del>
          </w:p>
          <w:p w14:paraId="05353D89" w14:textId="51F50BEE" w:rsidR="009600FD" w:rsidRPr="00AB1D00" w:rsidDel="00974EF5" w:rsidRDefault="009600FD" w:rsidP="00974EF5">
            <w:pPr>
              <w:tabs>
                <w:tab w:val="left" w:pos="3200"/>
              </w:tabs>
              <w:spacing w:line="480" w:lineRule="auto"/>
              <w:ind w:left="720" w:firstLine="0"/>
              <w:rPr>
                <w:del w:id="3384" w:author="Cheick Traoré" w:date="2026-01-07T16:26:00Z" w16du:dateUtc="2026-01-07T16:26:00Z"/>
                <w:rFonts w:ascii="Times New Roman" w:hAnsi="Times New Roman" w:cs="Times New Roman"/>
              </w:rPr>
              <w:pPrChange w:id="3385" w:author="Cheick Traoré" w:date="2026-01-07T16:26:00Z" w16du:dateUtc="2026-01-07T16:26:00Z">
                <w:pPr>
                  <w:tabs>
                    <w:tab w:val="left" w:pos="3200"/>
                  </w:tabs>
                  <w:spacing w:line="480" w:lineRule="auto"/>
                </w:pPr>
              </w:pPrChange>
            </w:pPr>
            <w:del w:id="3386" w:author="Cheick Traoré" w:date="2026-01-07T16:26:00Z" w16du:dateUtc="2026-01-07T16:26:00Z">
              <w:r w:rsidRPr="00AB1D00" w:rsidDel="00974EF5">
                <w:rPr>
                  <w:rFonts w:ascii="Times New Roman" w:hAnsi="Times New Roman" w:cs="Times New Roman"/>
                </w:rPr>
                <w:delText>Exportation</w:delText>
              </w:r>
            </w:del>
          </w:p>
        </w:tc>
        <w:tc>
          <w:tcPr>
            <w:tcW w:w="0" w:type="auto"/>
            <w:tcMar>
              <w:top w:w="100" w:type="dxa"/>
              <w:left w:w="100" w:type="dxa"/>
              <w:bottom w:w="100" w:type="dxa"/>
              <w:right w:w="100" w:type="dxa"/>
            </w:tcMar>
            <w:hideMark/>
          </w:tcPr>
          <w:p w14:paraId="66867374" w14:textId="40D78792" w:rsidR="009600FD" w:rsidRPr="00AB1D00" w:rsidDel="00974EF5" w:rsidRDefault="009600FD" w:rsidP="00974EF5">
            <w:pPr>
              <w:tabs>
                <w:tab w:val="left" w:pos="3200"/>
              </w:tabs>
              <w:spacing w:line="480" w:lineRule="auto"/>
              <w:ind w:left="720" w:firstLine="0"/>
              <w:rPr>
                <w:del w:id="3387" w:author="Cheick Traoré" w:date="2026-01-07T16:26:00Z" w16du:dateUtc="2026-01-07T16:26:00Z"/>
                <w:rFonts w:ascii="Times New Roman" w:hAnsi="Times New Roman" w:cs="Times New Roman"/>
              </w:rPr>
              <w:pPrChange w:id="3388" w:author="Cheick Traoré" w:date="2026-01-07T16:26:00Z" w16du:dateUtc="2026-01-07T16:26:00Z">
                <w:pPr>
                  <w:tabs>
                    <w:tab w:val="left" w:pos="3200"/>
                  </w:tabs>
                  <w:spacing w:line="480" w:lineRule="auto"/>
                </w:pPr>
              </w:pPrChange>
            </w:pPr>
            <w:del w:id="3389" w:author="Cheick Traoré" w:date="2026-01-07T16:26:00Z" w16du:dateUtc="2026-01-07T16:26:00Z">
              <w:r w:rsidRPr="00AB1D00" w:rsidDel="00974EF5">
                <w:rPr>
                  <w:rFonts w:ascii="Times New Roman" w:hAnsi="Times New Roman" w:cs="Times New Roman"/>
                </w:rPr>
                <w:delText>Service de génération de rapports</w:delText>
              </w:r>
            </w:del>
          </w:p>
        </w:tc>
        <w:tc>
          <w:tcPr>
            <w:tcW w:w="0" w:type="auto"/>
            <w:tcMar>
              <w:top w:w="100" w:type="dxa"/>
              <w:left w:w="100" w:type="dxa"/>
              <w:bottom w:w="100" w:type="dxa"/>
              <w:right w:w="100" w:type="dxa"/>
            </w:tcMar>
            <w:hideMark/>
          </w:tcPr>
          <w:p w14:paraId="4F081C4E" w14:textId="2778CB46" w:rsidR="009600FD" w:rsidRPr="00AB1D00" w:rsidDel="00974EF5" w:rsidRDefault="009600FD" w:rsidP="00974EF5">
            <w:pPr>
              <w:tabs>
                <w:tab w:val="left" w:pos="3200"/>
              </w:tabs>
              <w:spacing w:line="480" w:lineRule="auto"/>
              <w:ind w:left="720" w:firstLine="0"/>
              <w:rPr>
                <w:del w:id="3390" w:author="Cheick Traoré" w:date="2026-01-07T16:26:00Z" w16du:dateUtc="2026-01-07T16:26:00Z"/>
                <w:rFonts w:ascii="Times New Roman" w:hAnsi="Times New Roman" w:cs="Times New Roman"/>
              </w:rPr>
              <w:pPrChange w:id="3391" w:author="Cheick Traoré" w:date="2026-01-07T16:26:00Z" w16du:dateUtc="2026-01-07T16:26:00Z">
                <w:pPr>
                  <w:tabs>
                    <w:tab w:val="left" w:pos="3200"/>
                  </w:tabs>
                  <w:spacing w:line="480" w:lineRule="auto"/>
                </w:pPr>
              </w:pPrChange>
            </w:pPr>
            <w:del w:id="3392" w:author="Cheick Traoré" w:date="2026-01-07T16:26:00Z" w16du:dateUtc="2026-01-07T16:26:00Z">
              <w:r w:rsidRPr="00AB1D00" w:rsidDel="00974EF5">
                <w:rPr>
                  <w:rFonts w:ascii="Times New Roman" w:hAnsi="Times New Roman" w:cs="Times New Roman"/>
                </w:rPr>
                <w:delText>Formatage Excel, métadonnées intégrées</w:delText>
              </w:r>
            </w:del>
          </w:p>
        </w:tc>
      </w:tr>
      <w:tr w:rsidR="009600FD" w:rsidRPr="00AB1D00" w:rsidDel="00974EF5" w14:paraId="429561C1" w14:textId="0C4EB060" w:rsidTr="00DD69CA">
        <w:trPr>
          <w:trHeight w:val="905"/>
          <w:del w:id="3393" w:author="Cheick Traoré" w:date="2026-01-07T16:26:00Z" w16du:dateUtc="2026-01-07T16:26:00Z"/>
        </w:trPr>
        <w:tc>
          <w:tcPr>
            <w:tcW w:w="2537" w:type="dxa"/>
            <w:tcMar>
              <w:top w:w="100" w:type="dxa"/>
              <w:left w:w="100" w:type="dxa"/>
              <w:bottom w:w="100" w:type="dxa"/>
              <w:right w:w="100" w:type="dxa"/>
            </w:tcMar>
            <w:hideMark/>
          </w:tcPr>
          <w:p w14:paraId="32FFEB08" w14:textId="080A6F99" w:rsidR="00246582" w:rsidRPr="00AB1D00" w:rsidDel="00974EF5" w:rsidRDefault="009600FD" w:rsidP="00974EF5">
            <w:pPr>
              <w:tabs>
                <w:tab w:val="left" w:pos="3200"/>
              </w:tabs>
              <w:spacing w:line="480" w:lineRule="auto"/>
              <w:ind w:left="720" w:firstLine="0"/>
              <w:rPr>
                <w:del w:id="3394" w:author="Cheick Traoré" w:date="2026-01-07T16:26:00Z" w16du:dateUtc="2026-01-07T16:26:00Z"/>
                <w:rFonts w:ascii="Times New Roman" w:hAnsi="Times New Roman" w:cs="Times New Roman"/>
              </w:rPr>
              <w:pPrChange w:id="3395" w:author="Cheick Traoré" w:date="2026-01-07T16:26:00Z" w16du:dateUtc="2026-01-07T16:26:00Z">
                <w:pPr>
                  <w:tabs>
                    <w:tab w:val="left" w:pos="3200"/>
                  </w:tabs>
                  <w:spacing w:line="480" w:lineRule="auto"/>
                </w:pPr>
              </w:pPrChange>
            </w:pPr>
            <w:del w:id="3396" w:author="Cheick Traoré" w:date="2026-01-07T16:26:00Z" w16du:dateUtc="2026-01-07T16:26:00Z">
              <w:r w:rsidRPr="00AB1D00" w:rsidDel="00974EF5">
                <w:rPr>
                  <w:rFonts w:ascii="Times New Roman" w:hAnsi="Times New Roman" w:cs="Times New Roman"/>
                </w:rPr>
                <w:delText>F6</w:delText>
              </w:r>
            </w:del>
          </w:p>
          <w:p w14:paraId="068F01FF" w14:textId="162D3392" w:rsidR="009600FD" w:rsidRPr="00AB1D00" w:rsidDel="00974EF5" w:rsidRDefault="00246582" w:rsidP="00974EF5">
            <w:pPr>
              <w:tabs>
                <w:tab w:val="left" w:pos="3200"/>
              </w:tabs>
              <w:spacing w:line="480" w:lineRule="auto"/>
              <w:ind w:left="720" w:firstLine="0"/>
              <w:rPr>
                <w:del w:id="3397" w:author="Cheick Traoré" w:date="2026-01-07T16:26:00Z" w16du:dateUtc="2026-01-07T16:26:00Z"/>
                <w:rFonts w:ascii="Times New Roman" w:hAnsi="Times New Roman" w:cs="Times New Roman"/>
              </w:rPr>
              <w:pPrChange w:id="3398" w:author="Cheick Traoré" w:date="2026-01-07T16:26:00Z" w16du:dateUtc="2026-01-07T16:26:00Z">
                <w:pPr>
                  <w:tabs>
                    <w:tab w:val="left" w:pos="3200"/>
                  </w:tabs>
                  <w:spacing w:line="480" w:lineRule="auto"/>
                </w:pPr>
              </w:pPrChange>
            </w:pPr>
            <w:del w:id="3399" w:author="Cheick Traoré" w:date="2026-01-07T16:26:00Z" w16du:dateUtc="2026-01-07T16:26:00Z">
              <w:r w:rsidRPr="00AB1D00" w:rsidDel="00974EF5">
                <w:rPr>
                  <w:rFonts w:ascii="Times New Roman" w:hAnsi="Times New Roman" w:cs="Times New Roman"/>
                </w:rPr>
                <w:delText>I</w:delText>
              </w:r>
              <w:r w:rsidR="009600FD" w:rsidRPr="00AB1D00" w:rsidDel="00974EF5">
                <w:rPr>
                  <w:rFonts w:ascii="Times New Roman" w:hAnsi="Times New Roman" w:cs="Times New Roman"/>
                </w:rPr>
                <w:delText>nterface utilisateur</w:delText>
              </w:r>
            </w:del>
          </w:p>
        </w:tc>
        <w:tc>
          <w:tcPr>
            <w:tcW w:w="0" w:type="auto"/>
            <w:tcMar>
              <w:top w:w="100" w:type="dxa"/>
              <w:left w:w="100" w:type="dxa"/>
              <w:bottom w:w="100" w:type="dxa"/>
              <w:right w:w="100" w:type="dxa"/>
            </w:tcMar>
            <w:hideMark/>
          </w:tcPr>
          <w:p w14:paraId="374C470A" w14:textId="5F203656" w:rsidR="009600FD" w:rsidRPr="00AB1D00" w:rsidDel="00974EF5" w:rsidRDefault="009600FD" w:rsidP="00974EF5">
            <w:pPr>
              <w:tabs>
                <w:tab w:val="left" w:pos="3200"/>
              </w:tabs>
              <w:spacing w:line="480" w:lineRule="auto"/>
              <w:ind w:left="720" w:firstLine="0"/>
              <w:rPr>
                <w:del w:id="3400" w:author="Cheick Traoré" w:date="2026-01-07T16:26:00Z" w16du:dateUtc="2026-01-07T16:26:00Z"/>
                <w:rFonts w:ascii="Times New Roman" w:hAnsi="Times New Roman" w:cs="Times New Roman"/>
              </w:rPr>
              <w:pPrChange w:id="3401" w:author="Cheick Traoré" w:date="2026-01-07T16:26:00Z" w16du:dateUtc="2026-01-07T16:26:00Z">
                <w:pPr>
                  <w:tabs>
                    <w:tab w:val="left" w:pos="3200"/>
                  </w:tabs>
                  <w:spacing w:line="480" w:lineRule="auto"/>
                </w:pPr>
              </w:pPrChange>
            </w:pPr>
            <w:del w:id="3402" w:author="Cheick Traoré" w:date="2026-01-07T16:26:00Z" w16du:dateUtc="2026-01-07T16:26:00Z">
              <w:r w:rsidRPr="00AB1D00" w:rsidDel="00974EF5">
                <w:rPr>
                  <w:rFonts w:ascii="Times New Roman" w:hAnsi="Times New Roman" w:cs="Times New Roman"/>
                </w:rPr>
                <w:delText>Couche Web (React)</w:delText>
              </w:r>
            </w:del>
          </w:p>
        </w:tc>
        <w:tc>
          <w:tcPr>
            <w:tcW w:w="0" w:type="auto"/>
            <w:tcMar>
              <w:top w:w="100" w:type="dxa"/>
              <w:left w:w="100" w:type="dxa"/>
              <w:bottom w:w="100" w:type="dxa"/>
              <w:right w:w="100" w:type="dxa"/>
            </w:tcMar>
            <w:hideMark/>
          </w:tcPr>
          <w:p w14:paraId="044E1557" w14:textId="71D17A53" w:rsidR="009600FD" w:rsidRPr="00AB1D00" w:rsidDel="00974EF5" w:rsidRDefault="009600FD" w:rsidP="00974EF5">
            <w:pPr>
              <w:tabs>
                <w:tab w:val="left" w:pos="3200"/>
              </w:tabs>
              <w:spacing w:line="480" w:lineRule="auto"/>
              <w:ind w:left="720" w:firstLine="0"/>
              <w:rPr>
                <w:del w:id="3403" w:author="Cheick Traoré" w:date="2026-01-07T16:26:00Z" w16du:dateUtc="2026-01-07T16:26:00Z"/>
                <w:rFonts w:ascii="Times New Roman" w:hAnsi="Times New Roman" w:cs="Times New Roman"/>
              </w:rPr>
              <w:pPrChange w:id="3404" w:author="Cheick Traoré" w:date="2026-01-07T16:26:00Z" w16du:dateUtc="2026-01-07T16:26:00Z">
                <w:pPr>
                  <w:tabs>
                    <w:tab w:val="left" w:pos="3200"/>
                  </w:tabs>
                  <w:spacing w:line="480" w:lineRule="auto"/>
                </w:pPr>
              </w:pPrChange>
            </w:pPr>
            <w:del w:id="3405" w:author="Cheick Traoré" w:date="2026-01-07T16:26:00Z" w16du:dateUtc="2026-01-07T16:26:00Z">
              <w:r w:rsidRPr="00AB1D00" w:rsidDel="00974EF5">
                <w:rPr>
                  <w:rFonts w:ascii="Times New Roman" w:hAnsi="Times New Roman" w:cs="Times New Roman"/>
                </w:rPr>
                <w:delText>Composants intuitifs, visualisations</w:delText>
              </w:r>
            </w:del>
          </w:p>
        </w:tc>
      </w:tr>
      <w:tr w:rsidR="009600FD" w:rsidRPr="00AB1D00" w:rsidDel="00974EF5" w14:paraId="1F0F89AB" w14:textId="3FA710F8" w:rsidTr="00DD69CA">
        <w:trPr>
          <w:trHeight w:val="905"/>
          <w:del w:id="3406" w:author="Cheick Traoré" w:date="2026-01-07T16:26:00Z" w16du:dateUtc="2026-01-07T16:26:00Z"/>
        </w:trPr>
        <w:tc>
          <w:tcPr>
            <w:tcW w:w="2537" w:type="dxa"/>
            <w:tcMar>
              <w:top w:w="100" w:type="dxa"/>
              <w:left w:w="100" w:type="dxa"/>
              <w:bottom w:w="100" w:type="dxa"/>
              <w:right w:w="100" w:type="dxa"/>
            </w:tcMar>
            <w:hideMark/>
          </w:tcPr>
          <w:p w14:paraId="6CD788E6" w14:textId="0C0CEF70" w:rsidR="00246582" w:rsidRPr="00AB1D00" w:rsidDel="00974EF5" w:rsidRDefault="009600FD" w:rsidP="00974EF5">
            <w:pPr>
              <w:tabs>
                <w:tab w:val="left" w:pos="3200"/>
              </w:tabs>
              <w:spacing w:line="480" w:lineRule="auto"/>
              <w:ind w:left="720" w:firstLine="0"/>
              <w:rPr>
                <w:del w:id="3407" w:author="Cheick Traoré" w:date="2026-01-07T16:26:00Z" w16du:dateUtc="2026-01-07T16:26:00Z"/>
                <w:rFonts w:ascii="Times New Roman" w:hAnsi="Times New Roman" w:cs="Times New Roman"/>
              </w:rPr>
              <w:pPrChange w:id="3408" w:author="Cheick Traoré" w:date="2026-01-07T16:26:00Z" w16du:dateUtc="2026-01-07T16:26:00Z">
                <w:pPr>
                  <w:tabs>
                    <w:tab w:val="left" w:pos="3200"/>
                  </w:tabs>
                  <w:spacing w:line="480" w:lineRule="auto"/>
                </w:pPr>
              </w:pPrChange>
            </w:pPr>
            <w:del w:id="3409" w:author="Cheick Traoré" w:date="2026-01-07T16:26:00Z" w16du:dateUtc="2026-01-07T16:26:00Z">
              <w:r w:rsidRPr="00AB1D00" w:rsidDel="00974EF5">
                <w:rPr>
                  <w:rFonts w:ascii="Times New Roman" w:hAnsi="Times New Roman" w:cs="Times New Roman"/>
                </w:rPr>
                <w:delText xml:space="preserve">F7 </w:delText>
              </w:r>
            </w:del>
          </w:p>
          <w:p w14:paraId="77D3F6F6" w14:textId="674A589A" w:rsidR="009600FD" w:rsidRPr="00AB1D00" w:rsidDel="00974EF5" w:rsidRDefault="009600FD" w:rsidP="00974EF5">
            <w:pPr>
              <w:tabs>
                <w:tab w:val="left" w:pos="3200"/>
              </w:tabs>
              <w:spacing w:line="480" w:lineRule="auto"/>
              <w:ind w:left="720" w:firstLine="0"/>
              <w:rPr>
                <w:del w:id="3410" w:author="Cheick Traoré" w:date="2026-01-07T16:26:00Z" w16du:dateUtc="2026-01-07T16:26:00Z"/>
                <w:rFonts w:ascii="Times New Roman" w:hAnsi="Times New Roman" w:cs="Times New Roman"/>
              </w:rPr>
              <w:pPrChange w:id="3411" w:author="Cheick Traoré" w:date="2026-01-07T16:26:00Z" w16du:dateUtc="2026-01-07T16:26:00Z">
                <w:pPr>
                  <w:tabs>
                    <w:tab w:val="left" w:pos="3200"/>
                  </w:tabs>
                  <w:spacing w:line="480" w:lineRule="auto"/>
                  <w:ind w:left="0" w:firstLine="0"/>
                </w:pPr>
              </w:pPrChange>
            </w:pPr>
            <w:del w:id="3412" w:author="Cheick Traoré" w:date="2026-01-07T16:26:00Z" w16du:dateUtc="2026-01-07T16:26:00Z">
              <w:r w:rsidRPr="00AB1D00" w:rsidDel="00974EF5">
                <w:rPr>
                  <w:rFonts w:ascii="Times New Roman" w:hAnsi="Times New Roman" w:cs="Times New Roman"/>
                </w:rPr>
                <w:delText>Traçabilité</w:delText>
              </w:r>
            </w:del>
          </w:p>
        </w:tc>
        <w:tc>
          <w:tcPr>
            <w:tcW w:w="0" w:type="auto"/>
            <w:tcMar>
              <w:top w:w="100" w:type="dxa"/>
              <w:left w:w="100" w:type="dxa"/>
              <w:bottom w:w="100" w:type="dxa"/>
              <w:right w:w="100" w:type="dxa"/>
            </w:tcMar>
            <w:hideMark/>
          </w:tcPr>
          <w:p w14:paraId="19B63102" w14:textId="2A35FFA3" w:rsidR="009600FD" w:rsidRPr="00AB1D00" w:rsidDel="00974EF5" w:rsidRDefault="009600FD" w:rsidP="00974EF5">
            <w:pPr>
              <w:tabs>
                <w:tab w:val="left" w:pos="3200"/>
              </w:tabs>
              <w:spacing w:line="480" w:lineRule="auto"/>
              <w:ind w:left="720" w:firstLine="0"/>
              <w:rPr>
                <w:del w:id="3413" w:author="Cheick Traoré" w:date="2026-01-07T16:26:00Z" w16du:dateUtc="2026-01-07T16:26:00Z"/>
                <w:rFonts w:ascii="Times New Roman" w:hAnsi="Times New Roman" w:cs="Times New Roman"/>
              </w:rPr>
              <w:pPrChange w:id="3414" w:author="Cheick Traoré" w:date="2026-01-07T16:26:00Z" w16du:dateUtc="2026-01-07T16:26:00Z">
                <w:pPr>
                  <w:tabs>
                    <w:tab w:val="left" w:pos="3200"/>
                  </w:tabs>
                  <w:spacing w:line="480" w:lineRule="auto"/>
                </w:pPr>
              </w:pPrChange>
            </w:pPr>
            <w:del w:id="3415" w:author="Cheick Traoré" w:date="2026-01-07T16:26:00Z" w16du:dateUtc="2026-01-07T16:26:00Z">
              <w:r w:rsidRPr="00AB1D00" w:rsidDel="00974EF5">
                <w:rPr>
                  <w:rFonts w:ascii="Times New Roman" w:hAnsi="Times New Roman" w:cs="Times New Roman"/>
                </w:rPr>
                <w:delText>Module de contrôle et sécurité</w:delText>
              </w:r>
            </w:del>
          </w:p>
        </w:tc>
        <w:tc>
          <w:tcPr>
            <w:tcW w:w="0" w:type="auto"/>
            <w:tcMar>
              <w:top w:w="100" w:type="dxa"/>
              <w:left w:w="100" w:type="dxa"/>
              <w:bottom w:w="100" w:type="dxa"/>
              <w:right w:w="100" w:type="dxa"/>
            </w:tcMar>
            <w:hideMark/>
          </w:tcPr>
          <w:p w14:paraId="7D82D418" w14:textId="749CD512" w:rsidR="009600FD" w:rsidRPr="00AB1D00" w:rsidDel="00974EF5" w:rsidRDefault="009600FD" w:rsidP="00974EF5">
            <w:pPr>
              <w:tabs>
                <w:tab w:val="left" w:pos="3200"/>
              </w:tabs>
              <w:spacing w:line="480" w:lineRule="auto"/>
              <w:ind w:left="720" w:firstLine="0"/>
              <w:rPr>
                <w:del w:id="3416" w:author="Cheick Traoré" w:date="2026-01-07T16:26:00Z" w16du:dateUtc="2026-01-07T16:26:00Z"/>
                <w:rFonts w:ascii="Times New Roman" w:hAnsi="Times New Roman" w:cs="Times New Roman"/>
              </w:rPr>
              <w:pPrChange w:id="3417" w:author="Cheick Traoré" w:date="2026-01-07T16:26:00Z" w16du:dateUtc="2026-01-07T16:26:00Z">
                <w:pPr>
                  <w:tabs>
                    <w:tab w:val="left" w:pos="3200"/>
                  </w:tabs>
                  <w:spacing w:line="480" w:lineRule="auto"/>
                </w:pPr>
              </w:pPrChange>
            </w:pPr>
            <w:del w:id="3418" w:author="Cheick Traoré" w:date="2026-01-07T16:26:00Z" w16du:dateUtc="2026-01-07T16:26:00Z">
              <w:r w:rsidRPr="00AB1D00" w:rsidDel="00974EF5">
                <w:rPr>
                  <w:rFonts w:ascii="Times New Roman" w:hAnsi="Times New Roman" w:cs="Times New Roman"/>
                </w:rPr>
                <w:delText>Journalisation, logs complets</w:delText>
              </w:r>
            </w:del>
          </w:p>
        </w:tc>
      </w:tr>
      <w:tr w:rsidR="009600FD" w:rsidRPr="00AB1D00" w:rsidDel="00974EF5" w14:paraId="56D6C9F1" w14:textId="08C65E92" w:rsidTr="00DD69CA">
        <w:trPr>
          <w:trHeight w:val="905"/>
          <w:del w:id="3419" w:author="Cheick Traoré" w:date="2026-01-07T16:26:00Z" w16du:dateUtc="2026-01-07T16:26:00Z"/>
        </w:trPr>
        <w:tc>
          <w:tcPr>
            <w:tcW w:w="2537" w:type="dxa"/>
            <w:tcMar>
              <w:top w:w="100" w:type="dxa"/>
              <w:left w:w="100" w:type="dxa"/>
              <w:bottom w:w="100" w:type="dxa"/>
              <w:right w:w="100" w:type="dxa"/>
            </w:tcMar>
            <w:hideMark/>
          </w:tcPr>
          <w:p w14:paraId="32211CCB" w14:textId="0742D6A2" w:rsidR="009600FD" w:rsidRPr="00AB1D00" w:rsidDel="00974EF5" w:rsidRDefault="009600FD" w:rsidP="00974EF5">
            <w:pPr>
              <w:tabs>
                <w:tab w:val="left" w:pos="3200"/>
              </w:tabs>
              <w:spacing w:line="480" w:lineRule="auto"/>
              <w:ind w:left="720" w:firstLine="0"/>
              <w:rPr>
                <w:del w:id="3420" w:author="Cheick Traoré" w:date="2026-01-07T16:26:00Z" w16du:dateUtc="2026-01-07T16:26:00Z"/>
                <w:rFonts w:ascii="Times New Roman" w:hAnsi="Times New Roman" w:cs="Times New Roman"/>
              </w:rPr>
              <w:pPrChange w:id="3421" w:author="Cheick Traoré" w:date="2026-01-07T16:26:00Z" w16du:dateUtc="2026-01-07T16:26:00Z">
                <w:pPr>
                  <w:tabs>
                    <w:tab w:val="left" w:pos="3200"/>
                  </w:tabs>
                  <w:spacing w:line="480" w:lineRule="auto"/>
                </w:pPr>
              </w:pPrChange>
            </w:pPr>
            <w:del w:id="3422" w:author="Cheick Traoré" w:date="2026-01-07T16:26:00Z" w16du:dateUtc="2026-01-07T16:26:00Z">
              <w:r w:rsidRPr="00AB1D00" w:rsidDel="00974EF5">
                <w:rPr>
                  <w:rFonts w:ascii="Times New Roman" w:hAnsi="Times New Roman" w:cs="Times New Roman"/>
                </w:rPr>
                <w:delText>Sécurité (C, I, A)</w:delText>
              </w:r>
            </w:del>
          </w:p>
        </w:tc>
        <w:tc>
          <w:tcPr>
            <w:tcW w:w="0" w:type="auto"/>
            <w:tcMar>
              <w:top w:w="100" w:type="dxa"/>
              <w:left w:w="100" w:type="dxa"/>
              <w:bottom w:w="100" w:type="dxa"/>
              <w:right w:w="100" w:type="dxa"/>
            </w:tcMar>
            <w:hideMark/>
          </w:tcPr>
          <w:p w14:paraId="3B5A7003" w14:textId="2A30C4D8" w:rsidR="009600FD" w:rsidRPr="00AB1D00" w:rsidDel="00974EF5" w:rsidRDefault="009600FD" w:rsidP="00974EF5">
            <w:pPr>
              <w:tabs>
                <w:tab w:val="left" w:pos="3200"/>
              </w:tabs>
              <w:spacing w:line="480" w:lineRule="auto"/>
              <w:ind w:left="720" w:firstLine="0"/>
              <w:rPr>
                <w:del w:id="3423" w:author="Cheick Traoré" w:date="2026-01-07T16:26:00Z" w16du:dateUtc="2026-01-07T16:26:00Z"/>
                <w:rFonts w:ascii="Times New Roman" w:hAnsi="Times New Roman" w:cs="Times New Roman"/>
              </w:rPr>
              <w:pPrChange w:id="3424" w:author="Cheick Traoré" w:date="2026-01-07T16:26:00Z" w16du:dateUtc="2026-01-07T16:26:00Z">
                <w:pPr>
                  <w:tabs>
                    <w:tab w:val="left" w:pos="3200"/>
                  </w:tabs>
                  <w:spacing w:line="480" w:lineRule="auto"/>
                </w:pPr>
              </w:pPrChange>
            </w:pPr>
            <w:del w:id="3425" w:author="Cheick Traoré" w:date="2026-01-07T16:26:00Z" w16du:dateUtc="2026-01-07T16:26:00Z">
              <w:r w:rsidRPr="00AB1D00" w:rsidDel="00974EF5">
                <w:rPr>
                  <w:rFonts w:ascii="Times New Roman" w:hAnsi="Times New Roman" w:cs="Times New Roman"/>
                </w:rPr>
                <w:delText>Module de contrôle et sécurité</w:delText>
              </w:r>
            </w:del>
          </w:p>
        </w:tc>
        <w:tc>
          <w:tcPr>
            <w:tcW w:w="0" w:type="auto"/>
            <w:tcMar>
              <w:top w:w="100" w:type="dxa"/>
              <w:left w:w="100" w:type="dxa"/>
              <w:bottom w:w="100" w:type="dxa"/>
              <w:right w:w="100" w:type="dxa"/>
            </w:tcMar>
            <w:hideMark/>
          </w:tcPr>
          <w:p w14:paraId="1787FBE2" w14:textId="2BFC4A97" w:rsidR="009600FD" w:rsidRPr="00AB1D00" w:rsidDel="00974EF5" w:rsidRDefault="009600FD" w:rsidP="00974EF5">
            <w:pPr>
              <w:tabs>
                <w:tab w:val="left" w:pos="3200"/>
              </w:tabs>
              <w:spacing w:line="480" w:lineRule="auto"/>
              <w:ind w:left="720" w:firstLine="0"/>
              <w:rPr>
                <w:del w:id="3426" w:author="Cheick Traoré" w:date="2026-01-07T16:26:00Z" w16du:dateUtc="2026-01-07T16:26:00Z"/>
                <w:rFonts w:ascii="Times New Roman" w:hAnsi="Times New Roman" w:cs="Times New Roman"/>
              </w:rPr>
              <w:pPrChange w:id="3427" w:author="Cheick Traoré" w:date="2026-01-07T16:26:00Z" w16du:dateUtc="2026-01-07T16:26:00Z">
                <w:pPr>
                  <w:tabs>
                    <w:tab w:val="left" w:pos="3200"/>
                  </w:tabs>
                  <w:spacing w:line="480" w:lineRule="auto"/>
                </w:pPr>
              </w:pPrChange>
            </w:pPr>
            <w:del w:id="3428" w:author="Cheick Traoré" w:date="2026-01-07T16:26:00Z" w16du:dateUtc="2026-01-07T16:26:00Z">
              <w:r w:rsidRPr="00AB1D00" w:rsidDel="00974EF5">
                <w:rPr>
                  <w:rFonts w:ascii="Times New Roman" w:hAnsi="Times New Roman" w:cs="Times New Roman"/>
                </w:rPr>
                <w:delText>Authentification, audit, monitoring</w:delText>
              </w:r>
            </w:del>
          </w:p>
        </w:tc>
      </w:tr>
      <w:tr w:rsidR="009600FD" w:rsidRPr="00AB1D00" w:rsidDel="00974EF5" w14:paraId="662C3CB9" w14:textId="5E86A23E" w:rsidTr="00DD69CA">
        <w:trPr>
          <w:trHeight w:val="905"/>
          <w:del w:id="3429" w:author="Cheick Traoré" w:date="2026-01-07T16:26:00Z" w16du:dateUtc="2026-01-07T16:26:00Z"/>
        </w:trPr>
        <w:tc>
          <w:tcPr>
            <w:tcW w:w="2537" w:type="dxa"/>
            <w:tcMar>
              <w:top w:w="100" w:type="dxa"/>
              <w:left w:w="100" w:type="dxa"/>
              <w:bottom w:w="100" w:type="dxa"/>
              <w:right w:w="100" w:type="dxa"/>
            </w:tcMar>
            <w:hideMark/>
          </w:tcPr>
          <w:p w14:paraId="090E0F47" w14:textId="3D26C71A" w:rsidR="009600FD" w:rsidRPr="00AB1D00" w:rsidDel="00974EF5" w:rsidRDefault="009600FD" w:rsidP="00974EF5">
            <w:pPr>
              <w:tabs>
                <w:tab w:val="left" w:pos="3200"/>
              </w:tabs>
              <w:spacing w:line="480" w:lineRule="auto"/>
              <w:ind w:left="720" w:firstLine="0"/>
              <w:rPr>
                <w:del w:id="3430" w:author="Cheick Traoré" w:date="2026-01-07T16:26:00Z" w16du:dateUtc="2026-01-07T16:26:00Z"/>
                <w:rFonts w:ascii="Times New Roman" w:hAnsi="Times New Roman" w:cs="Times New Roman"/>
              </w:rPr>
              <w:pPrChange w:id="3431" w:author="Cheick Traoré" w:date="2026-01-07T16:26:00Z" w16du:dateUtc="2026-01-07T16:26:00Z">
                <w:pPr>
                  <w:tabs>
                    <w:tab w:val="left" w:pos="3200"/>
                  </w:tabs>
                  <w:spacing w:line="480" w:lineRule="auto"/>
                </w:pPr>
              </w:pPrChange>
            </w:pPr>
            <w:del w:id="3432" w:author="Cheick Traoré" w:date="2026-01-07T16:26:00Z" w16du:dateUtc="2026-01-07T16:26:00Z">
              <w:r w:rsidRPr="00AB1D00" w:rsidDel="00974EF5">
                <w:rPr>
                  <w:rFonts w:ascii="Times New Roman" w:hAnsi="Times New Roman" w:cs="Times New Roman"/>
                </w:rPr>
                <w:delText>Performance</w:delText>
              </w:r>
            </w:del>
          </w:p>
        </w:tc>
        <w:tc>
          <w:tcPr>
            <w:tcW w:w="0" w:type="auto"/>
            <w:tcMar>
              <w:top w:w="100" w:type="dxa"/>
              <w:left w:w="100" w:type="dxa"/>
              <w:bottom w:w="100" w:type="dxa"/>
              <w:right w:w="100" w:type="dxa"/>
            </w:tcMar>
            <w:hideMark/>
          </w:tcPr>
          <w:p w14:paraId="7B6CB968" w14:textId="13B115E7" w:rsidR="009600FD" w:rsidRPr="00AB1D00" w:rsidDel="00974EF5" w:rsidRDefault="009600FD" w:rsidP="00974EF5">
            <w:pPr>
              <w:tabs>
                <w:tab w:val="left" w:pos="3200"/>
              </w:tabs>
              <w:spacing w:line="480" w:lineRule="auto"/>
              <w:ind w:left="720" w:firstLine="0"/>
              <w:rPr>
                <w:del w:id="3433" w:author="Cheick Traoré" w:date="2026-01-07T16:26:00Z" w16du:dateUtc="2026-01-07T16:26:00Z"/>
                <w:rFonts w:ascii="Times New Roman" w:hAnsi="Times New Roman" w:cs="Times New Roman"/>
              </w:rPr>
              <w:pPrChange w:id="3434" w:author="Cheick Traoré" w:date="2026-01-07T16:26:00Z" w16du:dateUtc="2026-01-07T16:26:00Z">
                <w:pPr>
                  <w:tabs>
                    <w:tab w:val="left" w:pos="3200"/>
                  </w:tabs>
                  <w:spacing w:line="480" w:lineRule="auto"/>
                </w:pPr>
              </w:pPrChange>
            </w:pPr>
            <w:del w:id="3435" w:author="Cheick Traoré" w:date="2026-01-07T16:26:00Z" w16du:dateUtc="2026-01-07T16:26:00Z">
              <w:r w:rsidRPr="00AB1D00" w:rsidDel="00974EF5">
                <w:rPr>
                  <w:rFonts w:ascii="Times New Roman" w:hAnsi="Times New Roman" w:cs="Times New Roman"/>
                </w:rPr>
                <w:delText>Ensemble du système</w:delText>
              </w:r>
            </w:del>
          </w:p>
        </w:tc>
        <w:tc>
          <w:tcPr>
            <w:tcW w:w="0" w:type="auto"/>
            <w:tcMar>
              <w:top w:w="100" w:type="dxa"/>
              <w:left w:w="100" w:type="dxa"/>
              <w:bottom w:w="100" w:type="dxa"/>
              <w:right w:w="100" w:type="dxa"/>
            </w:tcMar>
            <w:hideMark/>
          </w:tcPr>
          <w:p w14:paraId="1511C7D7" w14:textId="0BA1F026" w:rsidR="009600FD" w:rsidRPr="00AB1D00" w:rsidDel="00974EF5" w:rsidRDefault="009600FD" w:rsidP="00974EF5">
            <w:pPr>
              <w:tabs>
                <w:tab w:val="left" w:pos="3200"/>
              </w:tabs>
              <w:spacing w:line="480" w:lineRule="auto"/>
              <w:ind w:left="720" w:firstLine="0"/>
              <w:rPr>
                <w:del w:id="3436" w:author="Cheick Traoré" w:date="2026-01-07T16:26:00Z" w16du:dateUtc="2026-01-07T16:26:00Z"/>
                <w:rFonts w:ascii="Times New Roman" w:hAnsi="Times New Roman" w:cs="Times New Roman"/>
              </w:rPr>
              <w:pPrChange w:id="3437" w:author="Cheick Traoré" w:date="2026-01-07T16:26:00Z" w16du:dateUtc="2026-01-07T16:26:00Z">
                <w:pPr>
                  <w:tabs>
                    <w:tab w:val="left" w:pos="3200"/>
                  </w:tabs>
                  <w:spacing w:line="480" w:lineRule="auto"/>
                </w:pPr>
              </w:pPrChange>
            </w:pPr>
            <w:del w:id="3438" w:author="Cheick Traoré" w:date="2026-01-07T16:26:00Z" w16du:dateUtc="2026-01-07T16:26:00Z">
              <w:r w:rsidRPr="00AB1D00" w:rsidDel="00974EF5">
                <w:rPr>
                  <w:rFonts w:ascii="Times New Roman" w:hAnsi="Times New Roman" w:cs="Times New Roman"/>
                </w:rPr>
                <w:delText>Optimisations à tous les niveaux</w:delText>
              </w:r>
            </w:del>
          </w:p>
        </w:tc>
      </w:tr>
      <w:tr w:rsidR="009600FD" w:rsidRPr="00AB1D00" w:rsidDel="00974EF5" w14:paraId="0907CD9B" w14:textId="79FB710E" w:rsidTr="00DD69CA">
        <w:trPr>
          <w:trHeight w:val="905"/>
          <w:del w:id="3439" w:author="Cheick Traoré" w:date="2026-01-07T16:26:00Z" w16du:dateUtc="2026-01-07T16:26:00Z"/>
        </w:trPr>
        <w:tc>
          <w:tcPr>
            <w:tcW w:w="2537" w:type="dxa"/>
            <w:tcMar>
              <w:top w:w="100" w:type="dxa"/>
              <w:left w:w="100" w:type="dxa"/>
              <w:bottom w:w="100" w:type="dxa"/>
              <w:right w:w="100" w:type="dxa"/>
            </w:tcMar>
            <w:hideMark/>
          </w:tcPr>
          <w:p w14:paraId="4A227932" w14:textId="6E0B0674" w:rsidR="009600FD" w:rsidRPr="00AB1D00" w:rsidDel="00974EF5" w:rsidRDefault="009600FD" w:rsidP="00974EF5">
            <w:pPr>
              <w:tabs>
                <w:tab w:val="left" w:pos="3200"/>
              </w:tabs>
              <w:spacing w:line="480" w:lineRule="auto"/>
              <w:ind w:left="720" w:firstLine="0"/>
              <w:rPr>
                <w:del w:id="3440" w:author="Cheick Traoré" w:date="2026-01-07T16:26:00Z" w16du:dateUtc="2026-01-07T16:26:00Z"/>
                <w:rFonts w:ascii="Times New Roman" w:hAnsi="Times New Roman" w:cs="Times New Roman"/>
              </w:rPr>
              <w:pPrChange w:id="3441" w:author="Cheick Traoré" w:date="2026-01-07T16:26:00Z" w16du:dateUtc="2026-01-07T16:26:00Z">
                <w:pPr>
                  <w:tabs>
                    <w:tab w:val="left" w:pos="3200"/>
                  </w:tabs>
                  <w:spacing w:line="480" w:lineRule="auto"/>
                </w:pPr>
              </w:pPrChange>
            </w:pPr>
            <w:del w:id="3442" w:author="Cheick Traoré" w:date="2026-01-07T16:26:00Z" w16du:dateUtc="2026-01-07T16:26:00Z">
              <w:r w:rsidRPr="00AB1D00" w:rsidDel="00974EF5">
                <w:rPr>
                  <w:rFonts w:ascii="Times New Roman" w:hAnsi="Times New Roman" w:cs="Times New Roman"/>
                </w:rPr>
                <w:delText>Conformité</w:delText>
              </w:r>
            </w:del>
          </w:p>
        </w:tc>
        <w:tc>
          <w:tcPr>
            <w:tcW w:w="0" w:type="auto"/>
            <w:tcMar>
              <w:top w:w="100" w:type="dxa"/>
              <w:left w:w="100" w:type="dxa"/>
              <w:bottom w:w="100" w:type="dxa"/>
              <w:right w:w="100" w:type="dxa"/>
            </w:tcMar>
            <w:hideMark/>
          </w:tcPr>
          <w:p w14:paraId="279053E6" w14:textId="3803797E" w:rsidR="009600FD" w:rsidRPr="00AB1D00" w:rsidDel="00974EF5" w:rsidRDefault="009600FD" w:rsidP="00974EF5">
            <w:pPr>
              <w:tabs>
                <w:tab w:val="left" w:pos="3200"/>
              </w:tabs>
              <w:spacing w:line="480" w:lineRule="auto"/>
              <w:ind w:left="720" w:firstLine="0"/>
              <w:rPr>
                <w:del w:id="3443" w:author="Cheick Traoré" w:date="2026-01-07T16:26:00Z" w16du:dateUtc="2026-01-07T16:26:00Z"/>
                <w:rFonts w:ascii="Times New Roman" w:hAnsi="Times New Roman" w:cs="Times New Roman"/>
              </w:rPr>
              <w:pPrChange w:id="3444" w:author="Cheick Traoré" w:date="2026-01-07T16:26:00Z" w16du:dateUtc="2026-01-07T16:26:00Z">
                <w:pPr>
                  <w:tabs>
                    <w:tab w:val="left" w:pos="3200"/>
                  </w:tabs>
                  <w:spacing w:line="480" w:lineRule="auto"/>
                </w:pPr>
              </w:pPrChange>
            </w:pPr>
            <w:del w:id="3445" w:author="Cheick Traoré" w:date="2026-01-07T16:26:00Z" w16du:dateUtc="2026-01-07T16:26:00Z">
              <w:r w:rsidRPr="00AB1D00" w:rsidDel="00974EF5">
                <w:rPr>
                  <w:rFonts w:ascii="Times New Roman" w:hAnsi="Times New Roman" w:cs="Times New Roman"/>
                </w:rPr>
                <w:delText>Module de contrôle et sécurité</w:delText>
              </w:r>
            </w:del>
          </w:p>
        </w:tc>
        <w:tc>
          <w:tcPr>
            <w:tcW w:w="0" w:type="auto"/>
            <w:tcMar>
              <w:top w:w="100" w:type="dxa"/>
              <w:left w:w="100" w:type="dxa"/>
              <w:bottom w:w="100" w:type="dxa"/>
              <w:right w:w="100" w:type="dxa"/>
            </w:tcMar>
            <w:hideMark/>
          </w:tcPr>
          <w:p w14:paraId="66EF6523" w14:textId="7858993B" w:rsidR="009600FD" w:rsidRPr="00AB1D00" w:rsidDel="00974EF5" w:rsidRDefault="009600FD" w:rsidP="00974EF5">
            <w:pPr>
              <w:tabs>
                <w:tab w:val="left" w:pos="3200"/>
              </w:tabs>
              <w:spacing w:line="480" w:lineRule="auto"/>
              <w:ind w:left="720" w:firstLine="0"/>
              <w:rPr>
                <w:del w:id="3446" w:author="Cheick Traoré" w:date="2026-01-07T16:26:00Z" w16du:dateUtc="2026-01-07T16:26:00Z"/>
                <w:rFonts w:ascii="Times New Roman" w:hAnsi="Times New Roman" w:cs="Times New Roman"/>
              </w:rPr>
              <w:pPrChange w:id="3447" w:author="Cheick Traoré" w:date="2026-01-07T16:26:00Z" w16du:dateUtc="2026-01-07T16:26:00Z">
                <w:pPr>
                  <w:tabs>
                    <w:tab w:val="left" w:pos="3200"/>
                  </w:tabs>
                  <w:spacing w:line="480" w:lineRule="auto"/>
                </w:pPr>
              </w:pPrChange>
            </w:pPr>
            <w:del w:id="3448" w:author="Cheick Traoré" w:date="2026-01-07T16:26:00Z" w16du:dateUtc="2026-01-07T16:26:00Z">
              <w:r w:rsidRPr="00AB1D00" w:rsidDel="00974EF5">
                <w:rPr>
                  <w:rFonts w:ascii="Times New Roman" w:hAnsi="Times New Roman" w:cs="Times New Roman"/>
                </w:rPr>
                <w:delText>Respect standards, documentation</w:delText>
              </w:r>
            </w:del>
          </w:p>
        </w:tc>
      </w:tr>
    </w:tbl>
    <w:p w14:paraId="2F34F5EA" w14:textId="3E2D1368" w:rsidR="00B805BE" w:rsidDel="00974EF5" w:rsidRDefault="00B805BE" w:rsidP="00974EF5">
      <w:pPr>
        <w:tabs>
          <w:tab w:val="left" w:pos="3200"/>
        </w:tabs>
        <w:spacing w:line="480" w:lineRule="auto"/>
        <w:ind w:left="720" w:firstLine="0"/>
        <w:rPr>
          <w:del w:id="3449" w:author="Cheick Traoré" w:date="2026-01-07T16:26:00Z" w16du:dateUtc="2026-01-07T16:26:00Z"/>
          <w:rFonts w:ascii="Times New Roman" w:hAnsi="Times New Roman" w:cs="Times New Roman"/>
          <w:b/>
          <w:bCs/>
        </w:rPr>
        <w:pPrChange w:id="3450" w:author="Cheick Traoré" w:date="2026-01-07T16:26:00Z" w16du:dateUtc="2026-01-07T16:26:00Z">
          <w:pPr>
            <w:tabs>
              <w:tab w:val="left" w:pos="3200"/>
            </w:tabs>
            <w:spacing w:line="480" w:lineRule="auto"/>
            <w:ind w:left="0" w:firstLine="0"/>
          </w:pPr>
        </w:pPrChange>
      </w:pPr>
    </w:p>
    <w:p w14:paraId="015F17C2" w14:textId="624E5738" w:rsidR="008D0FB5" w:rsidDel="00974EF5" w:rsidRDefault="008D0FB5" w:rsidP="00974EF5">
      <w:pPr>
        <w:tabs>
          <w:tab w:val="left" w:pos="3200"/>
        </w:tabs>
        <w:spacing w:line="480" w:lineRule="auto"/>
        <w:ind w:left="720" w:firstLine="0"/>
        <w:rPr>
          <w:del w:id="3451" w:author="Cheick Traoré" w:date="2026-01-07T16:26:00Z" w16du:dateUtc="2026-01-07T16:26:00Z"/>
          <w:rFonts w:ascii="Times New Roman" w:hAnsi="Times New Roman" w:cs="Times New Roman"/>
          <w:b/>
          <w:bCs/>
        </w:rPr>
        <w:pPrChange w:id="3452" w:author="Cheick Traoré" w:date="2026-01-07T16:26:00Z" w16du:dateUtc="2026-01-07T16:26:00Z">
          <w:pPr>
            <w:tabs>
              <w:tab w:val="left" w:pos="3200"/>
            </w:tabs>
            <w:spacing w:line="480" w:lineRule="auto"/>
            <w:ind w:left="0" w:firstLine="0"/>
          </w:pPr>
        </w:pPrChange>
      </w:pPr>
    </w:p>
    <w:p w14:paraId="1B5D180B" w14:textId="7274E265" w:rsidR="008D0FB5" w:rsidDel="00974EF5" w:rsidRDefault="008D0FB5" w:rsidP="00974EF5">
      <w:pPr>
        <w:tabs>
          <w:tab w:val="left" w:pos="3200"/>
        </w:tabs>
        <w:spacing w:line="480" w:lineRule="auto"/>
        <w:ind w:left="720" w:firstLine="0"/>
        <w:rPr>
          <w:del w:id="3453" w:author="Cheick Traoré" w:date="2026-01-07T16:26:00Z" w16du:dateUtc="2026-01-07T16:26:00Z"/>
          <w:rFonts w:ascii="Times New Roman" w:hAnsi="Times New Roman" w:cs="Times New Roman"/>
          <w:b/>
          <w:bCs/>
        </w:rPr>
        <w:pPrChange w:id="3454" w:author="Cheick Traoré" w:date="2026-01-07T16:26:00Z" w16du:dateUtc="2026-01-07T16:26:00Z">
          <w:pPr>
            <w:tabs>
              <w:tab w:val="left" w:pos="3200"/>
            </w:tabs>
            <w:spacing w:line="480" w:lineRule="auto"/>
            <w:ind w:left="0" w:firstLine="0"/>
          </w:pPr>
        </w:pPrChange>
      </w:pPr>
    </w:p>
    <w:p w14:paraId="4C112F46" w14:textId="091E41D8" w:rsidR="008D0FB5" w:rsidDel="00974EF5" w:rsidRDefault="008D0FB5" w:rsidP="00974EF5">
      <w:pPr>
        <w:tabs>
          <w:tab w:val="left" w:pos="3200"/>
        </w:tabs>
        <w:spacing w:line="480" w:lineRule="auto"/>
        <w:ind w:left="720" w:firstLine="0"/>
        <w:rPr>
          <w:del w:id="3455" w:author="Cheick Traoré" w:date="2026-01-07T16:26:00Z" w16du:dateUtc="2026-01-07T16:26:00Z"/>
          <w:rFonts w:ascii="Times New Roman" w:hAnsi="Times New Roman" w:cs="Times New Roman"/>
          <w:b/>
          <w:bCs/>
        </w:rPr>
        <w:pPrChange w:id="3456" w:author="Cheick Traoré" w:date="2026-01-07T16:26:00Z" w16du:dateUtc="2026-01-07T16:26:00Z">
          <w:pPr>
            <w:tabs>
              <w:tab w:val="left" w:pos="3200"/>
            </w:tabs>
            <w:spacing w:line="480" w:lineRule="auto"/>
            <w:ind w:left="0" w:firstLine="0"/>
          </w:pPr>
        </w:pPrChange>
      </w:pPr>
    </w:p>
    <w:p w14:paraId="7244E50B" w14:textId="68D0A667" w:rsidR="008D0FB5" w:rsidDel="00974EF5" w:rsidRDefault="008D0FB5" w:rsidP="00974EF5">
      <w:pPr>
        <w:tabs>
          <w:tab w:val="left" w:pos="3200"/>
        </w:tabs>
        <w:spacing w:line="480" w:lineRule="auto"/>
        <w:ind w:left="720" w:firstLine="0"/>
        <w:rPr>
          <w:del w:id="3457" w:author="Cheick Traoré" w:date="2026-01-07T16:26:00Z" w16du:dateUtc="2026-01-07T16:26:00Z"/>
          <w:rFonts w:ascii="Times New Roman" w:hAnsi="Times New Roman" w:cs="Times New Roman"/>
          <w:b/>
          <w:bCs/>
        </w:rPr>
        <w:pPrChange w:id="3458" w:author="Cheick Traoré" w:date="2026-01-07T16:26:00Z" w16du:dateUtc="2026-01-07T16:26:00Z">
          <w:pPr>
            <w:tabs>
              <w:tab w:val="left" w:pos="3200"/>
            </w:tabs>
            <w:spacing w:line="480" w:lineRule="auto"/>
            <w:ind w:left="0" w:firstLine="0"/>
          </w:pPr>
        </w:pPrChange>
      </w:pPr>
    </w:p>
    <w:p w14:paraId="10C6A0F6" w14:textId="278C9A55" w:rsidR="008C51EE" w:rsidRPr="00AB1D00" w:rsidDel="00974EF5" w:rsidRDefault="008C51EE" w:rsidP="00974EF5">
      <w:pPr>
        <w:tabs>
          <w:tab w:val="left" w:pos="3200"/>
        </w:tabs>
        <w:spacing w:line="480" w:lineRule="auto"/>
        <w:ind w:left="720" w:firstLine="0"/>
        <w:rPr>
          <w:del w:id="3459" w:author="Cheick Traoré" w:date="2026-01-07T16:26:00Z" w16du:dateUtc="2026-01-07T16:26:00Z"/>
          <w:rFonts w:ascii="Times New Roman" w:hAnsi="Times New Roman" w:cs="Times New Roman"/>
          <w:b/>
          <w:bCs/>
        </w:rPr>
        <w:pPrChange w:id="3460" w:author="Cheick Traoré" w:date="2026-01-07T16:26:00Z" w16du:dateUtc="2026-01-07T16:26:00Z">
          <w:pPr>
            <w:tabs>
              <w:tab w:val="left" w:pos="3200"/>
            </w:tabs>
            <w:spacing w:line="480" w:lineRule="auto"/>
            <w:ind w:left="0" w:firstLine="0"/>
          </w:pPr>
        </w:pPrChange>
      </w:pPr>
    </w:p>
    <w:p w14:paraId="0B675747" w14:textId="485EFC50" w:rsidR="009600FD" w:rsidRPr="008C51EE" w:rsidDel="00974EF5" w:rsidRDefault="009600FD" w:rsidP="00974EF5">
      <w:pPr>
        <w:tabs>
          <w:tab w:val="left" w:pos="3200"/>
        </w:tabs>
        <w:spacing w:line="480" w:lineRule="auto"/>
        <w:ind w:left="720" w:firstLine="0"/>
        <w:rPr>
          <w:del w:id="3461" w:author="Cheick Traoré" w:date="2026-01-07T16:26:00Z" w16du:dateUtc="2026-01-07T16:26:00Z"/>
          <w:rFonts w:ascii="Times New Roman" w:hAnsi="Times New Roman" w:cs="Times New Roman"/>
          <w:b/>
          <w:bCs/>
          <w:u w:val="single"/>
        </w:rPr>
        <w:pPrChange w:id="3462" w:author="Cheick Traoré" w:date="2026-01-07T16:26:00Z" w16du:dateUtc="2026-01-07T16:26:00Z">
          <w:pPr>
            <w:tabs>
              <w:tab w:val="left" w:pos="3200"/>
            </w:tabs>
            <w:spacing w:line="480" w:lineRule="auto"/>
            <w:ind w:left="11" w:hanging="11"/>
            <w:outlineLvl w:val="1"/>
          </w:pPr>
        </w:pPrChange>
      </w:pPr>
      <w:bookmarkStart w:id="3463" w:name="_Toc217034652"/>
      <w:del w:id="3464" w:author="Cheick Traoré" w:date="2026-01-07T16:26:00Z" w16du:dateUtc="2026-01-07T16:26:00Z">
        <w:r w:rsidRPr="008C51EE" w:rsidDel="00974EF5">
          <w:rPr>
            <w:rFonts w:ascii="Times New Roman" w:hAnsi="Times New Roman" w:cs="Times New Roman"/>
            <w:b/>
            <w:bCs/>
            <w:u w:val="single"/>
          </w:rPr>
          <w:delText>Modèle à trois niveaux</w:delText>
        </w:r>
        <w:bookmarkEnd w:id="3463"/>
        <w:r w:rsidR="008C51EE" w:rsidRPr="008C51EE" w:rsidDel="00974EF5">
          <w:rPr>
            <w:rFonts w:ascii="Times New Roman" w:hAnsi="Times New Roman" w:cs="Times New Roman"/>
            <w:b/>
            <w:bCs/>
            <w:u w:val="single"/>
          </w:rPr>
          <w:delText xml:space="preserve"> de l’architecture globale</w:delText>
        </w:r>
      </w:del>
    </w:p>
    <w:p w14:paraId="2536963E" w14:textId="7F0268D1" w:rsidR="00B805BE" w:rsidDel="00974EF5" w:rsidRDefault="00B805BE" w:rsidP="00974EF5">
      <w:pPr>
        <w:tabs>
          <w:tab w:val="left" w:pos="3200"/>
        </w:tabs>
        <w:spacing w:line="480" w:lineRule="auto"/>
        <w:ind w:left="720" w:firstLine="0"/>
        <w:rPr>
          <w:del w:id="3465" w:author="Cheick Traoré" w:date="2026-01-07T16:26:00Z" w16du:dateUtc="2026-01-07T16:26:00Z"/>
        </w:rPr>
        <w:pPrChange w:id="3466" w:author="Cheick Traoré" w:date="2026-01-07T16:26:00Z" w16du:dateUtc="2026-01-07T16:26:00Z">
          <w:pPr>
            <w:ind w:left="0" w:firstLine="0"/>
          </w:pPr>
        </w:pPrChange>
      </w:pPr>
    </w:p>
    <w:p w14:paraId="27125E3F" w14:textId="1A7C1F60" w:rsidR="00B805BE" w:rsidDel="00974EF5" w:rsidRDefault="00B805BE" w:rsidP="00974EF5">
      <w:pPr>
        <w:tabs>
          <w:tab w:val="left" w:pos="3200"/>
        </w:tabs>
        <w:spacing w:line="480" w:lineRule="auto"/>
        <w:ind w:left="720" w:firstLine="0"/>
        <w:rPr>
          <w:del w:id="3467" w:author="Cheick Traoré" w:date="2026-01-07T16:26:00Z" w16du:dateUtc="2026-01-07T16:26:00Z"/>
        </w:rPr>
        <w:pPrChange w:id="3468" w:author="Cheick Traoré" w:date="2026-01-07T16:26:00Z" w16du:dateUtc="2026-01-07T16:26:00Z">
          <w:pPr/>
        </w:pPrChange>
      </w:pPr>
    </w:p>
    <w:tbl>
      <w:tblPr>
        <w:tblW w:w="920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209"/>
      </w:tblGrid>
      <w:tr w:rsidR="007935E5" w:rsidRPr="007935E5" w:rsidDel="00974EF5" w14:paraId="0786F784" w14:textId="395ADE54" w:rsidTr="000B6D6E">
        <w:trPr>
          <w:trHeight w:val="560"/>
          <w:del w:id="3469" w:author="Cheick Traoré" w:date="2026-01-07T16:26:00Z" w16du:dateUtc="2026-01-07T16:26:00Z"/>
        </w:trPr>
        <w:tc>
          <w:tcPr>
            <w:tcW w:w="9209" w:type="dxa"/>
            <w:tcBorders>
              <w:top w:val="single" w:sz="4" w:space="0" w:color="auto"/>
              <w:bottom w:val="single" w:sz="4" w:space="0" w:color="auto"/>
            </w:tcBorders>
            <w:tcMar>
              <w:top w:w="100" w:type="dxa"/>
              <w:left w:w="100" w:type="dxa"/>
              <w:bottom w:w="100" w:type="dxa"/>
              <w:right w:w="100" w:type="dxa"/>
            </w:tcMar>
            <w:hideMark/>
          </w:tcPr>
          <w:p w14:paraId="00F30EAF" w14:textId="0B724201" w:rsidR="007935E5" w:rsidRPr="007935E5" w:rsidDel="00974EF5" w:rsidRDefault="007935E5" w:rsidP="00974EF5">
            <w:pPr>
              <w:tabs>
                <w:tab w:val="left" w:pos="3200"/>
              </w:tabs>
              <w:spacing w:line="480" w:lineRule="auto"/>
              <w:ind w:left="720" w:firstLine="0"/>
              <w:rPr>
                <w:del w:id="3470" w:author="Cheick Traoré" w:date="2026-01-07T16:26:00Z" w16du:dateUtc="2026-01-07T16:26:00Z"/>
                <w:rFonts w:ascii="Times New Roman" w:hAnsi="Times New Roman" w:cs="Times New Roman"/>
              </w:rPr>
              <w:pPrChange w:id="3471" w:author="Cheick Traoré" w:date="2026-01-07T16:26:00Z" w16du:dateUtc="2026-01-07T16:26:00Z">
                <w:pPr>
                  <w:tabs>
                    <w:tab w:val="left" w:pos="3200"/>
                  </w:tabs>
                  <w:spacing w:line="480" w:lineRule="auto"/>
                </w:pPr>
              </w:pPrChange>
            </w:pPr>
            <w:del w:id="3472" w:author="Cheick Traoré" w:date="2026-01-07T16:26:00Z" w16du:dateUtc="2026-01-07T16:26:00Z">
              <w:r w:rsidRPr="007935E5" w:rsidDel="00974EF5">
                <w:rPr>
                  <w:rFonts w:ascii="Times New Roman" w:hAnsi="Times New Roman" w:cs="Times New Roman"/>
                  <w:b/>
                  <w:bCs/>
                </w:rPr>
                <w:delText>COUCHE WEB (PRÉSENTATION)</w:delText>
              </w:r>
            </w:del>
          </w:p>
        </w:tc>
      </w:tr>
      <w:tr w:rsidR="007935E5" w:rsidRPr="007935E5" w:rsidDel="00974EF5" w14:paraId="1D6DE36C" w14:textId="7B75845F" w:rsidTr="000B6D6E">
        <w:trPr>
          <w:trHeight w:val="560"/>
          <w:del w:id="3473" w:author="Cheick Traoré" w:date="2026-01-07T16:26:00Z" w16du:dateUtc="2026-01-07T16:26:00Z"/>
        </w:trPr>
        <w:tc>
          <w:tcPr>
            <w:tcW w:w="9209" w:type="dxa"/>
            <w:tcBorders>
              <w:top w:val="single" w:sz="4" w:space="0" w:color="auto"/>
            </w:tcBorders>
            <w:tcMar>
              <w:top w:w="100" w:type="dxa"/>
              <w:left w:w="100" w:type="dxa"/>
              <w:bottom w:w="100" w:type="dxa"/>
              <w:right w:w="100" w:type="dxa"/>
            </w:tcMar>
            <w:hideMark/>
          </w:tcPr>
          <w:p w14:paraId="5FD22F4F" w14:textId="6E101EAB" w:rsidR="007935E5" w:rsidRPr="007935E5" w:rsidDel="00974EF5" w:rsidRDefault="007935E5" w:rsidP="00974EF5">
            <w:pPr>
              <w:tabs>
                <w:tab w:val="left" w:pos="3200"/>
              </w:tabs>
              <w:spacing w:line="480" w:lineRule="auto"/>
              <w:ind w:left="720" w:firstLine="0"/>
              <w:rPr>
                <w:del w:id="3474" w:author="Cheick Traoré" w:date="2026-01-07T16:26:00Z" w16du:dateUtc="2026-01-07T16:26:00Z"/>
                <w:rFonts w:ascii="Times New Roman" w:hAnsi="Times New Roman" w:cs="Times New Roman"/>
              </w:rPr>
              <w:pPrChange w:id="3475" w:author="Cheick Traoré" w:date="2026-01-07T16:26:00Z" w16du:dateUtc="2026-01-07T16:26:00Z">
                <w:pPr>
                  <w:tabs>
                    <w:tab w:val="left" w:pos="3200"/>
                  </w:tabs>
                  <w:spacing w:line="480" w:lineRule="auto"/>
                </w:pPr>
              </w:pPrChange>
            </w:pPr>
            <w:del w:id="3476" w:author="Cheick Traoré" w:date="2026-01-07T16:26:00Z" w16du:dateUtc="2026-01-07T16:26:00Z">
              <w:r w:rsidRPr="007935E5" w:rsidDel="00974EF5">
                <w:rPr>
                  <w:rFonts w:ascii="Times New Roman" w:hAnsi="Times New Roman" w:cs="Times New Roman"/>
                </w:rPr>
                <w:delText>Interface utilisateur de gestion budgétaire</w:delText>
              </w:r>
            </w:del>
          </w:p>
        </w:tc>
      </w:tr>
      <w:tr w:rsidR="007935E5" w:rsidRPr="007935E5" w:rsidDel="00974EF5" w14:paraId="5A6066A3" w14:textId="2D0F69D5" w:rsidTr="000B6D6E">
        <w:trPr>
          <w:trHeight w:val="560"/>
          <w:del w:id="3477" w:author="Cheick Traoré" w:date="2026-01-07T16:26:00Z" w16du:dateUtc="2026-01-07T16:26:00Z"/>
        </w:trPr>
        <w:tc>
          <w:tcPr>
            <w:tcW w:w="9209" w:type="dxa"/>
            <w:tcMar>
              <w:top w:w="100" w:type="dxa"/>
              <w:left w:w="100" w:type="dxa"/>
              <w:bottom w:w="100" w:type="dxa"/>
              <w:right w:w="100" w:type="dxa"/>
            </w:tcMar>
            <w:hideMark/>
          </w:tcPr>
          <w:p w14:paraId="1BBA6FD1" w14:textId="66643342" w:rsidR="007935E5" w:rsidRPr="007935E5" w:rsidDel="00974EF5" w:rsidRDefault="007935E5" w:rsidP="00974EF5">
            <w:pPr>
              <w:tabs>
                <w:tab w:val="left" w:pos="3200"/>
              </w:tabs>
              <w:spacing w:line="480" w:lineRule="auto"/>
              <w:ind w:left="720" w:firstLine="0"/>
              <w:rPr>
                <w:del w:id="3478" w:author="Cheick Traoré" w:date="2026-01-07T16:26:00Z" w16du:dateUtc="2026-01-07T16:26:00Z"/>
                <w:rFonts w:ascii="Times New Roman" w:hAnsi="Times New Roman" w:cs="Times New Roman"/>
              </w:rPr>
              <w:pPrChange w:id="3479" w:author="Cheick Traoré" w:date="2026-01-07T16:26:00Z" w16du:dateUtc="2026-01-07T16:26:00Z">
                <w:pPr>
                  <w:tabs>
                    <w:tab w:val="left" w:pos="3200"/>
                  </w:tabs>
                  <w:spacing w:line="480" w:lineRule="auto"/>
                </w:pPr>
              </w:pPrChange>
            </w:pPr>
            <w:del w:id="3480" w:author="Cheick Traoré" w:date="2026-01-07T16:26:00Z" w16du:dateUtc="2026-01-07T16:26:00Z">
              <w:r w:rsidRPr="007935E5" w:rsidDel="00974EF5">
                <w:rPr>
                  <w:rFonts w:ascii="Times New Roman" w:hAnsi="Times New Roman" w:cs="Times New Roman"/>
                </w:rPr>
                <w:delText>Sélection de l’année budgétaire</w:delText>
              </w:r>
            </w:del>
          </w:p>
        </w:tc>
      </w:tr>
      <w:tr w:rsidR="007935E5" w:rsidRPr="007935E5" w:rsidDel="00974EF5" w14:paraId="3CD997F9" w14:textId="356F37F6" w:rsidTr="000B6D6E">
        <w:trPr>
          <w:trHeight w:val="560"/>
          <w:del w:id="3481" w:author="Cheick Traoré" w:date="2026-01-07T16:26:00Z" w16du:dateUtc="2026-01-07T16:26:00Z"/>
        </w:trPr>
        <w:tc>
          <w:tcPr>
            <w:tcW w:w="9209" w:type="dxa"/>
            <w:tcMar>
              <w:top w:w="100" w:type="dxa"/>
              <w:left w:w="100" w:type="dxa"/>
              <w:bottom w:w="100" w:type="dxa"/>
              <w:right w:w="100" w:type="dxa"/>
            </w:tcMar>
            <w:hideMark/>
          </w:tcPr>
          <w:p w14:paraId="3F4E6085" w14:textId="435BD7B6" w:rsidR="007935E5" w:rsidRPr="007935E5" w:rsidDel="00974EF5" w:rsidRDefault="007935E5" w:rsidP="00974EF5">
            <w:pPr>
              <w:tabs>
                <w:tab w:val="left" w:pos="3200"/>
              </w:tabs>
              <w:spacing w:line="480" w:lineRule="auto"/>
              <w:ind w:left="720" w:firstLine="0"/>
              <w:rPr>
                <w:del w:id="3482" w:author="Cheick Traoré" w:date="2026-01-07T16:26:00Z" w16du:dateUtc="2026-01-07T16:26:00Z"/>
                <w:rFonts w:ascii="Times New Roman" w:hAnsi="Times New Roman" w:cs="Times New Roman"/>
              </w:rPr>
              <w:pPrChange w:id="3483" w:author="Cheick Traoré" w:date="2026-01-07T16:26:00Z" w16du:dateUtc="2026-01-07T16:26:00Z">
                <w:pPr>
                  <w:tabs>
                    <w:tab w:val="left" w:pos="3200"/>
                  </w:tabs>
                  <w:spacing w:line="480" w:lineRule="auto"/>
                </w:pPr>
              </w:pPrChange>
            </w:pPr>
            <w:del w:id="3484" w:author="Cheick Traoré" w:date="2026-01-07T16:26:00Z" w16du:dateUtc="2026-01-07T16:26:00Z">
              <w:r w:rsidRPr="007935E5" w:rsidDel="00974EF5">
                <w:rPr>
                  <w:rFonts w:ascii="Times New Roman" w:hAnsi="Times New Roman" w:cs="Times New Roman"/>
                </w:rPr>
                <w:delText>Sélection d’un cadrage</w:delText>
              </w:r>
            </w:del>
          </w:p>
        </w:tc>
      </w:tr>
      <w:tr w:rsidR="007935E5" w:rsidRPr="007935E5" w:rsidDel="00974EF5" w14:paraId="004DC3E7" w14:textId="737B2C9C" w:rsidTr="000B6D6E">
        <w:trPr>
          <w:trHeight w:val="560"/>
          <w:del w:id="3485" w:author="Cheick Traoré" w:date="2026-01-07T16:26:00Z" w16du:dateUtc="2026-01-07T16:26:00Z"/>
        </w:trPr>
        <w:tc>
          <w:tcPr>
            <w:tcW w:w="9209" w:type="dxa"/>
            <w:tcMar>
              <w:top w:w="100" w:type="dxa"/>
              <w:left w:w="100" w:type="dxa"/>
              <w:bottom w:w="100" w:type="dxa"/>
              <w:right w:w="100" w:type="dxa"/>
            </w:tcMar>
            <w:hideMark/>
          </w:tcPr>
          <w:p w14:paraId="02A7F424" w14:textId="06C29FDA" w:rsidR="007935E5" w:rsidRPr="007935E5" w:rsidDel="00974EF5" w:rsidRDefault="007935E5" w:rsidP="00974EF5">
            <w:pPr>
              <w:tabs>
                <w:tab w:val="left" w:pos="3200"/>
              </w:tabs>
              <w:spacing w:line="480" w:lineRule="auto"/>
              <w:ind w:left="720" w:firstLine="0"/>
              <w:rPr>
                <w:del w:id="3486" w:author="Cheick Traoré" w:date="2026-01-07T16:26:00Z" w16du:dateUtc="2026-01-07T16:26:00Z"/>
                <w:rFonts w:ascii="Times New Roman" w:hAnsi="Times New Roman" w:cs="Times New Roman"/>
              </w:rPr>
              <w:pPrChange w:id="3487" w:author="Cheick Traoré" w:date="2026-01-07T16:26:00Z" w16du:dateUtc="2026-01-07T16:26:00Z">
                <w:pPr>
                  <w:tabs>
                    <w:tab w:val="left" w:pos="3200"/>
                  </w:tabs>
                  <w:spacing w:line="480" w:lineRule="auto"/>
                </w:pPr>
              </w:pPrChange>
            </w:pPr>
            <w:del w:id="3488" w:author="Cheick Traoré" w:date="2026-01-07T16:26:00Z" w16du:dateUtc="2026-01-07T16:26:00Z">
              <w:r w:rsidRPr="007935E5" w:rsidDel="00974EF5">
                <w:rPr>
                  <w:rFonts w:ascii="Times New Roman" w:hAnsi="Times New Roman" w:cs="Times New Roman"/>
                </w:rPr>
                <w:delText>Consultation des rubriques</w:delText>
              </w:r>
            </w:del>
          </w:p>
        </w:tc>
      </w:tr>
      <w:tr w:rsidR="007935E5" w:rsidRPr="007935E5" w:rsidDel="00974EF5" w14:paraId="21F90EA7" w14:textId="48DA5CF5" w:rsidTr="000B6D6E">
        <w:trPr>
          <w:trHeight w:val="560"/>
          <w:del w:id="3489" w:author="Cheick Traoré" w:date="2026-01-07T16:26:00Z" w16du:dateUtc="2026-01-07T16:26:00Z"/>
        </w:trPr>
        <w:tc>
          <w:tcPr>
            <w:tcW w:w="9209" w:type="dxa"/>
            <w:tcMar>
              <w:top w:w="100" w:type="dxa"/>
              <w:left w:w="100" w:type="dxa"/>
              <w:bottom w:w="100" w:type="dxa"/>
              <w:right w:w="100" w:type="dxa"/>
            </w:tcMar>
            <w:hideMark/>
          </w:tcPr>
          <w:p w14:paraId="42611896" w14:textId="576B4246" w:rsidR="007935E5" w:rsidRPr="007935E5" w:rsidDel="00974EF5" w:rsidRDefault="007935E5" w:rsidP="00974EF5">
            <w:pPr>
              <w:tabs>
                <w:tab w:val="left" w:pos="3200"/>
              </w:tabs>
              <w:spacing w:line="480" w:lineRule="auto"/>
              <w:ind w:left="720" w:firstLine="0"/>
              <w:rPr>
                <w:del w:id="3490" w:author="Cheick Traoré" w:date="2026-01-07T16:26:00Z" w16du:dateUtc="2026-01-07T16:26:00Z"/>
                <w:rFonts w:ascii="Times New Roman" w:hAnsi="Times New Roman" w:cs="Times New Roman"/>
              </w:rPr>
              <w:pPrChange w:id="3491" w:author="Cheick Traoré" w:date="2026-01-07T16:26:00Z" w16du:dateUtc="2026-01-07T16:26:00Z">
                <w:pPr>
                  <w:tabs>
                    <w:tab w:val="left" w:pos="3200"/>
                  </w:tabs>
                  <w:spacing w:line="480" w:lineRule="auto"/>
                </w:pPr>
              </w:pPrChange>
            </w:pPr>
            <w:del w:id="3492" w:author="Cheick Traoré" w:date="2026-01-07T16:26:00Z" w16du:dateUtc="2026-01-07T16:26:00Z">
              <w:r w:rsidRPr="007935E5" w:rsidDel="00974EF5">
                <w:rPr>
                  <w:rFonts w:ascii="Times New Roman" w:hAnsi="Times New Roman" w:cs="Times New Roman"/>
                </w:rPr>
                <w:delText>Saisie et modification des hypothèses</w:delText>
              </w:r>
            </w:del>
          </w:p>
        </w:tc>
      </w:tr>
      <w:tr w:rsidR="007935E5" w:rsidRPr="007935E5" w:rsidDel="00974EF5" w14:paraId="0F3C4D81" w14:textId="65A1D3FE" w:rsidTr="000B6D6E">
        <w:trPr>
          <w:trHeight w:val="560"/>
          <w:del w:id="3493" w:author="Cheick Traoré" w:date="2026-01-07T16:26:00Z" w16du:dateUtc="2026-01-07T16:26:00Z"/>
        </w:trPr>
        <w:tc>
          <w:tcPr>
            <w:tcW w:w="9209" w:type="dxa"/>
            <w:tcMar>
              <w:top w:w="100" w:type="dxa"/>
              <w:left w:w="100" w:type="dxa"/>
              <w:bottom w:w="100" w:type="dxa"/>
              <w:right w:w="100" w:type="dxa"/>
            </w:tcMar>
            <w:hideMark/>
          </w:tcPr>
          <w:p w14:paraId="6AB3CFEB" w14:textId="7C2D018F" w:rsidR="007935E5" w:rsidRPr="007935E5" w:rsidDel="00974EF5" w:rsidRDefault="007935E5" w:rsidP="00974EF5">
            <w:pPr>
              <w:tabs>
                <w:tab w:val="left" w:pos="3200"/>
              </w:tabs>
              <w:spacing w:line="480" w:lineRule="auto"/>
              <w:ind w:left="720" w:firstLine="0"/>
              <w:rPr>
                <w:del w:id="3494" w:author="Cheick Traoré" w:date="2026-01-07T16:26:00Z" w16du:dateUtc="2026-01-07T16:26:00Z"/>
                <w:rFonts w:ascii="Times New Roman" w:hAnsi="Times New Roman" w:cs="Times New Roman"/>
              </w:rPr>
              <w:pPrChange w:id="3495" w:author="Cheick Traoré" w:date="2026-01-07T16:26:00Z" w16du:dateUtc="2026-01-07T16:26:00Z">
                <w:pPr>
                  <w:tabs>
                    <w:tab w:val="left" w:pos="3200"/>
                  </w:tabs>
                  <w:spacing w:line="480" w:lineRule="auto"/>
                </w:pPr>
              </w:pPrChange>
            </w:pPr>
            <w:del w:id="3496" w:author="Cheick Traoré" w:date="2026-01-07T16:26:00Z" w16du:dateUtc="2026-01-07T16:26:00Z">
              <w:r w:rsidRPr="007935E5" w:rsidDel="00974EF5">
                <w:rPr>
                  <w:rFonts w:ascii="Times New Roman" w:hAnsi="Times New Roman" w:cs="Times New Roman"/>
                </w:rPr>
                <w:delText>Visualisation des valeurs de facteurs</w:delText>
              </w:r>
            </w:del>
          </w:p>
        </w:tc>
      </w:tr>
      <w:tr w:rsidR="007935E5" w:rsidRPr="007935E5" w:rsidDel="00974EF5" w14:paraId="26E743B7" w14:textId="3E698877" w:rsidTr="000B6D6E">
        <w:trPr>
          <w:trHeight w:val="560"/>
          <w:del w:id="3497" w:author="Cheick Traoré" w:date="2026-01-07T16:26:00Z" w16du:dateUtc="2026-01-07T16:26:00Z"/>
        </w:trPr>
        <w:tc>
          <w:tcPr>
            <w:tcW w:w="9209" w:type="dxa"/>
            <w:tcMar>
              <w:top w:w="100" w:type="dxa"/>
              <w:left w:w="100" w:type="dxa"/>
              <w:bottom w:w="100" w:type="dxa"/>
              <w:right w:w="100" w:type="dxa"/>
            </w:tcMar>
            <w:hideMark/>
          </w:tcPr>
          <w:p w14:paraId="17760D41" w14:textId="0C4E99A8" w:rsidR="007935E5" w:rsidRPr="007935E5" w:rsidDel="00974EF5" w:rsidRDefault="007935E5" w:rsidP="00974EF5">
            <w:pPr>
              <w:tabs>
                <w:tab w:val="left" w:pos="3200"/>
              </w:tabs>
              <w:spacing w:line="480" w:lineRule="auto"/>
              <w:ind w:left="720" w:firstLine="0"/>
              <w:rPr>
                <w:del w:id="3498" w:author="Cheick Traoré" w:date="2026-01-07T16:26:00Z" w16du:dateUtc="2026-01-07T16:26:00Z"/>
                <w:rFonts w:ascii="Times New Roman" w:hAnsi="Times New Roman" w:cs="Times New Roman"/>
              </w:rPr>
              <w:pPrChange w:id="3499" w:author="Cheick Traoré" w:date="2026-01-07T16:26:00Z" w16du:dateUtc="2026-01-07T16:26:00Z">
                <w:pPr>
                  <w:tabs>
                    <w:tab w:val="left" w:pos="3200"/>
                  </w:tabs>
                  <w:spacing w:line="480" w:lineRule="auto"/>
                </w:pPr>
              </w:pPrChange>
            </w:pPr>
            <w:del w:id="3500" w:author="Cheick Traoré" w:date="2026-01-07T16:26:00Z" w16du:dateUtc="2026-01-07T16:26:00Z">
              <w:r w:rsidRPr="007935E5" w:rsidDel="00974EF5">
                <w:rPr>
                  <w:rFonts w:ascii="Times New Roman" w:hAnsi="Times New Roman" w:cs="Times New Roman"/>
                </w:rPr>
                <w:delText>Affichage des résultats de prévision</w:delText>
              </w:r>
            </w:del>
          </w:p>
        </w:tc>
      </w:tr>
      <w:tr w:rsidR="007935E5" w:rsidRPr="007935E5" w:rsidDel="00974EF5" w14:paraId="37A20A8A" w14:textId="177D338F" w:rsidTr="000B6D6E">
        <w:trPr>
          <w:trHeight w:val="463"/>
          <w:del w:id="3501" w:author="Cheick Traoré" w:date="2026-01-07T16:26:00Z" w16du:dateUtc="2026-01-07T16:26:00Z"/>
        </w:trPr>
        <w:tc>
          <w:tcPr>
            <w:tcW w:w="9209" w:type="dxa"/>
            <w:tcMar>
              <w:top w:w="100" w:type="dxa"/>
              <w:left w:w="100" w:type="dxa"/>
              <w:bottom w:w="100" w:type="dxa"/>
              <w:right w:w="100" w:type="dxa"/>
            </w:tcMar>
            <w:hideMark/>
          </w:tcPr>
          <w:p w14:paraId="111D99CD" w14:textId="4BDA79BD" w:rsidR="007935E5" w:rsidRPr="007935E5" w:rsidDel="00974EF5" w:rsidRDefault="00FF6E66" w:rsidP="00974EF5">
            <w:pPr>
              <w:tabs>
                <w:tab w:val="left" w:pos="3200"/>
              </w:tabs>
              <w:spacing w:line="480" w:lineRule="auto"/>
              <w:ind w:left="720" w:firstLine="0"/>
              <w:rPr>
                <w:del w:id="3502" w:author="Cheick Traoré" w:date="2026-01-07T16:26:00Z" w16du:dateUtc="2026-01-07T16:26:00Z"/>
                <w:rFonts w:ascii="Times New Roman" w:hAnsi="Times New Roman" w:cs="Times New Roman"/>
              </w:rPr>
              <w:pPrChange w:id="3503" w:author="Cheick Traoré" w:date="2026-01-07T16:26:00Z" w16du:dateUtc="2026-01-07T16:26:00Z">
                <w:pPr>
                  <w:tabs>
                    <w:tab w:val="left" w:pos="3200"/>
                  </w:tabs>
                  <w:spacing w:line="480" w:lineRule="auto"/>
                </w:pPr>
              </w:pPrChange>
            </w:pPr>
            <w:del w:id="3504"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3F41153" wp14:editId="272AEF82">
                        <wp:simplePos x="0" y="0"/>
                        <wp:positionH relativeFrom="column">
                          <wp:posOffset>2667211</wp:posOffset>
                        </wp:positionH>
                        <wp:positionV relativeFrom="paragraph">
                          <wp:posOffset>430319</wp:posOffset>
                        </wp:positionV>
                        <wp:extent cx="3884083" cy="556684"/>
                        <wp:effectExtent l="19050" t="19050" r="59690" b="91440"/>
                        <wp:wrapNone/>
                        <wp:docPr id="560782801" name="Connecteur : en angle 23"/>
                        <wp:cNvGraphicFramePr/>
                        <a:graphic xmlns:a="http://schemas.openxmlformats.org/drawingml/2006/main">
                          <a:graphicData uri="http://schemas.microsoft.com/office/word/2010/wordprocessingShape">
                            <wps:wsp>
                              <wps:cNvCnPr/>
                              <wps:spPr>
                                <a:xfrm>
                                  <a:off x="0" y="0"/>
                                  <a:ext cx="3884083" cy="556684"/>
                                </a:xfrm>
                                <a:prstGeom prst="bentConnector3">
                                  <a:avLst>
                                    <a:gd name="adj1" fmla="val 155"/>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C16B79"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3" o:spid="_x0000_s1026" type="#_x0000_t34" style="position:absolute;margin-left:210pt;margin-top:33.9pt;width:305.85pt;height:43.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" adj="33" strokecolor="black [3200]" strokeweight="2.25pt">
                        <v:stroke endarrow="block"/>
                      </v:shape>
                    </w:pict>
                  </mc:Fallback>
                </mc:AlternateContent>
              </w:r>
              <w:r w:rsidR="007935E5" w:rsidRPr="007935E5" w:rsidDel="00974EF5">
                <w:rPr>
                  <w:rFonts w:ascii="Times New Roman" w:hAnsi="Times New Roman" w:cs="Times New Roman"/>
                </w:rPr>
                <w:delText>Téléchargement des rapports générés</w:delText>
              </w:r>
            </w:del>
          </w:p>
        </w:tc>
      </w:tr>
    </w:tbl>
    <w:p w14:paraId="5E7B2B65" w14:textId="392FBE01" w:rsidR="007935E5" w:rsidRPr="007935E5" w:rsidDel="00974EF5" w:rsidRDefault="007935E5" w:rsidP="00974EF5">
      <w:pPr>
        <w:tabs>
          <w:tab w:val="left" w:pos="3200"/>
        </w:tabs>
        <w:spacing w:line="480" w:lineRule="auto"/>
        <w:ind w:left="720" w:firstLine="0"/>
        <w:rPr>
          <w:del w:id="3505" w:author="Cheick Traoré" w:date="2026-01-07T16:26:00Z" w16du:dateUtc="2026-01-07T16:26:00Z"/>
          <w:rFonts w:ascii="Times New Roman" w:hAnsi="Times New Roman" w:cs="Times New Roman"/>
        </w:rPr>
        <w:pPrChange w:id="3506" w:author="Cheick Traoré" w:date="2026-01-07T16:26:00Z" w16du:dateUtc="2026-01-07T16:26:00Z">
          <w:pPr>
            <w:tabs>
              <w:tab w:val="left" w:pos="3200"/>
            </w:tabs>
            <w:spacing w:line="480" w:lineRule="auto"/>
          </w:pPr>
        </w:pPrChange>
      </w:pPr>
    </w:p>
    <w:p w14:paraId="53A105BE" w14:textId="77990A05" w:rsidR="000B6D6E" w:rsidDel="00974EF5" w:rsidRDefault="000B6D6E" w:rsidP="00974EF5">
      <w:pPr>
        <w:tabs>
          <w:tab w:val="left" w:pos="3200"/>
        </w:tabs>
        <w:spacing w:line="480" w:lineRule="auto"/>
        <w:ind w:left="720" w:firstLine="0"/>
        <w:rPr>
          <w:del w:id="3507" w:author="Cheick Traoré" w:date="2026-01-07T16:26:00Z" w16du:dateUtc="2026-01-07T16:26:00Z"/>
          <w:rFonts w:ascii="Times New Roman" w:hAnsi="Times New Roman" w:cs="Times New Roman"/>
        </w:rPr>
        <w:pPrChange w:id="3508" w:author="Cheick Traoré" w:date="2026-01-07T16:26:00Z" w16du:dateUtc="2026-01-07T16:26:00Z">
          <w:pPr>
            <w:tabs>
              <w:tab w:val="left" w:pos="3200"/>
            </w:tabs>
            <w:spacing w:line="480" w:lineRule="auto"/>
          </w:pPr>
        </w:pPrChange>
      </w:pPr>
    </w:p>
    <w:p w14:paraId="661C3FD5" w14:textId="452263F8" w:rsidR="000B6D6E" w:rsidDel="00974EF5" w:rsidRDefault="000B6D6E" w:rsidP="00974EF5">
      <w:pPr>
        <w:tabs>
          <w:tab w:val="left" w:pos="3200"/>
        </w:tabs>
        <w:spacing w:line="480" w:lineRule="auto"/>
        <w:ind w:left="720" w:firstLine="0"/>
        <w:rPr>
          <w:del w:id="3509" w:author="Cheick Traoré" w:date="2026-01-07T16:26:00Z" w16du:dateUtc="2026-01-07T16:26:00Z"/>
          <w:rFonts w:ascii="Times New Roman" w:hAnsi="Times New Roman" w:cs="Times New Roman"/>
        </w:rPr>
        <w:pPrChange w:id="3510" w:author="Cheick Traoré" w:date="2026-01-07T16:26:00Z" w16du:dateUtc="2026-01-07T16:26:00Z">
          <w:pPr>
            <w:tabs>
              <w:tab w:val="left" w:pos="3200"/>
            </w:tabs>
            <w:spacing w:line="480" w:lineRule="auto"/>
            <w:ind w:left="0" w:firstLine="0"/>
          </w:pPr>
        </w:pPrChange>
      </w:pPr>
    </w:p>
    <w:p w14:paraId="2C466478" w14:textId="7DFA8094" w:rsidR="000B6D6E" w:rsidDel="00974EF5" w:rsidRDefault="00E82F16" w:rsidP="00974EF5">
      <w:pPr>
        <w:tabs>
          <w:tab w:val="left" w:pos="3200"/>
        </w:tabs>
        <w:spacing w:line="480" w:lineRule="auto"/>
        <w:ind w:left="720" w:firstLine="0"/>
        <w:rPr>
          <w:del w:id="3511" w:author="Cheick Traoré" w:date="2026-01-07T16:26:00Z" w16du:dateUtc="2026-01-07T16:26:00Z"/>
          <w:rFonts w:ascii="Times New Roman" w:hAnsi="Times New Roman" w:cs="Times New Roman"/>
        </w:rPr>
        <w:pPrChange w:id="3512" w:author="Cheick Traoré" w:date="2026-01-07T16:26:00Z" w16du:dateUtc="2026-01-07T16:26:00Z">
          <w:pPr>
            <w:tabs>
              <w:tab w:val="left" w:pos="3200"/>
            </w:tabs>
            <w:spacing w:line="480" w:lineRule="auto"/>
          </w:pPr>
        </w:pPrChange>
      </w:pPr>
      <w:del w:id="3513"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40E0DAE4" wp14:editId="176F3F8B">
                  <wp:simplePos x="0" y="0"/>
                  <wp:positionH relativeFrom="column">
                    <wp:posOffset>-891963</wp:posOffset>
                  </wp:positionH>
                  <wp:positionV relativeFrom="paragraph">
                    <wp:posOffset>312843</wp:posOffset>
                  </wp:positionV>
                  <wp:extent cx="897466" cy="45719"/>
                  <wp:effectExtent l="0" t="38100" r="36195" b="88265"/>
                  <wp:wrapNone/>
                  <wp:docPr id="1833802695" name="Connecteur droit avec flèche 24"/>
                  <wp:cNvGraphicFramePr/>
                  <a:graphic xmlns:a="http://schemas.openxmlformats.org/drawingml/2006/main">
                    <a:graphicData uri="http://schemas.microsoft.com/office/word/2010/wordprocessingShape">
                      <wps:wsp>
                        <wps:cNvCnPr/>
                        <wps:spPr>
                          <a:xfrm>
                            <a:off x="0" y="0"/>
                            <a:ext cx="897466"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489B4F" id="Connecteur droit avec flèche 24" o:spid="_x0000_s1026" type="#_x0000_t32" style="position:absolute;margin-left:-70.25pt;margin-top:24.65pt;width:70.65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" strokecolor="black [3200]" strokeweight="1pt">
                  <v:stroke endarrow="block" joinstyle="miter"/>
                </v:shape>
              </w:pict>
            </mc:Fallback>
          </mc:AlternateContent>
        </w:r>
        <w:r w:rsidR="008D0FB5" w:rsidDel="00974EF5">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B9F97D6" wp14:editId="0DD012B6">
                  <wp:simplePos x="0" y="0"/>
                  <wp:positionH relativeFrom="margin">
                    <wp:align>right</wp:align>
                  </wp:positionH>
                  <wp:positionV relativeFrom="paragraph">
                    <wp:posOffset>2857</wp:posOffset>
                  </wp:positionV>
                  <wp:extent cx="5736431" cy="8236744"/>
                  <wp:effectExtent l="0" t="0" r="17145" b="12065"/>
                  <wp:wrapNone/>
                  <wp:docPr id="106302984" name="Zone de texte 22"/>
                  <wp:cNvGraphicFramePr/>
                  <a:graphic xmlns:a="http://schemas.openxmlformats.org/drawingml/2006/main">
                    <a:graphicData uri="http://schemas.microsoft.com/office/word/2010/wordprocessingShape">
                      <wps:wsp>
                        <wps:cNvSpPr txBox="1"/>
                        <wps:spPr>
                          <a:xfrm>
                            <a:off x="0" y="0"/>
                            <a:ext cx="5736431" cy="8236744"/>
                          </a:xfrm>
                          <a:prstGeom prst="rect">
                            <a:avLst/>
                          </a:prstGeom>
                          <a:solidFill>
                            <a:schemeClr val="lt1"/>
                          </a:solidFill>
                          <a:ln w="6350">
                            <a:solidFill>
                              <a:prstClr val="black"/>
                            </a:solidFill>
                          </a:ln>
                        </wps:spPr>
                        <wps:txbx>
                          <w:txbxContent>
                            <w:tbl>
                              <w:tblPr>
                                <w:tblW w:w="0" w:type="auto"/>
                                <w:tblInd w:w="162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92"/>
                              </w:tblGrid>
                              <w:tr w:rsidR="000B6D6E" w:rsidRPr="007935E5" w14:paraId="61A902B7"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5C1AA2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SERVICES MÉTIER (LOGIQUE)</w:t>
                                    </w:r>
                                  </w:p>
                                </w:tc>
                              </w:tr>
                              <w:tr w:rsidR="000B6D6E" w:rsidRPr="007935E5" w14:paraId="6622B1C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2BDA05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API REST assurant l’orchestration du système</w:t>
                                    </w:r>
                                  </w:p>
                                </w:tc>
                              </w:tr>
                              <w:tr w:rsidR="000B6D6E" w:rsidRPr="007935E5" w14:paraId="14A0CC6A" w14:textId="77777777" w:rsidTr="00B805BE">
                                <w:trPr>
                                  <w:trHeight w:val="560"/>
                                </w:trPr>
                                <w:tc>
                                  <w:tcPr>
                                    <w:tcW w:w="0" w:type="auto"/>
                                    <w:tcMar>
                                      <w:top w:w="100" w:type="dxa"/>
                                      <w:left w:w="100" w:type="dxa"/>
                                      <w:bottom w:w="100" w:type="dxa"/>
                                      <w:right w:w="100" w:type="dxa"/>
                                    </w:tcMar>
                                    <w:hideMark/>
                                  </w:tcPr>
                                  <w:p w14:paraId="5C0A5D0E"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Coordination entre les données et les services de calcul</w:t>
                                    </w:r>
                                  </w:p>
                                </w:tc>
                              </w:tr>
                              <w:tr w:rsidR="000B6D6E" w:rsidRPr="007935E5" w14:paraId="4E1C12E7" w14:textId="77777777" w:rsidTr="00B805BE">
                                <w:trPr>
                                  <w:trHeight w:val="560"/>
                                </w:trPr>
                                <w:tc>
                                  <w:tcPr>
                                    <w:tcW w:w="0" w:type="auto"/>
                                    <w:tcMar>
                                      <w:top w:w="100" w:type="dxa"/>
                                      <w:left w:w="100" w:type="dxa"/>
                                      <w:bottom w:w="100" w:type="dxa"/>
                                      <w:right w:w="100" w:type="dxa"/>
                                    </w:tcMar>
                                    <w:hideMark/>
                                  </w:tcPr>
                                  <w:p w14:paraId="77CEA85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Application des règles de gestion métier</w:t>
                                    </w:r>
                                  </w:p>
                                </w:tc>
                              </w:tr>
                            </w:tbl>
                            <w:p w14:paraId="260DFBEA" w14:textId="77777777" w:rsidR="000B6D6E" w:rsidRDefault="000B6D6E" w:rsidP="000B6D6E">
                              <w:pPr>
                                <w:tabs>
                                  <w:tab w:val="left" w:pos="3200"/>
                                </w:tabs>
                                <w:spacing w:line="480" w:lineRule="auto"/>
                                <w:jc w:val="center"/>
                                <w:rPr>
                                  <w:rFonts w:ascii="Times New Roman" w:hAnsi="Times New Roman" w:cs="Times New Roman"/>
                                </w:rPr>
                              </w:pPr>
                            </w:p>
                            <w:p w14:paraId="01860B3D" w14:textId="77777777" w:rsidR="000B6D6E" w:rsidRDefault="000B6D6E" w:rsidP="000B6D6E">
                              <w:pPr>
                                <w:tabs>
                                  <w:tab w:val="left" w:pos="3200"/>
                                </w:tabs>
                                <w:spacing w:line="480" w:lineRule="auto"/>
                                <w:jc w:val="center"/>
                                <w:rPr>
                                  <w:rFonts w:ascii="Times New Roman" w:hAnsi="Times New Roman" w:cs="Times New Roman"/>
                                </w:rPr>
                              </w:pPr>
                            </w:p>
                            <w:p w14:paraId="0E69E4BA"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198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72"/>
                              </w:tblGrid>
                              <w:tr w:rsidR="000B6D6E" w:rsidRPr="007935E5" w14:paraId="18B738CE"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F78649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années et cadrages</w:t>
                                    </w:r>
                                  </w:p>
                                </w:tc>
                              </w:tr>
                              <w:tr w:rsidR="000B6D6E" w:rsidRPr="007935E5" w14:paraId="654EC65C"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480AE70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et consultation des années</w:t>
                                    </w:r>
                                  </w:p>
                                </w:tc>
                              </w:tr>
                              <w:tr w:rsidR="000B6D6E" w:rsidRPr="007935E5" w14:paraId="55EC1E47" w14:textId="77777777" w:rsidTr="00B805BE">
                                <w:trPr>
                                  <w:trHeight w:val="560"/>
                                </w:trPr>
                                <w:tc>
                                  <w:tcPr>
                                    <w:tcW w:w="0" w:type="auto"/>
                                    <w:tcMar>
                                      <w:top w:w="100" w:type="dxa"/>
                                      <w:left w:w="100" w:type="dxa"/>
                                      <w:bottom w:w="100" w:type="dxa"/>
                                      <w:right w:w="100" w:type="dxa"/>
                                    </w:tcMar>
                                    <w:hideMark/>
                                  </w:tcPr>
                                  <w:p w14:paraId="1A1C977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cadrages à une année</w:t>
                                    </w:r>
                                  </w:p>
                                </w:tc>
                              </w:tr>
                              <w:tr w:rsidR="000B6D6E" w:rsidRPr="007935E5" w14:paraId="1A2F6ABE" w14:textId="77777777" w:rsidTr="00B805BE">
                                <w:trPr>
                                  <w:trHeight w:val="560"/>
                                </w:trPr>
                                <w:tc>
                                  <w:tcPr>
                                    <w:tcW w:w="0" w:type="auto"/>
                                    <w:tcMar>
                                      <w:top w:w="100" w:type="dxa"/>
                                      <w:left w:w="100" w:type="dxa"/>
                                      <w:bottom w:w="100" w:type="dxa"/>
                                      <w:right w:w="100" w:type="dxa"/>
                                    </w:tcMar>
                                    <w:hideMark/>
                                  </w:tcPr>
                                  <w:p w14:paraId="5E52666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Vérification de l’unicité des cadrages par année</w:t>
                                    </w:r>
                                  </w:p>
                                </w:tc>
                              </w:tr>
                            </w:tbl>
                            <w:p w14:paraId="281EAF0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Ind w:w="1926"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2"/>
                              </w:tblGrid>
                              <w:tr w:rsidR="000B6D6E" w:rsidRPr="007935E5" w14:paraId="322CF49C" w14:textId="77777777" w:rsidTr="000B6D6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C2D554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facteurs</w:t>
                                    </w:r>
                                  </w:p>
                                </w:tc>
                              </w:tr>
                              <w:tr w:rsidR="000B6D6E" w:rsidRPr="007935E5" w14:paraId="77FC28C7" w14:textId="77777777" w:rsidTr="000B6D6E">
                                <w:trPr>
                                  <w:trHeight w:val="560"/>
                                </w:trPr>
                                <w:tc>
                                  <w:tcPr>
                                    <w:tcW w:w="0" w:type="auto"/>
                                    <w:tcBorders>
                                      <w:top w:val="single" w:sz="4" w:space="0" w:color="auto"/>
                                    </w:tcBorders>
                                    <w:tcMar>
                                      <w:top w:w="100" w:type="dxa"/>
                                      <w:left w:w="100" w:type="dxa"/>
                                      <w:bottom w:w="100" w:type="dxa"/>
                                      <w:right w:w="100" w:type="dxa"/>
                                    </w:tcMar>
                                    <w:hideMark/>
                                  </w:tcPr>
                                  <w:p w14:paraId="01B0D58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facteurs</w:t>
                                    </w:r>
                                  </w:p>
                                </w:tc>
                              </w:tr>
                              <w:tr w:rsidR="000B6D6E" w:rsidRPr="007935E5" w14:paraId="0AAB6AD5" w14:textId="77777777" w:rsidTr="000B6D6E">
                                <w:trPr>
                                  <w:trHeight w:val="560"/>
                                </w:trPr>
                                <w:tc>
                                  <w:tcPr>
                                    <w:tcW w:w="0" w:type="auto"/>
                                    <w:tcMar>
                                      <w:top w:w="100" w:type="dxa"/>
                                      <w:left w:w="100" w:type="dxa"/>
                                      <w:bottom w:w="100" w:type="dxa"/>
                                      <w:right w:w="100" w:type="dxa"/>
                                    </w:tcMar>
                                    <w:hideMark/>
                                  </w:tcPr>
                                  <w:p w14:paraId="1FB555D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d’un facteur à un cadrage</w:t>
                                    </w:r>
                                  </w:p>
                                </w:tc>
                              </w:tr>
                              <w:tr w:rsidR="000B6D6E" w:rsidRPr="007935E5" w14:paraId="200DC7F2" w14:textId="77777777" w:rsidTr="000B6D6E">
                                <w:trPr>
                                  <w:trHeight w:val="560"/>
                                </w:trPr>
                                <w:tc>
                                  <w:tcPr>
                                    <w:tcW w:w="0" w:type="auto"/>
                                    <w:tcMar>
                                      <w:top w:w="100" w:type="dxa"/>
                                      <w:left w:w="100" w:type="dxa"/>
                                      <w:bottom w:w="100" w:type="dxa"/>
                                      <w:right w:w="100" w:type="dxa"/>
                                    </w:tcMar>
                                    <w:hideMark/>
                                  </w:tcPr>
                                  <w:p w14:paraId="6D2E30A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des unités de mesure</w:t>
                                    </w:r>
                                  </w:p>
                                </w:tc>
                              </w:tr>
                              <w:tr w:rsidR="000B6D6E" w:rsidRPr="007935E5" w14:paraId="1228F289" w14:textId="77777777" w:rsidTr="000B6D6E">
                                <w:trPr>
                                  <w:trHeight w:val="560"/>
                                </w:trPr>
                                <w:tc>
                                  <w:tcPr>
                                    <w:tcW w:w="0" w:type="auto"/>
                                    <w:tcMar>
                                      <w:top w:w="100" w:type="dxa"/>
                                      <w:left w:w="100" w:type="dxa"/>
                                      <w:bottom w:w="100" w:type="dxa"/>
                                      <w:right w:w="100" w:type="dxa"/>
                                    </w:tcMar>
                                    <w:hideMark/>
                                  </w:tcPr>
                                  <w:p w14:paraId="4BBC4ED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Préparation des facteurs pour la saisie de valeurs</w:t>
                                    </w:r>
                                  </w:p>
                                </w:tc>
                              </w:tr>
                            </w:tbl>
                            <w:p w14:paraId="47ED2B3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13"/>
                              </w:tblGrid>
                              <w:tr w:rsidR="000B6D6E" w:rsidRPr="007935E5" w14:paraId="5E886597"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70A0A93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valeurs de facteurs</w:t>
                                    </w:r>
                                  </w:p>
                                </w:tc>
                              </w:tr>
                              <w:tr w:rsidR="000B6D6E" w:rsidRPr="007935E5" w14:paraId="04923D87"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31AE3E2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valeurs par année</w:t>
                                    </w:r>
                                  </w:p>
                                </w:tc>
                              </w:tr>
                              <w:tr w:rsidR="000B6D6E" w:rsidRPr="007935E5" w14:paraId="67C237F5" w14:textId="77777777" w:rsidTr="00DB0AE3">
                                <w:trPr>
                                  <w:trHeight w:val="560"/>
                                </w:trPr>
                                <w:tc>
                                  <w:tcPr>
                                    <w:tcW w:w="0" w:type="auto"/>
                                    <w:tcMar>
                                      <w:top w:w="100" w:type="dxa"/>
                                      <w:left w:w="100" w:type="dxa"/>
                                      <w:bottom w:w="100" w:type="dxa"/>
                                      <w:right w:w="100" w:type="dxa"/>
                                    </w:tcMar>
                                    <w:hideMark/>
                                  </w:tcPr>
                                  <w:p w14:paraId="794F06B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 la cohérence des valeurs</w:t>
                                    </w:r>
                                  </w:p>
                                </w:tc>
                              </w:tr>
                              <w:tr w:rsidR="000B6D6E" w:rsidRPr="007935E5" w14:paraId="3AF72B85" w14:textId="77777777" w:rsidTr="00DB0AE3">
                                <w:trPr>
                                  <w:trHeight w:val="560"/>
                                </w:trPr>
                                <w:tc>
                                  <w:tcPr>
                                    <w:tcW w:w="0" w:type="auto"/>
                                    <w:tcMar>
                                      <w:top w:w="100" w:type="dxa"/>
                                      <w:left w:w="100" w:type="dxa"/>
                                      <w:bottom w:w="100" w:type="dxa"/>
                                      <w:right w:w="100" w:type="dxa"/>
                                    </w:tcMar>
                                    <w:hideMark/>
                                  </w:tcPr>
                                  <w:p w14:paraId="20E98D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Historisation des valeurs de facteurs</w:t>
                                    </w:r>
                                  </w:p>
                                </w:tc>
                              </w:tr>
                              <w:tr w:rsidR="000B6D6E" w:rsidRPr="007935E5" w14:paraId="2F5E7C7F" w14:textId="77777777" w:rsidTr="00DB0AE3">
                                <w:trPr>
                                  <w:trHeight w:val="560"/>
                                </w:trPr>
                                <w:tc>
                                  <w:tcPr>
                                    <w:tcW w:w="0" w:type="auto"/>
                                    <w:tcMar>
                                      <w:top w:w="100" w:type="dxa"/>
                                      <w:left w:w="100" w:type="dxa"/>
                                      <w:bottom w:w="100" w:type="dxa"/>
                                      <w:right w:w="100" w:type="dxa"/>
                                    </w:tcMar>
                                    <w:hideMark/>
                                  </w:tcPr>
                                  <w:p w14:paraId="374D666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Mise à disposition des données pour l’analyse</w:t>
                                    </w:r>
                                  </w:p>
                                </w:tc>
                              </w:tr>
                            </w:tbl>
                            <w:p w14:paraId="56DAF05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40"/>
                              </w:tblGrid>
                              <w:tr w:rsidR="000B6D6E" w:rsidRPr="007935E5" w14:paraId="61BE34AA"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28445D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rubriques</w:t>
                                    </w:r>
                                  </w:p>
                                </w:tc>
                              </w:tr>
                              <w:tr w:rsidR="000B6D6E" w:rsidRPr="007935E5" w14:paraId="1F2B199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58F737F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rubriques budgétaires</w:t>
                                    </w:r>
                                  </w:p>
                                </w:tc>
                              </w:tr>
                              <w:tr w:rsidR="000B6D6E" w:rsidRPr="007935E5" w14:paraId="46096A9A" w14:textId="77777777" w:rsidTr="00DB0AE3">
                                <w:trPr>
                                  <w:trHeight w:val="560"/>
                                </w:trPr>
                                <w:tc>
                                  <w:tcPr>
                                    <w:tcW w:w="0" w:type="auto"/>
                                    <w:tcMar>
                                      <w:top w:w="100" w:type="dxa"/>
                                      <w:left w:w="100" w:type="dxa"/>
                                      <w:bottom w:w="100" w:type="dxa"/>
                                      <w:right w:w="100" w:type="dxa"/>
                                    </w:tcMar>
                                    <w:hideMark/>
                                  </w:tcPr>
                                  <w:p w14:paraId="53823A7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rubriques à un cadrage</w:t>
                                    </w:r>
                                  </w:p>
                                </w:tc>
                              </w:tr>
                              <w:tr w:rsidR="000B6D6E" w:rsidRPr="007935E5" w14:paraId="540C182E" w14:textId="77777777" w:rsidTr="00DB0AE3">
                                <w:trPr>
                                  <w:trHeight w:val="560"/>
                                </w:trPr>
                                <w:tc>
                                  <w:tcPr>
                                    <w:tcW w:w="0" w:type="auto"/>
                                    <w:tcMar>
                                      <w:top w:w="100" w:type="dxa"/>
                                      <w:left w:w="100" w:type="dxa"/>
                                      <w:bottom w:w="100" w:type="dxa"/>
                                      <w:right w:w="100" w:type="dxa"/>
                                    </w:tcMar>
                                    <w:hideMark/>
                                  </w:tcPr>
                                  <w:p w14:paraId="724B767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 la hiérarchie des rubriques</w:t>
                                    </w:r>
                                  </w:p>
                                </w:tc>
                              </w:tr>
                              <w:tr w:rsidR="000B6D6E" w:rsidRPr="007935E5" w14:paraId="35313472" w14:textId="77777777" w:rsidTr="00DB0AE3">
                                <w:trPr>
                                  <w:trHeight w:val="560"/>
                                </w:trPr>
                                <w:tc>
                                  <w:tcPr>
                                    <w:tcW w:w="0" w:type="auto"/>
                                    <w:tcMar>
                                      <w:top w:w="100" w:type="dxa"/>
                                      <w:left w:w="100" w:type="dxa"/>
                                      <w:bottom w:w="100" w:type="dxa"/>
                                      <w:right w:w="100" w:type="dxa"/>
                                    </w:tcMar>
                                    <w:hideMark/>
                                  </w:tcPr>
                                  <w:p w14:paraId="6F08870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logique des postes budgétaires</w:t>
                                    </w:r>
                                  </w:p>
                                </w:tc>
                              </w:tr>
                            </w:tbl>
                            <w:p w14:paraId="3BB5BAAD"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580"/>
                              </w:tblGrid>
                              <w:tr w:rsidR="000B6D6E" w:rsidRPr="007935E5" w14:paraId="0CD5BBC6"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45C760B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hypothèses</w:t>
                                    </w:r>
                                  </w:p>
                                </w:tc>
                              </w:tr>
                              <w:tr w:rsidR="000B6D6E" w:rsidRPr="007935E5" w14:paraId="2A50FCB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7E91615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hypothèses par année</w:t>
                                    </w:r>
                                  </w:p>
                                </w:tc>
                              </w:tr>
                              <w:tr w:rsidR="000B6D6E" w:rsidRPr="007935E5" w14:paraId="166B26CE" w14:textId="77777777" w:rsidTr="00DB0AE3">
                                <w:trPr>
                                  <w:trHeight w:val="560"/>
                                </w:trPr>
                                <w:tc>
                                  <w:tcPr>
                                    <w:tcW w:w="0" w:type="auto"/>
                                    <w:tcMar>
                                      <w:top w:w="100" w:type="dxa"/>
                                      <w:left w:w="100" w:type="dxa"/>
                                      <w:bottom w:w="100" w:type="dxa"/>
                                      <w:right w:w="100" w:type="dxa"/>
                                    </w:tcMar>
                                    <w:hideMark/>
                                  </w:tcPr>
                                  <w:p w14:paraId="7FFC8AF0"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hypothèses à une rubrique</w:t>
                                    </w:r>
                                  </w:p>
                                </w:tc>
                              </w:tr>
                              <w:tr w:rsidR="000B6D6E" w:rsidRPr="007935E5" w14:paraId="02881A90" w14:textId="77777777" w:rsidTr="00DB0AE3">
                                <w:trPr>
                                  <w:trHeight w:val="560"/>
                                </w:trPr>
                                <w:tc>
                                  <w:tcPr>
                                    <w:tcW w:w="0" w:type="auto"/>
                                    <w:tcMar>
                                      <w:top w:w="100" w:type="dxa"/>
                                      <w:left w:w="100" w:type="dxa"/>
                                      <w:bottom w:w="100" w:type="dxa"/>
                                      <w:right w:w="100" w:type="dxa"/>
                                    </w:tcMar>
                                    <w:hideMark/>
                                  </w:tcPr>
                                  <w:p w14:paraId="27BC6C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hypothèses budgétaires</w:t>
                                    </w:r>
                                  </w:p>
                                </w:tc>
                              </w:tr>
                              <w:tr w:rsidR="000B6D6E" w:rsidRPr="007935E5" w14:paraId="6C8A7CCB" w14:textId="77777777" w:rsidTr="00DB0AE3">
                                <w:trPr>
                                  <w:trHeight w:val="560"/>
                                </w:trPr>
                                <w:tc>
                                  <w:tcPr>
                                    <w:tcW w:w="0" w:type="auto"/>
                                    <w:tcMar>
                                      <w:top w:w="100" w:type="dxa"/>
                                      <w:left w:w="100" w:type="dxa"/>
                                      <w:bottom w:w="100" w:type="dxa"/>
                                      <w:right w:w="100" w:type="dxa"/>
                                    </w:tcMar>
                                    <w:hideMark/>
                                  </w:tcPr>
                                  <w:p w14:paraId="3A6FC2A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Exploitation des hypothèses pour la prévision</w:t>
                                    </w:r>
                                  </w:p>
                                </w:tc>
                              </w:tr>
                            </w:tbl>
                            <w:p w14:paraId="17E27494"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152"/>
                              </w:tblGrid>
                              <w:tr w:rsidR="000B6D6E" w:rsidRPr="007935E5" w14:paraId="24254455"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659F1C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Moteur de prévision</w:t>
                                    </w:r>
                                  </w:p>
                                </w:tc>
                              </w:tr>
                              <w:tr w:rsidR="000B6D6E" w:rsidRPr="007935E5" w14:paraId="5AADC5E2"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44BB26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valeurs de facteurs par année</w:t>
                                    </w:r>
                                  </w:p>
                                </w:tc>
                              </w:tr>
                              <w:tr w:rsidR="000B6D6E" w:rsidRPr="007935E5" w14:paraId="65CBEDD6" w14:textId="77777777" w:rsidTr="00DB0AE3">
                                <w:trPr>
                                  <w:trHeight w:val="560"/>
                                </w:trPr>
                                <w:tc>
                                  <w:tcPr>
                                    <w:tcW w:w="0" w:type="auto"/>
                                    <w:tcMar>
                                      <w:top w:w="100" w:type="dxa"/>
                                      <w:left w:w="100" w:type="dxa"/>
                                      <w:bottom w:w="100" w:type="dxa"/>
                                      <w:right w:w="100" w:type="dxa"/>
                                    </w:tcMar>
                                    <w:hideMark/>
                                  </w:tcPr>
                                  <w:p w14:paraId="578D60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hypothèses associées aux rubriques</w:t>
                                    </w:r>
                                  </w:p>
                                </w:tc>
                              </w:tr>
                              <w:tr w:rsidR="000B6D6E" w:rsidRPr="007935E5" w14:paraId="76F33130" w14:textId="77777777" w:rsidTr="00DB0AE3">
                                <w:trPr>
                                  <w:trHeight w:val="560"/>
                                </w:trPr>
                                <w:tc>
                                  <w:tcPr>
                                    <w:tcW w:w="0" w:type="auto"/>
                                    <w:tcMar>
                                      <w:top w:w="100" w:type="dxa"/>
                                      <w:left w:w="100" w:type="dxa"/>
                                      <w:bottom w:w="100" w:type="dxa"/>
                                      <w:right w:w="100" w:type="dxa"/>
                                    </w:tcMar>
                                    <w:hideMark/>
                                  </w:tcPr>
                                  <w:p w14:paraId="5B701C1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Construction des séries temporelles</w:t>
                                    </w:r>
                                  </w:p>
                                </w:tc>
                              </w:tr>
                              <w:tr w:rsidR="000B6D6E" w:rsidRPr="007935E5" w14:paraId="715B1A40" w14:textId="77777777" w:rsidTr="00DB0AE3">
                                <w:trPr>
                                  <w:trHeight w:val="560"/>
                                </w:trPr>
                                <w:tc>
                                  <w:tcPr>
                                    <w:tcW w:w="0" w:type="auto"/>
                                    <w:tcMar>
                                      <w:top w:w="100" w:type="dxa"/>
                                      <w:left w:w="100" w:type="dxa"/>
                                      <w:bottom w:w="100" w:type="dxa"/>
                                      <w:right w:w="100" w:type="dxa"/>
                                    </w:tcMar>
                                    <w:hideMark/>
                                  </w:tcPr>
                                  <w:p w14:paraId="6AB3088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Sélection du modèle de prévision approprié</w:t>
                                    </w:r>
                                  </w:p>
                                </w:tc>
                              </w:tr>
                              <w:tr w:rsidR="000B6D6E" w:rsidRPr="007935E5" w14:paraId="7568199B" w14:textId="77777777" w:rsidTr="00DB0AE3">
                                <w:trPr>
                                  <w:trHeight w:val="560"/>
                                </w:trPr>
                                <w:tc>
                                  <w:tcPr>
                                    <w:tcW w:w="0" w:type="auto"/>
                                    <w:tcMar>
                                      <w:top w:w="100" w:type="dxa"/>
                                      <w:left w:w="100" w:type="dxa"/>
                                      <w:bottom w:w="100" w:type="dxa"/>
                                      <w:right w:w="100" w:type="dxa"/>
                                    </w:tcMar>
                                    <w:hideMark/>
                                  </w:tcPr>
                                  <w:p w14:paraId="4F0B091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des prévisions par rubrique et par année</w:t>
                                    </w:r>
                                  </w:p>
                                </w:tc>
                              </w:tr>
                            </w:tbl>
                            <w:p w14:paraId="35AB4B3E"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919"/>
                              </w:tblGrid>
                              <w:tr w:rsidR="000B6D6E" w:rsidRPr="007935E5" w14:paraId="471EDDB4"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7724DC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génération de rapports</w:t>
                                    </w:r>
                                  </w:p>
                                </w:tc>
                              </w:tr>
                              <w:tr w:rsidR="000B6D6E" w:rsidRPr="007935E5" w14:paraId="64D69A05"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062C196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 rapports Excel</w:t>
                                    </w:r>
                                  </w:p>
                                </w:tc>
                              </w:tr>
                              <w:tr w:rsidR="000B6D6E" w:rsidRPr="007935E5" w14:paraId="7664F90B" w14:textId="77777777" w:rsidTr="00DB0AE3">
                                <w:trPr>
                                  <w:trHeight w:val="560"/>
                                </w:trPr>
                                <w:tc>
                                  <w:tcPr>
                                    <w:tcW w:w="0" w:type="auto"/>
                                    <w:tcMar>
                                      <w:top w:w="100" w:type="dxa"/>
                                      <w:left w:w="100" w:type="dxa"/>
                                      <w:bottom w:w="100" w:type="dxa"/>
                                      <w:right w:w="100" w:type="dxa"/>
                                    </w:tcMar>
                                    <w:hideMark/>
                                  </w:tcPr>
                                  <w:p w14:paraId="17DF8E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par année et cadrage</w:t>
                                    </w:r>
                                  </w:p>
                                </w:tc>
                              </w:tr>
                              <w:tr w:rsidR="000B6D6E" w:rsidRPr="007935E5" w14:paraId="64D97D41" w14:textId="77777777" w:rsidTr="00DB0AE3">
                                <w:trPr>
                                  <w:trHeight w:val="560"/>
                                </w:trPr>
                                <w:tc>
                                  <w:tcPr>
                                    <w:tcW w:w="0" w:type="auto"/>
                                    <w:tcMar>
                                      <w:top w:w="100" w:type="dxa"/>
                                      <w:left w:w="100" w:type="dxa"/>
                                      <w:bottom w:w="100" w:type="dxa"/>
                                      <w:right w:w="100" w:type="dxa"/>
                                    </w:tcMar>
                                    <w:hideMark/>
                                  </w:tcPr>
                                  <w:p w14:paraId="1AB31FD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Intégration des facteurs, hypothèses et prévisions</w:t>
                                    </w:r>
                                  </w:p>
                                </w:tc>
                              </w:tr>
                              <w:tr w:rsidR="000B6D6E" w:rsidRPr="007935E5" w14:paraId="52B7720F" w14:textId="77777777" w:rsidTr="00DB0AE3">
                                <w:trPr>
                                  <w:trHeight w:val="560"/>
                                </w:trPr>
                                <w:tc>
                                  <w:tcPr>
                                    <w:tcW w:w="0" w:type="auto"/>
                                    <w:tcMar>
                                      <w:top w:w="100" w:type="dxa"/>
                                      <w:left w:w="100" w:type="dxa"/>
                                      <w:bottom w:w="100" w:type="dxa"/>
                                      <w:right w:w="100" w:type="dxa"/>
                                    </w:tcMar>
                                    <w:hideMark/>
                                  </w:tcPr>
                                  <w:p w14:paraId="06A7140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Production de fichiers exploitables</w:t>
                                    </w:r>
                                  </w:p>
                                </w:tc>
                              </w:tr>
                            </w:tbl>
                            <w:p w14:paraId="629F816A" w14:textId="77777777" w:rsidR="000B6D6E" w:rsidRDefault="000B6D6E" w:rsidP="000B6D6E">
                              <w:pPr>
                                <w:tabs>
                                  <w:tab w:val="left" w:pos="3200"/>
                                </w:tabs>
                                <w:spacing w:line="480" w:lineRule="auto"/>
                                <w:jc w:val="center"/>
                                <w:rPr>
                                  <w:rFonts w:ascii="Times New Roman" w:hAnsi="Times New Roman" w:cs="Times New Roman"/>
                                </w:rPr>
                              </w:pPr>
                            </w:p>
                            <w:p w14:paraId="615CC369" w14:textId="77777777" w:rsidR="000B6D6E" w:rsidRDefault="000B6D6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97D6" id="Zone de texte 22" o:spid="_x0000_s1039" type="#_x0000_t202" style="position:absolute;left:0;text-align:left;margin-left:400.5pt;margin-top:.2pt;width:451.7pt;height:648.5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jgPQ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" fillcolor="white [3201]" strokeweight=".5pt">
                  <v:textbox>
                    <w:txbxContent>
                      <w:tbl>
                        <w:tblPr>
                          <w:tblW w:w="0" w:type="auto"/>
                          <w:tblInd w:w="162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492"/>
                        </w:tblGrid>
                        <w:tr w:rsidR="000B6D6E" w:rsidRPr="007935E5" w14:paraId="61A902B7"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5C1AA2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SERVICES MÉTIER (LOGIQUE)</w:t>
                              </w:r>
                            </w:p>
                          </w:tc>
                        </w:tr>
                        <w:tr w:rsidR="000B6D6E" w:rsidRPr="007935E5" w14:paraId="6622B1C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2BDA05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API REST assurant l’orchestration du système</w:t>
                              </w:r>
                            </w:p>
                          </w:tc>
                        </w:tr>
                        <w:tr w:rsidR="000B6D6E" w:rsidRPr="007935E5" w14:paraId="14A0CC6A" w14:textId="77777777" w:rsidTr="00B805BE">
                          <w:trPr>
                            <w:trHeight w:val="560"/>
                          </w:trPr>
                          <w:tc>
                            <w:tcPr>
                              <w:tcW w:w="0" w:type="auto"/>
                              <w:tcMar>
                                <w:top w:w="100" w:type="dxa"/>
                                <w:left w:w="100" w:type="dxa"/>
                                <w:bottom w:w="100" w:type="dxa"/>
                                <w:right w:w="100" w:type="dxa"/>
                              </w:tcMar>
                              <w:hideMark/>
                            </w:tcPr>
                            <w:p w14:paraId="5C0A5D0E"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Coordination entre les données et les services de calcul</w:t>
                              </w:r>
                            </w:p>
                          </w:tc>
                        </w:tr>
                        <w:tr w:rsidR="000B6D6E" w:rsidRPr="007935E5" w14:paraId="4E1C12E7" w14:textId="77777777" w:rsidTr="00B805BE">
                          <w:trPr>
                            <w:trHeight w:val="560"/>
                          </w:trPr>
                          <w:tc>
                            <w:tcPr>
                              <w:tcW w:w="0" w:type="auto"/>
                              <w:tcMar>
                                <w:top w:w="100" w:type="dxa"/>
                                <w:left w:w="100" w:type="dxa"/>
                                <w:bottom w:w="100" w:type="dxa"/>
                                <w:right w:w="100" w:type="dxa"/>
                              </w:tcMar>
                              <w:hideMark/>
                            </w:tcPr>
                            <w:p w14:paraId="77CEA85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Application des règles de gestion métier</w:t>
                              </w:r>
                            </w:p>
                          </w:tc>
                        </w:tr>
                      </w:tbl>
                      <w:p w14:paraId="260DFBEA" w14:textId="77777777" w:rsidR="000B6D6E" w:rsidRDefault="000B6D6E" w:rsidP="000B6D6E">
                        <w:pPr>
                          <w:tabs>
                            <w:tab w:val="left" w:pos="3200"/>
                          </w:tabs>
                          <w:spacing w:line="480" w:lineRule="auto"/>
                          <w:jc w:val="center"/>
                          <w:rPr>
                            <w:rFonts w:ascii="Times New Roman" w:hAnsi="Times New Roman" w:cs="Times New Roman"/>
                          </w:rPr>
                        </w:pPr>
                      </w:p>
                      <w:p w14:paraId="01860B3D" w14:textId="77777777" w:rsidR="000B6D6E" w:rsidRDefault="000B6D6E" w:rsidP="000B6D6E">
                        <w:pPr>
                          <w:tabs>
                            <w:tab w:val="left" w:pos="3200"/>
                          </w:tabs>
                          <w:spacing w:line="480" w:lineRule="auto"/>
                          <w:jc w:val="center"/>
                          <w:rPr>
                            <w:rFonts w:ascii="Times New Roman" w:hAnsi="Times New Roman" w:cs="Times New Roman"/>
                          </w:rPr>
                        </w:pPr>
                      </w:p>
                      <w:p w14:paraId="0E69E4BA"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198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72"/>
                        </w:tblGrid>
                        <w:tr w:rsidR="000B6D6E" w:rsidRPr="007935E5" w14:paraId="18B738CE"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F78649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années et cadrages</w:t>
                              </w:r>
                            </w:p>
                          </w:tc>
                        </w:tr>
                        <w:tr w:rsidR="000B6D6E" w:rsidRPr="007935E5" w14:paraId="654EC65C"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480AE70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et consultation des années</w:t>
                              </w:r>
                            </w:p>
                          </w:tc>
                        </w:tr>
                        <w:tr w:rsidR="000B6D6E" w:rsidRPr="007935E5" w14:paraId="55EC1E47" w14:textId="77777777" w:rsidTr="00B805BE">
                          <w:trPr>
                            <w:trHeight w:val="560"/>
                          </w:trPr>
                          <w:tc>
                            <w:tcPr>
                              <w:tcW w:w="0" w:type="auto"/>
                              <w:tcMar>
                                <w:top w:w="100" w:type="dxa"/>
                                <w:left w:w="100" w:type="dxa"/>
                                <w:bottom w:w="100" w:type="dxa"/>
                                <w:right w:w="100" w:type="dxa"/>
                              </w:tcMar>
                              <w:hideMark/>
                            </w:tcPr>
                            <w:p w14:paraId="1A1C977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cadrages à une année</w:t>
                              </w:r>
                            </w:p>
                          </w:tc>
                        </w:tr>
                        <w:tr w:rsidR="000B6D6E" w:rsidRPr="007935E5" w14:paraId="1A2F6ABE" w14:textId="77777777" w:rsidTr="00B805BE">
                          <w:trPr>
                            <w:trHeight w:val="560"/>
                          </w:trPr>
                          <w:tc>
                            <w:tcPr>
                              <w:tcW w:w="0" w:type="auto"/>
                              <w:tcMar>
                                <w:top w:w="100" w:type="dxa"/>
                                <w:left w:w="100" w:type="dxa"/>
                                <w:bottom w:w="100" w:type="dxa"/>
                                <w:right w:w="100" w:type="dxa"/>
                              </w:tcMar>
                              <w:hideMark/>
                            </w:tcPr>
                            <w:p w14:paraId="5E52666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Vérification de l’unicité des cadrages par année</w:t>
                              </w:r>
                            </w:p>
                          </w:tc>
                        </w:tr>
                      </w:tbl>
                      <w:p w14:paraId="281EAF0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Ind w:w="1926"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2"/>
                        </w:tblGrid>
                        <w:tr w:rsidR="000B6D6E" w:rsidRPr="007935E5" w14:paraId="322CF49C" w14:textId="77777777" w:rsidTr="000B6D6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C2D554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facteurs</w:t>
                              </w:r>
                            </w:p>
                          </w:tc>
                        </w:tr>
                        <w:tr w:rsidR="000B6D6E" w:rsidRPr="007935E5" w14:paraId="77FC28C7" w14:textId="77777777" w:rsidTr="000B6D6E">
                          <w:trPr>
                            <w:trHeight w:val="560"/>
                          </w:trPr>
                          <w:tc>
                            <w:tcPr>
                              <w:tcW w:w="0" w:type="auto"/>
                              <w:tcBorders>
                                <w:top w:val="single" w:sz="4" w:space="0" w:color="auto"/>
                              </w:tcBorders>
                              <w:tcMar>
                                <w:top w:w="100" w:type="dxa"/>
                                <w:left w:w="100" w:type="dxa"/>
                                <w:bottom w:w="100" w:type="dxa"/>
                                <w:right w:w="100" w:type="dxa"/>
                              </w:tcMar>
                              <w:hideMark/>
                            </w:tcPr>
                            <w:p w14:paraId="01B0D58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facteurs</w:t>
                              </w:r>
                            </w:p>
                          </w:tc>
                        </w:tr>
                        <w:tr w:rsidR="000B6D6E" w:rsidRPr="007935E5" w14:paraId="0AAB6AD5" w14:textId="77777777" w:rsidTr="000B6D6E">
                          <w:trPr>
                            <w:trHeight w:val="560"/>
                          </w:trPr>
                          <w:tc>
                            <w:tcPr>
                              <w:tcW w:w="0" w:type="auto"/>
                              <w:tcMar>
                                <w:top w:w="100" w:type="dxa"/>
                                <w:left w:w="100" w:type="dxa"/>
                                <w:bottom w:w="100" w:type="dxa"/>
                                <w:right w:w="100" w:type="dxa"/>
                              </w:tcMar>
                              <w:hideMark/>
                            </w:tcPr>
                            <w:p w14:paraId="1FB555D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d’un facteur à un cadrage</w:t>
                              </w:r>
                            </w:p>
                          </w:tc>
                        </w:tr>
                        <w:tr w:rsidR="000B6D6E" w:rsidRPr="007935E5" w14:paraId="200DC7F2" w14:textId="77777777" w:rsidTr="000B6D6E">
                          <w:trPr>
                            <w:trHeight w:val="560"/>
                          </w:trPr>
                          <w:tc>
                            <w:tcPr>
                              <w:tcW w:w="0" w:type="auto"/>
                              <w:tcMar>
                                <w:top w:w="100" w:type="dxa"/>
                                <w:left w:w="100" w:type="dxa"/>
                                <w:bottom w:w="100" w:type="dxa"/>
                                <w:right w:w="100" w:type="dxa"/>
                              </w:tcMar>
                              <w:hideMark/>
                            </w:tcPr>
                            <w:p w14:paraId="6D2E30A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des unités de mesure</w:t>
                              </w:r>
                            </w:p>
                          </w:tc>
                        </w:tr>
                        <w:tr w:rsidR="000B6D6E" w:rsidRPr="007935E5" w14:paraId="1228F289" w14:textId="77777777" w:rsidTr="000B6D6E">
                          <w:trPr>
                            <w:trHeight w:val="560"/>
                          </w:trPr>
                          <w:tc>
                            <w:tcPr>
                              <w:tcW w:w="0" w:type="auto"/>
                              <w:tcMar>
                                <w:top w:w="100" w:type="dxa"/>
                                <w:left w:w="100" w:type="dxa"/>
                                <w:bottom w:w="100" w:type="dxa"/>
                                <w:right w:w="100" w:type="dxa"/>
                              </w:tcMar>
                              <w:hideMark/>
                            </w:tcPr>
                            <w:p w14:paraId="4BBC4ED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Préparation des facteurs pour la saisie de valeurs</w:t>
                              </w:r>
                            </w:p>
                          </w:tc>
                        </w:tr>
                      </w:tbl>
                      <w:p w14:paraId="47ED2B3D"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13"/>
                        </w:tblGrid>
                        <w:tr w:rsidR="000B6D6E" w:rsidRPr="007935E5" w14:paraId="5E886597"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70A0A93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valeurs de facteurs</w:t>
                              </w:r>
                            </w:p>
                          </w:tc>
                        </w:tr>
                        <w:tr w:rsidR="000B6D6E" w:rsidRPr="007935E5" w14:paraId="04923D87"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31AE3E2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valeurs par année</w:t>
                              </w:r>
                            </w:p>
                          </w:tc>
                        </w:tr>
                        <w:tr w:rsidR="000B6D6E" w:rsidRPr="007935E5" w14:paraId="67C237F5" w14:textId="77777777" w:rsidTr="00DB0AE3">
                          <w:trPr>
                            <w:trHeight w:val="560"/>
                          </w:trPr>
                          <w:tc>
                            <w:tcPr>
                              <w:tcW w:w="0" w:type="auto"/>
                              <w:tcMar>
                                <w:top w:w="100" w:type="dxa"/>
                                <w:left w:w="100" w:type="dxa"/>
                                <w:bottom w:w="100" w:type="dxa"/>
                                <w:right w:w="100" w:type="dxa"/>
                              </w:tcMar>
                              <w:hideMark/>
                            </w:tcPr>
                            <w:p w14:paraId="794F06B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 la cohérence des valeurs</w:t>
                              </w:r>
                            </w:p>
                          </w:tc>
                        </w:tr>
                        <w:tr w:rsidR="000B6D6E" w:rsidRPr="007935E5" w14:paraId="3AF72B85" w14:textId="77777777" w:rsidTr="00DB0AE3">
                          <w:trPr>
                            <w:trHeight w:val="560"/>
                          </w:trPr>
                          <w:tc>
                            <w:tcPr>
                              <w:tcW w:w="0" w:type="auto"/>
                              <w:tcMar>
                                <w:top w:w="100" w:type="dxa"/>
                                <w:left w:w="100" w:type="dxa"/>
                                <w:bottom w:w="100" w:type="dxa"/>
                                <w:right w:w="100" w:type="dxa"/>
                              </w:tcMar>
                              <w:hideMark/>
                            </w:tcPr>
                            <w:p w14:paraId="20E98DF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Historisation des valeurs de facteurs</w:t>
                              </w:r>
                            </w:p>
                          </w:tc>
                        </w:tr>
                        <w:tr w:rsidR="000B6D6E" w:rsidRPr="007935E5" w14:paraId="2F5E7C7F" w14:textId="77777777" w:rsidTr="00DB0AE3">
                          <w:trPr>
                            <w:trHeight w:val="560"/>
                          </w:trPr>
                          <w:tc>
                            <w:tcPr>
                              <w:tcW w:w="0" w:type="auto"/>
                              <w:tcMar>
                                <w:top w:w="100" w:type="dxa"/>
                                <w:left w:w="100" w:type="dxa"/>
                                <w:bottom w:w="100" w:type="dxa"/>
                                <w:right w:w="100" w:type="dxa"/>
                              </w:tcMar>
                              <w:hideMark/>
                            </w:tcPr>
                            <w:p w14:paraId="374D666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Mise à disposition des données pour l’analyse</w:t>
                              </w:r>
                            </w:p>
                          </w:tc>
                        </w:tr>
                      </w:tbl>
                      <w:p w14:paraId="56DAF05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440"/>
                        </w:tblGrid>
                        <w:tr w:rsidR="000B6D6E" w:rsidRPr="007935E5" w14:paraId="61BE34AA"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28445D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rubriques</w:t>
                              </w:r>
                            </w:p>
                          </w:tc>
                        </w:tr>
                        <w:tr w:rsidR="000B6D6E" w:rsidRPr="007935E5" w14:paraId="1F2B199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58F737F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Création des rubriques budgétaires</w:t>
                              </w:r>
                            </w:p>
                          </w:tc>
                        </w:tr>
                        <w:tr w:rsidR="000B6D6E" w:rsidRPr="007935E5" w14:paraId="46096A9A" w14:textId="77777777" w:rsidTr="00DB0AE3">
                          <w:trPr>
                            <w:trHeight w:val="560"/>
                          </w:trPr>
                          <w:tc>
                            <w:tcPr>
                              <w:tcW w:w="0" w:type="auto"/>
                              <w:tcMar>
                                <w:top w:w="100" w:type="dxa"/>
                                <w:left w:w="100" w:type="dxa"/>
                                <w:bottom w:w="100" w:type="dxa"/>
                                <w:right w:w="100" w:type="dxa"/>
                              </w:tcMar>
                              <w:hideMark/>
                            </w:tcPr>
                            <w:p w14:paraId="53823A7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rubriques à un cadrage</w:t>
                              </w:r>
                            </w:p>
                          </w:tc>
                        </w:tr>
                        <w:tr w:rsidR="000B6D6E" w:rsidRPr="007935E5" w14:paraId="540C182E" w14:textId="77777777" w:rsidTr="00DB0AE3">
                          <w:trPr>
                            <w:trHeight w:val="560"/>
                          </w:trPr>
                          <w:tc>
                            <w:tcPr>
                              <w:tcW w:w="0" w:type="auto"/>
                              <w:tcMar>
                                <w:top w:w="100" w:type="dxa"/>
                                <w:left w:w="100" w:type="dxa"/>
                                <w:bottom w:w="100" w:type="dxa"/>
                                <w:right w:w="100" w:type="dxa"/>
                              </w:tcMar>
                              <w:hideMark/>
                            </w:tcPr>
                            <w:p w14:paraId="724B767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Gestion de la hiérarchie des rubriques</w:t>
                              </w:r>
                            </w:p>
                          </w:tc>
                        </w:tr>
                        <w:tr w:rsidR="000B6D6E" w:rsidRPr="007935E5" w14:paraId="35313472" w14:textId="77777777" w:rsidTr="00DB0AE3">
                          <w:trPr>
                            <w:trHeight w:val="560"/>
                          </w:trPr>
                          <w:tc>
                            <w:tcPr>
                              <w:tcW w:w="0" w:type="auto"/>
                              <w:tcMar>
                                <w:top w:w="100" w:type="dxa"/>
                                <w:left w:w="100" w:type="dxa"/>
                                <w:bottom w:w="100" w:type="dxa"/>
                                <w:right w:w="100" w:type="dxa"/>
                              </w:tcMar>
                              <w:hideMark/>
                            </w:tcPr>
                            <w:p w14:paraId="6F08870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logique des postes budgétaires</w:t>
                              </w:r>
                            </w:p>
                          </w:tc>
                        </w:tr>
                      </w:tbl>
                      <w:p w14:paraId="3BB5BAAD"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580"/>
                        </w:tblGrid>
                        <w:tr w:rsidR="000B6D6E" w:rsidRPr="007935E5" w14:paraId="0CD5BBC6"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45C760B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gestion des hypothèses</w:t>
                              </w:r>
                            </w:p>
                          </w:tc>
                        </w:tr>
                        <w:tr w:rsidR="000B6D6E" w:rsidRPr="007935E5" w14:paraId="2A50FCBC"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7E91615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Saisie des hypothèses par année</w:t>
                              </w:r>
                            </w:p>
                          </w:tc>
                        </w:tr>
                        <w:tr w:rsidR="000B6D6E" w:rsidRPr="007935E5" w14:paraId="166B26CE" w14:textId="77777777" w:rsidTr="00DB0AE3">
                          <w:trPr>
                            <w:trHeight w:val="560"/>
                          </w:trPr>
                          <w:tc>
                            <w:tcPr>
                              <w:tcW w:w="0" w:type="auto"/>
                              <w:tcMar>
                                <w:top w:w="100" w:type="dxa"/>
                                <w:left w:w="100" w:type="dxa"/>
                                <w:bottom w:w="100" w:type="dxa"/>
                                <w:right w:w="100" w:type="dxa"/>
                              </w:tcMar>
                              <w:hideMark/>
                            </w:tcPr>
                            <w:p w14:paraId="7FFC8AF0"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Association des hypothèses à une rubrique</w:t>
                              </w:r>
                            </w:p>
                          </w:tc>
                        </w:tr>
                        <w:tr w:rsidR="000B6D6E" w:rsidRPr="007935E5" w14:paraId="02881A90" w14:textId="77777777" w:rsidTr="00DB0AE3">
                          <w:trPr>
                            <w:trHeight w:val="560"/>
                          </w:trPr>
                          <w:tc>
                            <w:tcPr>
                              <w:tcW w:w="0" w:type="auto"/>
                              <w:tcMar>
                                <w:top w:w="100" w:type="dxa"/>
                                <w:left w:w="100" w:type="dxa"/>
                                <w:bottom w:w="100" w:type="dxa"/>
                                <w:right w:w="100" w:type="dxa"/>
                              </w:tcMar>
                              <w:hideMark/>
                            </w:tcPr>
                            <w:p w14:paraId="27BC6C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hypothèses budgétaires</w:t>
                              </w:r>
                            </w:p>
                          </w:tc>
                        </w:tr>
                        <w:tr w:rsidR="000B6D6E" w:rsidRPr="007935E5" w14:paraId="6C8A7CCB" w14:textId="77777777" w:rsidTr="00DB0AE3">
                          <w:trPr>
                            <w:trHeight w:val="560"/>
                          </w:trPr>
                          <w:tc>
                            <w:tcPr>
                              <w:tcW w:w="0" w:type="auto"/>
                              <w:tcMar>
                                <w:top w:w="100" w:type="dxa"/>
                                <w:left w:w="100" w:type="dxa"/>
                                <w:bottom w:w="100" w:type="dxa"/>
                                <w:right w:w="100" w:type="dxa"/>
                              </w:tcMar>
                              <w:hideMark/>
                            </w:tcPr>
                            <w:p w14:paraId="3A6FC2A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Exploitation des hypothèses pour la prévision</w:t>
                              </w:r>
                            </w:p>
                          </w:tc>
                        </w:tr>
                      </w:tbl>
                      <w:p w14:paraId="17E27494"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152"/>
                        </w:tblGrid>
                        <w:tr w:rsidR="000B6D6E" w:rsidRPr="007935E5" w14:paraId="24254455"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659F1C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Moteur de prévision</w:t>
                              </w:r>
                            </w:p>
                          </w:tc>
                        </w:tr>
                        <w:tr w:rsidR="000B6D6E" w:rsidRPr="007935E5" w14:paraId="5AADC5E2"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44BB2601"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valeurs de facteurs par année</w:t>
                              </w:r>
                            </w:p>
                          </w:tc>
                        </w:tr>
                        <w:tr w:rsidR="000B6D6E" w:rsidRPr="007935E5" w14:paraId="65CBEDD6" w14:textId="77777777" w:rsidTr="00DB0AE3">
                          <w:trPr>
                            <w:trHeight w:val="560"/>
                          </w:trPr>
                          <w:tc>
                            <w:tcPr>
                              <w:tcW w:w="0" w:type="auto"/>
                              <w:tcMar>
                                <w:top w:w="100" w:type="dxa"/>
                                <w:left w:w="100" w:type="dxa"/>
                                <w:bottom w:w="100" w:type="dxa"/>
                                <w:right w:w="100" w:type="dxa"/>
                              </w:tcMar>
                              <w:hideMark/>
                            </w:tcPr>
                            <w:p w14:paraId="578D60E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Analyse des hypothèses associées aux rubriques</w:t>
                              </w:r>
                            </w:p>
                          </w:tc>
                        </w:tr>
                        <w:tr w:rsidR="000B6D6E" w:rsidRPr="007935E5" w14:paraId="76F33130" w14:textId="77777777" w:rsidTr="00DB0AE3">
                          <w:trPr>
                            <w:trHeight w:val="560"/>
                          </w:trPr>
                          <w:tc>
                            <w:tcPr>
                              <w:tcW w:w="0" w:type="auto"/>
                              <w:tcMar>
                                <w:top w:w="100" w:type="dxa"/>
                                <w:left w:w="100" w:type="dxa"/>
                                <w:bottom w:w="100" w:type="dxa"/>
                                <w:right w:w="100" w:type="dxa"/>
                              </w:tcMar>
                              <w:hideMark/>
                            </w:tcPr>
                            <w:p w14:paraId="5B701C1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Construction des séries temporelles</w:t>
                              </w:r>
                            </w:p>
                          </w:tc>
                        </w:tr>
                        <w:tr w:rsidR="000B6D6E" w:rsidRPr="007935E5" w14:paraId="715B1A40" w14:textId="77777777" w:rsidTr="00DB0AE3">
                          <w:trPr>
                            <w:trHeight w:val="560"/>
                          </w:trPr>
                          <w:tc>
                            <w:tcPr>
                              <w:tcW w:w="0" w:type="auto"/>
                              <w:tcMar>
                                <w:top w:w="100" w:type="dxa"/>
                                <w:left w:w="100" w:type="dxa"/>
                                <w:bottom w:w="100" w:type="dxa"/>
                                <w:right w:w="100" w:type="dxa"/>
                              </w:tcMar>
                              <w:hideMark/>
                            </w:tcPr>
                            <w:p w14:paraId="6AB30887"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Sélection du modèle de prévision approprié</w:t>
                              </w:r>
                            </w:p>
                          </w:tc>
                        </w:tr>
                        <w:tr w:rsidR="000B6D6E" w:rsidRPr="007935E5" w14:paraId="7568199B" w14:textId="77777777" w:rsidTr="00DB0AE3">
                          <w:trPr>
                            <w:trHeight w:val="560"/>
                          </w:trPr>
                          <w:tc>
                            <w:tcPr>
                              <w:tcW w:w="0" w:type="auto"/>
                              <w:tcMar>
                                <w:top w:w="100" w:type="dxa"/>
                                <w:left w:w="100" w:type="dxa"/>
                                <w:bottom w:w="100" w:type="dxa"/>
                                <w:right w:w="100" w:type="dxa"/>
                              </w:tcMar>
                              <w:hideMark/>
                            </w:tcPr>
                            <w:p w14:paraId="4F0B0914"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des prévisions par rubrique et par année</w:t>
                              </w:r>
                            </w:p>
                          </w:tc>
                        </w:tr>
                      </w:tbl>
                      <w:p w14:paraId="35AB4B3E"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919"/>
                        </w:tblGrid>
                        <w:tr w:rsidR="000B6D6E" w:rsidRPr="007935E5" w14:paraId="471EDDB4" w14:textId="77777777" w:rsidTr="00DB0AE3">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07724DC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Service de génération de rapports</w:t>
                              </w:r>
                            </w:p>
                          </w:tc>
                        </w:tr>
                        <w:tr w:rsidR="000B6D6E" w:rsidRPr="007935E5" w14:paraId="64D69A05" w14:textId="77777777" w:rsidTr="00DB0AE3">
                          <w:trPr>
                            <w:trHeight w:val="560"/>
                          </w:trPr>
                          <w:tc>
                            <w:tcPr>
                              <w:tcW w:w="0" w:type="auto"/>
                              <w:tcBorders>
                                <w:top w:val="single" w:sz="4" w:space="0" w:color="auto"/>
                              </w:tcBorders>
                              <w:tcMar>
                                <w:top w:w="100" w:type="dxa"/>
                                <w:left w:w="100" w:type="dxa"/>
                                <w:bottom w:w="100" w:type="dxa"/>
                                <w:right w:w="100" w:type="dxa"/>
                              </w:tcMar>
                              <w:hideMark/>
                            </w:tcPr>
                            <w:p w14:paraId="062C196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Génération de rapports Excel</w:t>
                              </w:r>
                            </w:p>
                          </w:tc>
                        </w:tr>
                        <w:tr w:rsidR="000B6D6E" w:rsidRPr="007935E5" w14:paraId="7664F90B" w14:textId="77777777" w:rsidTr="00DB0AE3">
                          <w:trPr>
                            <w:trHeight w:val="560"/>
                          </w:trPr>
                          <w:tc>
                            <w:tcPr>
                              <w:tcW w:w="0" w:type="auto"/>
                              <w:tcMar>
                                <w:top w:w="100" w:type="dxa"/>
                                <w:left w:w="100" w:type="dxa"/>
                                <w:bottom w:w="100" w:type="dxa"/>
                                <w:right w:w="100" w:type="dxa"/>
                              </w:tcMar>
                              <w:hideMark/>
                            </w:tcPr>
                            <w:p w14:paraId="17DF8E5B"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Structuration par année et cadrage</w:t>
                              </w:r>
                            </w:p>
                          </w:tc>
                        </w:tr>
                        <w:tr w:rsidR="000B6D6E" w:rsidRPr="007935E5" w14:paraId="64D97D41" w14:textId="77777777" w:rsidTr="00DB0AE3">
                          <w:trPr>
                            <w:trHeight w:val="560"/>
                          </w:trPr>
                          <w:tc>
                            <w:tcPr>
                              <w:tcW w:w="0" w:type="auto"/>
                              <w:tcMar>
                                <w:top w:w="100" w:type="dxa"/>
                                <w:left w:w="100" w:type="dxa"/>
                                <w:bottom w:w="100" w:type="dxa"/>
                                <w:right w:w="100" w:type="dxa"/>
                              </w:tcMar>
                              <w:hideMark/>
                            </w:tcPr>
                            <w:p w14:paraId="1AB31FD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Intégration des facteurs, hypothèses et prévisions</w:t>
                              </w:r>
                            </w:p>
                          </w:tc>
                        </w:tr>
                        <w:tr w:rsidR="000B6D6E" w:rsidRPr="007935E5" w14:paraId="52B7720F" w14:textId="77777777" w:rsidTr="00DB0AE3">
                          <w:trPr>
                            <w:trHeight w:val="560"/>
                          </w:trPr>
                          <w:tc>
                            <w:tcPr>
                              <w:tcW w:w="0" w:type="auto"/>
                              <w:tcMar>
                                <w:top w:w="100" w:type="dxa"/>
                                <w:left w:w="100" w:type="dxa"/>
                                <w:bottom w:w="100" w:type="dxa"/>
                                <w:right w:w="100" w:type="dxa"/>
                              </w:tcMar>
                              <w:hideMark/>
                            </w:tcPr>
                            <w:p w14:paraId="06A71403"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Production de fichiers exploitables</w:t>
                              </w:r>
                            </w:p>
                          </w:tc>
                        </w:tr>
                      </w:tbl>
                      <w:p w14:paraId="629F816A" w14:textId="77777777" w:rsidR="000B6D6E" w:rsidRDefault="000B6D6E" w:rsidP="000B6D6E">
                        <w:pPr>
                          <w:tabs>
                            <w:tab w:val="left" w:pos="3200"/>
                          </w:tabs>
                          <w:spacing w:line="480" w:lineRule="auto"/>
                          <w:jc w:val="center"/>
                          <w:rPr>
                            <w:rFonts w:ascii="Times New Roman" w:hAnsi="Times New Roman" w:cs="Times New Roman"/>
                          </w:rPr>
                        </w:pPr>
                      </w:p>
                      <w:p w14:paraId="615CC369" w14:textId="77777777" w:rsidR="000B6D6E" w:rsidRDefault="000B6D6E">
                        <w:pPr>
                          <w:ind w:left="0"/>
                        </w:pPr>
                      </w:p>
                    </w:txbxContent>
                  </v:textbox>
                  <w10:wrap anchorx="margin"/>
                </v:shape>
              </w:pict>
            </mc:Fallback>
          </mc:AlternateContent>
        </w:r>
      </w:del>
    </w:p>
    <w:p w14:paraId="5B58AEEC" w14:textId="0E239EE9" w:rsidR="000B6D6E" w:rsidDel="00974EF5" w:rsidRDefault="000B6D6E" w:rsidP="00974EF5">
      <w:pPr>
        <w:tabs>
          <w:tab w:val="left" w:pos="3200"/>
        </w:tabs>
        <w:spacing w:line="480" w:lineRule="auto"/>
        <w:ind w:left="720" w:firstLine="0"/>
        <w:rPr>
          <w:del w:id="3514" w:author="Cheick Traoré" w:date="2026-01-07T16:26:00Z" w16du:dateUtc="2026-01-07T16:26:00Z"/>
          <w:rFonts w:ascii="Times New Roman" w:hAnsi="Times New Roman" w:cs="Times New Roman"/>
        </w:rPr>
        <w:pPrChange w:id="3515" w:author="Cheick Traoré" w:date="2026-01-07T16:26:00Z" w16du:dateUtc="2026-01-07T16:26:00Z">
          <w:pPr>
            <w:tabs>
              <w:tab w:val="left" w:pos="3200"/>
            </w:tabs>
            <w:spacing w:line="480" w:lineRule="auto"/>
          </w:pPr>
        </w:pPrChange>
      </w:pPr>
    </w:p>
    <w:p w14:paraId="2B681E37" w14:textId="07940EEA" w:rsidR="000B6D6E" w:rsidDel="00974EF5" w:rsidRDefault="000B6D6E" w:rsidP="00974EF5">
      <w:pPr>
        <w:tabs>
          <w:tab w:val="left" w:pos="3200"/>
        </w:tabs>
        <w:spacing w:line="480" w:lineRule="auto"/>
        <w:ind w:left="720" w:firstLine="0"/>
        <w:rPr>
          <w:del w:id="3516" w:author="Cheick Traoré" w:date="2026-01-07T16:26:00Z" w16du:dateUtc="2026-01-07T16:26:00Z"/>
          <w:rFonts w:ascii="Times New Roman" w:hAnsi="Times New Roman" w:cs="Times New Roman"/>
        </w:rPr>
        <w:pPrChange w:id="3517" w:author="Cheick Traoré" w:date="2026-01-07T16:26:00Z" w16du:dateUtc="2026-01-07T16:26:00Z">
          <w:pPr>
            <w:tabs>
              <w:tab w:val="left" w:pos="3200"/>
            </w:tabs>
            <w:spacing w:line="480" w:lineRule="auto"/>
          </w:pPr>
        </w:pPrChange>
      </w:pPr>
    </w:p>
    <w:p w14:paraId="67A6B8A6" w14:textId="560CD84F" w:rsidR="000B6D6E" w:rsidDel="00974EF5" w:rsidRDefault="000B6D6E" w:rsidP="00974EF5">
      <w:pPr>
        <w:tabs>
          <w:tab w:val="left" w:pos="3200"/>
        </w:tabs>
        <w:spacing w:line="480" w:lineRule="auto"/>
        <w:ind w:left="720" w:firstLine="0"/>
        <w:rPr>
          <w:del w:id="3518" w:author="Cheick Traoré" w:date="2026-01-07T16:26:00Z" w16du:dateUtc="2026-01-07T16:26:00Z"/>
          <w:rFonts w:ascii="Times New Roman" w:hAnsi="Times New Roman" w:cs="Times New Roman"/>
        </w:rPr>
        <w:pPrChange w:id="3519" w:author="Cheick Traoré" w:date="2026-01-07T16:26:00Z" w16du:dateUtc="2026-01-07T16:26:00Z">
          <w:pPr>
            <w:tabs>
              <w:tab w:val="left" w:pos="3200"/>
            </w:tabs>
            <w:spacing w:line="480" w:lineRule="auto"/>
          </w:pPr>
        </w:pPrChange>
      </w:pPr>
    </w:p>
    <w:p w14:paraId="553D77C7" w14:textId="45D33C78" w:rsidR="000B6D6E" w:rsidDel="00974EF5" w:rsidRDefault="000B6D6E" w:rsidP="00974EF5">
      <w:pPr>
        <w:tabs>
          <w:tab w:val="left" w:pos="3200"/>
        </w:tabs>
        <w:spacing w:line="480" w:lineRule="auto"/>
        <w:ind w:left="720" w:firstLine="0"/>
        <w:rPr>
          <w:del w:id="3520" w:author="Cheick Traoré" w:date="2026-01-07T16:26:00Z" w16du:dateUtc="2026-01-07T16:26:00Z"/>
          <w:rFonts w:ascii="Times New Roman" w:hAnsi="Times New Roman" w:cs="Times New Roman"/>
        </w:rPr>
        <w:pPrChange w:id="3521" w:author="Cheick Traoré" w:date="2026-01-07T16:26:00Z" w16du:dateUtc="2026-01-07T16:26:00Z">
          <w:pPr>
            <w:tabs>
              <w:tab w:val="left" w:pos="3200"/>
            </w:tabs>
            <w:spacing w:line="480" w:lineRule="auto"/>
          </w:pPr>
        </w:pPrChange>
      </w:pPr>
    </w:p>
    <w:p w14:paraId="6A14BF89" w14:textId="4EBF3DC2" w:rsidR="000B6D6E" w:rsidDel="00974EF5" w:rsidRDefault="00E82F16" w:rsidP="00974EF5">
      <w:pPr>
        <w:tabs>
          <w:tab w:val="left" w:pos="3200"/>
        </w:tabs>
        <w:spacing w:line="480" w:lineRule="auto"/>
        <w:ind w:left="720" w:firstLine="0"/>
        <w:rPr>
          <w:del w:id="3522" w:author="Cheick Traoré" w:date="2026-01-07T16:26:00Z" w16du:dateUtc="2026-01-07T16:26:00Z"/>
          <w:rFonts w:ascii="Times New Roman" w:hAnsi="Times New Roman" w:cs="Times New Roman"/>
        </w:rPr>
        <w:pPrChange w:id="3523" w:author="Cheick Traoré" w:date="2026-01-07T16:26:00Z" w16du:dateUtc="2026-01-07T16:26:00Z">
          <w:pPr>
            <w:tabs>
              <w:tab w:val="left" w:pos="3200"/>
            </w:tabs>
            <w:spacing w:line="480" w:lineRule="auto"/>
          </w:pPr>
        </w:pPrChange>
      </w:pPr>
      <w:del w:id="3524"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D09573D" wp14:editId="602B0470">
                  <wp:simplePos x="0" y="0"/>
                  <wp:positionH relativeFrom="column">
                    <wp:posOffset>2867237</wp:posOffset>
                  </wp:positionH>
                  <wp:positionV relativeFrom="paragraph">
                    <wp:posOffset>240876</wp:posOffset>
                  </wp:positionV>
                  <wp:extent cx="45719" cy="1032933"/>
                  <wp:effectExtent l="38100" t="0" r="69215" b="53340"/>
                  <wp:wrapNone/>
                  <wp:docPr id="2141031190" name="Connecteur droit avec flèche 25"/>
                  <wp:cNvGraphicFramePr/>
                  <a:graphic xmlns:a="http://schemas.openxmlformats.org/drawingml/2006/main">
                    <a:graphicData uri="http://schemas.microsoft.com/office/word/2010/wordprocessingShape">
                      <wps:wsp>
                        <wps:cNvCnPr/>
                        <wps:spPr>
                          <a:xfrm>
                            <a:off x="0" y="0"/>
                            <a:ext cx="45719" cy="1032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7F2D8" id="Connecteur droit avec flèche 25" o:spid="_x0000_s1026" type="#_x0000_t32" style="position:absolute;margin-left:225.75pt;margin-top:18.95pt;width:3.6pt;height:8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" strokecolor="black [3200]" strokeweight=".5pt">
                  <v:stroke endarrow="block" joinstyle="miter"/>
                </v:shape>
              </w:pict>
            </mc:Fallback>
          </mc:AlternateContent>
        </w:r>
      </w:del>
    </w:p>
    <w:p w14:paraId="0B8F1174" w14:textId="19B111DF" w:rsidR="000B6D6E" w:rsidDel="00974EF5" w:rsidRDefault="000B6D6E" w:rsidP="00974EF5">
      <w:pPr>
        <w:tabs>
          <w:tab w:val="left" w:pos="3200"/>
        </w:tabs>
        <w:spacing w:line="480" w:lineRule="auto"/>
        <w:ind w:left="720" w:firstLine="0"/>
        <w:rPr>
          <w:del w:id="3525" w:author="Cheick Traoré" w:date="2026-01-07T16:26:00Z" w16du:dateUtc="2026-01-07T16:26:00Z"/>
          <w:rFonts w:ascii="Times New Roman" w:hAnsi="Times New Roman" w:cs="Times New Roman"/>
        </w:rPr>
        <w:pPrChange w:id="3526" w:author="Cheick Traoré" w:date="2026-01-07T16:26:00Z" w16du:dateUtc="2026-01-07T16:26:00Z">
          <w:pPr>
            <w:tabs>
              <w:tab w:val="left" w:pos="3200"/>
            </w:tabs>
            <w:spacing w:line="480" w:lineRule="auto"/>
          </w:pPr>
        </w:pPrChange>
      </w:pPr>
    </w:p>
    <w:p w14:paraId="4E5F1594" w14:textId="39075C0C" w:rsidR="000B6D6E" w:rsidDel="00974EF5" w:rsidRDefault="000B6D6E" w:rsidP="00974EF5">
      <w:pPr>
        <w:tabs>
          <w:tab w:val="left" w:pos="3200"/>
        </w:tabs>
        <w:spacing w:line="480" w:lineRule="auto"/>
        <w:ind w:left="720" w:firstLine="0"/>
        <w:rPr>
          <w:del w:id="3527" w:author="Cheick Traoré" w:date="2026-01-07T16:26:00Z" w16du:dateUtc="2026-01-07T16:26:00Z"/>
          <w:rFonts w:ascii="Times New Roman" w:hAnsi="Times New Roman" w:cs="Times New Roman"/>
        </w:rPr>
        <w:pPrChange w:id="3528" w:author="Cheick Traoré" w:date="2026-01-07T16:26:00Z" w16du:dateUtc="2026-01-07T16:26:00Z">
          <w:pPr>
            <w:tabs>
              <w:tab w:val="left" w:pos="3200"/>
            </w:tabs>
            <w:spacing w:line="480" w:lineRule="auto"/>
          </w:pPr>
        </w:pPrChange>
      </w:pPr>
    </w:p>
    <w:p w14:paraId="10916E2A" w14:textId="6A630F80" w:rsidR="000B6D6E" w:rsidDel="00974EF5" w:rsidRDefault="000B6D6E" w:rsidP="00974EF5">
      <w:pPr>
        <w:tabs>
          <w:tab w:val="left" w:pos="3200"/>
        </w:tabs>
        <w:spacing w:line="480" w:lineRule="auto"/>
        <w:ind w:left="720" w:firstLine="0"/>
        <w:rPr>
          <w:del w:id="3529" w:author="Cheick Traoré" w:date="2026-01-07T16:26:00Z" w16du:dateUtc="2026-01-07T16:26:00Z"/>
          <w:rFonts w:ascii="Times New Roman" w:hAnsi="Times New Roman" w:cs="Times New Roman"/>
        </w:rPr>
        <w:pPrChange w:id="3530" w:author="Cheick Traoré" w:date="2026-01-07T16:26:00Z" w16du:dateUtc="2026-01-07T16:26:00Z">
          <w:pPr>
            <w:tabs>
              <w:tab w:val="left" w:pos="3200"/>
            </w:tabs>
            <w:spacing w:line="480" w:lineRule="auto"/>
          </w:pPr>
        </w:pPrChange>
      </w:pPr>
    </w:p>
    <w:p w14:paraId="360BB7C1" w14:textId="755684DA" w:rsidR="000B6D6E" w:rsidDel="00974EF5" w:rsidRDefault="000B6D6E" w:rsidP="00974EF5">
      <w:pPr>
        <w:tabs>
          <w:tab w:val="left" w:pos="3200"/>
        </w:tabs>
        <w:spacing w:line="480" w:lineRule="auto"/>
        <w:ind w:left="720" w:firstLine="0"/>
        <w:rPr>
          <w:del w:id="3531" w:author="Cheick Traoré" w:date="2026-01-07T16:26:00Z" w16du:dateUtc="2026-01-07T16:26:00Z"/>
          <w:rFonts w:ascii="Times New Roman" w:hAnsi="Times New Roman" w:cs="Times New Roman"/>
        </w:rPr>
        <w:pPrChange w:id="3532" w:author="Cheick Traoré" w:date="2026-01-07T16:26:00Z" w16du:dateUtc="2026-01-07T16:26:00Z">
          <w:pPr>
            <w:tabs>
              <w:tab w:val="left" w:pos="3200"/>
            </w:tabs>
            <w:spacing w:line="480" w:lineRule="auto"/>
          </w:pPr>
        </w:pPrChange>
      </w:pPr>
    </w:p>
    <w:p w14:paraId="480CA34A" w14:textId="133399DB" w:rsidR="000B6D6E" w:rsidDel="00974EF5" w:rsidRDefault="000B6D6E" w:rsidP="00974EF5">
      <w:pPr>
        <w:tabs>
          <w:tab w:val="left" w:pos="3200"/>
        </w:tabs>
        <w:spacing w:line="480" w:lineRule="auto"/>
        <w:ind w:left="720" w:firstLine="0"/>
        <w:rPr>
          <w:del w:id="3533" w:author="Cheick Traoré" w:date="2026-01-07T16:26:00Z" w16du:dateUtc="2026-01-07T16:26:00Z"/>
          <w:rFonts w:ascii="Times New Roman" w:hAnsi="Times New Roman" w:cs="Times New Roman"/>
        </w:rPr>
        <w:pPrChange w:id="3534" w:author="Cheick Traoré" w:date="2026-01-07T16:26:00Z" w16du:dateUtc="2026-01-07T16:26:00Z">
          <w:pPr>
            <w:tabs>
              <w:tab w:val="left" w:pos="3200"/>
            </w:tabs>
            <w:spacing w:line="480" w:lineRule="auto"/>
          </w:pPr>
        </w:pPrChange>
      </w:pPr>
    </w:p>
    <w:p w14:paraId="05F11C89" w14:textId="3DA2275F" w:rsidR="000B6D6E" w:rsidDel="00974EF5" w:rsidRDefault="000B6D6E" w:rsidP="00974EF5">
      <w:pPr>
        <w:tabs>
          <w:tab w:val="left" w:pos="3200"/>
        </w:tabs>
        <w:spacing w:line="480" w:lineRule="auto"/>
        <w:ind w:left="720" w:firstLine="0"/>
        <w:rPr>
          <w:del w:id="3535" w:author="Cheick Traoré" w:date="2026-01-07T16:26:00Z" w16du:dateUtc="2026-01-07T16:26:00Z"/>
          <w:rFonts w:ascii="Times New Roman" w:hAnsi="Times New Roman" w:cs="Times New Roman"/>
        </w:rPr>
        <w:pPrChange w:id="3536" w:author="Cheick Traoré" w:date="2026-01-07T16:26:00Z" w16du:dateUtc="2026-01-07T16:26:00Z">
          <w:pPr>
            <w:tabs>
              <w:tab w:val="left" w:pos="3200"/>
            </w:tabs>
            <w:spacing w:line="480" w:lineRule="auto"/>
          </w:pPr>
        </w:pPrChange>
      </w:pPr>
    </w:p>
    <w:p w14:paraId="7483F1F4" w14:textId="10CD45ED" w:rsidR="000B6D6E" w:rsidDel="00974EF5" w:rsidRDefault="000B6D6E" w:rsidP="00974EF5">
      <w:pPr>
        <w:tabs>
          <w:tab w:val="left" w:pos="3200"/>
        </w:tabs>
        <w:spacing w:line="480" w:lineRule="auto"/>
        <w:ind w:left="720" w:firstLine="0"/>
        <w:rPr>
          <w:del w:id="3537" w:author="Cheick Traoré" w:date="2026-01-07T16:26:00Z" w16du:dateUtc="2026-01-07T16:26:00Z"/>
          <w:rFonts w:ascii="Times New Roman" w:hAnsi="Times New Roman" w:cs="Times New Roman"/>
        </w:rPr>
        <w:pPrChange w:id="3538" w:author="Cheick Traoré" w:date="2026-01-07T16:26:00Z" w16du:dateUtc="2026-01-07T16:26:00Z">
          <w:pPr>
            <w:tabs>
              <w:tab w:val="left" w:pos="3200"/>
            </w:tabs>
            <w:spacing w:line="480" w:lineRule="auto"/>
          </w:pPr>
        </w:pPrChange>
      </w:pPr>
    </w:p>
    <w:p w14:paraId="0902D104" w14:textId="2E00437B" w:rsidR="000B6D6E" w:rsidDel="00974EF5" w:rsidRDefault="000B6D6E" w:rsidP="00974EF5">
      <w:pPr>
        <w:tabs>
          <w:tab w:val="left" w:pos="3200"/>
        </w:tabs>
        <w:spacing w:line="480" w:lineRule="auto"/>
        <w:ind w:left="720" w:firstLine="0"/>
        <w:rPr>
          <w:del w:id="3539" w:author="Cheick Traoré" w:date="2026-01-07T16:26:00Z" w16du:dateUtc="2026-01-07T16:26:00Z"/>
          <w:rFonts w:ascii="Times New Roman" w:hAnsi="Times New Roman" w:cs="Times New Roman"/>
        </w:rPr>
        <w:pPrChange w:id="3540" w:author="Cheick Traoré" w:date="2026-01-07T16:26:00Z" w16du:dateUtc="2026-01-07T16:26:00Z">
          <w:pPr>
            <w:tabs>
              <w:tab w:val="left" w:pos="3200"/>
            </w:tabs>
            <w:spacing w:line="480" w:lineRule="auto"/>
          </w:pPr>
        </w:pPrChange>
      </w:pPr>
    </w:p>
    <w:p w14:paraId="7E715566" w14:textId="1087BC21" w:rsidR="000B6D6E" w:rsidDel="00974EF5" w:rsidRDefault="00E82F16" w:rsidP="00974EF5">
      <w:pPr>
        <w:tabs>
          <w:tab w:val="left" w:pos="3200"/>
        </w:tabs>
        <w:spacing w:line="480" w:lineRule="auto"/>
        <w:ind w:left="720" w:firstLine="0"/>
        <w:rPr>
          <w:del w:id="3541" w:author="Cheick Traoré" w:date="2026-01-07T16:26:00Z" w16du:dateUtc="2026-01-07T16:26:00Z"/>
          <w:rFonts w:ascii="Times New Roman" w:hAnsi="Times New Roman" w:cs="Times New Roman"/>
        </w:rPr>
        <w:pPrChange w:id="3542" w:author="Cheick Traoré" w:date="2026-01-07T16:26:00Z" w16du:dateUtc="2026-01-07T16:26:00Z">
          <w:pPr>
            <w:tabs>
              <w:tab w:val="left" w:pos="3200"/>
            </w:tabs>
            <w:spacing w:line="480" w:lineRule="auto"/>
          </w:pPr>
        </w:pPrChange>
      </w:pPr>
      <w:del w:id="3543"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20357891" wp14:editId="5D7F8A6C">
                  <wp:simplePos x="0" y="0"/>
                  <wp:positionH relativeFrom="column">
                    <wp:posOffset>2875703</wp:posOffset>
                  </wp:positionH>
                  <wp:positionV relativeFrom="paragraph">
                    <wp:posOffset>78105</wp:posOffset>
                  </wp:positionV>
                  <wp:extent cx="50800" cy="694267"/>
                  <wp:effectExtent l="38100" t="0" r="44450" b="48895"/>
                  <wp:wrapNone/>
                  <wp:docPr id="971669679" name="Connecteur droit avec flèche 26"/>
                  <wp:cNvGraphicFramePr/>
                  <a:graphic xmlns:a="http://schemas.openxmlformats.org/drawingml/2006/main">
                    <a:graphicData uri="http://schemas.microsoft.com/office/word/2010/wordprocessingShape">
                      <wps:wsp>
                        <wps:cNvCnPr/>
                        <wps:spPr>
                          <a:xfrm flipH="1">
                            <a:off x="0" y="0"/>
                            <a:ext cx="50800" cy="6942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96B8D" id="Connecteur droit avec flèche 26" o:spid="_x0000_s1026" type="#_x0000_t32" style="position:absolute;margin-left:226.45pt;margin-top:6.15pt;width:4pt;height:54.6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" strokecolor="black [3200]" strokeweight=".5pt">
                  <v:stroke endarrow="block" joinstyle="miter"/>
                </v:shape>
              </w:pict>
            </mc:Fallback>
          </mc:AlternateContent>
        </w:r>
      </w:del>
    </w:p>
    <w:p w14:paraId="0240F690" w14:textId="4248F3B6" w:rsidR="000B6D6E" w:rsidDel="00974EF5" w:rsidRDefault="000B6D6E" w:rsidP="00974EF5">
      <w:pPr>
        <w:tabs>
          <w:tab w:val="left" w:pos="3200"/>
        </w:tabs>
        <w:spacing w:line="480" w:lineRule="auto"/>
        <w:ind w:left="720" w:firstLine="0"/>
        <w:rPr>
          <w:del w:id="3544" w:author="Cheick Traoré" w:date="2026-01-07T16:26:00Z" w16du:dateUtc="2026-01-07T16:26:00Z"/>
          <w:rFonts w:ascii="Times New Roman" w:hAnsi="Times New Roman" w:cs="Times New Roman"/>
        </w:rPr>
        <w:pPrChange w:id="3545" w:author="Cheick Traoré" w:date="2026-01-07T16:26:00Z" w16du:dateUtc="2026-01-07T16:26:00Z">
          <w:pPr>
            <w:tabs>
              <w:tab w:val="left" w:pos="3200"/>
            </w:tabs>
            <w:spacing w:line="480" w:lineRule="auto"/>
          </w:pPr>
        </w:pPrChange>
      </w:pPr>
    </w:p>
    <w:p w14:paraId="4FD6BE6E" w14:textId="03BA7007" w:rsidR="000B6D6E" w:rsidDel="00974EF5" w:rsidRDefault="000B6D6E" w:rsidP="00974EF5">
      <w:pPr>
        <w:tabs>
          <w:tab w:val="left" w:pos="3200"/>
        </w:tabs>
        <w:spacing w:line="480" w:lineRule="auto"/>
        <w:ind w:left="720" w:firstLine="0"/>
        <w:rPr>
          <w:del w:id="3546" w:author="Cheick Traoré" w:date="2026-01-07T16:26:00Z" w16du:dateUtc="2026-01-07T16:26:00Z"/>
          <w:rFonts w:ascii="Times New Roman" w:hAnsi="Times New Roman" w:cs="Times New Roman"/>
        </w:rPr>
        <w:pPrChange w:id="3547" w:author="Cheick Traoré" w:date="2026-01-07T16:26:00Z" w16du:dateUtc="2026-01-07T16:26:00Z">
          <w:pPr>
            <w:tabs>
              <w:tab w:val="left" w:pos="3200"/>
            </w:tabs>
            <w:spacing w:line="480" w:lineRule="auto"/>
          </w:pPr>
        </w:pPrChange>
      </w:pPr>
    </w:p>
    <w:p w14:paraId="4C4F8DC3" w14:textId="22686708" w:rsidR="000B6D6E" w:rsidDel="00974EF5" w:rsidRDefault="000B6D6E" w:rsidP="00974EF5">
      <w:pPr>
        <w:tabs>
          <w:tab w:val="left" w:pos="3200"/>
        </w:tabs>
        <w:spacing w:line="480" w:lineRule="auto"/>
        <w:ind w:left="720" w:firstLine="0"/>
        <w:rPr>
          <w:del w:id="3548" w:author="Cheick Traoré" w:date="2026-01-07T16:26:00Z" w16du:dateUtc="2026-01-07T16:26:00Z"/>
          <w:rFonts w:ascii="Times New Roman" w:hAnsi="Times New Roman" w:cs="Times New Roman"/>
        </w:rPr>
        <w:pPrChange w:id="3549" w:author="Cheick Traoré" w:date="2026-01-07T16:26:00Z" w16du:dateUtc="2026-01-07T16:26:00Z">
          <w:pPr>
            <w:tabs>
              <w:tab w:val="left" w:pos="3200"/>
            </w:tabs>
            <w:spacing w:line="480" w:lineRule="auto"/>
          </w:pPr>
        </w:pPrChange>
      </w:pPr>
    </w:p>
    <w:p w14:paraId="13C38031" w14:textId="1F8F2612" w:rsidR="000B6D6E" w:rsidDel="00974EF5" w:rsidRDefault="00E82F16" w:rsidP="00974EF5">
      <w:pPr>
        <w:tabs>
          <w:tab w:val="left" w:pos="3200"/>
        </w:tabs>
        <w:spacing w:line="480" w:lineRule="auto"/>
        <w:ind w:left="720" w:firstLine="0"/>
        <w:rPr>
          <w:del w:id="3550" w:author="Cheick Traoré" w:date="2026-01-07T16:26:00Z" w16du:dateUtc="2026-01-07T16:26:00Z"/>
          <w:rFonts w:ascii="Times New Roman" w:hAnsi="Times New Roman" w:cs="Times New Roman"/>
        </w:rPr>
        <w:pPrChange w:id="3551" w:author="Cheick Traoré" w:date="2026-01-07T16:26:00Z" w16du:dateUtc="2026-01-07T16:26:00Z">
          <w:pPr>
            <w:tabs>
              <w:tab w:val="left" w:pos="3200"/>
            </w:tabs>
            <w:spacing w:line="480" w:lineRule="auto"/>
          </w:pPr>
        </w:pPrChange>
      </w:pPr>
      <w:del w:id="3552"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498FE256" wp14:editId="441F53E8">
                  <wp:simplePos x="0" y="0"/>
                  <wp:positionH relativeFrom="rightMargin">
                    <wp:align>left</wp:align>
                  </wp:positionH>
                  <wp:positionV relativeFrom="paragraph">
                    <wp:posOffset>15664</wp:posOffset>
                  </wp:positionV>
                  <wp:extent cx="888365" cy="45719"/>
                  <wp:effectExtent l="0" t="38100" r="45085" b="88265"/>
                  <wp:wrapNone/>
                  <wp:docPr id="1771104691" name="Connecteur droit avec flèche 28"/>
                  <wp:cNvGraphicFramePr/>
                  <a:graphic xmlns:a="http://schemas.openxmlformats.org/drawingml/2006/main">
                    <a:graphicData uri="http://schemas.microsoft.com/office/word/2010/wordprocessingShape">
                      <wps:wsp>
                        <wps:cNvCnPr/>
                        <wps:spPr>
                          <a:xfrm>
                            <a:off x="0" y="0"/>
                            <a:ext cx="88836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4D2BE" id="Connecteur droit avec flèche 28" o:spid="_x0000_s1026" type="#_x0000_t32" style="position:absolute;margin-left:0;margin-top:1.25pt;width:69.95pt;height:3.6pt;z-index:25169510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" strokecolor="black [3200]" strokeweight="1pt">
                  <v:stroke endarrow="block" joinstyle="miter"/>
                  <w10:wrap anchorx="margin"/>
                </v:shape>
              </w:pict>
            </mc:Fallback>
          </mc:AlternateContent>
        </w:r>
      </w:del>
    </w:p>
    <w:p w14:paraId="46F51DF6" w14:textId="51B44326" w:rsidR="000B6D6E" w:rsidDel="00974EF5" w:rsidRDefault="000B6D6E" w:rsidP="00974EF5">
      <w:pPr>
        <w:tabs>
          <w:tab w:val="left" w:pos="3200"/>
        </w:tabs>
        <w:spacing w:line="480" w:lineRule="auto"/>
        <w:ind w:left="720" w:firstLine="0"/>
        <w:rPr>
          <w:del w:id="3553" w:author="Cheick Traoré" w:date="2026-01-07T16:26:00Z" w16du:dateUtc="2026-01-07T16:26:00Z"/>
          <w:rFonts w:ascii="Times New Roman" w:hAnsi="Times New Roman" w:cs="Times New Roman"/>
        </w:rPr>
        <w:pPrChange w:id="3554" w:author="Cheick Traoré" w:date="2026-01-07T16:26:00Z" w16du:dateUtc="2026-01-07T16:26:00Z">
          <w:pPr>
            <w:tabs>
              <w:tab w:val="left" w:pos="3200"/>
            </w:tabs>
            <w:spacing w:line="480" w:lineRule="auto"/>
          </w:pPr>
        </w:pPrChange>
      </w:pPr>
    </w:p>
    <w:p w14:paraId="2EDFEF45" w14:textId="0B80F501" w:rsidR="000B6D6E" w:rsidDel="00974EF5" w:rsidRDefault="000B6D6E" w:rsidP="00974EF5">
      <w:pPr>
        <w:tabs>
          <w:tab w:val="left" w:pos="3200"/>
        </w:tabs>
        <w:spacing w:line="480" w:lineRule="auto"/>
        <w:ind w:left="720" w:firstLine="0"/>
        <w:rPr>
          <w:del w:id="3555" w:author="Cheick Traoré" w:date="2026-01-07T16:26:00Z" w16du:dateUtc="2026-01-07T16:26:00Z"/>
          <w:rFonts w:ascii="Times New Roman" w:hAnsi="Times New Roman" w:cs="Times New Roman"/>
        </w:rPr>
        <w:pPrChange w:id="3556" w:author="Cheick Traoré" w:date="2026-01-07T16:26:00Z" w16du:dateUtc="2026-01-07T16:26:00Z">
          <w:pPr>
            <w:tabs>
              <w:tab w:val="left" w:pos="3200"/>
            </w:tabs>
            <w:spacing w:line="480" w:lineRule="auto"/>
          </w:pPr>
        </w:pPrChange>
      </w:pPr>
    </w:p>
    <w:p w14:paraId="540D8374" w14:textId="6D43E5ED" w:rsidR="000B6D6E" w:rsidDel="00974EF5" w:rsidRDefault="000B6D6E" w:rsidP="00974EF5">
      <w:pPr>
        <w:tabs>
          <w:tab w:val="left" w:pos="3200"/>
        </w:tabs>
        <w:spacing w:line="480" w:lineRule="auto"/>
        <w:ind w:left="720" w:firstLine="0"/>
        <w:rPr>
          <w:del w:id="3557" w:author="Cheick Traoré" w:date="2026-01-07T16:26:00Z" w16du:dateUtc="2026-01-07T16:26:00Z"/>
          <w:rFonts w:ascii="Times New Roman" w:hAnsi="Times New Roman" w:cs="Times New Roman"/>
        </w:rPr>
        <w:pPrChange w:id="3558" w:author="Cheick Traoré" w:date="2026-01-07T16:26:00Z" w16du:dateUtc="2026-01-07T16:26:00Z">
          <w:pPr>
            <w:tabs>
              <w:tab w:val="left" w:pos="3200"/>
            </w:tabs>
            <w:spacing w:line="480" w:lineRule="auto"/>
          </w:pPr>
        </w:pPrChange>
      </w:pPr>
    </w:p>
    <w:p w14:paraId="2B2B0BDA" w14:textId="60D8A8A3" w:rsidR="000B6D6E" w:rsidDel="00974EF5" w:rsidRDefault="000B6D6E" w:rsidP="00974EF5">
      <w:pPr>
        <w:tabs>
          <w:tab w:val="left" w:pos="3200"/>
        </w:tabs>
        <w:spacing w:line="480" w:lineRule="auto"/>
        <w:ind w:left="720" w:firstLine="0"/>
        <w:rPr>
          <w:del w:id="3559" w:author="Cheick Traoré" w:date="2026-01-07T16:26:00Z" w16du:dateUtc="2026-01-07T16:26:00Z"/>
          <w:rFonts w:ascii="Times New Roman" w:hAnsi="Times New Roman" w:cs="Times New Roman"/>
        </w:rPr>
        <w:pPrChange w:id="3560" w:author="Cheick Traoré" w:date="2026-01-07T16:26:00Z" w16du:dateUtc="2026-01-07T16:26:00Z">
          <w:pPr>
            <w:tabs>
              <w:tab w:val="left" w:pos="3200"/>
            </w:tabs>
            <w:spacing w:line="480" w:lineRule="auto"/>
          </w:pPr>
        </w:pPrChange>
      </w:pPr>
    </w:p>
    <w:p w14:paraId="1AFB7911" w14:textId="72CA52A6" w:rsidR="000B6D6E" w:rsidDel="00974EF5" w:rsidRDefault="000B6D6E" w:rsidP="00974EF5">
      <w:pPr>
        <w:tabs>
          <w:tab w:val="left" w:pos="3200"/>
        </w:tabs>
        <w:spacing w:line="480" w:lineRule="auto"/>
        <w:ind w:left="720" w:firstLine="0"/>
        <w:rPr>
          <w:del w:id="3561" w:author="Cheick Traoré" w:date="2026-01-07T16:26:00Z" w16du:dateUtc="2026-01-07T16:26:00Z"/>
          <w:rFonts w:ascii="Times New Roman" w:hAnsi="Times New Roman" w:cs="Times New Roman"/>
        </w:rPr>
        <w:pPrChange w:id="3562" w:author="Cheick Traoré" w:date="2026-01-07T16:26:00Z" w16du:dateUtc="2026-01-07T16:26:00Z">
          <w:pPr>
            <w:tabs>
              <w:tab w:val="left" w:pos="3200"/>
            </w:tabs>
            <w:spacing w:line="480" w:lineRule="auto"/>
          </w:pPr>
        </w:pPrChange>
      </w:pPr>
    </w:p>
    <w:p w14:paraId="57EF8E65" w14:textId="56D1978D" w:rsidR="008C51EE" w:rsidDel="00974EF5" w:rsidRDefault="008C51EE" w:rsidP="00974EF5">
      <w:pPr>
        <w:tabs>
          <w:tab w:val="left" w:pos="3200"/>
        </w:tabs>
        <w:spacing w:line="480" w:lineRule="auto"/>
        <w:ind w:left="720" w:firstLine="0"/>
        <w:rPr>
          <w:del w:id="3563" w:author="Cheick Traoré" w:date="2026-01-07T16:26:00Z" w16du:dateUtc="2026-01-07T16:26:00Z"/>
          <w:rFonts w:ascii="Times New Roman" w:hAnsi="Times New Roman" w:cs="Times New Roman"/>
        </w:rPr>
        <w:pPrChange w:id="3564" w:author="Cheick Traoré" w:date="2026-01-07T16:26:00Z" w16du:dateUtc="2026-01-07T16:26:00Z">
          <w:pPr>
            <w:tabs>
              <w:tab w:val="left" w:pos="3200"/>
            </w:tabs>
            <w:spacing w:line="480" w:lineRule="auto"/>
            <w:ind w:left="0" w:firstLine="0"/>
          </w:pPr>
        </w:pPrChange>
      </w:pPr>
    </w:p>
    <w:p w14:paraId="55C48ED1" w14:textId="41AFCFC5" w:rsidR="000B6D6E" w:rsidDel="00974EF5" w:rsidRDefault="000B6D6E" w:rsidP="00974EF5">
      <w:pPr>
        <w:tabs>
          <w:tab w:val="left" w:pos="3200"/>
        </w:tabs>
        <w:spacing w:line="480" w:lineRule="auto"/>
        <w:ind w:left="720" w:firstLine="0"/>
        <w:rPr>
          <w:del w:id="3565" w:author="Cheick Traoré" w:date="2026-01-07T16:26:00Z" w16du:dateUtc="2026-01-07T16:26:00Z"/>
          <w:rFonts w:ascii="Times New Roman" w:hAnsi="Times New Roman" w:cs="Times New Roman"/>
        </w:rPr>
        <w:pPrChange w:id="3566" w:author="Cheick Traoré" w:date="2026-01-07T16:26:00Z" w16du:dateUtc="2026-01-07T16:26:00Z">
          <w:pPr>
            <w:tabs>
              <w:tab w:val="left" w:pos="3200"/>
            </w:tabs>
            <w:spacing w:line="480" w:lineRule="auto"/>
          </w:pPr>
        </w:pPrChange>
      </w:pPr>
    </w:p>
    <w:p w14:paraId="6FC4023C" w14:textId="32A442A1" w:rsidR="000B6D6E" w:rsidDel="00974EF5" w:rsidRDefault="00600258" w:rsidP="00974EF5">
      <w:pPr>
        <w:tabs>
          <w:tab w:val="left" w:pos="3200"/>
        </w:tabs>
        <w:spacing w:line="480" w:lineRule="auto"/>
        <w:ind w:left="720" w:firstLine="0"/>
        <w:rPr>
          <w:del w:id="3567" w:author="Cheick Traoré" w:date="2026-01-07T16:26:00Z" w16du:dateUtc="2026-01-07T16:26:00Z"/>
          <w:rFonts w:ascii="Times New Roman" w:hAnsi="Times New Roman" w:cs="Times New Roman"/>
        </w:rPr>
        <w:pPrChange w:id="3568" w:author="Cheick Traoré" w:date="2026-01-07T16:26:00Z" w16du:dateUtc="2026-01-07T16:26:00Z">
          <w:pPr>
            <w:tabs>
              <w:tab w:val="left" w:pos="3200"/>
            </w:tabs>
            <w:spacing w:line="480" w:lineRule="auto"/>
          </w:pPr>
        </w:pPrChange>
      </w:pPr>
      <w:del w:id="3569"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E5024E6" wp14:editId="1CFD82FF">
                  <wp:simplePos x="0" y="0"/>
                  <wp:positionH relativeFrom="margin">
                    <wp:posOffset>-635</wp:posOffset>
                  </wp:positionH>
                  <wp:positionV relativeFrom="paragraph">
                    <wp:posOffset>9525</wp:posOffset>
                  </wp:positionV>
                  <wp:extent cx="5743257" cy="4800600"/>
                  <wp:effectExtent l="0" t="0" r="10160" b="19050"/>
                  <wp:wrapNone/>
                  <wp:docPr id="2124862709" name="Zone de texte 23"/>
                  <wp:cNvGraphicFramePr/>
                  <a:graphic xmlns:a="http://schemas.openxmlformats.org/drawingml/2006/main">
                    <a:graphicData uri="http://schemas.microsoft.com/office/word/2010/wordprocessingShape">
                      <wps:wsp>
                        <wps:cNvSpPr txBox="1"/>
                        <wps:spPr>
                          <a:xfrm>
                            <a:off x="0" y="0"/>
                            <a:ext cx="5743257" cy="4800600"/>
                          </a:xfrm>
                          <a:prstGeom prst="rect">
                            <a:avLst/>
                          </a:prstGeom>
                          <a:solidFill>
                            <a:schemeClr val="lt1"/>
                          </a:solidFill>
                          <a:ln w="6350">
                            <a:solidFill>
                              <a:prstClr val="black"/>
                            </a:solidFill>
                          </a:ln>
                        </wps:spPr>
                        <wps:txbx>
                          <w:txbxContent>
                            <w:tbl>
                              <w:tblPr>
                                <w:tblW w:w="0" w:type="auto"/>
                                <w:tblInd w:w="197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06"/>
                              </w:tblGrid>
                              <w:tr w:rsidR="000B6D6E" w:rsidRPr="007935E5" w14:paraId="63790943"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4C422D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DONNÉES (STOCKAGE)</w:t>
                                    </w:r>
                                  </w:p>
                                </w:tc>
                              </w:tr>
                              <w:tr w:rsidR="000B6D6E" w:rsidRPr="007935E5" w14:paraId="082B35E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35653EE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Système de gestion de base de données MySQL</w:t>
                                    </w:r>
                                  </w:p>
                                </w:tc>
                              </w:tr>
                              <w:tr w:rsidR="000B6D6E" w:rsidRPr="007935E5" w14:paraId="3EAFD44D" w14:textId="77777777" w:rsidTr="00B805BE">
                                <w:trPr>
                                  <w:trHeight w:val="560"/>
                                </w:trPr>
                                <w:tc>
                                  <w:tcPr>
                                    <w:tcW w:w="0" w:type="auto"/>
                                    <w:tcMar>
                                      <w:top w:w="100" w:type="dxa"/>
                                      <w:left w:w="100" w:type="dxa"/>
                                      <w:bottom w:w="100" w:type="dxa"/>
                                      <w:right w:w="100" w:type="dxa"/>
                                    </w:tcMar>
                                    <w:hideMark/>
                                  </w:tcPr>
                                  <w:p w14:paraId="7CBECC4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Centralisation des données budgétaires</w:t>
                                    </w:r>
                                  </w:p>
                                </w:tc>
                              </w:tr>
                            </w:tbl>
                            <w:p w14:paraId="7A706868" w14:textId="77777777" w:rsidR="000B6D6E" w:rsidRDefault="000B6D6E" w:rsidP="000B6D6E">
                              <w:pPr>
                                <w:tabs>
                                  <w:tab w:val="left" w:pos="3200"/>
                                </w:tabs>
                                <w:spacing w:line="480" w:lineRule="auto"/>
                                <w:jc w:val="center"/>
                                <w:rPr>
                                  <w:rFonts w:ascii="Times New Roman" w:hAnsi="Times New Roman" w:cs="Times New Roman"/>
                                </w:rPr>
                              </w:pPr>
                            </w:p>
                            <w:p w14:paraId="45626733"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203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78"/>
                              </w:tblGrid>
                              <w:tr w:rsidR="000B6D6E" w:rsidRPr="007935E5" w14:paraId="76520406" w14:textId="77777777" w:rsidTr="00B805BE">
                                <w:trPr>
                                  <w:trHeight w:val="560"/>
                                </w:trPr>
                                <w:tc>
                                  <w:tcPr>
                                    <w:tcW w:w="4678" w:type="dxa"/>
                                    <w:tcBorders>
                                      <w:top w:val="single" w:sz="4" w:space="0" w:color="auto"/>
                                      <w:bottom w:val="single" w:sz="4" w:space="0" w:color="auto"/>
                                    </w:tcBorders>
                                    <w:tcMar>
                                      <w:top w:w="100" w:type="dxa"/>
                                      <w:left w:w="100" w:type="dxa"/>
                                      <w:bottom w:w="100" w:type="dxa"/>
                                      <w:right w:w="100" w:type="dxa"/>
                                    </w:tcMar>
                                    <w:hideMark/>
                                  </w:tcPr>
                                  <w:p w14:paraId="6B1DEE7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Sécurité et intégrité</w:t>
                                    </w:r>
                                  </w:p>
                                </w:tc>
                              </w:tr>
                              <w:tr w:rsidR="000B6D6E" w:rsidRPr="007935E5" w14:paraId="6CD9480A" w14:textId="77777777" w:rsidTr="00B805BE">
                                <w:trPr>
                                  <w:trHeight w:val="560"/>
                                </w:trPr>
                                <w:tc>
                                  <w:tcPr>
                                    <w:tcW w:w="4678" w:type="dxa"/>
                                    <w:tcBorders>
                                      <w:top w:val="single" w:sz="4" w:space="0" w:color="auto"/>
                                    </w:tcBorders>
                                    <w:tcMar>
                                      <w:top w:w="100" w:type="dxa"/>
                                      <w:left w:w="100" w:type="dxa"/>
                                      <w:bottom w:w="100" w:type="dxa"/>
                                      <w:right w:w="100" w:type="dxa"/>
                                    </w:tcMar>
                                    <w:hideMark/>
                                  </w:tcPr>
                                  <w:p w14:paraId="43714E6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Contrôle d’accès par rôles</w:t>
                                    </w:r>
                                  </w:p>
                                </w:tc>
                              </w:tr>
                              <w:tr w:rsidR="000B6D6E" w:rsidRPr="007935E5" w14:paraId="2B5AD91D" w14:textId="77777777" w:rsidTr="00B805BE">
                                <w:trPr>
                                  <w:trHeight w:val="560"/>
                                </w:trPr>
                                <w:tc>
                                  <w:tcPr>
                                    <w:tcW w:w="4678" w:type="dxa"/>
                                    <w:tcMar>
                                      <w:top w:w="100" w:type="dxa"/>
                                      <w:left w:w="100" w:type="dxa"/>
                                      <w:bottom w:w="100" w:type="dxa"/>
                                      <w:right w:w="100" w:type="dxa"/>
                                    </w:tcMar>
                                    <w:hideMark/>
                                  </w:tcPr>
                                  <w:p w14:paraId="66AD8F2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données à l’insertion</w:t>
                                    </w:r>
                                  </w:p>
                                </w:tc>
                              </w:tr>
                              <w:tr w:rsidR="000B6D6E" w:rsidRPr="007935E5" w14:paraId="7F8C73D9" w14:textId="77777777" w:rsidTr="00B805BE">
                                <w:trPr>
                                  <w:trHeight w:val="560"/>
                                </w:trPr>
                                <w:tc>
                                  <w:tcPr>
                                    <w:tcW w:w="4678" w:type="dxa"/>
                                    <w:tcMar>
                                      <w:top w:w="100" w:type="dxa"/>
                                      <w:left w:w="100" w:type="dxa"/>
                                      <w:bottom w:w="100" w:type="dxa"/>
                                      <w:right w:w="100" w:type="dxa"/>
                                    </w:tcMar>
                                    <w:hideMark/>
                                  </w:tcPr>
                                  <w:p w14:paraId="5747FB9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Journalisation des opérations</w:t>
                                    </w:r>
                                  </w:p>
                                </w:tc>
                              </w:tr>
                              <w:tr w:rsidR="000B6D6E" w:rsidRPr="007935E5" w14:paraId="5EAB30A4" w14:textId="77777777" w:rsidTr="00B805BE">
                                <w:trPr>
                                  <w:trHeight w:val="560"/>
                                </w:trPr>
                                <w:tc>
                                  <w:tcPr>
                                    <w:tcW w:w="4678" w:type="dxa"/>
                                    <w:tcMar>
                                      <w:top w:w="100" w:type="dxa"/>
                                      <w:left w:w="100" w:type="dxa"/>
                                      <w:bottom w:w="100" w:type="dxa"/>
                                      <w:right w:w="100" w:type="dxa"/>
                                    </w:tcMar>
                                    <w:hideMark/>
                                  </w:tcPr>
                                  <w:p w14:paraId="4A45466A"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Sauvegardes régulières</w:t>
                                    </w:r>
                                  </w:p>
                                </w:tc>
                              </w:tr>
                            </w:tbl>
                            <w:p w14:paraId="27D9679D" w14:textId="77777777" w:rsidR="000B6D6E" w:rsidRDefault="000B6D6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024E6" id="Zone de texte 23" o:spid="_x0000_s1040" type="#_x0000_t202" style="position:absolute;left:0;text-align:left;margin-left:-.05pt;margin-top:.75pt;width:452.2pt;height:37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" fillcolor="white [3201]" strokeweight=".5pt">
                  <v:textbox>
                    <w:txbxContent>
                      <w:tbl>
                        <w:tblPr>
                          <w:tblW w:w="0" w:type="auto"/>
                          <w:tblInd w:w="1971"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06"/>
                        </w:tblGrid>
                        <w:tr w:rsidR="000B6D6E" w:rsidRPr="007935E5" w14:paraId="63790943" w14:textId="77777777" w:rsidTr="00B805BE">
                          <w:trPr>
                            <w:trHeight w:val="560"/>
                          </w:trPr>
                          <w:tc>
                            <w:tcPr>
                              <w:tcW w:w="0" w:type="auto"/>
                              <w:tcBorders>
                                <w:top w:val="single" w:sz="4" w:space="0" w:color="auto"/>
                                <w:bottom w:val="single" w:sz="4" w:space="0" w:color="auto"/>
                              </w:tcBorders>
                              <w:tcMar>
                                <w:top w:w="100" w:type="dxa"/>
                                <w:left w:w="100" w:type="dxa"/>
                                <w:bottom w:w="100" w:type="dxa"/>
                                <w:right w:w="100" w:type="dxa"/>
                              </w:tcMar>
                              <w:hideMark/>
                            </w:tcPr>
                            <w:p w14:paraId="34C422D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COUCHE DONNÉES (STOCKAGE)</w:t>
                              </w:r>
                            </w:p>
                          </w:tc>
                        </w:tr>
                        <w:tr w:rsidR="000B6D6E" w:rsidRPr="007935E5" w14:paraId="082B35E2" w14:textId="77777777" w:rsidTr="00B805BE">
                          <w:trPr>
                            <w:trHeight w:val="560"/>
                          </w:trPr>
                          <w:tc>
                            <w:tcPr>
                              <w:tcW w:w="0" w:type="auto"/>
                              <w:tcBorders>
                                <w:top w:val="single" w:sz="4" w:space="0" w:color="auto"/>
                              </w:tcBorders>
                              <w:tcMar>
                                <w:top w:w="100" w:type="dxa"/>
                                <w:left w:w="100" w:type="dxa"/>
                                <w:bottom w:w="100" w:type="dxa"/>
                                <w:right w:w="100" w:type="dxa"/>
                              </w:tcMar>
                              <w:hideMark/>
                            </w:tcPr>
                            <w:p w14:paraId="35653EE9"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Système de gestion de base de données MySQL</w:t>
                              </w:r>
                            </w:p>
                          </w:tc>
                        </w:tr>
                        <w:tr w:rsidR="000B6D6E" w:rsidRPr="007935E5" w14:paraId="3EAFD44D" w14:textId="77777777" w:rsidTr="00B805BE">
                          <w:trPr>
                            <w:trHeight w:val="560"/>
                          </w:trPr>
                          <w:tc>
                            <w:tcPr>
                              <w:tcW w:w="0" w:type="auto"/>
                              <w:tcMar>
                                <w:top w:w="100" w:type="dxa"/>
                                <w:left w:w="100" w:type="dxa"/>
                                <w:bottom w:w="100" w:type="dxa"/>
                                <w:right w:w="100" w:type="dxa"/>
                              </w:tcMar>
                              <w:hideMark/>
                            </w:tcPr>
                            <w:p w14:paraId="7CBECC48"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Centralisation des données budgétaires</w:t>
                              </w:r>
                            </w:p>
                          </w:tc>
                        </w:tr>
                      </w:tbl>
                      <w:p w14:paraId="7A706868" w14:textId="77777777" w:rsidR="000B6D6E" w:rsidRDefault="000B6D6E" w:rsidP="000B6D6E">
                        <w:pPr>
                          <w:tabs>
                            <w:tab w:val="left" w:pos="3200"/>
                          </w:tabs>
                          <w:spacing w:line="480" w:lineRule="auto"/>
                          <w:jc w:val="center"/>
                          <w:rPr>
                            <w:rFonts w:ascii="Times New Roman" w:hAnsi="Times New Roman" w:cs="Times New Roman"/>
                          </w:rPr>
                        </w:pPr>
                      </w:p>
                      <w:p w14:paraId="45626733" w14:textId="77777777" w:rsidR="000B6D6E" w:rsidRPr="007935E5" w:rsidRDefault="000B6D6E" w:rsidP="000B6D6E">
                        <w:pPr>
                          <w:tabs>
                            <w:tab w:val="left" w:pos="3200"/>
                          </w:tabs>
                          <w:spacing w:line="480" w:lineRule="auto"/>
                          <w:jc w:val="center"/>
                          <w:rPr>
                            <w:rFonts w:ascii="Times New Roman" w:hAnsi="Times New Roman" w:cs="Times New Roman"/>
                          </w:rPr>
                        </w:pPr>
                      </w:p>
                      <w:tbl>
                        <w:tblPr>
                          <w:tblW w:w="0" w:type="auto"/>
                          <w:tblInd w:w="2033"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678"/>
                        </w:tblGrid>
                        <w:tr w:rsidR="000B6D6E" w:rsidRPr="007935E5" w14:paraId="76520406" w14:textId="77777777" w:rsidTr="00B805BE">
                          <w:trPr>
                            <w:trHeight w:val="560"/>
                          </w:trPr>
                          <w:tc>
                            <w:tcPr>
                              <w:tcW w:w="4678" w:type="dxa"/>
                              <w:tcBorders>
                                <w:top w:val="single" w:sz="4" w:space="0" w:color="auto"/>
                                <w:bottom w:val="single" w:sz="4" w:space="0" w:color="auto"/>
                              </w:tcBorders>
                              <w:tcMar>
                                <w:top w:w="100" w:type="dxa"/>
                                <w:left w:w="100" w:type="dxa"/>
                                <w:bottom w:w="100" w:type="dxa"/>
                                <w:right w:w="100" w:type="dxa"/>
                              </w:tcMar>
                              <w:hideMark/>
                            </w:tcPr>
                            <w:p w14:paraId="6B1DEE76"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b/>
                                  <w:bCs/>
                                </w:rPr>
                                <w:t>Sécurité et intégrité</w:t>
                              </w:r>
                            </w:p>
                          </w:tc>
                        </w:tr>
                        <w:tr w:rsidR="000B6D6E" w:rsidRPr="007935E5" w14:paraId="6CD9480A" w14:textId="77777777" w:rsidTr="00B805BE">
                          <w:trPr>
                            <w:trHeight w:val="560"/>
                          </w:trPr>
                          <w:tc>
                            <w:tcPr>
                              <w:tcW w:w="4678" w:type="dxa"/>
                              <w:tcBorders>
                                <w:top w:val="single" w:sz="4" w:space="0" w:color="auto"/>
                              </w:tcBorders>
                              <w:tcMar>
                                <w:top w:w="100" w:type="dxa"/>
                                <w:left w:w="100" w:type="dxa"/>
                                <w:bottom w:w="100" w:type="dxa"/>
                                <w:right w:w="100" w:type="dxa"/>
                              </w:tcMar>
                              <w:hideMark/>
                            </w:tcPr>
                            <w:p w14:paraId="43714E65"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Contrôle d’accès par rôles</w:t>
                              </w:r>
                            </w:p>
                          </w:tc>
                        </w:tr>
                        <w:tr w:rsidR="000B6D6E" w:rsidRPr="007935E5" w14:paraId="2B5AD91D" w14:textId="77777777" w:rsidTr="00B805BE">
                          <w:trPr>
                            <w:trHeight w:val="560"/>
                          </w:trPr>
                          <w:tc>
                            <w:tcPr>
                              <w:tcW w:w="4678" w:type="dxa"/>
                              <w:tcMar>
                                <w:top w:w="100" w:type="dxa"/>
                                <w:left w:w="100" w:type="dxa"/>
                                <w:bottom w:w="100" w:type="dxa"/>
                                <w:right w:w="100" w:type="dxa"/>
                              </w:tcMar>
                              <w:hideMark/>
                            </w:tcPr>
                            <w:p w14:paraId="66AD8F2F"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Validation des données à l’insertion</w:t>
                              </w:r>
                            </w:p>
                          </w:tc>
                        </w:tr>
                        <w:tr w:rsidR="000B6D6E" w:rsidRPr="007935E5" w14:paraId="7F8C73D9" w14:textId="77777777" w:rsidTr="00B805BE">
                          <w:trPr>
                            <w:trHeight w:val="560"/>
                          </w:trPr>
                          <w:tc>
                            <w:tcPr>
                              <w:tcW w:w="4678" w:type="dxa"/>
                              <w:tcMar>
                                <w:top w:w="100" w:type="dxa"/>
                                <w:left w:w="100" w:type="dxa"/>
                                <w:bottom w:w="100" w:type="dxa"/>
                                <w:right w:w="100" w:type="dxa"/>
                              </w:tcMar>
                              <w:hideMark/>
                            </w:tcPr>
                            <w:p w14:paraId="5747FB9C"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Journalisation des opérations</w:t>
                              </w:r>
                            </w:p>
                          </w:tc>
                        </w:tr>
                        <w:tr w:rsidR="000B6D6E" w:rsidRPr="007935E5" w14:paraId="5EAB30A4" w14:textId="77777777" w:rsidTr="00B805BE">
                          <w:trPr>
                            <w:trHeight w:val="560"/>
                          </w:trPr>
                          <w:tc>
                            <w:tcPr>
                              <w:tcW w:w="4678" w:type="dxa"/>
                              <w:tcMar>
                                <w:top w:w="100" w:type="dxa"/>
                                <w:left w:w="100" w:type="dxa"/>
                                <w:bottom w:w="100" w:type="dxa"/>
                                <w:right w:w="100" w:type="dxa"/>
                              </w:tcMar>
                              <w:hideMark/>
                            </w:tcPr>
                            <w:p w14:paraId="4A45466A" w14:textId="77777777" w:rsidR="000B6D6E" w:rsidRPr="007935E5" w:rsidRDefault="000B6D6E" w:rsidP="000B6D6E">
                              <w:pPr>
                                <w:tabs>
                                  <w:tab w:val="left" w:pos="3200"/>
                                </w:tabs>
                                <w:spacing w:line="480" w:lineRule="auto"/>
                                <w:jc w:val="center"/>
                                <w:rPr>
                                  <w:rFonts w:ascii="Times New Roman" w:hAnsi="Times New Roman" w:cs="Times New Roman"/>
                                </w:rPr>
                              </w:pPr>
                              <w:r w:rsidRPr="007935E5">
                                <w:rPr>
                                  <w:rFonts w:ascii="Times New Roman" w:hAnsi="Times New Roman" w:cs="Times New Roman"/>
                                </w:rPr>
                                <w:t>Sauvegardes régulières</w:t>
                              </w:r>
                            </w:p>
                          </w:tc>
                        </w:tr>
                      </w:tbl>
                      <w:p w14:paraId="27D9679D" w14:textId="77777777" w:rsidR="000B6D6E" w:rsidRDefault="000B6D6E">
                        <w:pPr>
                          <w:ind w:left="0"/>
                        </w:pPr>
                      </w:p>
                    </w:txbxContent>
                  </v:textbox>
                  <w10:wrap anchorx="margin"/>
                </v:shape>
              </w:pict>
            </mc:Fallback>
          </mc:AlternateContent>
        </w:r>
      </w:del>
    </w:p>
    <w:p w14:paraId="62800FAD" w14:textId="629CF2D4" w:rsidR="000B6D6E" w:rsidRPr="007935E5" w:rsidDel="00974EF5" w:rsidRDefault="000B6D6E" w:rsidP="00974EF5">
      <w:pPr>
        <w:tabs>
          <w:tab w:val="left" w:pos="3200"/>
        </w:tabs>
        <w:spacing w:line="480" w:lineRule="auto"/>
        <w:ind w:left="720" w:firstLine="0"/>
        <w:rPr>
          <w:del w:id="3570" w:author="Cheick Traoré" w:date="2026-01-07T16:26:00Z" w16du:dateUtc="2026-01-07T16:26:00Z"/>
          <w:rFonts w:ascii="Times New Roman" w:hAnsi="Times New Roman" w:cs="Times New Roman"/>
        </w:rPr>
        <w:pPrChange w:id="3571" w:author="Cheick Traoré" w:date="2026-01-07T16:26:00Z" w16du:dateUtc="2026-01-07T16:26:00Z">
          <w:pPr>
            <w:tabs>
              <w:tab w:val="left" w:pos="3200"/>
            </w:tabs>
            <w:spacing w:line="480" w:lineRule="auto"/>
          </w:pPr>
        </w:pPrChange>
      </w:pPr>
    </w:p>
    <w:p w14:paraId="2D8C24F6" w14:textId="31E45F8E" w:rsidR="00891A0F" w:rsidDel="00974EF5" w:rsidRDefault="00E82F16" w:rsidP="00974EF5">
      <w:pPr>
        <w:tabs>
          <w:tab w:val="left" w:pos="3200"/>
        </w:tabs>
        <w:spacing w:line="480" w:lineRule="auto"/>
        <w:ind w:left="720" w:firstLine="0"/>
        <w:rPr>
          <w:del w:id="3572" w:author="Cheick Traoré" w:date="2026-01-07T16:26:00Z" w16du:dateUtc="2026-01-07T16:26:00Z"/>
          <w:rFonts w:ascii="Times New Roman" w:hAnsi="Times New Roman" w:cs="Times New Roman"/>
        </w:rPr>
        <w:pPrChange w:id="3573" w:author="Cheick Traoré" w:date="2026-01-07T16:26:00Z" w16du:dateUtc="2026-01-07T16:26:00Z">
          <w:pPr>
            <w:tabs>
              <w:tab w:val="left" w:pos="3200"/>
            </w:tabs>
            <w:spacing w:line="480" w:lineRule="auto"/>
          </w:pPr>
        </w:pPrChange>
      </w:pPr>
      <w:del w:id="3574"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0D28B48" wp14:editId="03CD4B9D">
                  <wp:simplePos x="0" y="0"/>
                  <wp:positionH relativeFrom="page">
                    <wp:align>left</wp:align>
                  </wp:positionH>
                  <wp:positionV relativeFrom="paragraph">
                    <wp:posOffset>176530</wp:posOffset>
                  </wp:positionV>
                  <wp:extent cx="880322" cy="101177"/>
                  <wp:effectExtent l="0" t="0" r="72390" b="89535"/>
                  <wp:wrapNone/>
                  <wp:docPr id="1362240158" name="Connecteur droit avec flèche 29"/>
                  <wp:cNvGraphicFramePr/>
                  <a:graphic xmlns:a="http://schemas.openxmlformats.org/drawingml/2006/main">
                    <a:graphicData uri="http://schemas.microsoft.com/office/word/2010/wordprocessingShape">
                      <wps:wsp>
                        <wps:cNvCnPr/>
                        <wps:spPr>
                          <a:xfrm>
                            <a:off x="0" y="0"/>
                            <a:ext cx="880322" cy="10117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6B02D7" id="Connecteur droit avec flèche 29" o:spid="_x0000_s1026" type="#_x0000_t32" style="position:absolute;margin-left:0;margin-top:13.9pt;width:69.3pt;height:7.95pt;z-index:251696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" strokecolor="black [3200]" strokeweight="1pt">
                  <v:stroke endarrow="block" joinstyle="miter"/>
                  <w10:wrap anchorx="page"/>
                </v:shape>
              </w:pict>
            </mc:Fallback>
          </mc:AlternateContent>
        </w:r>
      </w:del>
    </w:p>
    <w:p w14:paraId="4CD6F7E0" w14:textId="21328C13" w:rsidR="000B6D6E" w:rsidDel="00974EF5" w:rsidRDefault="000B6D6E" w:rsidP="00974EF5">
      <w:pPr>
        <w:tabs>
          <w:tab w:val="left" w:pos="3200"/>
        </w:tabs>
        <w:spacing w:line="480" w:lineRule="auto"/>
        <w:ind w:left="720" w:firstLine="0"/>
        <w:rPr>
          <w:del w:id="3575" w:author="Cheick Traoré" w:date="2026-01-07T16:26:00Z" w16du:dateUtc="2026-01-07T16:26:00Z"/>
          <w:rFonts w:ascii="Times New Roman" w:hAnsi="Times New Roman" w:cs="Times New Roman"/>
        </w:rPr>
        <w:pPrChange w:id="3576" w:author="Cheick Traoré" w:date="2026-01-07T16:26:00Z" w16du:dateUtc="2026-01-07T16:26:00Z">
          <w:pPr>
            <w:tabs>
              <w:tab w:val="left" w:pos="3200"/>
            </w:tabs>
            <w:spacing w:line="480" w:lineRule="auto"/>
            <w:ind w:left="0" w:firstLine="0"/>
          </w:pPr>
        </w:pPrChange>
      </w:pPr>
    </w:p>
    <w:p w14:paraId="300B2842" w14:textId="241F6E21" w:rsidR="000B6D6E" w:rsidDel="00974EF5" w:rsidRDefault="00E82F16" w:rsidP="00974EF5">
      <w:pPr>
        <w:tabs>
          <w:tab w:val="left" w:pos="3200"/>
        </w:tabs>
        <w:spacing w:line="480" w:lineRule="auto"/>
        <w:ind w:left="720" w:firstLine="0"/>
        <w:rPr>
          <w:del w:id="3577" w:author="Cheick Traoré" w:date="2026-01-07T16:26:00Z" w16du:dateUtc="2026-01-07T16:26:00Z"/>
          <w:rFonts w:ascii="Times New Roman" w:hAnsi="Times New Roman" w:cs="Times New Roman"/>
        </w:rPr>
        <w:pPrChange w:id="3578" w:author="Cheick Traoré" w:date="2026-01-07T16:26:00Z" w16du:dateUtc="2026-01-07T16:26:00Z">
          <w:pPr>
            <w:tabs>
              <w:tab w:val="left" w:pos="3200"/>
            </w:tabs>
            <w:spacing w:line="480" w:lineRule="auto"/>
          </w:pPr>
        </w:pPrChange>
      </w:pPr>
      <w:del w:id="3579" w:author="Cheick Traoré" w:date="2026-01-07T16:26:00Z" w16du:dateUtc="2026-01-07T16:26:00Z">
        <w:r w:rsidDel="00974EF5">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331B8605" wp14:editId="09A1CED4">
                  <wp:simplePos x="0" y="0"/>
                  <wp:positionH relativeFrom="column">
                    <wp:posOffset>2774103</wp:posOffset>
                  </wp:positionH>
                  <wp:positionV relativeFrom="paragraph">
                    <wp:posOffset>130810</wp:posOffset>
                  </wp:positionV>
                  <wp:extent cx="61384" cy="660400"/>
                  <wp:effectExtent l="57150" t="0" r="34290" b="63500"/>
                  <wp:wrapNone/>
                  <wp:docPr id="1344112777" name="Connecteur droit avec flèche 27"/>
                  <wp:cNvGraphicFramePr/>
                  <a:graphic xmlns:a="http://schemas.openxmlformats.org/drawingml/2006/main">
                    <a:graphicData uri="http://schemas.microsoft.com/office/word/2010/wordprocessingShape">
                      <wps:wsp>
                        <wps:cNvCnPr/>
                        <wps:spPr>
                          <a:xfrm flipH="1">
                            <a:off x="0" y="0"/>
                            <a:ext cx="61384"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3B33F4" id="Connecteur droit avec flèche 27" o:spid="_x0000_s1026" type="#_x0000_t32" style="position:absolute;margin-left:218.45pt;margin-top:10.3pt;width:4.85pt;height:52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" strokecolor="black [3200]" strokeweight=".5pt">
                  <v:stroke endarrow="block" joinstyle="miter"/>
                </v:shape>
              </w:pict>
            </mc:Fallback>
          </mc:AlternateContent>
        </w:r>
      </w:del>
    </w:p>
    <w:p w14:paraId="1E9C420D" w14:textId="64D0B96F" w:rsidR="000B6D6E" w:rsidDel="00974EF5" w:rsidRDefault="000B6D6E" w:rsidP="00974EF5">
      <w:pPr>
        <w:tabs>
          <w:tab w:val="left" w:pos="3200"/>
        </w:tabs>
        <w:spacing w:line="480" w:lineRule="auto"/>
        <w:ind w:left="720" w:firstLine="0"/>
        <w:rPr>
          <w:del w:id="3580" w:author="Cheick Traoré" w:date="2026-01-07T16:26:00Z" w16du:dateUtc="2026-01-07T16:26:00Z"/>
          <w:rFonts w:ascii="Times New Roman" w:hAnsi="Times New Roman" w:cs="Times New Roman"/>
        </w:rPr>
        <w:pPrChange w:id="3581" w:author="Cheick Traoré" w:date="2026-01-07T16:26:00Z" w16du:dateUtc="2026-01-07T16:26:00Z">
          <w:pPr>
            <w:tabs>
              <w:tab w:val="left" w:pos="3200"/>
            </w:tabs>
            <w:spacing w:line="480" w:lineRule="auto"/>
          </w:pPr>
        </w:pPrChange>
      </w:pPr>
    </w:p>
    <w:p w14:paraId="40604B98" w14:textId="3666C22C" w:rsidR="000B6D6E" w:rsidDel="00974EF5" w:rsidRDefault="000B6D6E" w:rsidP="00974EF5">
      <w:pPr>
        <w:tabs>
          <w:tab w:val="left" w:pos="3200"/>
        </w:tabs>
        <w:spacing w:line="480" w:lineRule="auto"/>
        <w:ind w:left="720" w:firstLine="0"/>
        <w:rPr>
          <w:del w:id="3582" w:author="Cheick Traoré" w:date="2026-01-07T16:26:00Z" w16du:dateUtc="2026-01-07T16:26:00Z"/>
          <w:rFonts w:ascii="Times New Roman" w:hAnsi="Times New Roman" w:cs="Times New Roman"/>
        </w:rPr>
        <w:pPrChange w:id="3583" w:author="Cheick Traoré" w:date="2026-01-07T16:26:00Z" w16du:dateUtc="2026-01-07T16:26:00Z">
          <w:pPr>
            <w:tabs>
              <w:tab w:val="left" w:pos="3200"/>
            </w:tabs>
            <w:spacing w:line="480" w:lineRule="auto"/>
          </w:pPr>
        </w:pPrChange>
      </w:pPr>
    </w:p>
    <w:p w14:paraId="59E8E539" w14:textId="1F33EC93" w:rsidR="000B6D6E" w:rsidDel="00974EF5" w:rsidRDefault="000B6D6E" w:rsidP="00974EF5">
      <w:pPr>
        <w:tabs>
          <w:tab w:val="left" w:pos="3200"/>
        </w:tabs>
        <w:spacing w:line="480" w:lineRule="auto"/>
        <w:ind w:left="720" w:firstLine="0"/>
        <w:rPr>
          <w:del w:id="3584" w:author="Cheick Traoré" w:date="2026-01-07T16:26:00Z" w16du:dateUtc="2026-01-07T16:26:00Z"/>
          <w:rFonts w:ascii="Times New Roman" w:hAnsi="Times New Roman" w:cs="Times New Roman"/>
        </w:rPr>
        <w:pPrChange w:id="3585" w:author="Cheick Traoré" w:date="2026-01-07T16:26:00Z" w16du:dateUtc="2026-01-07T16:26:00Z">
          <w:pPr>
            <w:tabs>
              <w:tab w:val="left" w:pos="3200"/>
            </w:tabs>
            <w:spacing w:line="480" w:lineRule="auto"/>
          </w:pPr>
        </w:pPrChange>
      </w:pPr>
    </w:p>
    <w:p w14:paraId="0347268D" w14:textId="26078E08" w:rsidR="000B6D6E" w:rsidDel="00974EF5" w:rsidRDefault="000B6D6E" w:rsidP="00974EF5">
      <w:pPr>
        <w:tabs>
          <w:tab w:val="left" w:pos="3200"/>
        </w:tabs>
        <w:spacing w:line="480" w:lineRule="auto"/>
        <w:ind w:left="720" w:firstLine="0"/>
        <w:rPr>
          <w:del w:id="3586" w:author="Cheick Traoré" w:date="2026-01-07T16:26:00Z" w16du:dateUtc="2026-01-07T16:26:00Z"/>
          <w:rFonts w:ascii="Times New Roman" w:hAnsi="Times New Roman" w:cs="Times New Roman"/>
        </w:rPr>
        <w:pPrChange w:id="3587" w:author="Cheick Traoré" w:date="2026-01-07T16:26:00Z" w16du:dateUtc="2026-01-07T16:26:00Z">
          <w:pPr>
            <w:tabs>
              <w:tab w:val="left" w:pos="3200"/>
            </w:tabs>
            <w:spacing w:line="480" w:lineRule="auto"/>
          </w:pPr>
        </w:pPrChange>
      </w:pPr>
    </w:p>
    <w:p w14:paraId="70E87249" w14:textId="0AE09F74" w:rsidR="000B6D6E" w:rsidDel="00974EF5" w:rsidRDefault="000B6D6E" w:rsidP="00974EF5">
      <w:pPr>
        <w:tabs>
          <w:tab w:val="left" w:pos="3200"/>
        </w:tabs>
        <w:spacing w:line="480" w:lineRule="auto"/>
        <w:ind w:left="720" w:firstLine="0"/>
        <w:rPr>
          <w:del w:id="3588" w:author="Cheick Traoré" w:date="2026-01-07T16:26:00Z" w16du:dateUtc="2026-01-07T16:26:00Z"/>
          <w:rFonts w:ascii="Times New Roman" w:hAnsi="Times New Roman" w:cs="Times New Roman"/>
        </w:rPr>
        <w:pPrChange w:id="3589" w:author="Cheick Traoré" w:date="2026-01-07T16:26:00Z" w16du:dateUtc="2026-01-07T16:26:00Z">
          <w:pPr>
            <w:tabs>
              <w:tab w:val="left" w:pos="3200"/>
            </w:tabs>
            <w:spacing w:line="480" w:lineRule="auto"/>
          </w:pPr>
        </w:pPrChange>
      </w:pPr>
    </w:p>
    <w:p w14:paraId="4CFBCCDC" w14:textId="6651D0BF" w:rsidR="000B6D6E" w:rsidDel="00974EF5" w:rsidRDefault="000B6D6E" w:rsidP="00974EF5">
      <w:pPr>
        <w:tabs>
          <w:tab w:val="left" w:pos="3200"/>
        </w:tabs>
        <w:spacing w:line="480" w:lineRule="auto"/>
        <w:ind w:left="720" w:firstLine="0"/>
        <w:rPr>
          <w:del w:id="3590" w:author="Cheick Traoré" w:date="2026-01-07T16:26:00Z" w16du:dateUtc="2026-01-07T16:26:00Z"/>
          <w:rFonts w:ascii="Times New Roman" w:hAnsi="Times New Roman" w:cs="Times New Roman"/>
        </w:rPr>
        <w:pPrChange w:id="3591" w:author="Cheick Traoré" w:date="2026-01-07T16:26:00Z" w16du:dateUtc="2026-01-07T16:26:00Z">
          <w:pPr>
            <w:tabs>
              <w:tab w:val="left" w:pos="3200"/>
            </w:tabs>
            <w:spacing w:line="480" w:lineRule="auto"/>
          </w:pPr>
        </w:pPrChange>
      </w:pPr>
    </w:p>
    <w:p w14:paraId="523B4DFC" w14:textId="6BC224A6" w:rsidR="000B6D6E" w:rsidDel="00974EF5" w:rsidRDefault="000B6D6E" w:rsidP="00974EF5">
      <w:pPr>
        <w:tabs>
          <w:tab w:val="left" w:pos="3200"/>
        </w:tabs>
        <w:spacing w:line="480" w:lineRule="auto"/>
        <w:ind w:left="720" w:firstLine="0"/>
        <w:rPr>
          <w:del w:id="3592" w:author="Cheick Traoré" w:date="2026-01-07T16:26:00Z" w16du:dateUtc="2026-01-07T16:26:00Z"/>
          <w:rFonts w:ascii="Times New Roman" w:hAnsi="Times New Roman" w:cs="Times New Roman"/>
        </w:rPr>
        <w:pPrChange w:id="3593" w:author="Cheick Traoré" w:date="2026-01-07T16:26:00Z" w16du:dateUtc="2026-01-07T16:26:00Z">
          <w:pPr>
            <w:tabs>
              <w:tab w:val="left" w:pos="3200"/>
            </w:tabs>
            <w:spacing w:line="480" w:lineRule="auto"/>
          </w:pPr>
        </w:pPrChange>
      </w:pPr>
    </w:p>
    <w:p w14:paraId="683A56CB" w14:textId="1204D869" w:rsidR="000B6D6E" w:rsidDel="00974EF5" w:rsidRDefault="000B6D6E" w:rsidP="00974EF5">
      <w:pPr>
        <w:tabs>
          <w:tab w:val="left" w:pos="3200"/>
        </w:tabs>
        <w:spacing w:line="480" w:lineRule="auto"/>
        <w:ind w:left="720" w:firstLine="0"/>
        <w:rPr>
          <w:del w:id="3594" w:author="Cheick Traoré" w:date="2026-01-07T16:26:00Z" w16du:dateUtc="2026-01-07T16:26:00Z"/>
          <w:rFonts w:ascii="Times New Roman" w:hAnsi="Times New Roman" w:cs="Times New Roman"/>
        </w:rPr>
        <w:pPrChange w:id="3595" w:author="Cheick Traoré" w:date="2026-01-07T16:26:00Z" w16du:dateUtc="2026-01-07T16:26:00Z">
          <w:pPr>
            <w:tabs>
              <w:tab w:val="left" w:pos="3200"/>
            </w:tabs>
            <w:spacing w:line="480" w:lineRule="auto"/>
          </w:pPr>
        </w:pPrChange>
      </w:pPr>
    </w:p>
    <w:p w14:paraId="7D3B9FE9" w14:textId="5EEF0165" w:rsidR="000B6D6E" w:rsidDel="00974EF5" w:rsidRDefault="000B6D6E" w:rsidP="00974EF5">
      <w:pPr>
        <w:tabs>
          <w:tab w:val="left" w:pos="3200"/>
        </w:tabs>
        <w:spacing w:line="480" w:lineRule="auto"/>
        <w:ind w:left="720" w:firstLine="0"/>
        <w:rPr>
          <w:del w:id="3596" w:author="Cheick Traoré" w:date="2026-01-07T16:26:00Z" w16du:dateUtc="2026-01-07T16:26:00Z"/>
          <w:rFonts w:ascii="Times New Roman" w:hAnsi="Times New Roman" w:cs="Times New Roman"/>
        </w:rPr>
        <w:pPrChange w:id="3597" w:author="Cheick Traoré" w:date="2026-01-07T16:26:00Z" w16du:dateUtc="2026-01-07T16:26:00Z">
          <w:pPr>
            <w:tabs>
              <w:tab w:val="left" w:pos="3200"/>
            </w:tabs>
            <w:spacing w:line="480" w:lineRule="auto"/>
          </w:pPr>
        </w:pPrChange>
      </w:pPr>
    </w:p>
    <w:p w14:paraId="1241E70C" w14:textId="121563F3" w:rsidR="000B6D6E" w:rsidDel="00974EF5" w:rsidRDefault="000B6D6E" w:rsidP="00974EF5">
      <w:pPr>
        <w:tabs>
          <w:tab w:val="left" w:pos="3200"/>
        </w:tabs>
        <w:spacing w:line="480" w:lineRule="auto"/>
        <w:ind w:left="720" w:firstLine="0"/>
        <w:rPr>
          <w:del w:id="3598" w:author="Cheick Traoré" w:date="2026-01-07T16:26:00Z" w16du:dateUtc="2026-01-07T16:26:00Z"/>
          <w:rFonts w:ascii="Times New Roman" w:hAnsi="Times New Roman" w:cs="Times New Roman"/>
        </w:rPr>
        <w:pPrChange w:id="3599" w:author="Cheick Traoré" w:date="2026-01-07T16:26:00Z" w16du:dateUtc="2026-01-07T16:26:00Z">
          <w:pPr>
            <w:tabs>
              <w:tab w:val="left" w:pos="3200"/>
            </w:tabs>
            <w:spacing w:line="480" w:lineRule="auto"/>
          </w:pPr>
        </w:pPrChange>
      </w:pPr>
    </w:p>
    <w:p w14:paraId="6D0D1FFB" w14:textId="59A8161A" w:rsidR="000B6D6E" w:rsidDel="00974EF5" w:rsidRDefault="000B6D6E" w:rsidP="00974EF5">
      <w:pPr>
        <w:tabs>
          <w:tab w:val="left" w:pos="3200"/>
        </w:tabs>
        <w:spacing w:line="480" w:lineRule="auto"/>
        <w:ind w:left="720" w:firstLine="0"/>
        <w:rPr>
          <w:del w:id="3600" w:author="Cheick Traoré" w:date="2026-01-07T16:26:00Z" w16du:dateUtc="2026-01-07T16:26:00Z"/>
          <w:rFonts w:ascii="Times New Roman" w:hAnsi="Times New Roman" w:cs="Times New Roman"/>
        </w:rPr>
        <w:pPrChange w:id="3601" w:author="Cheick Traoré" w:date="2026-01-07T16:26:00Z" w16du:dateUtc="2026-01-07T16:26:00Z">
          <w:pPr>
            <w:tabs>
              <w:tab w:val="left" w:pos="3200"/>
            </w:tabs>
            <w:spacing w:line="480" w:lineRule="auto"/>
          </w:pPr>
        </w:pPrChange>
      </w:pPr>
    </w:p>
    <w:p w14:paraId="6CFAAA5E" w14:textId="2064BF76" w:rsidR="000B6D6E" w:rsidDel="00974EF5" w:rsidRDefault="000B6D6E" w:rsidP="00974EF5">
      <w:pPr>
        <w:tabs>
          <w:tab w:val="left" w:pos="3200"/>
        </w:tabs>
        <w:spacing w:line="480" w:lineRule="auto"/>
        <w:ind w:left="720" w:firstLine="0"/>
        <w:rPr>
          <w:del w:id="3602" w:author="Cheick Traoré" w:date="2026-01-07T16:26:00Z" w16du:dateUtc="2026-01-07T16:26:00Z"/>
          <w:rFonts w:ascii="Times New Roman" w:hAnsi="Times New Roman" w:cs="Times New Roman"/>
        </w:rPr>
        <w:pPrChange w:id="3603" w:author="Cheick Traoré" w:date="2026-01-07T16:26:00Z" w16du:dateUtc="2026-01-07T16:26:00Z">
          <w:pPr>
            <w:tabs>
              <w:tab w:val="left" w:pos="3200"/>
            </w:tabs>
            <w:spacing w:line="480" w:lineRule="auto"/>
          </w:pPr>
        </w:pPrChange>
      </w:pPr>
    </w:p>
    <w:p w14:paraId="6F4A693B" w14:textId="5411C771" w:rsidR="000B6D6E" w:rsidDel="00974EF5" w:rsidRDefault="000B6D6E" w:rsidP="00974EF5">
      <w:pPr>
        <w:tabs>
          <w:tab w:val="left" w:pos="3200"/>
        </w:tabs>
        <w:spacing w:line="480" w:lineRule="auto"/>
        <w:ind w:left="720" w:firstLine="0"/>
        <w:rPr>
          <w:del w:id="3604" w:author="Cheick Traoré" w:date="2026-01-07T16:26:00Z" w16du:dateUtc="2026-01-07T16:26:00Z"/>
          <w:rFonts w:ascii="Times New Roman" w:hAnsi="Times New Roman" w:cs="Times New Roman"/>
        </w:rPr>
        <w:pPrChange w:id="3605" w:author="Cheick Traoré" w:date="2026-01-07T16:26:00Z" w16du:dateUtc="2026-01-07T16:26:00Z">
          <w:pPr>
            <w:tabs>
              <w:tab w:val="left" w:pos="3200"/>
            </w:tabs>
            <w:spacing w:line="480" w:lineRule="auto"/>
          </w:pPr>
        </w:pPrChange>
      </w:pPr>
    </w:p>
    <w:p w14:paraId="55AE0508" w14:textId="491D0F05" w:rsidR="000B6D6E" w:rsidDel="00974EF5" w:rsidRDefault="000B6D6E" w:rsidP="00974EF5">
      <w:pPr>
        <w:tabs>
          <w:tab w:val="left" w:pos="3200"/>
        </w:tabs>
        <w:spacing w:line="480" w:lineRule="auto"/>
        <w:ind w:left="720" w:firstLine="0"/>
        <w:rPr>
          <w:del w:id="3606" w:author="Cheick Traoré" w:date="2026-01-07T16:26:00Z" w16du:dateUtc="2026-01-07T16:26:00Z"/>
          <w:rFonts w:ascii="Times New Roman" w:hAnsi="Times New Roman" w:cs="Times New Roman"/>
        </w:rPr>
        <w:pPrChange w:id="3607" w:author="Cheick Traoré" w:date="2026-01-07T16:26:00Z" w16du:dateUtc="2026-01-07T16:26:00Z">
          <w:pPr>
            <w:tabs>
              <w:tab w:val="left" w:pos="3200"/>
            </w:tabs>
            <w:spacing w:line="480" w:lineRule="auto"/>
          </w:pPr>
        </w:pPrChange>
      </w:pPr>
    </w:p>
    <w:p w14:paraId="7F8DD2C2" w14:textId="7AD60BE7" w:rsidR="00891A0F" w:rsidDel="00974EF5" w:rsidRDefault="00891A0F" w:rsidP="00974EF5">
      <w:pPr>
        <w:tabs>
          <w:tab w:val="left" w:pos="3200"/>
        </w:tabs>
        <w:spacing w:line="480" w:lineRule="auto"/>
        <w:ind w:left="720" w:firstLine="0"/>
        <w:rPr>
          <w:del w:id="3608" w:author="Cheick Traoré" w:date="2026-01-07T16:26:00Z" w16du:dateUtc="2026-01-07T16:26:00Z"/>
          <w:rFonts w:ascii="Times New Roman" w:hAnsi="Times New Roman" w:cs="Times New Roman"/>
        </w:rPr>
        <w:pPrChange w:id="3609" w:author="Cheick Traoré" w:date="2026-01-07T16:26:00Z" w16du:dateUtc="2026-01-07T16:26:00Z">
          <w:pPr>
            <w:tabs>
              <w:tab w:val="left" w:pos="3200"/>
            </w:tabs>
            <w:spacing w:line="480" w:lineRule="auto"/>
          </w:pPr>
        </w:pPrChange>
      </w:pPr>
    </w:p>
    <w:p w14:paraId="45B9095D" w14:textId="00939C00" w:rsidR="008C51EE" w:rsidDel="00974EF5" w:rsidRDefault="008C51EE" w:rsidP="00974EF5">
      <w:pPr>
        <w:tabs>
          <w:tab w:val="left" w:pos="3200"/>
        </w:tabs>
        <w:spacing w:line="480" w:lineRule="auto"/>
        <w:ind w:left="720" w:firstLine="0"/>
        <w:rPr>
          <w:del w:id="3610" w:author="Cheick Traoré" w:date="2026-01-07T16:26:00Z" w16du:dateUtc="2026-01-07T16:26:00Z"/>
          <w:rFonts w:ascii="Times New Roman" w:hAnsi="Times New Roman" w:cs="Times New Roman"/>
        </w:rPr>
        <w:pPrChange w:id="3611" w:author="Cheick Traoré" w:date="2026-01-07T16:26:00Z" w16du:dateUtc="2026-01-07T16:26:00Z">
          <w:pPr>
            <w:tabs>
              <w:tab w:val="left" w:pos="3200"/>
            </w:tabs>
            <w:spacing w:line="480" w:lineRule="auto"/>
          </w:pPr>
        </w:pPrChange>
      </w:pPr>
    </w:p>
    <w:p w14:paraId="58DEEEFC" w14:textId="39D461E0" w:rsidR="00E82F16" w:rsidDel="00974EF5" w:rsidRDefault="00E82F16" w:rsidP="00974EF5">
      <w:pPr>
        <w:tabs>
          <w:tab w:val="left" w:pos="3200"/>
        </w:tabs>
        <w:spacing w:line="480" w:lineRule="auto"/>
        <w:ind w:left="720" w:firstLine="0"/>
        <w:rPr>
          <w:del w:id="3612" w:author="Cheick Traoré" w:date="2026-01-07T16:26:00Z" w16du:dateUtc="2026-01-07T16:26:00Z"/>
          <w:rFonts w:ascii="Times New Roman" w:hAnsi="Times New Roman" w:cs="Times New Roman"/>
        </w:rPr>
        <w:pPrChange w:id="3613" w:author="Cheick Traoré" w:date="2026-01-07T16:26:00Z" w16du:dateUtc="2026-01-07T16:26:00Z">
          <w:pPr>
            <w:tabs>
              <w:tab w:val="left" w:pos="3200"/>
            </w:tabs>
            <w:spacing w:line="480" w:lineRule="auto"/>
          </w:pPr>
        </w:pPrChange>
      </w:pPr>
    </w:p>
    <w:p w14:paraId="6005F039" w14:textId="23BB98DB" w:rsidR="00E82F16" w:rsidRPr="00AB1D00" w:rsidDel="00974EF5" w:rsidRDefault="00E82F16" w:rsidP="00974EF5">
      <w:pPr>
        <w:tabs>
          <w:tab w:val="left" w:pos="3200"/>
        </w:tabs>
        <w:spacing w:line="480" w:lineRule="auto"/>
        <w:ind w:left="720" w:firstLine="0"/>
        <w:rPr>
          <w:del w:id="3614" w:author="Cheick Traoré" w:date="2026-01-07T16:26:00Z" w16du:dateUtc="2026-01-07T16:26:00Z"/>
          <w:rFonts w:ascii="Times New Roman" w:hAnsi="Times New Roman" w:cs="Times New Roman"/>
        </w:rPr>
        <w:pPrChange w:id="3615" w:author="Cheick Traoré" w:date="2026-01-07T16:26:00Z" w16du:dateUtc="2026-01-07T16:26:00Z">
          <w:pPr>
            <w:tabs>
              <w:tab w:val="left" w:pos="3200"/>
            </w:tabs>
            <w:spacing w:line="480" w:lineRule="auto"/>
          </w:pPr>
        </w:pPrChange>
      </w:pPr>
    </w:p>
    <w:p w14:paraId="72E3405D" w14:textId="41691CDA" w:rsidR="00AE3F9C" w:rsidDel="00974EF5" w:rsidRDefault="00AE3F9C" w:rsidP="00974EF5">
      <w:pPr>
        <w:tabs>
          <w:tab w:val="left" w:pos="3200"/>
        </w:tabs>
        <w:spacing w:line="480" w:lineRule="auto"/>
        <w:ind w:left="720" w:firstLine="0"/>
        <w:rPr>
          <w:del w:id="3616" w:author="Cheick Traoré" w:date="2026-01-07T16:26:00Z" w16du:dateUtc="2026-01-07T16:26:00Z"/>
        </w:rPr>
        <w:pPrChange w:id="3617" w:author="Cheick Traoré" w:date="2026-01-07T16:26:00Z" w16du:dateUtc="2026-01-07T16:26:00Z">
          <w:pPr>
            <w:pStyle w:val="Corpsdetext"/>
            <w:spacing w:line="480" w:lineRule="auto"/>
            <w:jc w:val="both"/>
          </w:pPr>
        </w:pPrChange>
      </w:pPr>
      <w:del w:id="3618" w:author="Cheick Traoré" w:date="2026-01-07T16:26:00Z" w16du:dateUtc="2026-01-07T16:26:00Z">
        <w:r w:rsidRPr="00AE3F9C" w:rsidDel="00974EF5">
          <w:delText xml:space="preserve">Ci-dessous le </w:delText>
        </w:r>
        <w:r w:rsidR="008C51EE" w:rsidDel="00974EF5">
          <w:delText xml:space="preserve">Schéma de données et la </w:delText>
        </w:r>
        <w:r w:rsidRPr="00AE3F9C" w:rsidDel="00974EF5">
          <w:delText>structure du Model Conceptuel de Traitement</w:delText>
        </w:r>
        <w:r w:rsidDel="00974EF5">
          <w:delText> :</w:delText>
        </w:r>
      </w:del>
    </w:p>
    <w:p w14:paraId="32576BE5" w14:textId="7884A172" w:rsidR="008C51EE" w:rsidRPr="008C51EE" w:rsidDel="00974EF5" w:rsidRDefault="008C51EE" w:rsidP="00974EF5">
      <w:pPr>
        <w:tabs>
          <w:tab w:val="left" w:pos="3200"/>
        </w:tabs>
        <w:spacing w:line="480" w:lineRule="auto"/>
        <w:ind w:left="720" w:firstLine="0"/>
        <w:rPr>
          <w:del w:id="3619" w:author="Cheick Traoré" w:date="2026-01-07T16:26:00Z" w16du:dateUtc="2026-01-07T16:26:00Z"/>
          <w:rFonts w:ascii="Times New Roman" w:hAnsi="Times New Roman" w:cs="Times New Roman"/>
          <w:b/>
          <w:bCs/>
          <w:u w:val="single"/>
        </w:rPr>
        <w:pPrChange w:id="3620" w:author="Cheick Traoré" w:date="2026-01-07T16:26:00Z" w16du:dateUtc="2026-01-07T16:26:00Z">
          <w:pPr>
            <w:tabs>
              <w:tab w:val="left" w:pos="3200"/>
            </w:tabs>
            <w:spacing w:line="480" w:lineRule="auto"/>
            <w:ind w:left="0" w:firstLine="0"/>
          </w:pPr>
        </w:pPrChange>
      </w:pPr>
      <w:del w:id="3621" w:author="Cheick Traoré" w:date="2026-01-07T16:26:00Z" w16du:dateUtc="2026-01-07T16:26:00Z">
        <w:r w:rsidRPr="008C51EE" w:rsidDel="00974EF5">
          <w:rPr>
            <w:rFonts w:ascii="Times New Roman" w:hAnsi="Times New Roman" w:cs="Times New Roman"/>
            <w:b/>
            <w:bCs/>
            <w:u w:val="single"/>
          </w:rPr>
          <w:delText>Schéma de donnée</w:delText>
        </w:r>
      </w:del>
    </w:p>
    <w:p w14:paraId="5ED30F80" w14:textId="26B814C6" w:rsidR="008C51EE" w:rsidRPr="00AB1D00" w:rsidDel="00974EF5" w:rsidRDefault="008C51EE" w:rsidP="00974EF5">
      <w:pPr>
        <w:tabs>
          <w:tab w:val="left" w:pos="3200"/>
        </w:tabs>
        <w:spacing w:line="480" w:lineRule="auto"/>
        <w:ind w:left="720" w:firstLine="0"/>
        <w:rPr>
          <w:del w:id="3622" w:author="Cheick Traoré" w:date="2026-01-07T16:26:00Z" w16du:dateUtc="2026-01-07T16:26:00Z"/>
          <w:rFonts w:ascii="Times New Roman" w:hAnsi="Times New Roman" w:cs="Times New Roman"/>
          <w:b/>
          <w:bCs/>
        </w:rPr>
        <w:pPrChange w:id="3623" w:author="Cheick Traoré" w:date="2026-01-07T16:26:00Z" w16du:dateUtc="2026-01-07T16:26:00Z">
          <w:pPr>
            <w:tabs>
              <w:tab w:val="left" w:pos="3200"/>
            </w:tabs>
            <w:spacing w:line="480" w:lineRule="auto"/>
          </w:pPr>
        </w:pPrChange>
      </w:pPr>
      <w:del w:id="3624" w:author="Cheick Traoré" w:date="2026-01-07T16:26:00Z" w16du:dateUtc="2026-01-07T16:26:00Z">
        <w:r w:rsidRPr="00AB1D00" w:rsidDel="00974EF5">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5BD1F55D" wp14:editId="20BECFB9">
                  <wp:simplePos x="0" y="0"/>
                  <wp:positionH relativeFrom="margin">
                    <wp:align>left</wp:align>
                  </wp:positionH>
                  <wp:positionV relativeFrom="paragraph">
                    <wp:posOffset>133350</wp:posOffset>
                  </wp:positionV>
                  <wp:extent cx="5753100" cy="4800600"/>
                  <wp:effectExtent l="0" t="0" r="0" b="0"/>
                  <wp:wrapNone/>
                  <wp:docPr id="130160377" name="Zone de texte 5"/>
                  <wp:cNvGraphicFramePr/>
                  <a:graphic xmlns:a="http://schemas.openxmlformats.org/drawingml/2006/main">
                    <a:graphicData uri="http://schemas.microsoft.com/office/word/2010/wordprocessingShape">
                      <wps:wsp>
                        <wps:cNvSpPr txBox="1"/>
                        <wps:spPr>
                          <a:xfrm>
                            <a:off x="0" y="0"/>
                            <a:ext cx="5753100" cy="4800600"/>
                          </a:xfrm>
                          <a:prstGeom prst="rect">
                            <a:avLst/>
                          </a:prstGeom>
                          <a:solidFill>
                            <a:schemeClr val="lt1"/>
                          </a:solidFill>
                          <a:ln w="6350">
                            <a:noFill/>
                          </a:ln>
                        </wps:spPr>
                        <wps:txbx>
                          <w:txbxContent>
                            <w:p w14:paraId="35949EE2" w14:textId="77777777" w:rsidR="008C51EE" w:rsidRDefault="008C51EE" w:rsidP="008C51EE">
                              <w:pPr>
                                <w:ind w:left="0"/>
                              </w:pPr>
                              <w:r>
                                <w:rPr>
                                  <w:noProof/>
                                </w:rPr>
                                <w:drawing>
                                  <wp:inline distT="0" distB="0" distL="0" distR="0" wp14:anchorId="21A002AB" wp14:editId="1293274D">
                                    <wp:extent cx="5563235" cy="4732020"/>
                                    <wp:effectExtent l="0" t="0" r="0" b="0"/>
                                    <wp:docPr id="14777645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843" cy="474274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1F55D" id="_x0000_s1041" type="#_x0000_t202" style="position:absolute;left:0;text-align:left;margin-left:0;margin-top:10.5pt;width:453pt;height:378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" fillcolor="white [3201]" stroked="f" strokeweight=".5pt">
                  <v:textbox>
                    <w:txbxContent>
                      <w:p w14:paraId="35949EE2" w14:textId="77777777" w:rsidR="008C51EE" w:rsidRDefault="008C51EE" w:rsidP="008C51EE">
                        <w:pPr>
                          <w:ind w:left="0"/>
                        </w:pPr>
                        <w:r>
                          <w:rPr>
                            <w:noProof/>
                          </w:rPr>
                          <w:drawing>
                            <wp:inline distT="0" distB="0" distL="0" distR="0" wp14:anchorId="21A002AB" wp14:editId="1293274D">
                              <wp:extent cx="5563235" cy="4732020"/>
                              <wp:effectExtent l="0" t="0" r="0" b="0"/>
                              <wp:docPr id="14777645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843" cy="4742744"/>
                                      </a:xfrm>
                                      <a:prstGeom prst="rect">
                                        <a:avLst/>
                                      </a:prstGeom>
                                      <a:noFill/>
                                      <a:ln>
                                        <a:noFill/>
                                      </a:ln>
                                    </pic:spPr>
                                  </pic:pic>
                                </a:graphicData>
                              </a:graphic>
                            </wp:inline>
                          </w:drawing>
                        </w:r>
                      </w:p>
                    </w:txbxContent>
                  </v:textbox>
                  <w10:wrap anchorx="margin"/>
                </v:shape>
              </w:pict>
            </mc:Fallback>
          </mc:AlternateContent>
        </w:r>
      </w:del>
    </w:p>
    <w:p w14:paraId="62067D23" w14:textId="7F01C0C6" w:rsidR="008C51EE" w:rsidRPr="00AB1D00" w:rsidDel="00974EF5" w:rsidRDefault="008C51EE" w:rsidP="00974EF5">
      <w:pPr>
        <w:tabs>
          <w:tab w:val="left" w:pos="3200"/>
        </w:tabs>
        <w:spacing w:line="480" w:lineRule="auto"/>
        <w:ind w:left="720" w:firstLine="0"/>
        <w:rPr>
          <w:del w:id="3625" w:author="Cheick Traoré" w:date="2026-01-07T16:26:00Z" w16du:dateUtc="2026-01-07T16:26:00Z"/>
          <w:rFonts w:ascii="Times New Roman" w:hAnsi="Times New Roman" w:cs="Times New Roman"/>
          <w:b/>
          <w:bCs/>
        </w:rPr>
        <w:pPrChange w:id="3626" w:author="Cheick Traoré" w:date="2026-01-07T16:26:00Z" w16du:dateUtc="2026-01-07T16:26:00Z">
          <w:pPr>
            <w:tabs>
              <w:tab w:val="left" w:pos="3200"/>
            </w:tabs>
            <w:spacing w:line="480" w:lineRule="auto"/>
          </w:pPr>
        </w:pPrChange>
      </w:pPr>
    </w:p>
    <w:p w14:paraId="2DFB872D" w14:textId="014D6BC3" w:rsidR="008C51EE" w:rsidRPr="00AB1D00" w:rsidDel="00974EF5" w:rsidRDefault="008C51EE" w:rsidP="00974EF5">
      <w:pPr>
        <w:tabs>
          <w:tab w:val="left" w:pos="3200"/>
        </w:tabs>
        <w:spacing w:line="480" w:lineRule="auto"/>
        <w:ind w:left="720" w:firstLine="0"/>
        <w:rPr>
          <w:del w:id="3627" w:author="Cheick Traoré" w:date="2026-01-07T16:26:00Z" w16du:dateUtc="2026-01-07T16:26:00Z"/>
          <w:rFonts w:ascii="Times New Roman" w:hAnsi="Times New Roman" w:cs="Times New Roman"/>
          <w:b/>
          <w:bCs/>
        </w:rPr>
        <w:pPrChange w:id="3628" w:author="Cheick Traoré" w:date="2026-01-07T16:26:00Z" w16du:dateUtc="2026-01-07T16:26:00Z">
          <w:pPr>
            <w:tabs>
              <w:tab w:val="left" w:pos="3200"/>
            </w:tabs>
            <w:spacing w:line="480" w:lineRule="auto"/>
          </w:pPr>
        </w:pPrChange>
      </w:pPr>
    </w:p>
    <w:p w14:paraId="257D8C8F" w14:textId="122BC6D3" w:rsidR="008C51EE" w:rsidRPr="00AB1D00" w:rsidDel="00974EF5" w:rsidRDefault="008C51EE" w:rsidP="00974EF5">
      <w:pPr>
        <w:tabs>
          <w:tab w:val="left" w:pos="3200"/>
        </w:tabs>
        <w:spacing w:line="480" w:lineRule="auto"/>
        <w:ind w:left="720" w:firstLine="0"/>
        <w:rPr>
          <w:del w:id="3629" w:author="Cheick Traoré" w:date="2026-01-07T16:26:00Z" w16du:dateUtc="2026-01-07T16:26:00Z"/>
          <w:rFonts w:ascii="Times New Roman" w:hAnsi="Times New Roman" w:cs="Times New Roman"/>
          <w:b/>
          <w:bCs/>
        </w:rPr>
        <w:pPrChange w:id="3630" w:author="Cheick Traoré" w:date="2026-01-07T16:26:00Z" w16du:dateUtc="2026-01-07T16:26:00Z">
          <w:pPr>
            <w:tabs>
              <w:tab w:val="left" w:pos="3200"/>
            </w:tabs>
            <w:spacing w:line="480" w:lineRule="auto"/>
          </w:pPr>
        </w:pPrChange>
      </w:pPr>
    </w:p>
    <w:p w14:paraId="5C86212A" w14:textId="34773BDC" w:rsidR="008C51EE" w:rsidRPr="00AB1D00" w:rsidDel="00974EF5" w:rsidRDefault="008C51EE" w:rsidP="00974EF5">
      <w:pPr>
        <w:tabs>
          <w:tab w:val="left" w:pos="3200"/>
        </w:tabs>
        <w:spacing w:line="480" w:lineRule="auto"/>
        <w:ind w:left="720" w:firstLine="0"/>
        <w:rPr>
          <w:del w:id="3631" w:author="Cheick Traoré" w:date="2026-01-07T16:26:00Z" w16du:dateUtc="2026-01-07T16:26:00Z"/>
          <w:rFonts w:ascii="Times New Roman" w:hAnsi="Times New Roman" w:cs="Times New Roman"/>
          <w:b/>
          <w:bCs/>
        </w:rPr>
        <w:pPrChange w:id="3632" w:author="Cheick Traoré" w:date="2026-01-07T16:26:00Z" w16du:dateUtc="2026-01-07T16:26:00Z">
          <w:pPr>
            <w:tabs>
              <w:tab w:val="left" w:pos="3200"/>
            </w:tabs>
            <w:spacing w:line="480" w:lineRule="auto"/>
          </w:pPr>
        </w:pPrChange>
      </w:pPr>
    </w:p>
    <w:p w14:paraId="20B33295" w14:textId="5D403688" w:rsidR="008C51EE" w:rsidRPr="00AB1D00" w:rsidDel="00974EF5" w:rsidRDefault="008C51EE" w:rsidP="00974EF5">
      <w:pPr>
        <w:tabs>
          <w:tab w:val="left" w:pos="3200"/>
        </w:tabs>
        <w:spacing w:line="480" w:lineRule="auto"/>
        <w:ind w:left="720" w:firstLine="0"/>
        <w:rPr>
          <w:del w:id="3633" w:author="Cheick Traoré" w:date="2026-01-07T16:26:00Z" w16du:dateUtc="2026-01-07T16:26:00Z"/>
          <w:rFonts w:ascii="Times New Roman" w:hAnsi="Times New Roman" w:cs="Times New Roman"/>
          <w:b/>
          <w:bCs/>
        </w:rPr>
        <w:pPrChange w:id="3634" w:author="Cheick Traoré" w:date="2026-01-07T16:26:00Z" w16du:dateUtc="2026-01-07T16:26:00Z">
          <w:pPr>
            <w:tabs>
              <w:tab w:val="left" w:pos="3200"/>
            </w:tabs>
            <w:spacing w:line="480" w:lineRule="auto"/>
          </w:pPr>
        </w:pPrChange>
      </w:pPr>
    </w:p>
    <w:p w14:paraId="15A84E4E" w14:textId="0378EC2B" w:rsidR="008C51EE" w:rsidRPr="00AB1D00" w:rsidDel="00974EF5" w:rsidRDefault="008C51EE" w:rsidP="00974EF5">
      <w:pPr>
        <w:tabs>
          <w:tab w:val="left" w:pos="3200"/>
        </w:tabs>
        <w:spacing w:line="480" w:lineRule="auto"/>
        <w:ind w:left="720" w:firstLine="0"/>
        <w:rPr>
          <w:del w:id="3635" w:author="Cheick Traoré" w:date="2026-01-07T16:26:00Z" w16du:dateUtc="2026-01-07T16:26:00Z"/>
          <w:rFonts w:ascii="Times New Roman" w:hAnsi="Times New Roman" w:cs="Times New Roman"/>
          <w:b/>
          <w:bCs/>
        </w:rPr>
        <w:pPrChange w:id="3636" w:author="Cheick Traoré" w:date="2026-01-07T16:26:00Z" w16du:dateUtc="2026-01-07T16:26:00Z">
          <w:pPr>
            <w:tabs>
              <w:tab w:val="left" w:pos="3200"/>
            </w:tabs>
            <w:spacing w:line="480" w:lineRule="auto"/>
          </w:pPr>
        </w:pPrChange>
      </w:pPr>
    </w:p>
    <w:p w14:paraId="74D0C772" w14:textId="5108E6DE" w:rsidR="008C51EE" w:rsidRPr="00AB1D00" w:rsidDel="00974EF5" w:rsidRDefault="008C51EE" w:rsidP="00974EF5">
      <w:pPr>
        <w:tabs>
          <w:tab w:val="left" w:pos="3200"/>
        </w:tabs>
        <w:spacing w:line="480" w:lineRule="auto"/>
        <w:ind w:left="720" w:firstLine="0"/>
        <w:rPr>
          <w:del w:id="3637" w:author="Cheick Traoré" w:date="2026-01-07T16:26:00Z" w16du:dateUtc="2026-01-07T16:26:00Z"/>
          <w:rFonts w:ascii="Times New Roman" w:hAnsi="Times New Roman" w:cs="Times New Roman"/>
          <w:b/>
          <w:bCs/>
        </w:rPr>
        <w:pPrChange w:id="3638" w:author="Cheick Traoré" w:date="2026-01-07T16:26:00Z" w16du:dateUtc="2026-01-07T16:26:00Z">
          <w:pPr>
            <w:tabs>
              <w:tab w:val="left" w:pos="3200"/>
            </w:tabs>
            <w:spacing w:line="480" w:lineRule="auto"/>
          </w:pPr>
        </w:pPrChange>
      </w:pPr>
    </w:p>
    <w:p w14:paraId="08805AB3" w14:textId="5D8DA3CB" w:rsidR="008C51EE" w:rsidRPr="00AB1D00" w:rsidDel="00974EF5" w:rsidRDefault="008C51EE" w:rsidP="00974EF5">
      <w:pPr>
        <w:tabs>
          <w:tab w:val="left" w:pos="3200"/>
        </w:tabs>
        <w:spacing w:line="480" w:lineRule="auto"/>
        <w:ind w:left="720" w:firstLine="0"/>
        <w:rPr>
          <w:del w:id="3639" w:author="Cheick Traoré" w:date="2026-01-07T16:26:00Z" w16du:dateUtc="2026-01-07T16:26:00Z"/>
          <w:rFonts w:ascii="Times New Roman" w:hAnsi="Times New Roman" w:cs="Times New Roman"/>
          <w:b/>
          <w:bCs/>
        </w:rPr>
        <w:pPrChange w:id="3640" w:author="Cheick Traoré" w:date="2026-01-07T16:26:00Z" w16du:dateUtc="2026-01-07T16:26:00Z">
          <w:pPr>
            <w:tabs>
              <w:tab w:val="left" w:pos="3200"/>
            </w:tabs>
            <w:spacing w:line="480" w:lineRule="auto"/>
          </w:pPr>
        </w:pPrChange>
      </w:pPr>
    </w:p>
    <w:p w14:paraId="3F24494A" w14:textId="1DD19816" w:rsidR="008C51EE" w:rsidRPr="00AB1D00" w:rsidDel="00974EF5" w:rsidRDefault="008C51EE" w:rsidP="00974EF5">
      <w:pPr>
        <w:tabs>
          <w:tab w:val="left" w:pos="3200"/>
        </w:tabs>
        <w:spacing w:line="480" w:lineRule="auto"/>
        <w:ind w:left="720" w:firstLine="0"/>
        <w:rPr>
          <w:del w:id="3641" w:author="Cheick Traoré" w:date="2026-01-07T16:26:00Z" w16du:dateUtc="2026-01-07T16:26:00Z"/>
          <w:rFonts w:ascii="Times New Roman" w:hAnsi="Times New Roman" w:cs="Times New Roman"/>
          <w:b/>
          <w:bCs/>
        </w:rPr>
        <w:pPrChange w:id="3642" w:author="Cheick Traoré" w:date="2026-01-07T16:26:00Z" w16du:dateUtc="2026-01-07T16:26:00Z">
          <w:pPr>
            <w:tabs>
              <w:tab w:val="left" w:pos="3200"/>
            </w:tabs>
            <w:spacing w:line="480" w:lineRule="auto"/>
          </w:pPr>
        </w:pPrChange>
      </w:pPr>
    </w:p>
    <w:p w14:paraId="6E1C6190" w14:textId="0CC448B4" w:rsidR="008C51EE" w:rsidRPr="00AB1D00" w:rsidDel="00974EF5" w:rsidRDefault="008C51EE" w:rsidP="00974EF5">
      <w:pPr>
        <w:tabs>
          <w:tab w:val="left" w:pos="3200"/>
        </w:tabs>
        <w:spacing w:line="480" w:lineRule="auto"/>
        <w:ind w:left="720" w:firstLine="0"/>
        <w:rPr>
          <w:del w:id="3643" w:author="Cheick Traoré" w:date="2026-01-07T16:26:00Z" w16du:dateUtc="2026-01-07T16:26:00Z"/>
          <w:rFonts w:ascii="Times New Roman" w:hAnsi="Times New Roman" w:cs="Times New Roman"/>
          <w:b/>
          <w:bCs/>
        </w:rPr>
        <w:pPrChange w:id="3644" w:author="Cheick Traoré" w:date="2026-01-07T16:26:00Z" w16du:dateUtc="2026-01-07T16:26:00Z">
          <w:pPr>
            <w:tabs>
              <w:tab w:val="left" w:pos="3200"/>
            </w:tabs>
            <w:spacing w:line="480" w:lineRule="auto"/>
          </w:pPr>
        </w:pPrChange>
      </w:pPr>
    </w:p>
    <w:p w14:paraId="51D7CEAB" w14:textId="6125EA85" w:rsidR="008C51EE" w:rsidRPr="00AB1D00" w:rsidDel="00974EF5" w:rsidRDefault="008C51EE" w:rsidP="00974EF5">
      <w:pPr>
        <w:tabs>
          <w:tab w:val="left" w:pos="3200"/>
        </w:tabs>
        <w:spacing w:line="480" w:lineRule="auto"/>
        <w:ind w:left="720" w:firstLine="0"/>
        <w:rPr>
          <w:del w:id="3645" w:author="Cheick Traoré" w:date="2026-01-07T16:26:00Z" w16du:dateUtc="2026-01-07T16:26:00Z"/>
          <w:rFonts w:ascii="Times New Roman" w:hAnsi="Times New Roman" w:cs="Times New Roman"/>
          <w:b/>
          <w:bCs/>
        </w:rPr>
        <w:pPrChange w:id="3646" w:author="Cheick Traoré" w:date="2026-01-07T16:26:00Z" w16du:dateUtc="2026-01-07T16:26:00Z">
          <w:pPr>
            <w:tabs>
              <w:tab w:val="left" w:pos="3200"/>
            </w:tabs>
            <w:spacing w:line="480" w:lineRule="auto"/>
          </w:pPr>
        </w:pPrChange>
      </w:pPr>
    </w:p>
    <w:p w14:paraId="5F204B9D" w14:textId="06A2D4F3" w:rsidR="008C51EE" w:rsidRPr="00AB1D00" w:rsidDel="00974EF5" w:rsidRDefault="008C51EE" w:rsidP="00974EF5">
      <w:pPr>
        <w:tabs>
          <w:tab w:val="left" w:pos="3200"/>
        </w:tabs>
        <w:spacing w:line="480" w:lineRule="auto"/>
        <w:ind w:left="720" w:firstLine="0"/>
        <w:rPr>
          <w:del w:id="3647" w:author="Cheick Traoré" w:date="2026-01-07T16:26:00Z" w16du:dateUtc="2026-01-07T16:26:00Z"/>
          <w:rFonts w:ascii="Times New Roman" w:hAnsi="Times New Roman" w:cs="Times New Roman"/>
          <w:b/>
          <w:bCs/>
        </w:rPr>
        <w:pPrChange w:id="3648" w:author="Cheick Traoré" w:date="2026-01-07T16:26:00Z" w16du:dateUtc="2026-01-07T16:26:00Z">
          <w:pPr>
            <w:tabs>
              <w:tab w:val="left" w:pos="3200"/>
            </w:tabs>
            <w:spacing w:line="480" w:lineRule="auto"/>
          </w:pPr>
        </w:pPrChange>
      </w:pPr>
    </w:p>
    <w:p w14:paraId="7501A989" w14:textId="2FD01F95" w:rsidR="008C51EE" w:rsidRPr="000B570D" w:rsidDel="00974EF5" w:rsidRDefault="008C51EE" w:rsidP="00974EF5">
      <w:pPr>
        <w:tabs>
          <w:tab w:val="left" w:pos="3200"/>
        </w:tabs>
        <w:spacing w:line="480" w:lineRule="auto"/>
        <w:ind w:left="720" w:firstLine="0"/>
        <w:rPr>
          <w:del w:id="3649" w:author="Cheick Traoré" w:date="2026-01-07T16:26:00Z" w16du:dateUtc="2026-01-07T16:26:00Z"/>
        </w:rPr>
        <w:pPrChange w:id="3650" w:author="Cheick Traoré" w:date="2026-01-07T16:26:00Z" w16du:dateUtc="2026-01-07T16:26:00Z">
          <w:pPr>
            <w:pStyle w:val="Corpsdetext"/>
            <w:jc w:val="both"/>
          </w:pPr>
        </w:pPrChange>
      </w:pPr>
    </w:p>
    <w:p w14:paraId="51EE147B" w14:textId="5E585E89" w:rsidR="008C51EE" w:rsidRPr="008C51EE" w:rsidDel="00974EF5" w:rsidRDefault="008C51EE" w:rsidP="00974EF5">
      <w:pPr>
        <w:tabs>
          <w:tab w:val="left" w:pos="3200"/>
        </w:tabs>
        <w:spacing w:line="480" w:lineRule="auto"/>
        <w:ind w:left="720" w:firstLine="0"/>
        <w:rPr>
          <w:del w:id="3651" w:author="Cheick Traoré" w:date="2026-01-07T16:26:00Z" w16du:dateUtc="2026-01-07T16:26:00Z"/>
        </w:rPr>
        <w:pPrChange w:id="3652" w:author="Cheick Traoré" w:date="2026-01-07T16:26:00Z" w16du:dateUtc="2026-01-07T16:26:00Z">
          <w:pPr/>
        </w:pPrChange>
      </w:pPr>
    </w:p>
    <w:p w14:paraId="1885C062" w14:textId="5E0A967D" w:rsidR="00AE3F9C" w:rsidDel="00974EF5" w:rsidRDefault="00AE3F9C" w:rsidP="00974EF5">
      <w:pPr>
        <w:tabs>
          <w:tab w:val="left" w:pos="3200"/>
        </w:tabs>
        <w:spacing w:line="480" w:lineRule="auto"/>
        <w:ind w:left="720" w:firstLine="0"/>
        <w:rPr>
          <w:del w:id="3653" w:author="Cheick Traoré" w:date="2026-01-07T16:26:00Z" w16du:dateUtc="2026-01-07T16:26:00Z"/>
          <w:b/>
          <w:bCs/>
          <w:u w:val="single"/>
        </w:rPr>
        <w:pPrChange w:id="3654" w:author="Cheick Traoré" w:date="2026-01-07T16:26:00Z" w16du:dateUtc="2026-01-07T16:26:00Z">
          <w:pPr>
            <w:pStyle w:val="Corpsdetext"/>
            <w:jc w:val="both"/>
          </w:pPr>
        </w:pPrChange>
      </w:pPr>
      <w:del w:id="3655" w:author="Cheick Traoré" w:date="2026-01-07T16:26:00Z" w16du:dateUtc="2026-01-07T16:26:00Z">
        <w:r w:rsidRPr="00AE3F9C" w:rsidDel="00974EF5">
          <w:rPr>
            <w:b/>
            <w:bCs/>
            <w:u w:val="single"/>
          </w:rPr>
          <w:delText>Structure du MCT</w:delText>
        </w:r>
      </w:del>
    </w:p>
    <w:p w14:paraId="6C76B8EA" w14:textId="573C1EA3" w:rsidR="00AE3F9C" w:rsidDel="00974EF5" w:rsidRDefault="00AE3F9C" w:rsidP="00974EF5">
      <w:pPr>
        <w:tabs>
          <w:tab w:val="left" w:pos="3200"/>
        </w:tabs>
        <w:spacing w:line="480" w:lineRule="auto"/>
        <w:ind w:left="720" w:firstLine="0"/>
        <w:rPr>
          <w:del w:id="3656" w:author="Cheick Traoré" w:date="2026-01-07T16:26:00Z" w16du:dateUtc="2026-01-07T16:26:00Z"/>
        </w:rPr>
        <w:pPrChange w:id="3657" w:author="Cheick Traoré" w:date="2026-01-07T16:26:00Z" w16du:dateUtc="2026-01-07T16:26:00Z">
          <w:pPr/>
        </w:pPrChange>
      </w:pPr>
    </w:p>
    <w:p w14:paraId="695F13F6" w14:textId="38703C44" w:rsidR="002A6C67" w:rsidRPr="002A6C67" w:rsidDel="00974EF5" w:rsidRDefault="002A6C67" w:rsidP="00974EF5">
      <w:pPr>
        <w:tabs>
          <w:tab w:val="left" w:pos="3200"/>
        </w:tabs>
        <w:spacing w:line="480" w:lineRule="auto"/>
        <w:ind w:left="720" w:firstLine="0"/>
        <w:rPr>
          <w:del w:id="3658" w:author="Cheick Traoré" w:date="2026-01-07T16:26:00Z" w16du:dateUtc="2026-01-07T16:26:00Z"/>
          <w:b/>
          <w:bCs/>
        </w:rPr>
        <w:pPrChange w:id="3659" w:author="Cheick Traoré" w:date="2026-01-07T16:26:00Z" w16du:dateUtc="2026-01-07T16:26:00Z">
          <w:pPr/>
        </w:pPrChange>
      </w:pPr>
      <w:del w:id="3660" w:author="Cheick Traoré" w:date="2026-01-07T16:26:00Z" w16du:dateUtc="2026-01-07T16:26:00Z">
        <w:r w:rsidRPr="002A6C67" w:rsidDel="00974EF5">
          <w:rPr>
            <w:b/>
            <w:bCs/>
          </w:rPr>
          <w:delText>MCT 1</w:delText>
        </w:r>
      </w:del>
    </w:p>
    <w:p w14:paraId="6CAF5BE0" w14:textId="44C4C981" w:rsidR="00AE3F9C" w:rsidRPr="00AE3F9C" w:rsidDel="00974EF5" w:rsidRDefault="00AE3F9C" w:rsidP="00974EF5">
      <w:pPr>
        <w:tabs>
          <w:tab w:val="left" w:pos="3200"/>
        </w:tabs>
        <w:spacing w:line="480" w:lineRule="auto"/>
        <w:ind w:left="720" w:firstLine="0"/>
        <w:rPr>
          <w:del w:id="3661" w:author="Cheick Traoré" w:date="2026-01-07T16:26:00Z" w16du:dateUtc="2026-01-07T16:26:00Z"/>
        </w:rPr>
        <w:pPrChange w:id="3662" w:author="Cheick Traoré" w:date="2026-01-07T16:26:00Z" w16du:dateUtc="2026-01-07T16:26:00Z">
          <w:pPr>
            <w:pStyle w:val="Corpsdetext"/>
            <w:spacing w:line="480" w:lineRule="auto"/>
            <w:jc w:val="both"/>
          </w:pPr>
        </w:pPrChange>
      </w:pPr>
      <w:del w:id="3663" w:author="Cheick Traoré" w:date="2026-01-07T16:26:00Z" w16du:dateUtc="2026-01-07T16:26:00Z">
        <w:r w:rsidRPr="00AE3F9C" w:rsidDel="00974EF5">
          <w:delText>DEBUT : Ordre d'initialisation d'une nouvelle année budgétaire</w:delText>
        </w:r>
      </w:del>
    </w:p>
    <w:p w14:paraId="1E649CE9" w14:textId="4C733AAC" w:rsidR="00AE3F9C" w:rsidRPr="00AE3F9C" w:rsidDel="00974EF5" w:rsidRDefault="00AE3F9C" w:rsidP="00974EF5">
      <w:pPr>
        <w:tabs>
          <w:tab w:val="left" w:pos="3200"/>
        </w:tabs>
        <w:spacing w:line="480" w:lineRule="auto"/>
        <w:ind w:left="720" w:firstLine="0"/>
        <w:rPr>
          <w:del w:id="3664" w:author="Cheick Traoré" w:date="2026-01-07T16:26:00Z" w16du:dateUtc="2026-01-07T16:26:00Z"/>
        </w:rPr>
        <w:pPrChange w:id="3665" w:author="Cheick Traoré" w:date="2026-01-07T16:26:00Z" w16du:dateUtc="2026-01-07T16:26:00Z">
          <w:pPr>
            <w:pStyle w:val="Corpsdetext"/>
            <w:spacing w:line="480" w:lineRule="auto"/>
            <w:jc w:val="both"/>
          </w:pPr>
        </w:pPrChange>
      </w:pPr>
      <w:del w:id="3666" w:author="Cheick Traoré" w:date="2026-01-07T16:26:00Z" w16du:dateUtc="2026-01-07T16:26:00Z">
        <w:r w:rsidRPr="00AE3F9C" w:rsidDel="00974EF5">
          <w:delText>OPERATIONS :</w:delText>
        </w:r>
      </w:del>
    </w:p>
    <w:p w14:paraId="14E445ED" w14:textId="7B9EA608" w:rsidR="00AE3F9C" w:rsidRPr="00AE3F9C" w:rsidDel="00974EF5" w:rsidRDefault="00AE3F9C" w:rsidP="00974EF5">
      <w:pPr>
        <w:tabs>
          <w:tab w:val="left" w:pos="3200"/>
        </w:tabs>
        <w:spacing w:line="480" w:lineRule="auto"/>
        <w:ind w:left="720" w:firstLine="0"/>
        <w:rPr>
          <w:del w:id="3667" w:author="Cheick Traoré" w:date="2026-01-07T16:26:00Z" w16du:dateUtc="2026-01-07T16:26:00Z"/>
        </w:rPr>
        <w:pPrChange w:id="3668" w:author="Cheick Traoré" w:date="2026-01-07T16:26:00Z" w16du:dateUtc="2026-01-07T16:26:00Z">
          <w:pPr>
            <w:pStyle w:val="Corpsdetext"/>
            <w:spacing w:line="480" w:lineRule="auto"/>
            <w:jc w:val="both"/>
          </w:pPr>
        </w:pPrChange>
      </w:pPr>
      <w:del w:id="3669" w:author="Cheick Traoré" w:date="2026-01-07T16:26:00Z" w16du:dateUtc="2026-01-07T16:26:00Z">
        <w:r w:rsidRPr="00AE3F9C" w:rsidDel="00974EF5">
          <w:delText>1. Créer une nouvelle instance ANNEE avec son identifiant et libellé</w:delText>
        </w:r>
      </w:del>
    </w:p>
    <w:p w14:paraId="145B602E" w14:textId="10548109" w:rsidR="00AE3F9C" w:rsidRPr="00AE3F9C" w:rsidDel="00974EF5" w:rsidRDefault="00AE3F9C" w:rsidP="00974EF5">
      <w:pPr>
        <w:tabs>
          <w:tab w:val="left" w:pos="3200"/>
        </w:tabs>
        <w:spacing w:line="480" w:lineRule="auto"/>
        <w:ind w:left="720" w:firstLine="0"/>
        <w:rPr>
          <w:del w:id="3670" w:author="Cheick Traoré" w:date="2026-01-07T16:26:00Z" w16du:dateUtc="2026-01-07T16:26:00Z"/>
        </w:rPr>
        <w:pPrChange w:id="3671" w:author="Cheick Traoré" w:date="2026-01-07T16:26:00Z" w16du:dateUtc="2026-01-07T16:26:00Z">
          <w:pPr>
            <w:pStyle w:val="Corpsdetext"/>
            <w:spacing w:line="480" w:lineRule="auto"/>
            <w:jc w:val="both"/>
          </w:pPr>
        </w:pPrChange>
      </w:pPr>
      <w:del w:id="3672" w:author="Cheick Traoré" w:date="2026-01-07T16:26:00Z" w16du:dateUtc="2026-01-07T16:26:00Z">
        <w:r w:rsidRPr="00AE3F9C" w:rsidDel="00974EF5">
          <w:delText>2. Initialiser CADRAGE pour cette année</w:delText>
        </w:r>
      </w:del>
    </w:p>
    <w:p w14:paraId="10857857" w14:textId="14E70120" w:rsidR="00AE3F9C" w:rsidRPr="00AE3F9C" w:rsidDel="00974EF5" w:rsidRDefault="00AE3F9C" w:rsidP="00974EF5">
      <w:pPr>
        <w:tabs>
          <w:tab w:val="left" w:pos="3200"/>
        </w:tabs>
        <w:spacing w:line="480" w:lineRule="auto"/>
        <w:ind w:left="720" w:firstLine="0"/>
        <w:rPr>
          <w:del w:id="3673" w:author="Cheick Traoré" w:date="2026-01-07T16:26:00Z" w16du:dateUtc="2026-01-07T16:26:00Z"/>
        </w:rPr>
        <w:pPrChange w:id="3674" w:author="Cheick Traoré" w:date="2026-01-07T16:26:00Z" w16du:dateUtc="2026-01-07T16:26:00Z">
          <w:pPr>
            <w:pStyle w:val="Corpsdetext"/>
            <w:spacing w:line="480" w:lineRule="auto"/>
            <w:jc w:val="both"/>
          </w:pPr>
        </w:pPrChange>
      </w:pPr>
      <w:del w:id="3675" w:author="Cheick Traoré" w:date="2026-01-07T16:26:00Z" w16du:dateUtc="2026-01-07T16:26:00Z">
        <w:r w:rsidRPr="00AE3F9C" w:rsidDel="00974EF5">
          <w:delText>3. Initialiser les HYPOTHESE pour cette année</w:delText>
        </w:r>
      </w:del>
    </w:p>
    <w:p w14:paraId="6B665AD9" w14:textId="7D22EDB5" w:rsidR="00AE3F9C" w:rsidRPr="00AE3F9C" w:rsidDel="00974EF5" w:rsidRDefault="00AE3F9C" w:rsidP="00974EF5">
      <w:pPr>
        <w:tabs>
          <w:tab w:val="left" w:pos="3200"/>
        </w:tabs>
        <w:spacing w:line="480" w:lineRule="auto"/>
        <w:ind w:left="720" w:firstLine="0"/>
        <w:rPr>
          <w:del w:id="3676" w:author="Cheick Traoré" w:date="2026-01-07T16:26:00Z" w16du:dateUtc="2026-01-07T16:26:00Z"/>
        </w:rPr>
        <w:pPrChange w:id="3677" w:author="Cheick Traoré" w:date="2026-01-07T16:26:00Z" w16du:dateUtc="2026-01-07T16:26:00Z">
          <w:pPr>
            <w:pStyle w:val="Corpsdetext"/>
            <w:spacing w:line="480" w:lineRule="auto"/>
            <w:jc w:val="both"/>
          </w:pPr>
        </w:pPrChange>
      </w:pPr>
      <w:del w:id="3678" w:author="Cheick Traoré" w:date="2026-01-07T16:26:00Z" w16du:dateUtc="2026-01-07T16:26:00Z">
        <w:r w:rsidRPr="00AE3F9C" w:rsidDel="00974EF5">
          <w:delText>4. Initialiser les VALEUR_FACTEUR pour les facteurs existants</w:delText>
        </w:r>
      </w:del>
    </w:p>
    <w:p w14:paraId="50B82E58" w14:textId="400624BA" w:rsidR="00AE3F9C" w:rsidRPr="00AE3F9C" w:rsidDel="00974EF5" w:rsidRDefault="00AE3F9C" w:rsidP="00974EF5">
      <w:pPr>
        <w:tabs>
          <w:tab w:val="left" w:pos="3200"/>
        </w:tabs>
        <w:spacing w:line="480" w:lineRule="auto"/>
        <w:ind w:left="720" w:firstLine="0"/>
        <w:rPr>
          <w:del w:id="3679" w:author="Cheick Traoré" w:date="2026-01-07T16:26:00Z" w16du:dateUtc="2026-01-07T16:26:00Z"/>
        </w:rPr>
        <w:pPrChange w:id="3680" w:author="Cheick Traoré" w:date="2026-01-07T16:26:00Z" w16du:dateUtc="2026-01-07T16:26:00Z">
          <w:pPr>
            <w:pStyle w:val="Corpsdetext"/>
            <w:spacing w:line="480" w:lineRule="auto"/>
            <w:jc w:val="both"/>
          </w:pPr>
        </w:pPrChange>
      </w:pPr>
    </w:p>
    <w:p w14:paraId="44D6B505" w14:textId="46BBC3AB" w:rsidR="00AE3F9C" w:rsidRPr="00AE3F9C" w:rsidDel="00974EF5" w:rsidRDefault="00AE3F9C" w:rsidP="00974EF5">
      <w:pPr>
        <w:tabs>
          <w:tab w:val="left" w:pos="3200"/>
        </w:tabs>
        <w:spacing w:line="480" w:lineRule="auto"/>
        <w:ind w:left="720" w:firstLine="0"/>
        <w:rPr>
          <w:del w:id="3681" w:author="Cheick Traoré" w:date="2026-01-07T16:26:00Z" w16du:dateUtc="2026-01-07T16:26:00Z"/>
        </w:rPr>
        <w:pPrChange w:id="3682" w:author="Cheick Traoré" w:date="2026-01-07T16:26:00Z" w16du:dateUtc="2026-01-07T16:26:00Z">
          <w:pPr>
            <w:pStyle w:val="Corpsdetext"/>
            <w:spacing w:line="480" w:lineRule="auto"/>
            <w:jc w:val="both"/>
          </w:pPr>
        </w:pPrChange>
      </w:pPr>
      <w:del w:id="3683" w:author="Cheick Traoré" w:date="2026-01-07T16:26:00Z" w16du:dateUtc="2026-01-07T16:26:00Z">
        <w:r w:rsidRPr="00AE3F9C" w:rsidDel="00974EF5">
          <w:delText>REGLES DE GESTION :</w:delText>
        </w:r>
      </w:del>
    </w:p>
    <w:p w14:paraId="7BEB4C7E" w14:textId="54849387" w:rsidR="00AE3F9C" w:rsidRPr="00AE3F9C" w:rsidDel="00974EF5" w:rsidRDefault="00AE3F9C" w:rsidP="00974EF5">
      <w:pPr>
        <w:tabs>
          <w:tab w:val="left" w:pos="3200"/>
        </w:tabs>
        <w:spacing w:line="480" w:lineRule="auto"/>
        <w:ind w:left="720" w:firstLine="0"/>
        <w:rPr>
          <w:del w:id="3684" w:author="Cheick Traoré" w:date="2026-01-07T16:26:00Z" w16du:dateUtc="2026-01-07T16:26:00Z"/>
        </w:rPr>
        <w:pPrChange w:id="3685" w:author="Cheick Traoré" w:date="2026-01-07T16:26:00Z" w16du:dateUtc="2026-01-07T16:26:00Z">
          <w:pPr>
            <w:pStyle w:val="Corpsdetext"/>
            <w:spacing w:line="480" w:lineRule="auto"/>
            <w:jc w:val="both"/>
          </w:pPr>
        </w:pPrChange>
      </w:pPr>
      <w:del w:id="3686" w:author="Cheick Traoré" w:date="2026-01-07T16:26:00Z" w16du:dateUtc="2026-01-07T16:26:00Z">
        <w:r w:rsidRPr="00AE3F9C" w:rsidDel="00974EF5">
          <w:delText>- Une année doit correspondre à une année civile</w:delText>
        </w:r>
      </w:del>
      <w:del w:id="3687" w:author="Cheick Traoré" w:date="2025-12-30T12:25:00Z" w16du:dateUtc="2025-12-30T12:25:00Z">
        <w:r w:rsidRPr="00AE3F9C" w:rsidDel="00DB0AE3">
          <w:delText xml:space="preserve"> (ex: 2024)</w:delText>
        </w:r>
      </w:del>
    </w:p>
    <w:p w14:paraId="0CE26926" w14:textId="7D1C8C4A" w:rsidR="00AE3F9C" w:rsidRPr="00AE3F9C" w:rsidDel="00974EF5" w:rsidRDefault="00AE3F9C" w:rsidP="00974EF5">
      <w:pPr>
        <w:tabs>
          <w:tab w:val="left" w:pos="3200"/>
        </w:tabs>
        <w:spacing w:line="480" w:lineRule="auto"/>
        <w:ind w:left="720" w:firstLine="0"/>
        <w:rPr>
          <w:del w:id="3688" w:author="Cheick Traoré" w:date="2026-01-07T16:26:00Z" w16du:dateUtc="2026-01-07T16:26:00Z"/>
        </w:rPr>
        <w:pPrChange w:id="3689" w:author="Cheick Traoré" w:date="2026-01-07T16:26:00Z" w16du:dateUtc="2026-01-07T16:26:00Z">
          <w:pPr>
            <w:pStyle w:val="Corpsdetext"/>
            <w:spacing w:line="480" w:lineRule="auto"/>
            <w:jc w:val="both"/>
          </w:pPr>
        </w:pPrChange>
      </w:pPr>
      <w:del w:id="3690" w:author="Cheick Traoré" w:date="2026-01-07T16:26:00Z" w16du:dateUtc="2026-01-07T16:26:00Z">
        <w:r w:rsidRPr="00AE3F9C" w:rsidDel="00974EF5">
          <w:delText>- Les hypothèses initiales héritent des années précédentes</w:delText>
        </w:r>
      </w:del>
    </w:p>
    <w:p w14:paraId="64E89585" w14:textId="4B3EE273" w:rsidR="00AE3F9C" w:rsidRPr="00AE3F9C" w:rsidDel="00974EF5" w:rsidRDefault="00AE3F9C" w:rsidP="00974EF5">
      <w:pPr>
        <w:tabs>
          <w:tab w:val="left" w:pos="3200"/>
        </w:tabs>
        <w:spacing w:line="480" w:lineRule="auto"/>
        <w:ind w:left="720" w:firstLine="0"/>
        <w:rPr>
          <w:del w:id="3691" w:author="Cheick Traoré" w:date="2026-01-07T16:26:00Z" w16du:dateUtc="2026-01-07T16:26:00Z"/>
        </w:rPr>
        <w:pPrChange w:id="3692" w:author="Cheick Traoré" w:date="2026-01-07T16:26:00Z" w16du:dateUtc="2026-01-07T16:26:00Z">
          <w:pPr>
            <w:pStyle w:val="Corpsdetext"/>
            <w:spacing w:line="480" w:lineRule="auto"/>
            <w:jc w:val="both"/>
          </w:pPr>
        </w:pPrChange>
      </w:pPr>
      <w:del w:id="3693" w:author="Cheick Traoré" w:date="2026-01-07T16:26:00Z" w16du:dateUtc="2026-01-07T16:26:00Z">
        <w:r w:rsidRPr="00AE3F9C" w:rsidDel="00974EF5">
          <w:delText>- Les facteurs sont automatiquement créés pour la nouvelle année</w:delText>
        </w:r>
      </w:del>
    </w:p>
    <w:p w14:paraId="49BCEA6E" w14:textId="46824173" w:rsidR="00AE3F9C" w:rsidRPr="00AE3F9C" w:rsidDel="00974EF5" w:rsidRDefault="00AE3F9C" w:rsidP="00974EF5">
      <w:pPr>
        <w:tabs>
          <w:tab w:val="left" w:pos="3200"/>
        </w:tabs>
        <w:spacing w:line="480" w:lineRule="auto"/>
        <w:ind w:left="720" w:firstLine="0"/>
        <w:rPr>
          <w:del w:id="3694" w:author="Cheick Traoré" w:date="2026-01-07T16:26:00Z" w16du:dateUtc="2026-01-07T16:26:00Z"/>
        </w:rPr>
        <w:pPrChange w:id="3695" w:author="Cheick Traoré" w:date="2026-01-07T16:26:00Z" w16du:dateUtc="2026-01-07T16:26:00Z">
          <w:pPr>
            <w:pStyle w:val="Corpsdetext"/>
            <w:spacing w:line="480" w:lineRule="auto"/>
            <w:jc w:val="both"/>
          </w:pPr>
        </w:pPrChange>
      </w:pPr>
    </w:p>
    <w:p w14:paraId="6F7A5301" w14:textId="0E15B34B" w:rsidR="00AE3F9C" w:rsidRPr="00AE3F9C" w:rsidDel="00974EF5" w:rsidRDefault="00AE3F9C" w:rsidP="00974EF5">
      <w:pPr>
        <w:tabs>
          <w:tab w:val="left" w:pos="3200"/>
        </w:tabs>
        <w:spacing w:line="480" w:lineRule="auto"/>
        <w:ind w:left="720" w:firstLine="0"/>
        <w:rPr>
          <w:del w:id="3696" w:author="Cheick Traoré" w:date="2026-01-07T16:26:00Z" w16du:dateUtc="2026-01-07T16:26:00Z"/>
        </w:rPr>
        <w:pPrChange w:id="3697" w:author="Cheick Traoré" w:date="2026-01-07T16:26:00Z" w16du:dateUtc="2026-01-07T16:26:00Z">
          <w:pPr>
            <w:pStyle w:val="Corpsdetext"/>
            <w:spacing w:line="480" w:lineRule="auto"/>
            <w:jc w:val="both"/>
          </w:pPr>
        </w:pPrChange>
      </w:pPr>
      <w:del w:id="3698" w:author="Cheick Traoré" w:date="2026-01-07T16:26:00Z" w16du:dateUtc="2026-01-07T16:26:00Z">
        <w:r w:rsidRPr="00AE3F9C" w:rsidDel="00974EF5">
          <w:delText>RESULTAT : Année opérationnelle prête à recevoir des rubriques et données</w:delText>
        </w:r>
      </w:del>
    </w:p>
    <w:p w14:paraId="42CF2D6C" w14:textId="4E0DFAA9" w:rsidR="00AE3F9C" w:rsidRPr="002A6C67" w:rsidDel="00974EF5" w:rsidRDefault="00AE3F9C" w:rsidP="00974EF5">
      <w:pPr>
        <w:tabs>
          <w:tab w:val="left" w:pos="3200"/>
        </w:tabs>
        <w:spacing w:line="480" w:lineRule="auto"/>
        <w:ind w:left="720" w:firstLine="0"/>
        <w:rPr>
          <w:del w:id="3699" w:author="Cheick Traoré" w:date="2026-01-07T16:26:00Z" w16du:dateUtc="2026-01-07T16:26:00Z"/>
          <w:b/>
          <w:bCs/>
        </w:rPr>
        <w:pPrChange w:id="3700" w:author="Cheick Traoré" w:date="2026-01-07T16:26:00Z" w16du:dateUtc="2026-01-07T16:26:00Z">
          <w:pPr>
            <w:pStyle w:val="Corpsdetext"/>
            <w:spacing w:line="480" w:lineRule="auto"/>
            <w:jc w:val="both"/>
          </w:pPr>
        </w:pPrChange>
      </w:pPr>
      <w:del w:id="3701" w:author="Cheick Traoré" w:date="2026-01-07T16:26:00Z" w16du:dateUtc="2026-01-07T16:26:00Z">
        <w:r w:rsidRPr="00AE3F9C" w:rsidDel="00974EF5">
          <w:br/>
        </w:r>
        <w:r w:rsidR="002A6C67" w:rsidRPr="002A6C67" w:rsidDel="00974EF5">
          <w:rPr>
            <w:b/>
            <w:bCs/>
          </w:rPr>
          <w:delText>MCT 2</w:delText>
        </w:r>
      </w:del>
    </w:p>
    <w:p w14:paraId="210E5CFB" w14:textId="095605C2" w:rsidR="00AE3F9C" w:rsidRPr="00AE3F9C" w:rsidDel="00974EF5" w:rsidRDefault="00AE3F9C" w:rsidP="00974EF5">
      <w:pPr>
        <w:tabs>
          <w:tab w:val="left" w:pos="3200"/>
        </w:tabs>
        <w:spacing w:line="480" w:lineRule="auto"/>
        <w:ind w:left="720" w:firstLine="0"/>
        <w:rPr>
          <w:del w:id="3702" w:author="Cheick Traoré" w:date="2026-01-07T16:26:00Z" w16du:dateUtc="2026-01-07T16:26:00Z"/>
        </w:rPr>
        <w:pPrChange w:id="3703" w:author="Cheick Traoré" w:date="2026-01-07T16:26:00Z" w16du:dateUtc="2026-01-07T16:26:00Z">
          <w:pPr>
            <w:pStyle w:val="Corpsdetext"/>
            <w:spacing w:line="480" w:lineRule="auto"/>
            <w:jc w:val="both"/>
          </w:pPr>
        </w:pPrChange>
      </w:pPr>
      <w:del w:id="3704" w:author="Cheick Traoré" w:date="2026-01-07T16:26:00Z" w16du:dateUtc="2026-01-07T16:26:00Z">
        <w:r w:rsidRPr="00AE3F9C" w:rsidDel="00974EF5">
          <w:delText>DEBUT : Modification ou ajout de rubriques</w:delText>
        </w:r>
      </w:del>
    </w:p>
    <w:p w14:paraId="3F11CD5E" w14:textId="44278738" w:rsidR="00AE3F9C" w:rsidRPr="00AE3F9C" w:rsidDel="00974EF5" w:rsidRDefault="00AE3F9C" w:rsidP="00974EF5">
      <w:pPr>
        <w:tabs>
          <w:tab w:val="left" w:pos="3200"/>
        </w:tabs>
        <w:spacing w:line="480" w:lineRule="auto"/>
        <w:ind w:left="720" w:firstLine="0"/>
        <w:rPr>
          <w:del w:id="3705" w:author="Cheick Traoré" w:date="2026-01-07T16:26:00Z" w16du:dateUtc="2026-01-07T16:26:00Z"/>
        </w:rPr>
        <w:pPrChange w:id="3706" w:author="Cheick Traoré" w:date="2026-01-07T16:26:00Z" w16du:dateUtc="2026-01-07T16:26:00Z">
          <w:pPr>
            <w:pStyle w:val="Corpsdetext"/>
            <w:spacing w:line="480" w:lineRule="auto"/>
            <w:jc w:val="both"/>
          </w:pPr>
        </w:pPrChange>
      </w:pPr>
    </w:p>
    <w:p w14:paraId="2900743A" w14:textId="3B7B3B79" w:rsidR="00AE3F9C" w:rsidRPr="00AE3F9C" w:rsidDel="00974EF5" w:rsidRDefault="00AE3F9C" w:rsidP="00974EF5">
      <w:pPr>
        <w:tabs>
          <w:tab w:val="left" w:pos="3200"/>
        </w:tabs>
        <w:spacing w:line="480" w:lineRule="auto"/>
        <w:ind w:left="720" w:firstLine="0"/>
        <w:rPr>
          <w:del w:id="3707" w:author="Cheick Traoré" w:date="2026-01-07T16:26:00Z" w16du:dateUtc="2026-01-07T16:26:00Z"/>
        </w:rPr>
        <w:pPrChange w:id="3708" w:author="Cheick Traoré" w:date="2026-01-07T16:26:00Z" w16du:dateUtc="2026-01-07T16:26:00Z">
          <w:pPr>
            <w:pStyle w:val="Corpsdetext"/>
            <w:spacing w:line="480" w:lineRule="auto"/>
            <w:jc w:val="both"/>
          </w:pPr>
        </w:pPrChange>
      </w:pPr>
      <w:del w:id="3709" w:author="Cheick Traoré" w:date="2026-01-07T16:26:00Z" w16du:dateUtc="2026-01-07T16:26:00Z">
        <w:r w:rsidRPr="00AE3F9C" w:rsidDel="00974EF5">
          <w:delText>OPERATIONS :</w:delText>
        </w:r>
      </w:del>
    </w:p>
    <w:p w14:paraId="1177B030" w14:textId="01A5596B" w:rsidR="00AE3F9C" w:rsidRPr="00AE3F9C" w:rsidDel="00974EF5" w:rsidRDefault="00AE3F9C" w:rsidP="00974EF5">
      <w:pPr>
        <w:tabs>
          <w:tab w:val="left" w:pos="3200"/>
        </w:tabs>
        <w:spacing w:line="480" w:lineRule="auto"/>
        <w:ind w:left="720" w:firstLine="0"/>
        <w:rPr>
          <w:del w:id="3710" w:author="Cheick Traoré" w:date="2026-01-07T16:26:00Z" w16du:dateUtc="2026-01-07T16:26:00Z"/>
        </w:rPr>
        <w:pPrChange w:id="3711" w:author="Cheick Traoré" w:date="2026-01-07T16:26:00Z" w16du:dateUtc="2026-01-07T16:26:00Z">
          <w:pPr>
            <w:pStyle w:val="Corpsdetext"/>
            <w:spacing w:line="480" w:lineRule="auto"/>
            <w:jc w:val="both"/>
          </w:pPr>
        </w:pPrChange>
      </w:pPr>
      <w:del w:id="3712" w:author="Cheick Traoré" w:date="2026-01-07T16:26:00Z" w16du:dateUtc="2026-01-07T16:26:00Z">
        <w:r w:rsidRPr="00AE3F9C" w:rsidDel="00974EF5">
          <w:delText>1. Valider la rubrique (identifiant, libellé unique)</w:delText>
        </w:r>
      </w:del>
    </w:p>
    <w:p w14:paraId="37AED01E" w14:textId="3F6403C9" w:rsidR="00AE3F9C" w:rsidRPr="00AE3F9C" w:rsidDel="00974EF5" w:rsidRDefault="00AE3F9C" w:rsidP="00974EF5">
      <w:pPr>
        <w:tabs>
          <w:tab w:val="left" w:pos="3200"/>
        </w:tabs>
        <w:spacing w:line="480" w:lineRule="auto"/>
        <w:ind w:left="720" w:firstLine="0"/>
        <w:rPr>
          <w:del w:id="3713" w:author="Cheick Traoré" w:date="2026-01-07T16:26:00Z" w16du:dateUtc="2026-01-07T16:26:00Z"/>
        </w:rPr>
        <w:pPrChange w:id="3714" w:author="Cheick Traoré" w:date="2026-01-07T16:26:00Z" w16du:dateUtc="2026-01-07T16:26:00Z">
          <w:pPr>
            <w:pStyle w:val="Corpsdetext"/>
            <w:spacing w:line="480" w:lineRule="auto"/>
            <w:jc w:val="both"/>
          </w:pPr>
        </w:pPrChange>
      </w:pPr>
      <w:del w:id="3715" w:author="Cheick Traoré" w:date="2026-01-07T16:26:00Z" w16du:dateUtc="2026-01-07T16:26:00Z">
        <w:r w:rsidRPr="00AE3F9C" w:rsidDel="00974EF5">
          <w:delText>2. Assigner le TYPE_RUBRIQUE approprié</w:delText>
        </w:r>
      </w:del>
    </w:p>
    <w:p w14:paraId="4872EEF5" w14:textId="7AF20C69" w:rsidR="00AE3F9C" w:rsidRPr="00AE3F9C" w:rsidDel="00974EF5" w:rsidRDefault="00AE3F9C" w:rsidP="00974EF5">
      <w:pPr>
        <w:tabs>
          <w:tab w:val="left" w:pos="3200"/>
        </w:tabs>
        <w:spacing w:line="480" w:lineRule="auto"/>
        <w:ind w:left="720" w:firstLine="0"/>
        <w:rPr>
          <w:del w:id="3716" w:author="Cheick Traoré" w:date="2026-01-07T16:26:00Z" w16du:dateUtc="2026-01-07T16:26:00Z"/>
        </w:rPr>
        <w:pPrChange w:id="3717" w:author="Cheick Traoré" w:date="2026-01-07T16:26:00Z" w16du:dateUtc="2026-01-07T16:26:00Z">
          <w:pPr>
            <w:pStyle w:val="Corpsdetext"/>
            <w:spacing w:line="480" w:lineRule="auto"/>
            <w:jc w:val="both"/>
          </w:pPr>
        </w:pPrChange>
      </w:pPr>
      <w:del w:id="3718" w:author="Cheick Traoré" w:date="2026-01-07T16:26:00Z" w16du:dateUtc="2026-01-07T16:26:00Z">
        <w:r w:rsidRPr="00AE3F9C" w:rsidDel="00974EF5">
          <w:delText>3. Définir la relation de parenté dans la hiérarchie</w:delText>
        </w:r>
      </w:del>
    </w:p>
    <w:p w14:paraId="7C460198" w14:textId="32D30E02" w:rsidR="00AE3F9C" w:rsidRPr="00AE3F9C" w:rsidDel="00974EF5" w:rsidRDefault="00AE3F9C" w:rsidP="00974EF5">
      <w:pPr>
        <w:tabs>
          <w:tab w:val="left" w:pos="3200"/>
        </w:tabs>
        <w:spacing w:line="480" w:lineRule="auto"/>
        <w:ind w:left="720" w:firstLine="0"/>
        <w:rPr>
          <w:del w:id="3719" w:author="Cheick Traoré" w:date="2026-01-07T16:26:00Z" w16du:dateUtc="2026-01-07T16:26:00Z"/>
        </w:rPr>
        <w:pPrChange w:id="3720" w:author="Cheick Traoré" w:date="2026-01-07T16:26:00Z" w16du:dateUtc="2026-01-07T16:26:00Z">
          <w:pPr>
            <w:pStyle w:val="Corpsdetext"/>
            <w:spacing w:line="480" w:lineRule="auto"/>
            <w:jc w:val="both"/>
          </w:pPr>
        </w:pPrChange>
      </w:pPr>
      <w:del w:id="3721" w:author="Cheick Traoré" w:date="2026-01-07T16:26:00Z" w16du:dateUtc="2026-01-07T16:26:00Z">
        <w:r w:rsidRPr="00AE3F9C" w:rsidDel="00974EF5">
          <w:delText>4. Créer la correspondance avec le CADRAGE macro</w:delText>
        </w:r>
      </w:del>
    </w:p>
    <w:p w14:paraId="24B82732" w14:textId="65CD31EC" w:rsidR="00AE3F9C" w:rsidRPr="00AE3F9C" w:rsidDel="00974EF5" w:rsidRDefault="00AE3F9C" w:rsidP="00974EF5">
      <w:pPr>
        <w:tabs>
          <w:tab w:val="left" w:pos="3200"/>
        </w:tabs>
        <w:spacing w:line="480" w:lineRule="auto"/>
        <w:ind w:left="720" w:firstLine="0"/>
        <w:rPr>
          <w:del w:id="3722" w:author="Cheick Traoré" w:date="2026-01-07T16:26:00Z" w16du:dateUtc="2026-01-07T16:26:00Z"/>
        </w:rPr>
        <w:pPrChange w:id="3723" w:author="Cheick Traoré" w:date="2026-01-07T16:26:00Z" w16du:dateUtc="2026-01-07T16:26:00Z">
          <w:pPr>
            <w:pStyle w:val="Corpsdetext"/>
            <w:spacing w:line="480" w:lineRule="auto"/>
            <w:jc w:val="both"/>
          </w:pPr>
        </w:pPrChange>
      </w:pPr>
    </w:p>
    <w:p w14:paraId="47C4701F" w14:textId="0C012AB7" w:rsidR="00AE3F9C" w:rsidRPr="00AE3F9C" w:rsidDel="00974EF5" w:rsidRDefault="00AE3F9C" w:rsidP="00974EF5">
      <w:pPr>
        <w:tabs>
          <w:tab w:val="left" w:pos="3200"/>
        </w:tabs>
        <w:spacing w:line="480" w:lineRule="auto"/>
        <w:ind w:left="720" w:firstLine="0"/>
        <w:rPr>
          <w:del w:id="3724" w:author="Cheick Traoré" w:date="2026-01-07T16:26:00Z" w16du:dateUtc="2026-01-07T16:26:00Z"/>
        </w:rPr>
        <w:pPrChange w:id="3725" w:author="Cheick Traoré" w:date="2026-01-07T16:26:00Z" w16du:dateUtc="2026-01-07T16:26:00Z">
          <w:pPr>
            <w:pStyle w:val="Corpsdetext"/>
            <w:spacing w:line="480" w:lineRule="auto"/>
            <w:jc w:val="both"/>
          </w:pPr>
        </w:pPrChange>
      </w:pPr>
      <w:del w:id="3726" w:author="Cheick Traoré" w:date="2026-01-07T16:26:00Z" w16du:dateUtc="2026-01-07T16:26:00Z">
        <w:r w:rsidRPr="00AE3F9C" w:rsidDel="00974EF5">
          <w:delText>REGLES DE GESTION :</w:delText>
        </w:r>
      </w:del>
    </w:p>
    <w:p w14:paraId="560E2FA0" w14:textId="23D06B40" w:rsidR="00AE3F9C" w:rsidRPr="00AE3F9C" w:rsidDel="00974EF5" w:rsidRDefault="00AE3F9C" w:rsidP="00974EF5">
      <w:pPr>
        <w:tabs>
          <w:tab w:val="left" w:pos="3200"/>
        </w:tabs>
        <w:spacing w:line="480" w:lineRule="auto"/>
        <w:ind w:left="720" w:firstLine="0"/>
        <w:rPr>
          <w:del w:id="3727" w:author="Cheick Traoré" w:date="2026-01-07T16:26:00Z" w16du:dateUtc="2026-01-07T16:26:00Z"/>
        </w:rPr>
        <w:pPrChange w:id="3728" w:author="Cheick Traoré" w:date="2026-01-07T16:26:00Z" w16du:dateUtc="2026-01-07T16:26:00Z">
          <w:pPr>
            <w:pStyle w:val="Corpsdetext"/>
            <w:spacing w:line="480" w:lineRule="auto"/>
            <w:jc w:val="both"/>
          </w:pPr>
        </w:pPrChange>
      </w:pPr>
      <w:del w:id="3729" w:author="Cheick Traoré" w:date="2026-01-07T16:26:00Z" w16du:dateUtc="2026-01-07T16:26:00Z">
        <w:r w:rsidRPr="00AE3F9C" w:rsidDel="00974EF5">
          <w:delText>- Un parent peut avoir plusieurs enfants</w:delText>
        </w:r>
      </w:del>
    </w:p>
    <w:p w14:paraId="7945E935" w14:textId="0DAF35A5" w:rsidR="00AE3F9C" w:rsidRPr="00AE3F9C" w:rsidDel="00974EF5" w:rsidRDefault="00AE3F9C" w:rsidP="00974EF5">
      <w:pPr>
        <w:tabs>
          <w:tab w:val="left" w:pos="3200"/>
        </w:tabs>
        <w:spacing w:line="480" w:lineRule="auto"/>
        <w:ind w:left="720" w:firstLine="0"/>
        <w:rPr>
          <w:del w:id="3730" w:author="Cheick Traoré" w:date="2026-01-07T16:26:00Z" w16du:dateUtc="2026-01-07T16:26:00Z"/>
        </w:rPr>
        <w:pPrChange w:id="3731" w:author="Cheick Traoré" w:date="2026-01-07T16:26:00Z" w16du:dateUtc="2026-01-07T16:26:00Z">
          <w:pPr>
            <w:pStyle w:val="Corpsdetext"/>
            <w:spacing w:line="480" w:lineRule="auto"/>
            <w:jc w:val="both"/>
          </w:pPr>
        </w:pPrChange>
      </w:pPr>
      <w:del w:id="3732" w:author="Cheick Traoré" w:date="2026-01-07T16:26:00Z" w16du:dateUtc="2026-01-07T16:26:00Z">
        <w:r w:rsidRPr="00AE3F9C" w:rsidDel="00974EF5">
          <w:delText>- Une rubrique ne peut avoir qu'un seul parent</w:delText>
        </w:r>
      </w:del>
    </w:p>
    <w:p w14:paraId="0A109F87" w14:textId="15A9A1AF" w:rsidR="00AE3F9C" w:rsidRPr="00AE3F9C" w:rsidDel="00974EF5" w:rsidRDefault="00AE3F9C" w:rsidP="00974EF5">
      <w:pPr>
        <w:tabs>
          <w:tab w:val="left" w:pos="3200"/>
        </w:tabs>
        <w:spacing w:line="480" w:lineRule="auto"/>
        <w:ind w:left="720" w:firstLine="0"/>
        <w:rPr>
          <w:del w:id="3733" w:author="Cheick Traoré" w:date="2026-01-07T16:26:00Z" w16du:dateUtc="2026-01-07T16:26:00Z"/>
        </w:rPr>
        <w:pPrChange w:id="3734" w:author="Cheick Traoré" w:date="2026-01-07T16:26:00Z" w16du:dateUtc="2026-01-07T16:26:00Z">
          <w:pPr>
            <w:pStyle w:val="Corpsdetext"/>
            <w:spacing w:line="480" w:lineRule="auto"/>
            <w:jc w:val="both"/>
          </w:pPr>
        </w:pPrChange>
      </w:pPr>
      <w:del w:id="3735" w:author="Cheick Traoré" w:date="2026-01-07T16:26:00Z" w16du:dateUtc="2026-01-07T16:26:00Z">
        <w:r w:rsidRPr="00AE3F9C" w:rsidDel="00974EF5">
          <w:delText>- Les rubriques de niveau 0 sont les racines de la hiérarchie</w:delText>
        </w:r>
      </w:del>
    </w:p>
    <w:p w14:paraId="3AC4A887" w14:textId="27AC6688" w:rsidR="00AE3F9C" w:rsidRPr="00AE3F9C" w:rsidDel="00974EF5" w:rsidRDefault="00AE3F9C" w:rsidP="00974EF5">
      <w:pPr>
        <w:tabs>
          <w:tab w:val="left" w:pos="3200"/>
        </w:tabs>
        <w:spacing w:line="480" w:lineRule="auto"/>
        <w:ind w:left="720" w:firstLine="0"/>
        <w:rPr>
          <w:del w:id="3736" w:author="Cheick Traoré" w:date="2026-01-07T16:26:00Z" w16du:dateUtc="2026-01-07T16:26:00Z"/>
        </w:rPr>
        <w:pPrChange w:id="3737" w:author="Cheick Traoré" w:date="2026-01-07T16:26:00Z" w16du:dateUtc="2026-01-07T16:26:00Z">
          <w:pPr>
            <w:pStyle w:val="Corpsdetext"/>
            <w:spacing w:line="480" w:lineRule="auto"/>
            <w:jc w:val="both"/>
          </w:pPr>
        </w:pPrChange>
      </w:pPr>
      <w:del w:id="3738" w:author="Cheick Traoré" w:date="2026-01-07T16:26:00Z" w16du:dateUtc="2026-01-07T16:26:00Z">
        <w:r w:rsidRPr="00AE3F9C" w:rsidDel="00974EF5">
          <w:delText>- Toute rubrique doit correspondre à au moins une rubrique CADRAGE</w:delText>
        </w:r>
      </w:del>
    </w:p>
    <w:p w14:paraId="25821C82" w14:textId="1BE62C7A" w:rsidR="00AE3F9C" w:rsidRPr="00AE3F9C" w:rsidDel="00974EF5" w:rsidRDefault="00AE3F9C" w:rsidP="00974EF5">
      <w:pPr>
        <w:tabs>
          <w:tab w:val="left" w:pos="3200"/>
        </w:tabs>
        <w:spacing w:line="480" w:lineRule="auto"/>
        <w:ind w:left="720" w:firstLine="0"/>
        <w:rPr>
          <w:del w:id="3739" w:author="Cheick Traoré" w:date="2026-01-07T16:26:00Z" w16du:dateUtc="2026-01-07T16:26:00Z"/>
        </w:rPr>
        <w:pPrChange w:id="3740" w:author="Cheick Traoré" w:date="2026-01-07T16:26:00Z" w16du:dateUtc="2026-01-07T16:26:00Z">
          <w:pPr>
            <w:pStyle w:val="Corpsdetext"/>
            <w:spacing w:line="480" w:lineRule="auto"/>
            <w:jc w:val="both"/>
          </w:pPr>
        </w:pPrChange>
      </w:pPr>
    </w:p>
    <w:p w14:paraId="0B8C7C6C" w14:textId="6844F938" w:rsidR="00AE3F9C" w:rsidRPr="00AE3F9C" w:rsidDel="00974EF5" w:rsidRDefault="00AE3F9C" w:rsidP="00974EF5">
      <w:pPr>
        <w:tabs>
          <w:tab w:val="left" w:pos="3200"/>
        </w:tabs>
        <w:spacing w:line="480" w:lineRule="auto"/>
        <w:ind w:left="720" w:firstLine="0"/>
        <w:rPr>
          <w:del w:id="3741" w:author="Cheick Traoré" w:date="2026-01-07T16:26:00Z" w16du:dateUtc="2026-01-07T16:26:00Z"/>
        </w:rPr>
        <w:pPrChange w:id="3742" w:author="Cheick Traoré" w:date="2026-01-07T16:26:00Z" w16du:dateUtc="2026-01-07T16:26:00Z">
          <w:pPr>
            <w:pStyle w:val="Corpsdetext"/>
            <w:spacing w:line="480" w:lineRule="auto"/>
            <w:jc w:val="both"/>
          </w:pPr>
        </w:pPrChange>
      </w:pPr>
      <w:del w:id="3743" w:author="Cheick Traoré" w:date="2026-01-07T16:26:00Z" w16du:dateUtc="2026-01-07T16:26:00Z">
        <w:r w:rsidRPr="00AE3F9C" w:rsidDel="00974EF5">
          <w:delText>RESULTAT : Hiérarchie budgétaire mise à jour et cohérente</w:delText>
        </w:r>
      </w:del>
    </w:p>
    <w:p w14:paraId="278E02DE" w14:textId="3919BC53" w:rsidR="00AE3F9C" w:rsidDel="00974EF5" w:rsidRDefault="00AE3F9C" w:rsidP="00974EF5">
      <w:pPr>
        <w:tabs>
          <w:tab w:val="left" w:pos="3200"/>
        </w:tabs>
        <w:spacing w:line="480" w:lineRule="auto"/>
        <w:ind w:left="720" w:firstLine="0"/>
        <w:rPr>
          <w:del w:id="3744" w:author="Cheick Traoré" w:date="2026-01-07T16:26:00Z" w16du:dateUtc="2026-01-07T16:26:00Z"/>
        </w:rPr>
        <w:pPrChange w:id="3745" w:author="Cheick Traoré" w:date="2026-01-07T16:26:00Z" w16du:dateUtc="2026-01-07T16:26:00Z">
          <w:pPr>
            <w:pStyle w:val="Corpsdetext"/>
            <w:spacing w:line="480" w:lineRule="auto"/>
            <w:jc w:val="both"/>
          </w:pPr>
        </w:pPrChange>
      </w:pPr>
    </w:p>
    <w:p w14:paraId="00838244" w14:textId="2B5A93F8" w:rsidR="002A6C67" w:rsidRPr="002A6C67" w:rsidDel="00974EF5" w:rsidRDefault="002A6C67" w:rsidP="00974EF5">
      <w:pPr>
        <w:tabs>
          <w:tab w:val="left" w:pos="3200"/>
        </w:tabs>
        <w:spacing w:line="480" w:lineRule="auto"/>
        <w:ind w:left="720" w:firstLine="0"/>
        <w:rPr>
          <w:del w:id="3746" w:author="Cheick Traoré" w:date="2026-01-07T16:26:00Z" w16du:dateUtc="2026-01-07T16:26:00Z"/>
          <w:b/>
          <w:bCs/>
        </w:rPr>
        <w:pPrChange w:id="3747" w:author="Cheick Traoré" w:date="2026-01-07T16:26:00Z" w16du:dateUtc="2026-01-07T16:26:00Z">
          <w:pPr/>
        </w:pPrChange>
      </w:pPr>
      <w:del w:id="3748" w:author="Cheick Traoré" w:date="2026-01-07T16:26:00Z" w16du:dateUtc="2026-01-07T16:26:00Z">
        <w:r w:rsidRPr="002A6C67" w:rsidDel="00974EF5">
          <w:rPr>
            <w:b/>
            <w:bCs/>
          </w:rPr>
          <w:delText>MCT 3</w:delText>
        </w:r>
      </w:del>
    </w:p>
    <w:p w14:paraId="0E10CB01" w14:textId="4CEB6670" w:rsidR="00AE3F9C" w:rsidRPr="00AE3F9C" w:rsidDel="00974EF5" w:rsidRDefault="00AE3F9C" w:rsidP="00974EF5">
      <w:pPr>
        <w:tabs>
          <w:tab w:val="left" w:pos="3200"/>
        </w:tabs>
        <w:spacing w:line="480" w:lineRule="auto"/>
        <w:ind w:left="720" w:firstLine="0"/>
        <w:rPr>
          <w:del w:id="3749" w:author="Cheick Traoré" w:date="2026-01-07T16:26:00Z" w16du:dateUtc="2026-01-07T16:26:00Z"/>
        </w:rPr>
        <w:pPrChange w:id="3750" w:author="Cheick Traoré" w:date="2026-01-07T16:26:00Z" w16du:dateUtc="2026-01-07T16:26:00Z">
          <w:pPr>
            <w:pStyle w:val="Corpsdetext"/>
            <w:spacing w:line="480" w:lineRule="auto"/>
            <w:jc w:val="both"/>
          </w:pPr>
        </w:pPrChange>
      </w:pPr>
      <w:del w:id="3751" w:author="Cheick Traoré" w:date="2026-01-07T16:26:00Z" w16du:dateUtc="2026-01-07T16:26:00Z">
        <w:r w:rsidRPr="00AE3F9C" w:rsidDel="00974EF5">
          <w:delText>DEBUT : Chargement des valeurs de recettes historiques</w:delText>
        </w:r>
      </w:del>
    </w:p>
    <w:p w14:paraId="35489C5D" w14:textId="7DC5AC41" w:rsidR="00AE3F9C" w:rsidRPr="00AE3F9C" w:rsidDel="00974EF5" w:rsidRDefault="00AE3F9C" w:rsidP="00974EF5">
      <w:pPr>
        <w:tabs>
          <w:tab w:val="left" w:pos="3200"/>
        </w:tabs>
        <w:spacing w:line="480" w:lineRule="auto"/>
        <w:ind w:left="720" w:firstLine="0"/>
        <w:rPr>
          <w:del w:id="3752" w:author="Cheick Traoré" w:date="2026-01-07T16:26:00Z" w16du:dateUtc="2026-01-07T16:26:00Z"/>
        </w:rPr>
        <w:pPrChange w:id="3753" w:author="Cheick Traoré" w:date="2026-01-07T16:26:00Z" w16du:dateUtc="2026-01-07T16:26:00Z">
          <w:pPr>
            <w:pStyle w:val="Corpsdetext"/>
            <w:spacing w:line="480" w:lineRule="auto"/>
            <w:jc w:val="both"/>
          </w:pPr>
        </w:pPrChange>
      </w:pPr>
    </w:p>
    <w:p w14:paraId="3DA35BB3" w14:textId="236E2417" w:rsidR="00AE3F9C" w:rsidRPr="00AE3F9C" w:rsidDel="00974EF5" w:rsidRDefault="00AE3F9C" w:rsidP="00974EF5">
      <w:pPr>
        <w:tabs>
          <w:tab w:val="left" w:pos="3200"/>
        </w:tabs>
        <w:spacing w:line="480" w:lineRule="auto"/>
        <w:ind w:left="720" w:firstLine="0"/>
        <w:rPr>
          <w:del w:id="3754" w:author="Cheick Traoré" w:date="2026-01-07T16:26:00Z" w16du:dateUtc="2026-01-07T16:26:00Z"/>
        </w:rPr>
        <w:pPrChange w:id="3755" w:author="Cheick Traoré" w:date="2026-01-07T16:26:00Z" w16du:dateUtc="2026-01-07T16:26:00Z">
          <w:pPr>
            <w:pStyle w:val="Corpsdetext"/>
            <w:spacing w:line="480" w:lineRule="auto"/>
            <w:jc w:val="both"/>
          </w:pPr>
        </w:pPrChange>
      </w:pPr>
      <w:del w:id="3756" w:author="Cheick Traoré" w:date="2026-01-07T16:26:00Z" w16du:dateUtc="2026-01-07T16:26:00Z">
        <w:r w:rsidRPr="00AE3F9C" w:rsidDel="00974EF5">
          <w:delText>OPERATIONS :</w:delText>
        </w:r>
      </w:del>
    </w:p>
    <w:p w14:paraId="3F01B98B" w14:textId="536B3E2D" w:rsidR="00AE3F9C" w:rsidRPr="00AE3F9C" w:rsidDel="00974EF5" w:rsidRDefault="00AE3F9C" w:rsidP="00974EF5">
      <w:pPr>
        <w:tabs>
          <w:tab w:val="left" w:pos="3200"/>
        </w:tabs>
        <w:spacing w:line="480" w:lineRule="auto"/>
        <w:ind w:left="720" w:firstLine="0"/>
        <w:rPr>
          <w:del w:id="3757" w:author="Cheick Traoré" w:date="2026-01-07T16:26:00Z" w16du:dateUtc="2026-01-07T16:26:00Z"/>
        </w:rPr>
        <w:pPrChange w:id="3758" w:author="Cheick Traoré" w:date="2026-01-07T16:26:00Z" w16du:dateUtc="2026-01-07T16:26:00Z">
          <w:pPr>
            <w:pStyle w:val="Corpsdetext"/>
            <w:spacing w:line="480" w:lineRule="auto"/>
            <w:jc w:val="both"/>
          </w:pPr>
        </w:pPrChange>
      </w:pPr>
      <w:del w:id="3759" w:author="Cheick Traoré" w:date="2026-01-07T16:26:00Z" w16du:dateUtc="2026-01-07T16:26:00Z">
        <w:r w:rsidRPr="00AE3F9C" w:rsidDel="00974EF5">
          <w:delText>1. Extraire les données du fichier Excel source</w:delText>
        </w:r>
      </w:del>
    </w:p>
    <w:p w14:paraId="4037E954" w14:textId="543D2A8D" w:rsidR="00AE3F9C" w:rsidRPr="00AE3F9C" w:rsidDel="00974EF5" w:rsidRDefault="00AE3F9C" w:rsidP="00974EF5">
      <w:pPr>
        <w:tabs>
          <w:tab w:val="left" w:pos="3200"/>
        </w:tabs>
        <w:spacing w:line="480" w:lineRule="auto"/>
        <w:ind w:left="720" w:firstLine="0"/>
        <w:rPr>
          <w:del w:id="3760" w:author="Cheick Traoré" w:date="2026-01-07T16:26:00Z" w16du:dateUtc="2026-01-07T16:26:00Z"/>
        </w:rPr>
        <w:pPrChange w:id="3761" w:author="Cheick Traoré" w:date="2026-01-07T16:26:00Z" w16du:dateUtc="2026-01-07T16:26:00Z">
          <w:pPr>
            <w:pStyle w:val="Corpsdetext"/>
            <w:spacing w:line="480" w:lineRule="auto"/>
            <w:jc w:val="both"/>
          </w:pPr>
        </w:pPrChange>
      </w:pPr>
      <w:del w:id="3762" w:author="Cheick Traoré" w:date="2026-01-07T16:26:00Z" w16du:dateUtc="2026-01-07T16:26:00Z">
        <w:r w:rsidRPr="00AE3F9C" w:rsidDel="00974EF5">
          <w:delText>2. Nettoyer et normaliser les dates</w:delText>
        </w:r>
      </w:del>
    </w:p>
    <w:p w14:paraId="3BFF2192" w14:textId="499633C5" w:rsidR="00AE3F9C" w:rsidRPr="00AE3F9C" w:rsidDel="00974EF5" w:rsidRDefault="00AE3F9C" w:rsidP="00974EF5">
      <w:pPr>
        <w:tabs>
          <w:tab w:val="left" w:pos="3200"/>
        </w:tabs>
        <w:spacing w:line="480" w:lineRule="auto"/>
        <w:ind w:left="720" w:firstLine="0"/>
        <w:rPr>
          <w:del w:id="3763" w:author="Cheick Traoré" w:date="2026-01-07T16:26:00Z" w16du:dateUtc="2026-01-07T16:26:00Z"/>
        </w:rPr>
        <w:pPrChange w:id="3764" w:author="Cheick Traoré" w:date="2026-01-07T16:26:00Z" w16du:dateUtc="2026-01-07T16:26:00Z">
          <w:pPr>
            <w:pStyle w:val="Corpsdetext"/>
            <w:spacing w:line="480" w:lineRule="auto"/>
            <w:jc w:val="both"/>
          </w:pPr>
        </w:pPrChange>
      </w:pPr>
      <w:del w:id="3765" w:author="Cheick Traoré" w:date="2026-01-07T16:26:00Z" w16du:dateUtc="2026-01-07T16:26:00Z">
        <w:r w:rsidRPr="00AE3F9C" w:rsidDel="00974EF5">
          <w:delText>3. Valider les montants (positifs, cohérence)</w:delText>
        </w:r>
      </w:del>
    </w:p>
    <w:p w14:paraId="45B7A0A6" w14:textId="224CF086" w:rsidR="00AE3F9C" w:rsidRPr="00AE3F9C" w:rsidDel="00974EF5" w:rsidRDefault="00AE3F9C" w:rsidP="00974EF5">
      <w:pPr>
        <w:tabs>
          <w:tab w:val="left" w:pos="3200"/>
        </w:tabs>
        <w:spacing w:line="480" w:lineRule="auto"/>
        <w:ind w:left="720" w:firstLine="0"/>
        <w:rPr>
          <w:del w:id="3766" w:author="Cheick Traoré" w:date="2026-01-07T16:26:00Z" w16du:dateUtc="2026-01-07T16:26:00Z"/>
        </w:rPr>
        <w:pPrChange w:id="3767" w:author="Cheick Traoré" w:date="2026-01-07T16:26:00Z" w16du:dateUtc="2026-01-07T16:26:00Z">
          <w:pPr>
            <w:pStyle w:val="Corpsdetext"/>
            <w:spacing w:line="480" w:lineRule="auto"/>
            <w:jc w:val="both"/>
          </w:pPr>
        </w:pPrChange>
      </w:pPr>
      <w:del w:id="3768" w:author="Cheick Traoré" w:date="2026-01-07T16:26:00Z" w16du:dateUtc="2026-01-07T16:26:00Z">
        <w:r w:rsidRPr="00AE3F9C" w:rsidDel="00974EF5">
          <w:delText>4. Créer ou mettre à jour les enregistrements CADRAGE</w:delText>
        </w:r>
      </w:del>
    </w:p>
    <w:p w14:paraId="309AEC81" w14:textId="7CB403FE" w:rsidR="00AE3F9C" w:rsidRPr="00AE3F9C" w:rsidDel="00974EF5" w:rsidRDefault="00AE3F9C" w:rsidP="00974EF5">
      <w:pPr>
        <w:tabs>
          <w:tab w:val="left" w:pos="3200"/>
        </w:tabs>
        <w:spacing w:line="480" w:lineRule="auto"/>
        <w:ind w:left="720" w:firstLine="0"/>
        <w:rPr>
          <w:del w:id="3769" w:author="Cheick Traoré" w:date="2026-01-07T16:26:00Z" w16du:dateUtc="2026-01-07T16:26:00Z"/>
        </w:rPr>
        <w:pPrChange w:id="3770" w:author="Cheick Traoré" w:date="2026-01-07T16:26:00Z" w16du:dateUtc="2026-01-07T16:26:00Z">
          <w:pPr>
            <w:pStyle w:val="Corpsdetext"/>
            <w:spacing w:line="480" w:lineRule="auto"/>
            <w:jc w:val="both"/>
          </w:pPr>
        </w:pPrChange>
      </w:pPr>
      <w:del w:id="3771" w:author="Cheick Traoré" w:date="2026-01-07T16:26:00Z" w16du:dateUtc="2026-01-07T16:26:00Z">
        <w:r w:rsidRPr="00AE3F9C" w:rsidDel="00974EF5">
          <w:delText>5. Enregistrer la période temporelle (année, trimestre, mois)</w:delText>
        </w:r>
      </w:del>
    </w:p>
    <w:p w14:paraId="426FCF6E" w14:textId="210A13C6" w:rsidR="00AE3F9C" w:rsidRPr="00AE3F9C" w:rsidDel="00974EF5" w:rsidRDefault="00AE3F9C" w:rsidP="00974EF5">
      <w:pPr>
        <w:tabs>
          <w:tab w:val="left" w:pos="3200"/>
        </w:tabs>
        <w:spacing w:line="480" w:lineRule="auto"/>
        <w:ind w:left="720" w:firstLine="0"/>
        <w:rPr>
          <w:del w:id="3772" w:author="Cheick Traoré" w:date="2026-01-07T16:26:00Z" w16du:dateUtc="2026-01-07T16:26:00Z"/>
        </w:rPr>
        <w:pPrChange w:id="3773" w:author="Cheick Traoré" w:date="2026-01-07T16:26:00Z" w16du:dateUtc="2026-01-07T16:26:00Z">
          <w:pPr>
            <w:pStyle w:val="Corpsdetext"/>
            <w:spacing w:line="480" w:lineRule="auto"/>
            <w:jc w:val="both"/>
          </w:pPr>
        </w:pPrChange>
      </w:pPr>
    </w:p>
    <w:p w14:paraId="56757C23" w14:textId="1AA54702" w:rsidR="00AE3F9C" w:rsidRPr="00AE3F9C" w:rsidDel="00974EF5" w:rsidRDefault="00AE3F9C" w:rsidP="00974EF5">
      <w:pPr>
        <w:tabs>
          <w:tab w:val="left" w:pos="3200"/>
        </w:tabs>
        <w:spacing w:line="480" w:lineRule="auto"/>
        <w:ind w:left="720" w:firstLine="0"/>
        <w:rPr>
          <w:del w:id="3774" w:author="Cheick Traoré" w:date="2026-01-07T16:26:00Z" w16du:dateUtc="2026-01-07T16:26:00Z"/>
        </w:rPr>
        <w:pPrChange w:id="3775" w:author="Cheick Traoré" w:date="2026-01-07T16:26:00Z" w16du:dateUtc="2026-01-07T16:26:00Z">
          <w:pPr>
            <w:pStyle w:val="Corpsdetext"/>
            <w:spacing w:line="480" w:lineRule="auto"/>
            <w:jc w:val="both"/>
          </w:pPr>
        </w:pPrChange>
      </w:pPr>
      <w:del w:id="3776" w:author="Cheick Traoré" w:date="2026-01-07T16:26:00Z" w16du:dateUtc="2026-01-07T16:26:00Z">
        <w:r w:rsidRPr="00AE3F9C" w:rsidDel="00974EF5">
          <w:delText>REGLES DE GESTION :</w:delText>
        </w:r>
      </w:del>
    </w:p>
    <w:p w14:paraId="742827FF" w14:textId="51A1D46B" w:rsidR="00AE3F9C" w:rsidRPr="00AE3F9C" w:rsidDel="00974EF5" w:rsidRDefault="00AE3F9C" w:rsidP="00974EF5">
      <w:pPr>
        <w:tabs>
          <w:tab w:val="left" w:pos="3200"/>
        </w:tabs>
        <w:spacing w:line="480" w:lineRule="auto"/>
        <w:ind w:left="720" w:firstLine="0"/>
        <w:rPr>
          <w:del w:id="3777" w:author="Cheick Traoré" w:date="2026-01-07T16:26:00Z" w16du:dateUtc="2026-01-07T16:26:00Z"/>
        </w:rPr>
        <w:pPrChange w:id="3778" w:author="Cheick Traoré" w:date="2026-01-07T16:26:00Z" w16du:dateUtc="2026-01-07T16:26:00Z">
          <w:pPr>
            <w:pStyle w:val="Corpsdetext"/>
            <w:spacing w:line="480" w:lineRule="auto"/>
            <w:jc w:val="both"/>
          </w:pPr>
        </w:pPrChange>
      </w:pPr>
      <w:del w:id="3779" w:author="Cheick Traoré" w:date="2026-01-07T16:26:00Z" w16du:dateUtc="2026-01-07T16:26:00Z">
        <w:r w:rsidRPr="00AE3F9C" w:rsidDel="00974EF5">
          <w:delText>- Une rubrique CADRAGE correspond à une ou plusieurs rubriques du système</w:delText>
        </w:r>
      </w:del>
    </w:p>
    <w:p w14:paraId="4393674F" w14:textId="485EEBA8" w:rsidR="00AE3F9C" w:rsidRPr="00AE3F9C" w:rsidDel="00974EF5" w:rsidRDefault="00AE3F9C" w:rsidP="00974EF5">
      <w:pPr>
        <w:tabs>
          <w:tab w:val="left" w:pos="3200"/>
        </w:tabs>
        <w:spacing w:line="480" w:lineRule="auto"/>
        <w:ind w:left="720" w:firstLine="0"/>
        <w:rPr>
          <w:del w:id="3780" w:author="Cheick Traoré" w:date="2026-01-07T16:26:00Z" w16du:dateUtc="2026-01-07T16:26:00Z"/>
        </w:rPr>
        <w:pPrChange w:id="3781" w:author="Cheick Traoré" w:date="2026-01-07T16:26:00Z" w16du:dateUtc="2026-01-07T16:26:00Z">
          <w:pPr>
            <w:pStyle w:val="Corpsdetext"/>
            <w:spacing w:line="480" w:lineRule="auto"/>
            <w:jc w:val="both"/>
          </w:pPr>
        </w:pPrChange>
      </w:pPr>
      <w:del w:id="3782" w:author="Cheick Traoré" w:date="2026-01-07T16:26:00Z" w16du:dateUtc="2026-01-07T16:26:00Z">
        <w:r w:rsidRPr="00AE3F9C" w:rsidDel="00974EF5">
          <w:delText>- Les montants doivent être positifs ou zéro</w:delText>
        </w:r>
      </w:del>
    </w:p>
    <w:p w14:paraId="08EF1D57" w14:textId="7C835D40" w:rsidR="00AE3F9C" w:rsidRPr="00AE3F9C" w:rsidDel="00974EF5" w:rsidRDefault="00AE3F9C" w:rsidP="00974EF5">
      <w:pPr>
        <w:tabs>
          <w:tab w:val="left" w:pos="3200"/>
        </w:tabs>
        <w:spacing w:line="480" w:lineRule="auto"/>
        <w:ind w:left="720" w:firstLine="0"/>
        <w:rPr>
          <w:del w:id="3783" w:author="Cheick Traoré" w:date="2026-01-07T16:26:00Z" w16du:dateUtc="2026-01-07T16:26:00Z"/>
        </w:rPr>
        <w:pPrChange w:id="3784" w:author="Cheick Traoré" w:date="2026-01-07T16:26:00Z" w16du:dateUtc="2026-01-07T16:26:00Z">
          <w:pPr>
            <w:pStyle w:val="Corpsdetext"/>
            <w:spacing w:line="480" w:lineRule="auto"/>
            <w:jc w:val="both"/>
          </w:pPr>
        </w:pPrChange>
      </w:pPr>
      <w:del w:id="3785" w:author="Cheick Traoré" w:date="2026-01-07T16:26:00Z" w16du:dateUtc="2026-01-07T16:26:00Z">
        <w:r w:rsidRPr="00AE3F9C" w:rsidDel="00974EF5">
          <w:delText>- Les dates doivent être complètes (année-mois minimum)</w:delText>
        </w:r>
      </w:del>
    </w:p>
    <w:p w14:paraId="58454BB3" w14:textId="569D5C8E" w:rsidR="00AE3F9C" w:rsidRPr="00AE3F9C" w:rsidDel="00974EF5" w:rsidRDefault="00AE3F9C" w:rsidP="00974EF5">
      <w:pPr>
        <w:tabs>
          <w:tab w:val="left" w:pos="3200"/>
        </w:tabs>
        <w:spacing w:line="480" w:lineRule="auto"/>
        <w:ind w:left="720" w:firstLine="0"/>
        <w:rPr>
          <w:del w:id="3786" w:author="Cheick Traoré" w:date="2026-01-07T16:26:00Z" w16du:dateUtc="2026-01-07T16:26:00Z"/>
        </w:rPr>
        <w:pPrChange w:id="3787" w:author="Cheick Traoré" w:date="2026-01-07T16:26:00Z" w16du:dateUtc="2026-01-07T16:26:00Z">
          <w:pPr>
            <w:pStyle w:val="Corpsdetext"/>
            <w:spacing w:line="480" w:lineRule="auto"/>
            <w:jc w:val="both"/>
          </w:pPr>
        </w:pPrChange>
      </w:pPr>
      <w:del w:id="3788" w:author="Cheick Traoré" w:date="2026-01-07T16:26:00Z" w16du:dateUtc="2026-01-07T16:26:00Z">
        <w:r w:rsidRPr="00AE3F9C" w:rsidDel="00974EF5">
          <w:delText>- Les données dupliquées doivent être détectées et signalées</w:delText>
        </w:r>
      </w:del>
    </w:p>
    <w:p w14:paraId="7575FB99" w14:textId="6DF49A9C" w:rsidR="00AE3F9C" w:rsidRPr="00AE3F9C" w:rsidDel="00974EF5" w:rsidRDefault="00AE3F9C" w:rsidP="00974EF5">
      <w:pPr>
        <w:tabs>
          <w:tab w:val="left" w:pos="3200"/>
        </w:tabs>
        <w:spacing w:line="480" w:lineRule="auto"/>
        <w:ind w:left="720" w:firstLine="0"/>
        <w:rPr>
          <w:del w:id="3789" w:author="Cheick Traoré" w:date="2026-01-07T16:26:00Z" w16du:dateUtc="2026-01-07T16:26:00Z"/>
        </w:rPr>
        <w:pPrChange w:id="3790" w:author="Cheick Traoré" w:date="2026-01-07T16:26:00Z" w16du:dateUtc="2026-01-07T16:26:00Z">
          <w:pPr>
            <w:pStyle w:val="Corpsdetext"/>
            <w:spacing w:line="480" w:lineRule="auto"/>
            <w:jc w:val="both"/>
          </w:pPr>
        </w:pPrChange>
      </w:pPr>
    </w:p>
    <w:p w14:paraId="4A421A29" w14:textId="5BDC4982" w:rsidR="00AE3F9C" w:rsidRPr="00AE3F9C" w:rsidDel="00974EF5" w:rsidRDefault="00AE3F9C" w:rsidP="00974EF5">
      <w:pPr>
        <w:tabs>
          <w:tab w:val="left" w:pos="3200"/>
        </w:tabs>
        <w:spacing w:line="480" w:lineRule="auto"/>
        <w:ind w:left="720" w:firstLine="0"/>
        <w:rPr>
          <w:del w:id="3791" w:author="Cheick Traoré" w:date="2026-01-07T16:26:00Z" w16du:dateUtc="2026-01-07T16:26:00Z"/>
        </w:rPr>
        <w:pPrChange w:id="3792" w:author="Cheick Traoré" w:date="2026-01-07T16:26:00Z" w16du:dateUtc="2026-01-07T16:26:00Z">
          <w:pPr>
            <w:pStyle w:val="Corpsdetext"/>
            <w:spacing w:line="480" w:lineRule="auto"/>
            <w:jc w:val="both"/>
          </w:pPr>
        </w:pPrChange>
      </w:pPr>
      <w:del w:id="3793" w:author="Cheick Traoré" w:date="2026-01-07T16:26:00Z" w16du:dateUtc="2026-01-07T16:26:00Z">
        <w:r w:rsidRPr="00AE3F9C" w:rsidDel="00974EF5">
          <w:delText>RESULTAT : Base de données historiques complète et validée</w:delText>
        </w:r>
      </w:del>
    </w:p>
    <w:p w14:paraId="64F28137" w14:textId="2CFCDD5D" w:rsidR="00AE3F9C" w:rsidDel="00974EF5" w:rsidRDefault="00AE3F9C" w:rsidP="00974EF5">
      <w:pPr>
        <w:tabs>
          <w:tab w:val="left" w:pos="3200"/>
        </w:tabs>
        <w:spacing w:line="480" w:lineRule="auto"/>
        <w:ind w:left="720" w:firstLine="0"/>
        <w:rPr>
          <w:del w:id="3794" w:author="Cheick Traoré" w:date="2026-01-07T16:26:00Z" w16du:dateUtc="2026-01-07T16:26:00Z"/>
        </w:rPr>
        <w:pPrChange w:id="3795" w:author="Cheick Traoré" w:date="2026-01-07T16:26:00Z" w16du:dateUtc="2026-01-07T16:26:00Z">
          <w:pPr>
            <w:pStyle w:val="Corpsdetext"/>
            <w:spacing w:line="480" w:lineRule="auto"/>
            <w:jc w:val="both"/>
          </w:pPr>
        </w:pPrChange>
      </w:pPr>
    </w:p>
    <w:p w14:paraId="093E2AD1" w14:textId="7BC50A27" w:rsidR="002A6C67" w:rsidRPr="002A6C67" w:rsidDel="00974EF5" w:rsidRDefault="002A6C67" w:rsidP="00974EF5">
      <w:pPr>
        <w:tabs>
          <w:tab w:val="left" w:pos="3200"/>
        </w:tabs>
        <w:spacing w:line="480" w:lineRule="auto"/>
        <w:ind w:left="720" w:firstLine="0"/>
        <w:rPr>
          <w:del w:id="3796" w:author="Cheick Traoré" w:date="2026-01-07T16:26:00Z" w16du:dateUtc="2026-01-07T16:26:00Z"/>
          <w:b/>
          <w:bCs/>
        </w:rPr>
        <w:pPrChange w:id="3797" w:author="Cheick Traoré" w:date="2026-01-07T16:26:00Z" w16du:dateUtc="2026-01-07T16:26:00Z">
          <w:pPr/>
        </w:pPrChange>
      </w:pPr>
      <w:del w:id="3798" w:author="Cheick Traoré" w:date="2026-01-07T16:26:00Z" w16du:dateUtc="2026-01-07T16:26:00Z">
        <w:r w:rsidRPr="002A6C67" w:rsidDel="00974EF5">
          <w:rPr>
            <w:b/>
            <w:bCs/>
          </w:rPr>
          <w:delText>MCT 4</w:delText>
        </w:r>
      </w:del>
    </w:p>
    <w:p w14:paraId="46541184" w14:textId="51238469" w:rsidR="00AE3F9C" w:rsidRPr="00AE3F9C" w:rsidDel="00974EF5" w:rsidRDefault="00AE3F9C" w:rsidP="00974EF5">
      <w:pPr>
        <w:tabs>
          <w:tab w:val="left" w:pos="3200"/>
        </w:tabs>
        <w:spacing w:line="480" w:lineRule="auto"/>
        <w:ind w:left="720" w:firstLine="0"/>
        <w:rPr>
          <w:del w:id="3799" w:author="Cheick Traoré" w:date="2026-01-07T16:26:00Z" w16du:dateUtc="2026-01-07T16:26:00Z"/>
        </w:rPr>
        <w:pPrChange w:id="3800" w:author="Cheick Traoré" w:date="2026-01-07T16:26:00Z" w16du:dateUtc="2026-01-07T16:26:00Z">
          <w:pPr>
            <w:pStyle w:val="Corpsdetext"/>
            <w:spacing w:line="480" w:lineRule="auto"/>
            <w:jc w:val="both"/>
          </w:pPr>
        </w:pPrChange>
      </w:pPr>
      <w:del w:id="3801" w:author="Cheick Traoré" w:date="2026-01-07T16:26:00Z" w16du:dateUtc="2026-01-07T16:26:00Z">
        <w:r w:rsidRPr="00AE3F9C" w:rsidDel="00974EF5">
          <w:delText>DEBUT : Définition et suivi des facteurs macroéconomiques</w:delText>
        </w:r>
      </w:del>
    </w:p>
    <w:p w14:paraId="2230DC6E" w14:textId="5A9B8EED" w:rsidR="00AE3F9C" w:rsidRPr="00AE3F9C" w:rsidDel="00974EF5" w:rsidRDefault="00AE3F9C" w:rsidP="00974EF5">
      <w:pPr>
        <w:tabs>
          <w:tab w:val="left" w:pos="3200"/>
        </w:tabs>
        <w:spacing w:line="480" w:lineRule="auto"/>
        <w:ind w:left="720" w:firstLine="0"/>
        <w:rPr>
          <w:del w:id="3802" w:author="Cheick Traoré" w:date="2026-01-07T16:26:00Z" w16du:dateUtc="2026-01-07T16:26:00Z"/>
        </w:rPr>
        <w:pPrChange w:id="3803" w:author="Cheick Traoré" w:date="2026-01-07T16:26:00Z" w16du:dateUtc="2026-01-07T16:26:00Z">
          <w:pPr>
            <w:pStyle w:val="Corpsdetext"/>
            <w:spacing w:line="480" w:lineRule="auto"/>
            <w:jc w:val="both"/>
          </w:pPr>
        </w:pPrChange>
      </w:pPr>
    </w:p>
    <w:p w14:paraId="47853BE1" w14:textId="1CC711B0" w:rsidR="00AE3F9C" w:rsidRPr="00AE3F9C" w:rsidDel="00974EF5" w:rsidRDefault="00AE3F9C" w:rsidP="00974EF5">
      <w:pPr>
        <w:tabs>
          <w:tab w:val="left" w:pos="3200"/>
        </w:tabs>
        <w:spacing w:line="480" w:lineRule="auto"/>
        <w:ind w:left="720" w:firstLine="0"/>
        <w:rPr>
          <w:del w:id="3804" w:author="Cheick Traoré" w:date="2026-01-07T16:26:00Z" w16du:dateUtc="2026-01-07T16:26:00Z"/>
        </w:rPr>
        <w:pPrChange w:id="3805" w:author="Cheick Traoré" w:date="2026-01-07T16:26:00Z" w16du:dateUtc="2026-01-07T16:26:00Z">
          <w:pPr>
            <w:pStyle w:val="Corpsdetext"/>
            <w:spacing w:line="480" w:lineRule="auto"/>
            <w:jc w:val="both"/>
          </w:pPr>
        </w:pPrChange>
      </w:pPr>
      <w:del w:id="3806" w:author="Cheick Traoré" w:date="2026-01-07T16:26:00Z" w16du:dateUtc="2026-01-07T16:26:00Z">
        <w:r w:rsidRPr="00AE3F9C" w:rsidDel="00974EF5">
          <w:delText>OPERATIONS :</w:delText>
        </w:r>
      </w:del>
    </w:p>
    <w:p w14:paraId="5D57115C" w14:textId="1BFE3C85" w:rsidR="00AE3F9C" w:rsidRPr="00AE3F9C" w:rsidDel="00974EF5" w:rsidRDefault="00AE3F9C" w:rsidP="00974EF5">
      <w:pPr>
        <w:tabs>
          <w:tab w:val="left" w:pos="3200"/>
        </w:tabs>
        <w:spacing w:line="480" w:lineRule="auto"/>
        <w:ind w:left="720" w:firstLine="0"/>
        <w:rPr>
          <w:del w:id="3807" w:author="Cheick Traoré" w:date="2026-01-07T16:26:00Z" w16du:dateUtc="2026-01-07T16:26:00Z"/>
        </w:rPr>
        <w:pPrChange w:id="3808" w:author="Cheick Traoré" w:date="2026-01-07T16:26:00Z" w16du:dateUtc="2026-01-07T16:26:00Z">
          <w:pPr>
            <w:pStyle w:val="Corpsdetext"/>
            <w:spacing w:line="480" w:lineRule="auto"/>
            <w:jc w:val="both"/>
          </w:pPr>
        </w:pPrChange>
      </w:pPr>
      <w:del w:id="3809" w:author="Cheick Traoré" w:date="2026-01-07T16:26:00Z" w16du:dateUtc="2026-01-07T16:26:00Z">
        <w:r w:rsidRPr="00AE3F9C" w:rsidDel="00974EF5">
          <w:delText>1. Créer ou mettre à jour un FACTEUR (inflation, PIB, taux change, etc.)</w:delText>
        </w:r>
      </w:del>
    </w:p>
    <w:p w14:paraId="7041E277" w14:textId="03647AE9" w:rsidR="00AE3F9C" w:rsidRPr="00AE3F9C" w:rsidDel="00974EF5" w:rsidRDefault="00AE3F9C" w:rsidP="00974EF5">
      <w:pPr>
        <w:tabs>
          <w:tab w:val="left" w:pos="3200"/>
        </w:tabs>
        <w:spacing w:line="480" w:lineRule="auto"/>
        <w:ind w:left="720" w:firstLine="0"/>
        <w:rPr>
          <w:del w:id="3810" w:author="Cheick Traoré" w:date="2026-01-07T16:26:00Z" w16du:dateUtc="2026-01-07T16:26:00Z"/>
        </w:rPr>
        <w:pPrChange w:id="3811" w:author="Cheick Traoré" w:date="2026-01-07T16:26:00Z" w16du:dateUtc="2026-01-07T16:26:00Z">
          <w:pPr>
            <w:pStyle w:val="Corpsdetext"/>
            <w:spacing w:line="480" w:lineRule="auto"/>
            <w:jc w:val="both"/>
          </w:pPr>
        </w:pPrChange>
      </w:pPr>
      <w:del w:id="3812" w:author="Cheick Traoré" w:date="2026-01-07T16:26:00Z" w16du:dateUtc="2026-01-07T16:26:00Z">
        <w:r w:rsidRPr="00AE3F9C" w:rsidDel="00974EF5">
          <w:delText>2. Assigner le CADRAGE macro correspondant</w:delText>
        </w:r>
      </w:del>
    </w:p>
    <w:p w14:paraId="2A99EC96" w14:textId="40CBDFC9" w:rsidR="00AE3F9C" w:rsidRPr="00AE3F9C" w:rsidDel="00974EF5" w:rsidRDefault="00AE3F9C" w:rsidP="00974EF5">
      <w:pPr>
        <w:tabs>
          <w:tab w:val="left" w:pos="3200"/>
        </w:tabs>
        <w:spacing w:line="480" w:lineRule="auto"/>
        <w:ind w:left="720" w:firstLine="0"/>
        <w:rPr>
          <w:del w:id="3813" w:author="Cheick Traoré" w:date="2026-01-07T16:26:00Z" w16du:dateUtc="2026-01-07T16:26:00Z"/>
        </w:rPr>
        <w:pPrChange w:id="3814" w:author="Cheick Traoré" w:date="2026-01-07T16:26:00Z" w16du:dateUtc="2026-01-07T16:26:00Z">
          <w:pPr>
            <w:pStyle w:val="Corpsdetext"/>
            <w:spacing w:line="480" w:lineRule="auto"/>
            <w:jc w:val="both"/>
          </w:pPr>
        </w:pPrChange>
      </w:pPr>
      <w:del w:id="3815" w:author="Cheick Traoré" w:date="2026-01-07T16:26:00Z" w16du:dateUtc="2026-01-07T16:26:00Z">
        <w:r w:rsidRPr="00AE3F9C" w:rsidDel="00974EF5">
          <w:delText>3. Enregistrer les VALEUR_FACTEUR historiques pour chaque année</w:delText>
        </w:r>
      </w:del>
    </w:p>
    <w:p w14:paraId="6E160BFC" w14:textId="68550320" w:rsidR="00AE3F9C" w:rsidRPr="00AE3F9C" w:rsidDel="00974EF5" w:rsidRDefault="00AE3F9C" w:rsidP="00974EF5">
      <w:pPr>
        <w:tabs>
          <w:tab w:val="left" w:pos="3200"/>
        </w:tabs>
        <w:spacing w:line="480" w:lineRule="auto"/>
        <w:ind w:left="720" w:firstLine="0"/>
        <w:rPr>
          <w:del w:id="3816" w:author="Cheick Traoré" w:date="2026-01-07T16:26:00Z" w16du:dateUtc="2026-01-07T16:26:00Z"/>
        </w:rPr>
        <w:pPrChange w:id="3817" w:author="Cheick Traoré" w:date="2026-01-07T16:26:00Z" w16du:dateUtc="2026-01-07T16:26:00Z">
          <w:pPr>
            <w:pStyle w:val="Corpsdetext"/>
            <w:spacing w:line="480" w:lineRule="auto"/>
            <w:jc w:val="both"/>
          </w:pPr>
        </w:pPrChange>
      </w:pPr>
      <w:del w:id="3818" w:author="Cheick Traoré" w:date="2026-01-07T16:26:00Z" w16du:dateUtc="2026-01-07T16:26:00Z">
        <w:r w:rsidRPr="00AE3F9C" w:rsidDel="00974EF5">
          <w:delText>4. Valider la cohérence des valeurs</w:delText>
        </w:r>
      </w:del>
    </w:p>
    <w:p w14:paraId="5ED6A60D" w14:textId="2065CC0D" w:rsidR="00AE3F9C" w:rsidRPr="00AE3F9C" w:rsidDel="00974EF5" w:rsidRDefault="00AE3F9C" w:rsidP="00974EF5">
      <w:pPr>
        <w:tabs>
          <w:tab w:val="left" w:pos="3200"/>
        </w:tabs>
        <w:spacing w:line="480" w:lineRule="auto"/>
        <w:ind w:left="720" w:firstLine="0"/>
        <w:rPr>
          <w:del w:id="3819" w:author="Cheick Traoré" w:date="2026-01-07T16:26:00Z" w16du:dateUtc="2026-01-07T16:26:00Z"/>
        </w:rPr>
        <w:pPrChange w:id="3820" w:author="Cheick Traoré" w:date="2026-01-07T16:26:00Z" w16du:dateUtc="2026-01-07T16:26:00Z">
          <w:pPr>
            <w:pStyle w:val="Corpsdetext"/>
            <w:spacing w:line="480" w:lineRule="auto"/>
            <w:jc w:val="both"/>
          </w:pPr>
        </w:pPrChange>
      </w:pPr>
    </w:p>
    <w:p w14:paraId="6BAD22F4" w14:textId="7C51D800" w:rsidR="00AE3F9C" w:rsidRPr="00AE3F9C" w:rsidDel="00974EF5" w:rsidRDefault="00AE3F9C" w:rsidP="00974EF5">
      <w:pPr>
        <w:tabs>
          <w:tab w:val="left" w:pos="3200"/>
        </w:tabs>
        <w:spacing w:line="480" w:lineRule="auto"/>
        <w:ind w:left="720" w:firstLine="0"/>
        <w:rPr>
          <w:del w:id="3821" w:author="Cheick Traoré" w:date="2026-01-07T16:26:00Z" w16du:dateUtc="2026-01-07T16:26:00Z"/>
        </w:rPr>
        <w:pPrChange w:id="3822" w:author="Cheick Traoré" w:date="2026-01-07T16:26:00Z" w16du:dateUtc="2026-01-07T16:26:00Z">
          <w:pPr>
            <w:pStyle w:val="Corpsdetext"/>
            <w:spacing w:line="480" w:lineRule="auto"/>
            <w:jc w:val="both"/>
          </w:pPr>
        </w:pPrChange>
      </w:pPr>
      <w:del w:id="3823" w:author="Cheick Traoré" w:date="2026-01-07T16:26:00Z" w16du:dateUtc="2026-01-07T16:26:00Z">
        <w:r w:rsidRPr="00AE3F9C" w:rsidDel="00974EF5">
          <w:delText>REGLES DE GESTION :</w:delText>
        </w:r>
      </w:del>
    </w:p>
    <w:p w14:paraId="6C22C97F" w14:textId="6AD86A90" w:rsidR="00AE3F9C" w:rsidRPr="00AE3F9C" w:rsidDel="00974EF5" w:rsidRDefault="00AE3F9C" w:rsidP="00974EF5">
      <w:pPr>
        <w:tabs>
          <w:tab w:val="left" w:pos="3200"/>
        </w:tabs>
        <w:spacing w:line="480" w:lineRule="auto"/>
        <w:ind w:left="720" w:firstLine="0"/>
        <w:rPr>
          <w:del w:id="3824" w:author="Cheick Traoré" w:date="2026-01-07T16:26:00Z" w16du:dateUtc="2026-01-07T16:26:00Z"/>
        </w:rPr>
        <w:pPrChange w:id="3825" w:author="Cheick Traoré" w:date="2026-01-07T16:26:00Z" w16du:dateUtc="2026-01-07T16:26:00Z">
          <w:pPr>
            <w:pStyle w:val="Corpsdetext"/>
            <w:spacing w:line="480" w:lineRule="auto"/>
            <w:jc w:val="both"/>
          </w:pPr>
        </w:pPrChange>
      </w:pPr>
      <w:del w:id="3826" w:author="Cheick Traoré" w:date="2026-01-07T16:26:00Z" w16du:dateUtc="2026-01-07T16:26:00Z">
        <w:r w:rsidRPr="00AE3F9C" w:rsidDel="00974EF5">
          <w:delText>- Un facteur correspond à exactement un CADRAGE macro</w:delText>
        </w:r>
      </w:del>
    </w:p>
    <w:p w14:paraId="0D990BD8" w14:textId="0B7D0C2E" w:rsidR="00AE3F9C" w:rsidRPr="00AE3F9C" w:rsidDel="00974EF5" w:rsidRDefault="00AE3F9C" w:rsidP="00974EF5">
      <w:pPr>
        <w:tabs>
          <w:tab w:val="left" w:pos="3200"/>
        </w:tabs>
        <w:spacing w:line="480" w:lineRule="auto"/>
        <w:ind w:left="720" w:firstLine="0"/>
        <w:rPr>
          <w:del w:id="3827" w:author="Cheick Traoré" w:date="2026-01-07T16:26:00Z" w16du:dateUtc="2026-01-07T16:26:00Z"/>
        </w:rPr>
        <w:pPrChange w:id="3828" w:author="Cheick Traoré" w:date="2026-01-07T16:26:00Z" w16du:dateUtc="2026-01-07T16:26:00Z">
          <w:pPr>
            <w:pStyle w:val="Corpsdetext"/>
            <w:spacing w:line="480" w:lineRule="auto"/>
            <w:jc w:val="both"/>
          </w:pPr>
        </w:pPrChange>
      </w:pPr>
      <w:del w:id="3829" w:author="Cheick Traoré" w:date="2026-01-07T16:26:00Z" w16du:dateUtc="2026-01-07T16:26:00Z">
        <w:r w:rsidRPr="00AE3F9C" w:rsidDel="00974EF5">
          <w:delText>- Les valeurs historiques permettent d'identifier les tendances</w:delText>
        </w:r>
      </w:del>
    </w:p>
    <w:p w14:paraId="436816F0" w14:textId="5748E98C" w:rsidR="00AE3F9C" w:rsidRPr="00AE3F9C" w:rsidDel="00974EF5" w:rsidRDefault="00AE3F9C" w:rsidP="00974EF5">
      <w:pPr>
        <w:tabs>
          <w:tab w:val="left" w:pos="3200"/>
        </w:tabs>
        <w:spacing w:line="480" w:lineRule="auto"/>
        <w:ind w:left="720" w:firstLine="0"/>
        <w:rPr>
          <w:del w:id="3830" w:author="Cheick Traoré" w:date="2026-01-07T16:26:00Z" w16du:dateUtc="2026-01-07T16:26:00Z"/>
        </w:rPr>
        <w:pPrChange w:id="3831" w:author="Cheick Traoré" w:date="2026-01-07T16:26:00Z" w16du:dateUtc="2026-01-07T16:26:00Z">
          <w:pPr>
            <w:pStyle w:val="Corpsdetext"/>
            <w:spacing w:line="480" w:lineRule="auto"/>
            <w:jc w:val="both"/>
          </w:pPr>
        </w:pPrChange>
      </w:pPr>
      <w:del w:id="3832" w:author="Cheick Traoré" w:date="2026-01-07T16:26:00Z" w16du:dateUtc="2026-01-07T16:26:00Z">
        <w:r w:rsidRPr="00AE3F9C" w:rsidDel="00974EF5">
          <w:delText>- Les facteurs futurs peuvent être projetés ou saisis manuellement</w:delText>
        </w:r>
      </w:del>
    </w:p>
    <w:p w14:paraId="0B44DB3E" w14:textId="2334797A" w:rsidR="00AE3F9C" w:rsidRPr="00AE3F9C" w:rsidDel="00974EF5" w:rsidRDefault="00AE3F9C" w:rsidP="00974EF5">
      <w:pPr>
        <w:tabs>
          <w:tab w:val="left" w:pos="3200"/>
        </w:tabs>
        <w:spacing w:line="480" w:lineRule="auto"/>
        <w:ind w:left="720" w:firstLine="0"/>
        <w:rPr>
          <w:del w:id="3833" w:author="Cheick Traoré" w:date="2026-01-07T16:26:00Z" w16du:dateUtc="2026-01-07T16:26:00Z"/>
        </w:rPr>
        <w:pPrChange w:id="3834" w:author="Cheick Traoré" w:date="2026-01-07T16:26:00Z" w16du:dateUtc="2026-01-07T16:26:00Z">
          <w:pPr>
            <w:pStyle w:val="Corpsdetext"/>
            <w:spacing w:line="480" w:lineRule="auto"/>
            <w:jc w:val="both"/>
          </w:pPr>
        </w:pPrChange>
      </w:pPr>
      <w:del w:id="3835" w:author="Cheick Traoré" w:date="2026-01-07T16:26:00Z" w16du:dateUtc="2026-01-07T16:26:00Z">
        <w:r w:rsidRPr="00AE3F9C" w:rsidDel="00974EF5">
          <w:delText>- Les unités de mesure doivent être explicites</w:delText>
        </w:r>
      </w:del>
    </w:p>
    <w:p w14:paraId="6B9B9C22" w14:textId="2F24FA17" w:rsidR="00AE3F9C" w:rsidRPr="00AE3F9C" w:rsidDel="00974EF5" w:rsidRDefault="00AE3F9C" w:rsidP="00974EF5">
      <w:pPr>
        <w:tabs>
          <w:tab w:val="left" w:pos="3200"/>
        </w:tabs>
        <w:spacing w:line="480" w:lineRule="auto"/>
        <w:ind w:left="720" w:firstLine="0"/>
        <w:rPr>
          <w:del w:id="3836" w:author="Cheick Traoré" w:date="2026-01-07T16:26:00Z" w16du:dateUtc="2026-01-07T16:26:00Z"/>
        </w:rPr>
        <w:pPrChange w:id="3837" w:author="Cheick Traoré" w:date="2026-01-07T16:26:00Z" w16du:dateUtc="2026-01-07T16:26:00Z">
          <w:pPr>
            <w:pStyle w:val="Corpsdetext"/>
            <w:spacing w:line="480" w:lineRule="auto"/>
            <w:jc w:val="both"/>
          </w:pPr>
        </w:pPrChange>
      </w:pPr>
    </w:p>
    <w:p w14:paraId="4BC1B08C" w14:textId="389B03BF" w:rsidR="00AE3F9C" w:rsidRPr="00AE3F9C" w:rsidDel="00974EF5" w:rsidRDefault="00AE3F9C" w:rsidP="00974EF5">
      <w:pPr>
        <w:tabs>
          <w:tab w:val="left" w:pos="3200"/>
        </w:tabs>
        <w:spacing w:line="480" w:lineRule="auto"/>
        <w:ind w:left="720" w:firstLine="0"/>
        <w:rPr>
          <w:del w:id="3838" w:author="Cheick Traoré" w:date="2026-01-07T16:26:00Z" w16du:dateUtc="2026-01-07T16:26:00Z"/>
        </w:rPr>
        <w:pPrChange w:id="3839" w:author="Cheick Traoré" w:date="2026-01-07T16:26:00Z" w16du:dateUtc="2026-01-07T16:26:00Z">
          <w:pPr>
            <w:pStyle w:val="Corpsdetext"/>
            <w:spacing w:line="480" w:lineRule="auto"/>
            <w:jc w:val="both"/>
          </w:pPr>
        </w:pPrChange>
      </w:pPr>
      <w:del w:id="3840" w:author="Cheick Traoré" w:date="2026-01-07T16:26:00Z" w16du:dateUtc="2026-01-07T16:26:00Z">
        <w:r w:rsidRPr="00AE3F9C" w:rsidDel="00974EF5">
          <w:delText>RESULTAT : Référentiel de facteurs d'influence disponible pour prévisions</w:delText>
        </w:r>
      </w:del>
    </w:p>
    <w:p w14:paraId="609ECFC9" w14:textId="2DEB837D" w:rsidR="00AE3F9C" w:rsidDel="00974EF5" w:rsidRDefault="00AE3F9C" w:rsidP="00974EF5">
      <w:pPr>
        <w:tabs>
          <w:tab w:val="left" w:pos="3200"/>
        </w:tabs>
        <w:spacing w:line="480" w:lineRule="auto"/>
        <w:ind w:left="720" w:firstLine="0"/>
        <w:rPr>
          <w:del w:id="3841" w:author="Cheick Traoré" w:date="2026-01-07T16:26:00Z" w16du:dateUtc="2026-01-07T16:26:00Z"/>
        </w:rPr>
        <w:pPrChange w:id="3842" w:author="Cheick Traoré" w:date="2026-01-07T16:26:00Z" w16du:dateUtc="2026-01-07T16:26:00Z">
          <w:pPr>
            <w:pStyle w:val="Corpsdetext"/>
            <w:spacing w:line="480" w:lineRule="auto"/>
            <w:jc w:val="both"/>
          </w:pPr>
        </w:pPrChange>
      </w:pPr>
    </w:p>
    <w:p w14:paraId="2BBB170E" w14:textId="3F2028BA" w:rsidR="002A6C67" w:rsidRPr="002A6C67" w:rsidDel="00974EF5" w:rsidRDefault="002A6C67" w:rsidP="00974EF5">
      <w:pPr>
        <w:tabs>
          <w:tab w:val="left" w:pos="3200"/>
        </w:tabs>
        <w:spacing w:line="480" w:lineRule="auto"/>
        <w:ind w:left="720" w:firstLine="0"/>
        <w:rPr>
          <w:del w:id="3843" w:author="Cheick Traoré" w:date="2026-01-07T16:26:00Z" w16du:dateUtc="2026-01-07T16:26:00Z"/>
          <w:b/>
          <w:bCs/>
        </w:rPr>
        <w:pPrChange w:id="3844" w:author="Cheick Traoré" w:date="2026-01-07T16:26:00Z" w16du:dateUtc="2026-01-07T16:26:00Z">
          <w:pPr/>
        </w:pPrChange>
      </w:pPr>
      <w:del w:id="3845" w:author="Cheick Traoré" w:date="2026-01-07T16:26:00Z" w16du:dateUtc="2026-01-07T16:26:00Z">
        <w:r w:rsidRPr="002A6C67" w:rsidDel="00974EF5">
          <w:rPr>
            <w:b/>
            <w:bCs/>
          </w:rPr>
          <w:delText>MCT 5</w:delText>
        </w:r>
      </w:del>
    </w:p>
    <w:p w14:paraId="4796458F" w14:textId="4FC74B00" w:rsidR="00AE3F9C" w:rsidRPr="00AE3F9C" w:rsidDel="00974EF5" w:rsidRDefault="00AE3F9C" w:rsidP="00974EF5">
      <w:pPr>
        <w:tabs>
          <w:tab w:val="left" w:pos="3200"/>
        </w:tabs>
        <w:spacing w:line="480" w:lineRule="auto"/>
        <w:ind w:left="720" w:firstLine="0"/>
        <w:rPr>
          <w:del w:id="3846" w:author="Cheick Traoré" w:date="2026-01-07T16:26:00Z" w16du:dateUtc="2026-01-07T16:26:00Z"/>
        </w:rPr>
        <w:pPrChange w:id="3847" w:author="Cheick Traoré" w:date="2026-01-07T16:26:00Z" w16du:dateUtc="2026-01-07T16:26:00Z">
          <w:pPr>
            <w:pStyle w:val="Corpsdetext"/>
            <w:spacing w:line="480" w:lineRule="auto"/>
            <w:jc w:val="both"/>
          </w:pPr>
        </w:pPrChange>
      </w:pPr>
      <w:del w:id="3848" w:author="Cheick Traoré" w:date="2026-01-07T16:26:00Z" w16du:dateUtc="2026-01-07T16:26:00Z">
        <w:r w:rsidRPr="00AE3F9C" w:rsidDel="00974EF5">
          <w:delText>DEBUT : Définition des hypothèses pour une année budgétaire</w:delText>
        </w:r>
      </w:del>
    </w:p>
    <w:p w14:paraId="6AF75C3C" w14:textId="2B951A44" w:rsidR="00AE3F9C" w:rsidRPr="00AE3F9C" w:rsidDel="00974EF5" w:rsidRDefault="00AE3F9C" w:rsidP="00974EF5">
      <w:pPr>
        <w:tabs>
          <w:tab w:val="left" w:pos="3200"/>
        </w:tabs>
        <w:spacing w:line="480" w:lineRule="auto"/>
        <w:ind w:left="720" w:firstLine="0"/>
        <w:rPr>
          <w:del w:id="3849" w:author="Cheick Traoré" w:date="2026-01-07T16:26:00Z" w16du:dateUtc="2026-01-07T16:26:00Z"/>
        </w:rPr>
        <w:pPrChange w:id="3850" w:author="Cheick Traoré" w:date="2026-01-07T16:26:00Z" w16du:dateUtc="2026-01-07T16:26:00Z">
          <w:pPr>
            <w:pStyle w:val="Corpsdetext"/>
            <w:spacing w:line="480" w:lineRule="auto"/>
            <w:jc w:val="both"/>
          </w:pPr>
        </w:pPrChange>
      </w:pPr>
    </w:p>
    <w:p w14:paraId="2E9A491B" w14:textId="121D5F53" w:rsidR="00AE3F9C" w:rsidRPr="00AE3F9C" w:rsidDel="00974EF5" w:rsidRDefault="00AE3F9C" w:rsidP="00974EF5">
      <w:pPr>
        <w:tabs>
          <w:tab w:val="left" w:pos="3200"/>
        </w:tabs>
        <w:spacing w:line="480" w:lineRule="auto"/>
        <w:ind w:left="720" w:firstLine="0"/>
        <w:rPr>
          <w:del w:id="3851" w:author="Cheick Traoré" w:date="2026-01-07T16:26:00Z" w16du:dateUtc="2026-01-07T16:26:00Z"/>
        </w:rPr>
        <w:pPrChange w:id="3852" w:author="Cheick Traoré" w:date="2026-01-07T16:26:00Z" w16du:dateUtc="2026-01-07T16:26:00Z">
          <w:pPr>
            <w:pStyle w:val="Corpsdetext"/>
            <w:spacing w:line="480" w:lineRule="auto"/>
            <w:jc w:val="both"/>
          </w:pPr>
        </w:pPrChange>
      </w:pPr>
      <w:del w:id="3853" w:author="Cheick Traoré" w:date="2026-01-07T16:26:00Z" w16du:dateUtc="2026-01-07T16:26:00Z">
        <w:r w:rsidRPr="00AE3F9C" w:rsidDel="00974EF5">
          <w:delText>OPERATIONS :</w:delText>
        </w:r>
      </w:del>
    </w:p>
    <w:p w14:paraId="6FF36C71" w14:textId="0BDEA49C" w:rsidR="00AE3F9C" w:rsidRPr="00AE3F9C" w:rsidDel="00974EF5" w:rsidRDefault="00AE3F9C" w:rsidP="00974EF5">
      <w:pPr>
        <w:tabs>
          <w:tab w:val="left" w:pos="3200"/>
        </w:tabs>
        <w:spacing w:line="480" w:lineRule="auto"/>
        <w:ind w:left="720" w:firstLine="0"/>
        <w:rPr>
          <w:del w:id="3854" w:author="Cheick Traoré" w:date="2026-01-07T16:26:00Z" w16du:dateUtc="2026-01-07T16:26:00Z"/>
        </w:rPr>
        <w:pPrChange w:id="3855" w:author="Cheick Traoré" w:date="2026-01-07T16:26:00Z" w16du:dateUtc="2026-01-07T16:26:00Z">
          <w:pPr>
            <w:pStyle w:val="Corpsdetext"/>
            <w:spacing w:line="480" w:lineRule="auto"/>
            <w:jc w:val="both"/>
          </w:pPr>
        </w:pPrChange>
      </w:pPr>
      <w:del w:id="3856" w:author="Cheick Traoré" w:date="2026-01-07T16:26:00Z" w16du:dateUtc="2026-01-07T16:26:00Z">
        <w:r w:rsidRPr="00AE3F9C" w:rsidDel="00974EF5">
          <w:delText>1. Créer une HYPOTHESE pour une rubrique et une année</w:delText>
        </w:r>
      </w:del>
    </w:p>
    <w:p w14:paraId="689430DF" w14:textId="775DA3A6" w:rsidR="00AE3F9C" w:rsidRPr="00AE3F9C" w:rsidDel="00974EF5" w:rsidRDefault="00AE3F9C" w:rsidP="00974EF5">
      <w:pPr>
        <w:tabs>
          <w:tab w:val="left" w:pos="3200"/>
        </w:tabs>
        <w:spacing w:line="480" w:lineRule="auto"/>
        <w:ind w:left="720" w:firstLine="0"/>
        <w:rPr>
          <w:del w:id="3857" w:author="Cheick Traoré" w:date="2026-01-07T16:26:00Z" w16du:dateUtc="2026-01-07T16:26:00Z"/>
        </w:rPr>
        <w:pPrChange w:id="3858" w:author="Cheick Traoré" w:date="2026-01-07T16:26:00Z" w16du:dateUtc="2026-01-07T16:26:00Z">
          <w:pPr>
            <w:pStyle w:val="Corpsdetext"/>
            <w:spacing w:line="480" w:lineRule="auto"/>
            <w:jc w:val="both"/>
          </w:pPr>
        </w:pPrChange>
      </w:pPr>
      <w:del w:id="3859" w:author="Cheick Traoré" w:date="2026-01-07T16:26:00Z" w16du:dateUtc="2026-01-07T16:26:00Z">
        <w:r w:rsidRPr="00AE3F9C" w:rsidDel="00974EF5">
          <w:delText>2. Assigner une valeur (croissance prévue, variation, coefficient)</w:delText>
        </w:r>
      </w:del>
    </w:p>
    <w:p w14:paraId="1823C4BD" w14:textId="5E5C133C" w:rsidR="00AE3F9C" w:rsidRPr="00AE3F9C" w:rsidDel="00974EF5" w:rsidRDefault="00AE3F9C" w:rsidP="00974EF5">
      <w:pPr>
        <w:tabs>
          <w:tab w:val="left" w:pos="3200"/>
        </w:tabs>
        <w:spacing w:line="480" w:lineRule="auto"/>
        <w:ind w:left="720" w:firstLine="0"/>
        <w:rPr>
          <w:del w:id="3860" w:author="Cheick Traoré" w:date="2026-01-07T16:26:00Z" w16du:dateUtc="2026-01-07T16:26:00Z"/>
        </w:rPr>
        <w:pPrChange w:id="3861" w:author="Cheick Traoré" w:date="2026-01-07T16:26:00Z" w16du:dateUtc="2026-01-07T16:26:00Z">
          <w:pPr>
            <w:pStyle w:val="Corpsdetext"/>
            <w:spacing w:line="480" w:lineRule="auto"/>
            <w:jc w:val="both"/>
          </w:pPr>
        </w:pPrChange>
      </w:pPr>
      <w:del w:id="3862" w:author="Cheick Traoré" w:date="2026-01-07T16:26:00Z" w16du:dateUtc="2026-01-07T16:26:00Z">
        <w:r w:rsidRPr="00AE3F9C" w:rsidDel="00974EF5">
          <w:delText>3. Associer l'hypothèse à TYPE_RUBRIQUE pour classification</w:delText>
        </w:r>
      </w:del>
    </w:p>
    <w:p w14:paraId="2F3F4574" w14:textId="0D5ACF6C" w:rsidR="00AE3F9C" w:rsidRPr="00AE3F9C" w:rsidDel="00974EF5" w:rsidRDefault="00AE3F9C" w:rsidP="00974EF5">
      <w:pPr>
        <w:tabs>
          <w:tab w:val="left" w:pos="3200"/>
        </w:tabs>
        <w:spacing w:line="480" w:lineRule="auto"/>
        <w:ind w:left="720" w:firstLine="0"/>
        <w:rPr>
          <w:del w:id="3863" w:author="Cheick Traoré" w:date="2026-01-07T16:26:00Z" w16du:dateUtc="2026-01-07T16:26:00Z"/>
        </w:rPr>
        <w:pPrChange w:id="3864" w:author="Cheick Traoré" w:date="2026-01-07T16:26:00Z" w16du:dateUtc="2026-01-07T16:26:00Z">
          <w:pPr>
            <w:pStyle w:val="Corpsdetext"/>
            <w:spacing w:line="480" w:lineRule="auto"/>
            <w:jc w:val="both"/>
          </w:pPr>
        </w:pPrChange>
      </w:pPr>
      <w:del w:id="3865" w:author="Cheick Traoré" w:date="2026-01-07T16:26:00Z" w16du:dateUtc="2026-01-07T16:26:00Z">
        <w:r w:rsidRPr="00AE3F9C" w:rsidDel="00974EF5">
          <w:delText>4. Lier les facteurs d'influence pertinents</w:delText>
        </w:r>
      </w:del>
    </w:p>
    <w:p w14:paraId="29582EDC" w14:textId="6FD427EA" w:rsidR="00AE3F9C" w:rsidRPr="00AE3F9C" w:rsidDel="00974EF5" w:rsidRDefault="00AE3F9C" w:rsidP="00974EF5">
      <w:pPr>
        <w:tabs>
          <w:tab w:val="left" w:pos="3200"/>
        </w:tabs>
        <w:spacing w:line="480" w:lineRule="auto"/>
        <w:ind w:left="720" w:firstLine="0"/>
        <w:rPr>
          <w:del w:id="3866" w:author="Cheick Traoré" w:date="2026-01-07T16:26:00Z" w16du:dateUtc="2026-01-07T16:26:00Z"/>
        </w:rPr>
        <w:pPrChange w:id="3867" w:author="Cheick Traoré" w:date="2026-01-07T16:26:00Z" w16du:dateUtc="2026-01-07T16:26:00Z">
          <w:pPr>
            <w:pStyle w:val="Corpsdetext"/>
            <w:spacing w:line="480" w:lineRule="auto"/>
            <w:jc w:val="both"/>
          </w:pPr>
        </w:pPrChange>
      </w:pPr>
    </w:p>
    <w:p w14:paraId="370A7ED8" w14:textId="390C395D" w:rsidR="00AE3F9C" w:rsidRPr="00AE3F9C" w:rsidDel="00974EF5" w:rsidRDefault="00AE3F9C" w:rsidP="00974EF5">
      <w:pPr>
        <w:tabs>
          <w:tab w:val="left" w:pos="3200"/>
        </w:tabs>
        <w:spacing w:line="480" w:lineRule="auto"/>
        <w:ind w:left="720" w:firstLine="0"/>
        <w:rPr>
          <w:del w:id="3868" w:author="Cheick Traoré" w:date="2026-01-07T16:26:00Z" w16du:dateUtc="2026-01-07T16:26:00Z"/>
        </w:rPr>
        <w:pPrChange w:id="3869" w:author="Cheick Traoré" w:date="2026-01-07T16:26:00Z" w16du:dateUtc="2026-01-07T16:26:00Z">
          <w:pPr>
            <w:pStyle w:val="Corpsdetext"/>
            <w:spacing w:line="480" w:lineRule="auto"/>
            <w:jc w:val="both"/>
          </w:pPr>
        </w:pPrChange>
      </w:pPr>
      <w:del w:id="3870" w:author="Cheick Traoré" w:date="2026-01-07T16:26:00Z" w16du:dateUtc="2026-01-07T16:26:00Z">
        <w:r w:rsidRPr="00AE3F9C" w:rsidDel="00974EF5">
          <w:delText>REGLES DE GESTION :</w:delText>
        </w:r>
      </w:del>
    </w:p>
    <w:p w14:paraId="28B104E7" w14:textId="25017A48" w:rsidR="00AE3F9C" w:rsidRPr="00AE3F9C" w:rsidDel="00974EF5" w:rsidRDefault="00AE3F9C" w:rsidP="00974EF5">
      <w:pPr>
        <w:tabs>
          <w:tab w:val="left" w:pos="3200"/>
        </w:tabs>
        <w:spacing w:line="480" w:lineRule="auto"/>
        <w:ind w:left="720" w:firstLine="0"/>
        <w:rPr>
          <w:del w:id="3871" w:author="Cheick Traoré" w:date="2026-01-07T16:26:00Z" w16du:dateUtc="2026-01-07T16:26:00Z"/>
        </w:rPr>
        <w:pPrChange w:id="3872" w:author="Cheick Traoré" w:date="2026-01-07T16:26:00Z" w16du:dateUtc="2026-01-07T16:26:00Z">
          <w:pPr>
            <w:pStyle w:val="Corpsdetext"/>
            <w:spacing w:line="480" w:lineRule="auto"/>
            <w:jc w:val="both"/>
          </w:pPr>
        </w:pPrChange>
      </w:pPr>
      <w:del w:id="3873" w:author="Cheick Traoré" w:date="2026-01-07T16:26:00Z" w16du:dateUtc="2026-01-07T16:26:00Z">
        <w:r w:rsidRPr="00AE3F9C" w:rsidDel="00974EF5">
          <w:delText>- Une hypothèse s'applique à une rubrique pour une année donnée</w:delText>
        </w:r>
      </w:del>
    </w:p>
    <w:p w14:paraId="2A15E2FE" w14:textId="44BCD94C" w:rsidR="00AE3F9C" w:rsidRPr="00AE3F9C" w:rsidDel="00974EF5" w:rsidRDefault="00AE3F9C" w:rsidP="00974EF5">
      <w:pPr>
        <w:tabs>
          <w:tab w:val="left" w:pos="3200"/>
        </w:tabs>
        <w:spacing w:line="480" w:lineRule="auto"/>
        <w:ind w:left="720" w:firstLine="0"/>
        <w:rPr>
          <w:del w:id="3874" w:author="Cheick Traoré" w:date="2026-01-07T16:26:00Z" w16du:dateUtc="2026-01-07T16:26:00Z"/>
        </w:rPr>
        <w:pPrChange w:id="3875" w:author="Cheick Traoré" w:date="2026-01-07T16:26:00Z" w16du:dateUtc="2026-01-07T16:26:00Z">
          <w:pPr>
            <w:pStyle w:val="Corpsdetext"/>
            <w:spacing w:line="480" w:lineRule="auto"/>
            <w:jc w:val="both"/>
          </w:pPr>
        </w:pPrChange>
      </w:pPr>
      <w:del w:id="3876" w:author="Cheick Traoré" w:date="2026-01-07T16:26:00Z" w16du:dateUtc="2026-01-07T16:26:00Z">
        <w:r w:rsidRPr="00AE3F9C" w:rsidDel="00974EF5">
          <w:delText>- Les hypothèses doivent être cohérentes avec l'historique</w:delText>
        </w:r>
      </w:del>
    </w:p>
    <w:p w14:paraId="24B1F248" w14:textId="1BE91AD8" w:rsidR="00AE3F9C" w:rsidRPr="00AE3F9C" w:rsidDel="00974EF5" w:rsidRDefault="00AE3F9C" w:rsidP="00974EF5">
      <w:pPr>
        <w:tabs>
          <w:tab w:val="left" w:pos="3200"/>
        </w:tabs>
        <w:spacing w:line="480" w:lineRule="auto"/>
        <w:ind w:left="720" w:firstLine="0"/>
        <w:rPr>
          <w:del w:id="3877" w:author="Cheick Traoré" w:date="2026-01-07T16:26:00Z" w16du:dateUtc="2026-01-07T16:26:00Z"/>
        </w:rPr>
        <w:pPrChange w:id="3878" w:author="Cheick Traoré" w:date="2026-01-07T16:26:00Z" w16du:dateUtc="2026-01-07T16:26:00Z">
          <w:pPr>
            <w:pStyle w:val="Corpsdetext"/>
            <w:spacing w:line="480" w:lineRule="auto"/>
            <w:jc w:val="both"/>
          </w:pPr>
        </w:pPrChange>
      </w:pPr>
      <w:del w:id="3879" w:author="Cheick Traoré" w:date="2026-01-07T16:26:00Z" w16du:dateUtc="2026-01-07T16:26:00Z">
        <w:r w:rsidRPr="00AE3F9C" w:rsidDel="00974EF5">
          <w:delText>- Les hypothèses au niveau parent influencent les enfants</w:delText>
        </w:r>
      </w:del>
    </w:p>
    <w:p w14:paraId="59A87CFC" w14:textId="58B788F7" w:rsidR="00AE3F9C" w:rsidRPr="00AE3F9C" w:rsidDel="00974EF5" w:rsidRDefault="00AE3F9C" w:rsidP="00974EF5">
      <w:pPr>
        <w:tabs>
          <w:tab w:val="left" w:pos="3200"/>
        </w:tabs>
        <w:spacing w:line="480" w:lineRule="auto"/>
        <w:ind w:left="720" w:firstLine="0"/>
        <w:rPr>
          <w:del w:id="3880" w:author="Cheick Traoré" w:date="2026-01-07T16:26:00Z" w16du:dateUtc="2026-01-07T16:26:00Z"/>
        </w:rPr>
        <w:pPrChange w:id="3881" w:author="Cheick Traoré" w:date="2026-01-07T16:26:00Z" w16du:dateUtc="2026-01-07T16:26:00Z">
          <w:pPr>
            <w:pStyle w:val="Corpsdetext"/>
            <w:spacing w:line="480" w:lineRule="auto"/>
            <w:jc w:val="both"/>
          </w:pPr>
        </w:pPrChange>
      </w:pPr>
      <w:del w:id="3882" w:author="Cheick Traoré" w:date="2026-01-07T16:26:00Z" w16du:dateUtc="2026-01-07T16:26:00Z">
        <w:r w:rsidRPr="00AE3F9C" w:rsidDel="00974EF5">
          <w:delText>- Les variations doivent rester dans des plages acceptables</w:delText>
        </w:r>
      </w:del>
    </w:p>
    <w:p w14:paraId="2FCFBEAB" w14:textId="140E43ED" w:rsidR="00AE3F9C" w:rsidRPr="00AE3F9C" w:rsidDel="00974EF5" w:rsidRDefault="00AE3F9C" w:rsidP="00974EF5">
      <w:pPr>
        <w:tabs>
          <w:tab w:val="left" w:pos="3200"/>
        </w:tabs>
        <w:spacing w:line="480" w:lineRule="auto"/>
        <w:ind w:left="720" w:firstLine="0"/>
        <w:rPr>
          <w:del w:id="3883" w:author="Cheick Traoré" w:date="2026-01-07T16:26:00Z" w16du:dateUtc="2026-01-07T16:26:00Z"/>
        </w:rPr>
        <w:pPrChange w:id="3884" w:author="Cheick Traoré" w:date="2026-01-07T16:26:00Z" w16du:dateUtc="2026-01-07T16:26:00Z">
          <w:pPr>
            <w:pStyle w:val="Corpsdetext"/>
            <w:spacing w:line="480" w:lineRule="auto"/>
            <w:jc w:val="both"/>
          </w:pPr>
        </w:pPrChange>
      </w:pPr>
    </w:p>
    <w:p w14:paraId="4FD267E8" w14:textId="6646DCE9" w:rsidR="00AE3F9C" w:rsidDel="00974EF5" w:rsidRDefault="00AE3F9C" w:rsidP="00974EF5">
      <w:pPr>
        <w:tabs>
          <w:tab w:val="left" w:pos="3200"/>
        </w:tabs>
        <w:spacing w:line="480" w:lineRule="auto"/>
        <w:ind w:left="720" w:firstLine="0"/>
        <w:rPr>
          <w:del w:id="3885" w:author="Cheick Traoré" w:date="2026-01-07T16:26:00Z" w16du:dateUtc="2026-01-07T16:26:00Z"/>
        </w:rPr>
        <w:pPrChange w:id="3886" w:author="Cheick Traoré" w:date="2026-01-07T16:26:00Z" w16du:dateUtc="2026-01-07T16:26:00Z">
          <w:pPr>
            <w:pStyle w:val="Corpsdetext"/>
            <w:spacing w:line="480" w:lineRule="auto"/>
            <w:jc w:val="both"/>
          </w:pPr>
        </w:pPrChange>
      </w:pPr>
      <w:del w:id="3887" w:author="Cheick Traoré" w:date="2026-01-07T16:26:00Z" w16du:dateUtc="2026-01-07T16:26:00Z">
        <w:r w:rsidRPr="00AE3F9C" w:rsidDel="00974EF5">
          <w:delText>RESULTAT : Ensemble d'hypothèses définies pour l'exercice budgétaire</w:delText>
        </w:r>
      </w:del>
    </w:p>
    <w:p w14:paraId="24C758DE" w14:textId="4795C2FE" w:rsidR="002A6C67" w:rsidRPr="002A6C67" w:rsidDel="00974EF5" w:rsidRDefault="002A6C67" w:rsidP="00974EF5">
      <w:pPr>
        <w:tabs>
          <w:tab w:val="left" w:pos="3200"/>
        </w:tabs>
        <w:spacing w:line="480" w:lineRule="auto"/>
        <w:ind w:left="720" w:firstLine="0"/>
        <w:rPr>
          <w:del w:id="3888" w:author="Cheick Traoré" w:date="2026-01-07T16:26:00Z" w16du:dateUtc="2026-01-07T16:26:00Z"/>
        </w:rPr>
        <w:pPrChange w:id="3889" w:author="Cheick Traoré" w:date="2026-01-07T16:26:00Z" w16du:dateUtc="2026-01-07T16:26:00Z">
          <w:pPr/>
        </w:pPrChange>
      </w:pPr>
    </w:p>
    <w:p w14:paraId="55E91B8D" w14:textId="0F8E4D87" w:rsidR="00AE3F9C" w:rsidRPr="002A6C67" w:rsidDel="00974EF5" w:rsidRDefault="002A6C67" w:rsidP="00974EF5">
      <w:pPr>
        <w:tabs>
          <w:tab w:val="left" w:pos="3200"/>
        </w:tabs>
        <w:spacing w:line="480" w:lineRule="auto"/>
        <w:ind w:left="720" w:firstLine="0"/>
        <w:rPr>
          <w:del w:id="3890" w:author="Cheick Traoré" w:date="2026-01-07T16:26:00Z" w16du:dateUtc="2026-01-07T16:26:00Z"/>
          <w:b/>
          <w:bCs/>
        </w:rPr>
        <w:pPrChange w:id="3891" w:author="Cheick Traoré" w:date="2026-01-07T16:26:00Z" w16du:dateUtc="2026-01-07T16:26:00Z">
          <w:pPr>
            <w:pStyle w:val="Corpsdetext"/>
            <w:spacing w:line="480" w:lineRule="auto"/>
            <w:jc w:val="both"/>
          </w:pPr>
        </w:pPrChange>
      </w:pPr>
      <w:del w:id="3892" w:author="Cheick Traoré" w:date="2026-01-07T16:26:00Z" w16du:dateUtc="2026-01-07T16:26:00Z">
        <w:r w:rsidRPr="002A6C67" w:rsidDel="00974EF5">
          <w:rPr>
            <w:b/>
            <w:bCs/>
          </w:rPr>
          <w:delText>MCT 6</w:delText>
        </w:r>
      </w:del>
    </w:p>
    <w:p w14:paraId="6AD2DC1E" w14:textId="6140EC8A" w:rsidR="00AE3F9C" w:rsidRPr="00AE3F9C" w:rsidDel="00974EF5" w:rsidRDefault="00AE3F9C" w:rsidP="00974EF5">
      <w:pPr>
        <w:tabs>
          <w:tab w:val="left" w:pos="3200"/>
        </w:tabs>
        <w:spacing w:line="480" w:lineRule="auto"/>
        <w:ind w:left="720" w:firstLine="0"/>
        <w:rPr>
          <w:del w:id="3893" w:author="Cheick Traoré" w:date="2026-01-07T16:26:00Z" w16du:dateUtc="2026-01-07T16:26:00Z"/>
        </w:rPr>
        <w:pPrChange w:id="3894" w:author="Cheick Traoré" w:date="2026-01-07T16:26:00Z" w16du:dateUtc="2026-01-07T16:26:00Z">
          <w:pPr>
            <w:pStyle w:val="Corpsdetext"/>
            <w:spacing w:line="480" w:lineRule="auto"/>
            <w:jc w:val="both"/>
          </w:pPr>
        </w:pPrChange>
      </w:pPr>
      <w:del w:id="3895" w:author="Cheick Traoré" w:date="2026-01-07T16:26:00Z" w16du:dateUtc="2026-01-07T16:26:00Z">
        <w:r w:rsidRPr="00AE3F9C" w:rsidDel="00974EF5">
          <w:delText>DEBUT : Calcul automatique des prévisions</w:delText>
        </w:r>
      </w:del>
    </w:p>
    <w:p w14:paraId="36535A51" w14:textId="12BF4254" w:rsidR="00AE3F9C" w:rsidRPr="00AE3F9C" w:rsidDel="00974EF5" w:rsidRDefault="00AE3F9C" w:rsidP="00974EF5">
      <w:pPr>
        <w:tabs>
          <w:tab w:val="left" w:pos="3200"/>
        </w:tabs>
        <w:spacing w:line="480" w:lineRule="auto"/>
        <w:ind w:left="720" w:firstLine="0"/>
        <w:rPr>
          <w:del w:id="3896" w:author="Cheick Traoré" w:date="2026-01-07T16:26:00Z" w16du:dateUtc="2026-01-07T16:26:00Z"/>
        </w:rPr>
        <w:pPrChange w:id="3897" w:author="Cheick Traoré" w:date="2026-01-07T16:26:00Z" w16du:dateUtc="2026-01-07T16:26:00Z">
          <w:pPr>
            <w:pStyle w:val="Corpsdetext"/>
            <w:spacing w:line="480" w:lineRule="auto"/>
            <w:jc w:val="both"/>
          </w:pPr>
        </w:pPrChange>
      </w:pPr>
    </w:p>
    <w:p w14:paraId="36BCB329" w14:textId="4E603BF9" w:rsidR="00AE3F9C" w:rsidRPr="00AE3F9C" w:rsidDel="00974EF5" w:rsidRDefault="00AE3F9C" w:rsidP="00974EF5">
      <w:pPr>
        <w:tabs>
          <w:tab w:val="left" w:pos="3200"/>
        </w:tabs>
        <w:spacing w:line="480" w:lineRule="auto"/>
        <w:ind w:left="720" w:firstLine="0"/>
        <w:rPr>
          <w:del w:id="3898" w:author="Cheick Traoré" w:date="2026-01-07T16:26:00Z" w16du:dateUtc="2026-01-07T16:26:00Z"/>
        </w:rPr>
        <w:pPrChange w:id="3899" w:author="Cheick Traoré" w:date="2026-01-07T16:26:00Z" w16du:dateUtc="2026-01-07T16:26:00Z">
          <w:pPr>
            <w:pStyle w:val="Corpsdetext"/>
            <w:spacing w:line="480" w:lineRule="auto"/>
            <w:jc w:val="both"/>
          </w:pPr>
        </w:pPrChange>
      </w:pPr>
      <w:del w:id="3900" w:author="Cheick Traoré" w:date="2026-01-07T16:26:00Z" w16du:dateUtc="2026-01-07T16:26:00Z">
        <w:r w:rsidRPr="00AE3F9C" w:rsidDel="00974EF5">
          <w:delText>OPERATIONS :</w:delText>
        </w:r>
      </w:del>
    </w:p>
    <w:p w14:paraId="00320EA7" w14:textId="5CE9A6C8" w:rsidR="00AE3F9C" w:rsidRPr="00AE3F9C" w:rsidDel="00974EF5" w:rsidRDefault="00AE3F9C" w:rsidP="00974EF5">
      <w:pPr>
        <w:tabs>
          <w:tab w:val="left" w:pos="3200"/>
        </w:tabs>
        <w:spacing w:line="480" w:lineRule="auto"/>
        <w:ind w:left="720" w:firstLine="0"/>
        <w:rPr>
          <w:del w:id="3901" w:author="Cheick Traoré" w:date="2026-01-07T16:26:00Z" w16du:dateUtc="2026-01-07T16:26:00Z"/>
        </w:rPr>
        <w:pPrChange w:id="3902" w:author="Cheick Traoré" w:date="2026-01-07T16:26:00Z" w16du:dateUtc="2026-01-07T16:26:00Z">
          <w:pPr>
            <w:pStyle w:val="Corpsdetext"/>
            <w:spacing w:line="480" w:lineRule="auto"/>
            <w:jc w:val="both"/>
          </w:pPr>
        </w:pPrChange>
      </w:pPr>
      <w:del w:id="3903" w:author="Cheick Traoré" w:date="2026-01-07T16:26:00Z" w16du:dateUtc="2026-01-07T16:26:00Z">
        <w:r w:rsidRPr="00AE3F9C" w:rsidDel="00974EF5">
          <w:delText>1. Sélectionner la rubrique CADRAGE à prévoir</w:delText>
        </w:r>
      </w:del>
    </w:p>
    <w:p w14:paraId="1B68DF95" w14:textId="0AB03302" w:rsidR="00AE3F9C" w:rsidRPr="00AE3F9C" w:rsidDel="00974EF5" w:rsidRDefault="00AE3F9C" w:rsidP="00974EF5">
      <w:pPr>
        <w:tabs>
          <w:tab w:val="left" w:pos="3200"/>
        </w:tabs>
        <w:spacing w:line="480" w:lineRule="auto"/>
        <w:ind w:left="720" w:firstLine="0"/>
        <w:rPr>
          <w:del w:id="3904" w:author="Cheick Traoré" w:date="2026-01-07T16:26:00Z" w16du:dateUtc="2026-01-07T16:26:00Z"/>
        </w:rPr>
        <w:pPrChange w:id="3905" w:author="Cheick Traoré" w:date="2026-01-07T16:26:00Z" w16du:dateUtc="2026-01-07T16:26:00Z">
          <w:pPr>
            <w:pStyle w:val="Corpsdetext"/>
            <w:spacing w:line="480" w:lineRule="auto"/>
            <w:jc w:val="both"/>
          </w:pPr>
        </w:pPrChange>
      </w:pPr>
      <w:del w:id="3906" w:author="Cheick Traoré" w:date="2026-01-07T16:26:00Z" w16du:dateUtc="2026-01-07T16:26:00Z">
        <w:r w:rsidRPr="00AE3F9C" w:rsidDel="00974EF5">
          <w:delText>2. Récupérer l'historique (dernières années disponibles)</w:delText>
        </w:r>
      </w:del>
    </w:p>
    <w:p w14:paraId="2156127A" w14:textId="24A179DE" w:rsidR="00AE3F9C" w:rsidRPr="00AE3F9C" w:rsidDel="00974EF5" w:rsidRDefault="00AE3F9C" w:rsidP="00974EF5">
      <w:pPr>
        <w:tabs>
          <w:tab w:val="left" w:pos="3200"/>
        </w:tabs>
        <w:spacing w:line="480" w:lineRule="auto"/>
        <w:ind w:left="720" w:firstLine="0"/>
        <w:rPr>
          <w:del w:id="3907" w:author="Cheick Traoré" w:date="2026-01-07T16:26:00Z" w16du:dateUtc="2026-01-07T16:26:00Z"/>
        </w:rPr>
        <w:pPrChange w:id="3908" w:author="Cheick Traoré" w:date="2026-01-07T16:26:00Z" w16du:dateUtc="2026-01-07T16:26:00Z">
          <w:pPr>
            <w:pStyle w:val="Corpsdetext"/>
            <w:spacing w:line="480" w:lineRule="auto"/>
            <w:jc w:val="both"/>
          </w:pPr>
        </w:pPrChange>
      </w:pPr>
      <w:del w:id="3909" w:author="Cheick Traoré" w:date="2026-01-07T16:26:00Z" w16du:dateUtc="2026-01-07T16:26:00Z">
        <w:r w:rsidRPr="00AE3F9C" w:rsidDel="00974EF5">
          <w:delText>3. Appliquer le modèle de prévision approprié</w:delText>
        </w:r>
      </w:del>
    </w:p>
    <w:p w14:paraId="7E0F8EC9" w14:textId="61CCFE95" w:rsidR="00AE3F9C" w:rsidRPr="00AE3F9C" w:rsidDel="00974EF5" w:rsidRDefault="00AE3F9C" w:rsidP="00974EF5">
      <w:pPr>
        <w:tabs>
          <w:tab w:val="left" w:pos="3200"/>
        </w:tabs>
        <w:spacing w:line="480" w:lineRule="auto"/>
        <w:ind w:left="720" w:firstLine="0"/>
        <w:rPr>
          <w:del w:id="3910" w:author="Cheick Traoré" w:date="2026-01-07T16:26:00Z" w16du:dateUtc="2026-01-07T16:26:00Z"/>
        </w:rPr>
        <w:pPrChange w:id="3911" w:author="Cheick Traoré" w:date="2026-01-07T16:26:00Z" w16du:dateUtc="2026-01-07T16:26:00Z">
          <w:pPr>
            <w:pStyle w:val="Corpsdetext"/>
            <w:spacing w:line="480" w:lineRule="auto"/>
            <w:jc w:val="both"/>
          </w:pPr>
        </w:pPrChange>
      </w:pPr>
      <w:del w:id="3912" w:author="Cheick Traoré" w:date="2026-01-07T16:26:00Z" w16du:dateUtc="2026-01-07T16:26:00Z">
        <w:r w:rsidRPr="00AE3F9C" w:rsidDel="00974EF5">
          <w:delText>4. Intégrer les facteurs et hypothèses</w:delText>
        </w:r>
      </w:del>
    </w:p>
    <w:p w14:paraId="35E5A543" w14:textId="104F782B" w:rsidR="00AE3F9C" w:rsidRPr="00AE3F9C" w:rsidDel="00974EF5" w:rsidRDefault="00AE3F9C" w:rsidP="00974EF5">
      <w:pPr>
        <w:tabs>
          <w:tab w:val="left" w:pos="3200"/>
        </w:tabs>
        <w:spacing w:line="480" w:lineRule="auto"/>
        <w:ind w:left="720" w:firstLine="0"/>
        <w:rPr>
          <w:del w:id="3913" w:author="Cheick Traoré" w:date="2026-01-07T16:26:00Z" w16du:dateUtc="2026-01-07T16:26:00Z"/>
        </w:rPr>
        <w:pPrChange w:id="3914" w:author="Cheick Traoré" w:date="2026-01-07T16:26:00Z" w16du:dateUtc="2026-01-07T16:26:00Z">
          <w:pPr>
            <w:pStyle w:val="Corpsdetext"/>
            <w:spacing w:line="480" w:lineRule="auto"/>
            <w:jc w:val="both"/>
          </w:pPr>
        </w:pPrChange>
      </w:pPr>
      <w:del w:id="3915" w:author="Cheick Traoré" w:date="2026-01-07T16:26:00Z" w16du:dateUtc="2026-01-07T16:26:00Z">
        <w:r w:rsidRPr="00AE3F9C" w:rsidDel="00974EF5">
          <w:delText>5. Générer les prévisions pour horizons futurs (court, moyen, long terme)</w:delText>
        </w:r>
      </w:del>
    </w:p>
    <w:p w14:paraId="4601D913" w14:textId="53C1BB86" w:rsidR="00AE3F9C" w:rsidRPr="00AE3F9C" w:rsidDel="00974EF5" w:rsidRDefault="00AE3F9C" w:rsidP="00974EF5">
      <w:pPr>
        <w:tabs>
          <w:tab w:val="left" w:pos="3200"/>
        </w:tabs>
        <w:spacing w:line="480" w:lineRule="auto"/>
        <w:ind w:left="720" w:firstLine="0"/>
        <w:rPr>
          <w:del w:id="3916" w:author="Cheick Traoré" w:date="2026-01-07T16:26:00Z" w16du:dateUtc="2026-01-07T16:26:00Z"/>
        </w:rPr>
        <w:pPrChange w:id="3917" w:author="Cheick Traoré" w:date="2026-01-07T16:26:00Z" w16du:dateUtc="2026-01-07T16:26:00Z">
          <w:pPr>
            <w:pStyle w:val="Corpsdetext"/>
            <w:spacing w:line="480" w:lineRule="auto"/>
            <w:jc w:val="both"/>
          </w:pPr>
        </w:pPrChange>
      </w:pPr>
      <w:del w:id="3918" w:author="Cheick Traoré" w:date="2026-01-07T16:26:00Z" w16du:dateUtc="2026-01-07T16:26:00Z">
        <w:r w:rsidRPr="00AE3F9C" w:rsidDel="00974EF5">
          <w:delText>6. Calculer les intervalles de confiance</w:delText>
        </w:r>
      </w:del>
    </w:p>
    <w:p w14:paraId="4FF190A8" w14:textId="4A43DC78" w:rsidR="00AE3F9C" w:rsidRPr="00AE3F9C" w:rsidDel="00974EF5" w:rsidRDefault="00AE3F9C" w:rsidP="00974EF5">
      <w:pPr>
        <w:tabs>
          <w:tab w:val="left" w:pos="3200"/>
        </w:tabs>
        <w:spacing w:line="480" w:lineRule="auto"/>
        <w:ind w:left="720" w:firstLine="0"/>
        <w:rPr>
          <w:del w:id="3919" w:author="Cheick Traoré" w:date="2026-01-07T16:26:00Z" w16du:dateUtc="2026-01-07T16:26:00Z"/>
        </w:rPr>
        <w:pPrChange w:id="3920" w:author="Cheick Traoré" w:date="2026-01-07T16:26:00Z" w16du:dateUtc="2026-01-07T16:26:00Z">
          <w:pPr>
            <w:pStyle w:val="Corpsdetext"/>
            <w:spacing w:line="480" w:lineRule="auto"/>
            <w:jc w:val="both"/>
          </w:pPr>
        </w:pPrChange>
      </w:pPr>
    </w:p>
    <w:p w14:paraId="0147664F" w14:textId="286DCACD" w:rsidR="00AE3F9C" w:rsidRPr="00AE3F9C" w:rsidDel="00974EF5" w:rsidRDefault="00AE3F9C" w:rsidP="00974EF5">
      <w:pPr>
        <w:tabs>
          <w:tab w:val="left" w:pos="3200"/>
        </w:tabs>
        <w:spacing w:line="480" w:lineRule="auto"/>
        <w:ind w:left="720" w:firstLine="0"/>
        <w:rPr>
          <w:del w:id="3921" w:author="Cheick Traoré" w:date="2026-01-07T16:26:00Z" w16du:dateUtc="2026-01-07T16:26:00Z"/>
        </w:rPr>
        <w:pPrChange w:id="3922" w:author="Cheick Traoré" w:date="2026-01-07T16:26:00Z" w16du:dateUtc="2026-01-07T16:26:00Z">
          <w:pPr>
            <w:pStyle w:val="Corpsdetext"/>
            <w:spacing w:line="480" w:lineRule="auto"/>
            <w:jc w:val="both"/>
          </w:pPr>
        </w:pPrChange>
      </w:pPr>
      <w:del w:id="3923" w:author="Cheick Traoré" w:date="2026-01-07T16:26:00Z" w16du:dateUtc="2026-01-07T16:26:00Z">
        <w:r w:rsidRPr="00AE3F9C" w:rsidDel="00974EF5">
          <w:delText>REGLES DE GESTION :</w:delText>
        </w:r>
      </w:del>
    </w:p>
    <w:p w14:paraId="2B2CA00B" w14:textId="1709E0D5" w:rsidR="00AE3F9C" w:rsidRPr="00AE3F9C" w:rsidDel="00974EF5" w:rsidRDefault="00AE3F9C" w:rsidP="00974EF5">
      <w:pPr>
        <w:tabs>
          <w:tab w:val="left" w:pos="3200"/>
        </w:tabs>
        <w:spacing w:line="480" w:lineRule="auto"/>
        <w:ind w:left="720" w:firstLine="0"/>
        <w:rPr>
          <w:del w:id="3924" w:author="Cheick Traoré" w:date="2026-01-07T16:26:00Z" w16du:dateUtc="2026-01-07T16:26:00Z"/>
        </w:rPr>
        <w:pPrChange w:id="3925" w:author="Cheick Traoré" w:date="2026-01-07T16:26:00Z" w16du:dateUtc="2026-01-07T16:26:00Z">
          <w:pPr>
            <w:pStyle w:val="Corpsdetext"/>
            <w:spacing w:line="480" w:lineRule="auto"/>
            <w:jc w:val="both"/>
          </w:pPr>
        </w:pPrChange>
      </w:pPr>
      <w:del w:id="3926" w:author="Cheick Traoré" w:date="2026-01-07T16:26:00Z" w16du:dateUtc="2026-01-07T16:26:00Z">
        <w:r w:rsidRPr="00AE3F9C" w:rsidDel="00974EF5">
          <w:delText>- Chaque rubrique utilise le modèle qui lui est le plus adapté</w:delText>
        </w:r>
      </w:del>
    </w:p>
    <w:p w14:paraId="6A049A70" w14:textId="7103145B" w:rsidR="00AE3F9C" w:rsidRPr="00AE3F9C" w:rsidDel="00974EF5" w:rsidRDefault="00AE3F9C" w:rsidP="00974EF5">
      <w:pPr>
        <w:tabs>
          <w:tab w:val="left" w:pos="3200"/>
        </w:tabs>
        <w:spacing w:line="480" w:lineRule="auto"/>
        <w:ind w:left="720" w:firstLine="0"/>
        <w:rPr>
          <w:del w:id="3927" w:author="Cheick Traoré" w:date="2026-01-07T16:26:00Z" w16du:dateUtc="2026-01-07T16:26:00Z"/>
        </w:rPr>
        <w:pPrChange w:id="3928" w:author="Cheick Traoré" w:date="2026-01-07T16:26:00Z" w16du:dateUtc="2026-01-07T16:26:00Z">
          <w:pPr>
            <w:pStyle w:val="Corpsdetext"/>
            <w:spacing w:line="480" w:lineRule="auto"/>
            <w:jc w:val="both"/>
          </w:pPr>
        </w:pPrChange>
      </w:pPr>
      <w:del w:id="3929" w:author="Cheick Traoré" w:date="2026-01-07T16:26:00Z" w16du:dateUtc="2026-01-07T16:26:00Z">
        <w:r w:rsidRPr="00AE3F9C" w:rsidDel="00974EF5">
          <w:delText>- Les rubriques enfants sont calculées avant les parents</w:delText>
        </w:r>
      </w:del>
    </w:p>
    <w:p w14:paraId="4DA5BB3A" w14:textId="1E30E41E" w:rsidR="00AE3F9C" w:rsidRPr="00AE3F9C" w:rsidDel="00974EF5" w:rsidRDefault="00AE3F9C" w:rsidP="00974EF5">
      <w:pPr>
        <w:tabs>
          <w:tab w:val="left" w:pos="3200"/>
        </w:tabs>
        <w:spacing w:line="480" w:lineRule="auto"/>
        <w:ind w:left="720" w:firstLine="0"/>
        <w:rPr>
          <w:del w:id="3930" w:author="Cheick Traoré" w:date="2026-01-07T16:26:00Z" w16du:dateUtc="2026-01-07T16:26:00Z"/>
        </w:rPr>
        <w:pPrChange w:id="3931" w:author="Cheick Traoré" w:date="2026-01-07T16:26:00Z" w16du:dateUtc="2026-01-07T16:26:00Z">
          <w:pPr>
            <w:pStyle w:val="Corpsdetext"/>
            <w:spacing w:line="480" w:lineRule="auto"/>
            <w:jc w:val="both"/>
          </w:pPr>
        </w:pPrChange>
      </w:pPr>
      <w:del w:id="3932" w:author="Cheick Traoré" w:date="2026-01-07T16:26:00Z" w16du:dateUtc="2026-01-07T16:26:00Z">
        <w:r w:rsidRPr="00AE3F9C" w:rsidDel="00974EF5">
          <w:delText>- Les prévisions doivent respecter la cohérence hiérarchique</w:delText>
        </w:r>
      </w:del>
    </w:p>
    <w:p w14:paraId="6A0C7DE1" w14:textId="54AC0C84" w:rsidR="00AE3F9C" w:rsidRPr="00AE3F9C" w:rsidDel="00974EF5" w:rsidRDefault="00AE3F9C" w:rsidP="00974EF5">
      <w:pPr>
        <w:tabs>
          <w:tab w:val="left" w:pos="3200"/>
        </w:tabs>
        <w:spacing w:line="480" w:lineRule="auto"/>
        <w:ind w:left="720" w:firstLine="0"/>
        <w:rPr>
          <w:del w:id="3933" w:author="Cheick Traoré" w:date="2026-01-07T16:26:00Z" w16du:dateUtc="2026-01-07T16:26:00Z"/>
        </w:rPr>
        <w:pPrChange w:id="3934" w:author="Cheick Traoré" w:date="2026-01-07T16:26:00Z" w16du:dateUtc="2026-01-07T16:26:00Z">
          <w:pPr>
            <w:pStyle w:val="Corpsdetext"/>
            <w:spacing w:line="480" w:lineRule="auto"/>
            <w:jc w:val="both"/>
          </w:pPr>
        </w:pPrChange>
      </w:pPr>
      <w:del w:id="3935" w:author="Cheick Traoré" w:date="2026-01-07T16:26:00Z" w16du:dateUtc="2026-01-07T16:26:00Z">
        <w:r w:rsidRPr="00AE3F9C" w:rsidDel="00974EF5">
          <w:delText>- Les anomalies (croissance anormale) doivent être signalées</w:delText>
        </w:r>
      </w:del>
    </w:p>
    <w:p w14:paraId="7C460A75" w14:textId="676917F1" w:rsidR="00AE3F9C" w:rsidRPr="00AE3F9C" w:rsidDel="00974EF5" w:rsidRDefault="00AE3F9C" w:rsidP="00974EF5">
      <w:pPr>
        <w:tabs>
          <w:tab w:val="left" w:pos="3200"/>
        </w:tabs>
        <w:spacing w:line="480" w:lineRule="auto"/>
        <w:ind w:left="720" w:firstLine="0"/>
        <w:rPr>
          <w:del w:id="3936" w:author="Cheick Traoré" w:date="2026-01-07T16:26:00Z" w16du:dateUtc="2026-01-07T16:26:00Z"/>
        </w:rPr>
        <w:pPrChange w:id="3937" w:author="Cheick Traoré" w:date="2026-01-07T16:26:00Z" w16du:dateUtc="2026-01-07T16:26:00Z">
          <w:pPr>
            <w:pStyle w:val="Corpsdetext"/>
            <w:spacing w:line="480" w:lineRule="auto"/>
            <w:jc w:val="both"/>
          </w:pPr>
        </w:pPrChange>
      </w:pPr>
    </w:p>
    <w:p w14:paraId="260C3606" w14:textId="45C85948" w:rsidR="00AE3F9C" w:rsidRPr="00AE3F9C" w:rsidDel="00974EF5" w:rsidRDefault="00AE3F9C" w:rsidP="00974EF5">
      <w:pPr>
        <w:tabs>
          <w:tab w:val="left" w:pos="3200"/>
        </w:tabs>
        <w:spacing w:line="480" w:lineRule="auto"/>
        <w:ind w:left="720" w:firstLine="0"/>
        <w:rPr>
          <w:del w:id="3938" w:author="Cheick Traoré" w:date="2026-01-07T16:26:00Z" w16du:dateUtc="2026-01-07T16:26:00Z"/>
        </w:rPr>
        <w:pPrChange w:id="3939" w:author="Cheick Traoré" w:date="2026-01-07T16:26:00Z" w16du:dateUtc="2026-01-07T16:26:00Z">
          <w:pPr>
            <w:pStyle w:val="Corpsdetext"/>
            <w:spacing w:line="480" w:lineRule="auto"/>
            <w:jc w:val="both"/>
          </w:pPr>
        </w:pPrChange>
      </w:pPr>
      <w:del w:id="3940" w:author="Cheick Traoré" w:date="2026-01-07T16:26:00Z" w16du:dateUtc="2026-01-07T16:26:00Z">
        <w:r w:rsidRPr="00AE3F9C" w:rsidDel="00974EF5">
          <w:delText>RESULTAT : Prévisions générées avec marges d'erreur et traçabilité</w:delText>
        </w:r>
      </w:del>
    </w:p>
    <w:p w14:paraId="3D81400C" w14:textId="32160C1A" w:rsidR="00AE3F9C" w:rsidDel="00974EF5" w:rsidRDefault="00AE3F9C" w:rsidP="00974EF5">
      <w:pPr>
        <w:tabs>
          <w:tab w:val="left" w:pos="3200"/>
        </w:tabs>
        <w:spacing w:line="480" w:lineRule="auto"/>
        <w:ind w:left="720" w:firstLine="0"/>
        <w:rPr>
          <w:del w:id="3941" w:author="Cheick Traoré" w:date="2026-01-07T16:26:00Z" w16du:dateUtc="2026-01-07T16:26:00Z"/>
        </w:rPr>
        <w:pPrChange w:id="3942" w:author="Cheick Traoré" w:date="2026-01-07T16:26:00Z" w16du:dateUtc="2026-01-07T16:26:00Z">
          <w:pPr>
            <w:pStyle w:val="Corpsdetext"/>
            <w:spacing w:line="480" w:lineRule="auto"/>
            <w:jc w:val="both"/>
          </w:pPr>
        </w:pPrChange>
      </w:pPr>
    </w:p>
    <w:p w14:paraId="04FF0B8C" w14:textId="12DB1F55" w:rsidR="002A6C67" w:rsidRPr="002A6C67" w:rsidDel="00974EF5" w:rsidRDefault="002A6C67" w:rsidP="00974EF5">
      <w:pPr>
        <w:tabs>
          <w:tab w:val="left" w:pos="3200"/>
        </w:tabs>
        <w:spacing w:line="480" w:lineRule="auto"/>
        <w:ind w:left="720" w:firstLine="0"/>
        <w:rPr>
          <w:del w:id="3943" w:author="Cheick Traoré" w:date="2026-01-07T16:26:00Z" w16du:dateUtc="2026-01-07T16:26:00Z"/>
          <w:b/>
          <w:bCs/>
        </w:rPr>
        <w:pPrChange w:id="3944" w:author="Cheick Traoré" w:date="2026-01-07T16:26:00Z" w16du:dateUtc="2026-01-07T16:26:00Z">
          <w:pPr/>
        </w:pPrChange>
      </w:pPr>
      <w:del w:id="3945" w:author="Cheick Traoré" w:date="2026-01-07T16:26:00Z" w16du:dateUtc="2026-01-07T16:26:00Z">
        <w:r w:rsidRPr="002A6C67" w:rsidDel="00974EF5">
          <w:rPr>
            <w:b/>
            <w:bCs/>
          </w:rPr>
          <w:delText>MCT 7</w:delText>
        </w:r>
      </w:del>
    </w:p>
    <w:p w14:paraId="2282EB39" w14:textId="7B4DCA34" w:rsidR="00AE3F9C" w:rsidRPr="00AE3F9C" w:rsidDel="00974EF5" w:rsidRDefault="00AE3F9C" w:rsidP="00974EF5">
      <w:pPr>
        <w:tabs>
          <w:tab w:val="left" w:pos="3200"/>
        </w:tabs>
        <w:spacing w:line="480" w:lineRule="auto"/>
        <w:ind w:left="720" w:firstLine="0"/>
        <w:rPr>
          <w:del w:id="3946" w:author="Cheick Traoré" w:date="2026-01-07T16:26:00Z" w16du:dateUtc="2026-01-07T16:26:00Z"/>
        </w:rPr>
        <w:pPrChange w:id="3947" w:author="Cheick Traoré" w:date="2026-01-07T16:26:00Z" w16du:dateUtc="2026-01-07T16:26:00Z">
          <w:pPr>
            <w:pStyle w:val="Corpsdetext"/>
            <w:spacing w:line="480" w:lineRule="auto"/>
            <w:jc w:val="both"/>
          </w:pPr>
        </w:pPrChange>
      </w:pPr>
      <w:del w:id="3948" w:author="Cheick Traoré" w:date="2026-01-07T16:26:00Z" w16du:dateUtc="2026-01-07T16:26:00Z">
        <w:r w:rsidRPr="00AE3F9C" w:rsidDel="00974EF5">
          <w:delText>DEBUT : Modification des prévisions ou création de scénarios</w:delText>
        </w:r>
      </w:del>
    </w:p>
    <w:p w14:paraId="13869B8A" w14:textId="72533449" w:rsidR="00AE3F9C" w:rsidRPr="00AE3F9C" w:rsidDel="00974EF5" w:rsidRDefault="00AE3F9C" w:rsidP="00974EF5">
      <w:pPr>
        <w:tabs>
          <w:tab w:val="left" w:pos="3200"/>
        </w:tabs>
        <w:spacing w:line="480" w:lineRule="auto"/>
        <w:ind w:left="720" w:firstLine="0"/>
        <w:rPr>
          <w:del w:id="3949" w:author="Cheick Traoré" w:date="2026-01-07T16:26:00Z" w16du:dateUtc="2026-01-07T16:26:00Z"/>
        </w:rPr>
        <w:pPrChange w:id="3950" w:author="Cheick Traoré" w:date="2026-01-07T16:26:00Z" w16du:dateUtc="2026-01-07T16:26:00Z">
          <w:pPr>
            <w:pStyle w:val="Corpsdetext"/>
            <w:spacing w:line="480" w:lineRule="auto"/>
            <w:jc w:val="both"/>
          </w:pPr>
        </w:pPrChange>
      </w:pPr>
    </w:p>
    <w:p w14:paraId="2E09A898" w14:textId="7D09B70C" w:rsidR="00AE3F9C" w:rsidRPr="00AE3F9C" w:rsidDel="00974EF5" w:rsidRDefault="00AE3F9C" w:rsidP="00974EF5">
      <w:pPr>
        <w:tabs>
          <w:tab w:val="left" w:pos="3200"/>
        </w:tabs>
        <w:spacing w:line="480" w:lineRule="auto"/>
        <w:ind w:left="720" w:firstLine="0"/>
        <w:rPr>
          <w:del w:id="3951" w:author="Cheick Traoré" w:date="2026-01-07T16:26:00Z" w16du:dateUtc="2026-01-07T16:26:00Z"/>
        </w:rPr>
        <w:pPrChange w:id="3952" w:author="Cheick Traoré" w:date="2026-01-07T16:26:00Z" w16du:dateUtc="2026-01-07T16:26:00Z">
          <w:pPr>
            <w:pStyle w:val="Corpsdetext"/>
            <w:spacing w:line="480" w:lineRule="auto"/>
            <w:jc w:val="both"/>
          </w:pPr>
        </w:pPrChange>
      </w:pPr>
      <w:del w:id="3953" w:author="Cheick Traoré" w:date="2026-01-07T16:26:00Z" w16du:dateUtc="2026-01-07T16:26:00Z">
        <w:r w:rsidRPr="00AE3F9C" w:rsidDel="00974EF5">
          <w:delText>OPERATIONS :</w:delText>
        </w:r>
      </w:del>
    </w:p>
    <w:p w14:paraId="4395902F" w14:textId="78C0422A" w:rsidR="00AE3F9C" w:rsidRPr="00AE3F9C" w:rsidDel="00974EF5" w:rsidRDefault="00AE3F9C" w:rsidP="00974EF5">
      <w:pPr>
        <w:tabs>
          <w:tab w:val="left" w:pos="3200"/>
        </w:tabs>
        <w:spacing w:line="480" w:lineRule="auto"/>
        <w:ind w:left="720" w:firstLine="0"/>
        <w:rPr>
          <w:del w:id="3954" w:author="Cheick Traoré" w:date="2026-01-07T16:26:00Z" w16du:dateUtc="2026-01-07T16:26:00Z"/>
        </w:rPr>
        <w:pPrChange w:id="3955" w:author="Cheick Traoré" w:date="2026-01-07T16:26:00Z" w16du:dateUtc="2026-01-07T16:26:00Z">
          <w:pPr>
            <w:pStyle w:val="Corpsdetext"/>
            <w:spacing w:line="480" w:lineRule="auto"/>
            <w:jc w:val="both"/>
          </w:pPr>
        </w:pPrChange>
      </w:pPr>
      <w:del w:id="3956" w:author="Cheick Traoré" w:date="2026-01-07T16:26:00Z" w16du:dateUtc="2026-01-07T16:26:00Z">
        <w:r w:rsidRPr="00AE3F9C" w:rsidDel="00974EF5">
          <w:delText>1. Charger les prévisions générées</w:delText>
        </w:r>
      </w:del>
    </w:p>
    <w:p w14:paraId="5BC9210E" w14:textId="02B73A60" w:rsidR="00AE3F9C" w:rsidRPr="00AE3F9C" w:rsidDel="00974EF5" w:rsidRDefault="00AE3F9C" w:rsidP="00974EF5">
      <w:pPr>
        <w:tabs>
          <w:tab w:val="left" w:pos="3200"/>
        </w:tabs>
        <w:spacing w:line="480" w:lineRule="auto"/>
        <w:ind w:left="720" w:firstLine="0"/>
        <w:rPr>
          <w:del w:id="3957" w:author="Cheick Traoré" w:date="2026-01-07T16:26:00Z" w16du:dateUtc="2026-01-07T16:26:00Z"/>
        </w:rPr>
        <w:pPrChange w:id="3958" w:author="Cheick Traoré" w:date="2026-01-07T16:26:00Z" w16du:dateUtc="2026-01-07T16:26:00Z">
          <w:pPr>
            <w:pStyle w:val="Corpsdetext"/>
            <w:spacing w:line="480" w:lineRule="auto"/>
            <w:jc w:val="both"/>
          </w:pPr>
        </w:pPrChange>
      </w:pPr>
      <w:del w:id="3959" w:author="Cheick Traoré" w:date="2026-01-07T16:26:00Z" w16du:dateUtc="2026-01-07T16:26:00Z">
        <w:r w:rsidRPr="00AE3F9C" w:rsidDel="00974EF5">
          <w:delText>2. Modifier les hypothèses ou facteurs</w:delText>
        </w:r>
      </w:del>
    </w:p>
    <w:p w14:paraId="4E0608F3" w14:textId="4A4724C1" w:rsidR="00AE3F9C" w:rsidRPr="00AE3F9C" w:rsidDel="00974EF5" w:rsidRDefault="00AE3F9C" w:rsidP="00974EF5">
      <w:pPr>
        <w:tabs>
          <w:tab w:val="left" w:pos="3200"/>
        </w:tabs>
        <w:spacing w:line="480" w:lineRule="auto"/>
        <w:ind w:left="720" w:firstLine="0"/>
        <w:rPr>
          <w:del w:id="3960" w:author="Cheick Traoré" w:date="2026-01-07T16:26:00Z" w16du:dateUtc="2026-01-07T16:26:00Z"/>
        </w:rPr>
        <w:pPrChange w:id="3961" w:author="Cheick Traoré" w:date="2026-01-07T16:26:00Z" w16du:dateUtc="2026-01-07T16:26:00Z">
          <w:pPr>
            <w:pStyle w:val="Corpsdetext"/>
            <w:spacing w:line="480" w:lineRule="auto"/>
            <w:jc w:val="both"/>
          </w:pPr>
        </w:pPrChange>
      </w:pPr>
      <w:del w:id="3962" w:author="Cheick Traoré" w:date="2026-01-07T16:26:00Z" w16du:dateUtc="2026-01-07T16:26:00Z">
        <w:r w:rsidRPr="00AE3F9C" w:rsidDel="00974EF5">
          <w:delText>3. Recalculer les prévisions impactées</w:delText>
        </w:r>
      </w:del>
    </w:p>
    <w:p w14:paraId="58923D93" w14:textId="2659DC94" w:rsidR="00AE3F9C" w:rsidRPr="00AE3F9C" w:rsidDel="00974EF5" w:rsidRDefault="00AE3F9C" w:rsidP="00974EF5">
      <w:pPr>
        <w:tabs>
          <w:tab w:val="left" w:pos="3200"/>
        </w:tabs>
        <w:spacing w:line="480" w:lineRule="auto"/>
        <w:ind w:left="720" w:firstLine="0"/>
        <w:rPr>
          <w:del w:id="3963" w:author="Cheick Traoré" w:date="2026-01-07T16:26:00Z" w16du:dateUtc="2026-01-07T16:26:00Z"/>
        </w:rPr>
        <w:pPrChange w:id="3964" w:author="Cheick Traoré" w:date="2026-01-07T16:26:00Z" w16du:dateUtc="2026-01-07T16:26:00Z">
          <w:pPr>
            <w:pStyle w:val="Corpsdetext"/>
            <w:spacing w:line="480" w:lineRule="auto"/>
            <w:jc w:val="both"/>
          </w:pPr>
        </w:pPrChange>
      </w:pPr>
      <w:del w:id="3965" w:author="Cheick Traoré" w:date="2026-01-07T16:26:00Z" w16du:dateUtc="2026-01-07T16:26:00Z">
        <w:r w:rsidRPr="00AE3F9C" w:rsidDel="00974EF5">
          <w:delText>4. Comparer avec scénario initial</w:delText>
        </w:r>
      </w:del>
    </w:p>
    <w:p w14:paraId="7D510E6F" w14:textId="606FE9CA" w:rsidR="00AE3F9C" w:rsidRPr="00AE3F9C" w:rsidDel="00974EF5" w:rsidRDefault="00AE3F9C" w:rsidP="00974EF5">
      <w:pPr>
        <w:tabs>
          <w:tab w:val="left" w:pos="3200"/>
        </w:tabs>
        <w:spacing w:line="480" w:lineRule="auto"/>
        <w:ind w:left="720" w:firstLine="0"/>
        <w:rPr>
          <w:del w:id="3966" w:author="Cheick Traoré" w:date="2026-01-07T16:26:00Z" w16du:dateUtc="2026-01-07T16:26:00Z"/>
        </w:rPr>
        <w:pPrChange w:id="3967" w:author="Cheick Traoré" w:date="2026-01-07T16:26:00Z" w16du:dateUtc="2026-01-07T16:26:00Z">
          <w:pPr>
            <w:pStyle w:val="Corpsdetext"/>
            <w:spacing w:line="480" w:lineRule="auto"/>
            <w:jc w:val="both"/>
          </w:pPr>
        </w:pPrChange>
      </w:pPr>
      <w:del w:id="3968" w:author="Cheick Traoré" w:date="2026-01-07T16:26:00Z" w16du:dateUtc="2026-01-07T16:26:00Z">
        <w:r w:rsidRPr="00AE3F9C" w:rsidDel="00974EF5">
          <w:delText>5. Documenter les changements et justifications</w:delText>
        </w:r>
      </w:del>
    </w:p>
    <w:p w14:paraId="29A3B6F4" w14:textId="4068C3EC" w:rsidR="00AE3F9C" w:rsidRPr="00AE3F9C" w:rsidDel="00974EF5" w:rsidRDefault="00AE3F9C" w:rsidP="00974EF5">
      <w:pPr>
        <w:tabs>
          <w:tab w:val="left" w:pos="3200"/>
        </w:tabs>
        <w:spacing w:line="480" w:lineRule="auto"/>
        <w:ind w:left="720" w:firstLine="0"/>
        <w:rPr>
          <w:del w:id="3969" w:author="Cheick Traoré" w:date="2026-01-07T16:26:00Z" w16du:dateUtc="2026-01-07T16:26:00Z"/>
        </w:rPr>
        <w:pPrChange w:id="3970" w:author="Cheick Traoré" w:date="2026-01-07T16:26:00Z" w16du:dateUtc="2026-01-07T16:26:00Z">
          <w:pPr>
            <w:pStyle w:val="Corpsdetext"/>
            <w:spacing w:line="480" w:lineRule="auto"/>
            <w:jc w:val="both"/>
          </w:pPr>
        </w:pPrChange>
      </w:pPr>
    </w:p>
    <w:p w14:paraId="08AE8796" w14:textId="0E3110E6" w:rsidR="00AE3F9C" w:rsidRPr="00AE3F9C" w:rsidDel="00974EF5" w:rsidRDefault="00AE3F9C" w:rsidP="00974EF5">
      <w:pPr>
        <w:tabs>
          <w:tab w:val="left" w:pos="3200"/>
        </w:tabs>
        <w:spacing w:line="480" w:lineRule="auto"/>
        <w:ind w:left="720" w:firstLine="0"/>
        <w:rPr>
          <w:del w:id="3971" w:author="Cheick Traoré" w:date="2026-01-07T16:26:00Z" w16du:dateUtc="2026-01-07T16:26:00Z"/>
        </w:rPr>
        <w:pPrChange w:id="3972" w:author="Cheick Traoré" w:date="2026-01-07T16:26:00Z" w16du:dateUtc="2026-01-07T16:26:00Z">
          <w:pPr>
            <w:pStyle w:val="Corpsdetext"/>
            <w:spacing w:line="480" w:lineRule="auto"/>
            <w:jc w:val="both"/>
          </w:pPr>
        </w:pPrChange>
      </w:pPr>
      <w:del w:id="3973" w:author="Cheick Traoré" w:date="2026-01-07T16:26:00Z" w16du:dateUtc="2026-01-07T16:26:00Z">
        <w:r w:rsidRPr="00AE3F9C" w:rsidDel="00974EF5">
          <w:delText>REGLES DE GESTION :</w:delText>
        </w:r>
      </w:del>
    </w:p>
    <w:p w14:paraId="2A9429E9" w14:textId="0B620B12" w:rsidR="00AE3F9C" w:rsidRPr="00AE3F9C" w:rsidDel="00974EF5" w:rsidRDefault="00AE3F9C" w:rsidP="00974EF5">
      <w:pPr>
        <w:tabs>
          <w:tab w:val="left" w:pos="3200"/>
        </w:tabs>
        <w:spacing w:line="480" w:lineRule="auto"/>
        <w:ind w:left="720" w:firstLine="0"/>
        <w:rPr>
          <w:del w:id="3974" w:author="Cheick Traoré" w:date="2026-01-07T16:26:00Z" w16du:dateUtc="2026-01-07T16:26:00Z"/>
        </w:rPr>
        <w:pPrChange w:id="3975" w:author="Cheick Traoré" w:date="2026-01-07T16:26:00Z" w16du:dateUtc="2026-01-07T16:26:00Z">
          <w:pPr>
            <w:pStyle w:val="Corpsdetext"/>
            <w:spacing w:line="480" w:lineRule="auto"/>
            <w:jc w:val="both"/>
          </w:pPr>
        </w:pPrChange>
      </w:pPr>
      <w:del w:id="3976" w:author="Cheick Traoré" w:date="2026-01-07T16:26:00Z" w16du:dateUtc="2026-01-07T16:26:00Z">
        <w:r w:rsidRPr="00AE3F9C" w:rsidDel="00974EF5">
          <w:delText>- Les modifications doivent être tracées (qui, quand, pourquoi)</w:delText>
        </w:r>
      </w:del>
    </w:p>
    <w:p w14:paraId="11188DC3" w14:textId="4B4F57E7" w:rsidR="00AE3F9C" w:rsidRPr="00AE3F9C" w:rsidDel="00974EF5" w:rsidRDefault="00AE3F9C" w:rsidP="00974EF5">
      <w:pPr>
        <w:tabs>
          <w:tab w:val="left" w:pos="3200"/>
        </w:tabs>
        <w:spacing w:line="480" w:lineRule="auto"/>
        <w:ind w:left="720" w:firstLine="0"/>
        <w:rPr>
          <w:del w:id="3977" w:author="Cheick Traoré" w:date="2026-01-07T16:26:00Z" w16du:dateUtc="2026-01-07T16:26:00Z"/>
        </w:rPr>
        <w:pPrChange w:id="3978" w:author="Cheick Traoré" w:date="2026-01-07T16:26:00Z" w16du:dateUtc="2026-01-07T16:26:00Z">
          <w:pPr>
            <w:pStyle w:val="Corpsdetext"/>
            <w:spacing w:line="480" w:lineRule="auto"/>
            <w:jc w:val="both"/>
          </w:pPr>
        </w:pPrChange>
      </w:pPr>
      <w:del w:id="3979" w:author="Cheick Traoré" w:date="2026-01-07T16:26:00Z" w16du:dateUtc="2026-01-07T16:26:00Z">
        <w:r w:rsidRPr="00AE3F9C" w:rsidDel="00974EF5">
          <w:delText>- Les scénarios doivent être nommés et datés</w:delText>
        </w:r>
      </w:del>
    </w:p>
    <w:p w14:paraId="76033B91" w14:textId="3DEC12C2" w:rsidR="00AE3F9C" w:rsidRPr="00AE3F9C" w:rsidDel="00974EF5" w:rsidRDefault="00AE3F9C" w:rsidP="00974EF5">
      <w:pPr>
        <w:tabs>
          <w:tab w:val="left" w:pos="3200"/>
        </w:tabs>
        <w:spacing w:line="480" w:lineRule="auto"/>
        <w:ind w:left="720" w:firstLine="0"/>
        <w:rPr>
          <w:del w:id="3980" w:author="Cheick Traoré" w:date="2026-01-07T16:26:00Z" w16du:dateUtc="2026-01-07T16:26:00Z"/>
        </w:rPr>
        <w:pPrChange w:id="3981" w:author="Cheick Traoré" w:date="2026-01-07T16:26:00Z" w16du:dateUtc="2026-01-07T16:26:00Z">
          <w:pPr>
            <w:pStyle w:val="Corpsdetext"/>
            <w:spacing w:line="480" w:lineRule="auto"/>
            <w:jc w:val="both"/>
          </w:pPr>
        </w:pPrChange>
      </w:pPr>
      <w:del w:id="3982" w:author="Cheick Traoré" w:date="2026-01-07T16:26:00Z" w16du:dateUtc="2026-01-07T16:26:00Z">
        <w:r w:rsidRPr="00AE3F9C" w:rsidDel="00974EF5">
          <w:delText>- Les ajustements manuels ne remplacent pas les données sources</w:delText>
        </w:r>
      </w:del>
    </w:p>
    <w:p w14:paraId="75111FAF" w14:textId="24986E27" w:rsidR="00AE3F9C" w:rsidRPr="00AE3F9C" w:rsidDel="00974EF5" w:rsidRDefault="00AE3F9C" w:rsidP="00974EF5">
      <w:pPr>
        <w:tabs>
          <w:tab w:val="left" w:pos="3200"/>
        </w:tabs>
        <w:spacing w:line="480" w:lineRule="auto"/>
        <w:ind w:left="720" w:firstLine="0"/>
        <w:rPr>
          <w:del w:id="3983" w:author="Cheick Traoré" w:date="2026-01-07T16:26:00Z" w16du:dateUtc="2026-01-07T16:26:00Z"/>
        </w:rPr>
        <w:pPrChange w:id="3984" w:author="Cheick Traoré" w:date="2026-01-07T16:26:00Z" w16du:dateUtc="2026-01-07T16:26:00Z">
          <w:pPr>
            <w:pStyle w:val="Corpsdetext"/>
            <w:spacing w:line="480" w:lineRule="auto"/>
            <w:jc w:val="both"/>
          </w:pPr>
        </w:pPrChange>
      </w:pPr>
      <w:del w:id="3985" w:author="Cheick Traoré" w:date="2026-01-07T16:26:00Z" w16du:dateUtc="2026-01-07T16:26:00Z">
        <w:r w:rsidRPr="00AE3F9C" w:rsidDel="00974EF5">
          <w:delText>- Une version initiale doit toujours être conservée</w:delText>
        </w:r>
      </w:del>
    </w:p>
    <w:p w14:paraId="2CF98013" w14:textId="06C68133" w:rsidR="00AE3F9C" w:rsidRPr="00AE3F9C" w:rsidDel="00974EF5" w:rsidRDefault="00AE3F9C" w:rsidP="00974EF5">
      <w:pPr>
        <w:tabs>
          <w:tab w:val="left" w:pos="3200"/>
        </w:tabs>
        <w:spacing w:line="480" w:lineRule="auto"/>
        <w:ind w:left="720" w:firstLine="0"/>
        <w:rPr>
          <w:del w:id="3986" w:author="Cheick Traoré" w:date="2026-01-07T16:26:00Z" w16du:dateUtc="2026-01-07T16:26:00Z"/>
        </w:rPr>
        <w:pPrChange w:id="3987" w:author="Cheick Traoré" w:date="2026-01-07T16:26:00Z" w16du:dateUtc="2026-01-07T16:26:00Z">
          <w:pPr>
            <w:pStyle w:val="Corpsdetext"/>
            <w:spacing w:line="480" w:lineRule="auto"/>
            <w:jc w:val="both"/>
          </w:pPr>
        </w:pPrChange>
      </w:pPr>
    </w:p>
    <w:p w14:paraId="7AB32A59" w14:textId="08572965" w:rsidR="00AE3F9C" w:rsidRPr="00AE3F9C" w:rsidDel="00974EF5" w:rsidRDefault="00AE3F9C" w:rsidP="00974EF5">
      <w:pPr>
        <w:tabs>
          <w:tab w:val="left" w:pos="3200"/>
        </w:tabs>
        <w:spacing w:line="480" w:lineRule="auto"/>
        <w:ind w:left="720" w:firstLine="0"/>
        <w:rPr>
          <w:del w:id="3988" w:author="Cheick Traoré" w:date="2026-01-07T16:26:00Z" w16du:dateUtc="2026-01-07T16:26:00Z"/>
        </w:rPr>
        <w:pPrChange w:id="3989" w:author="Cheick Traoré" w:date="2026-01-07T16:26:00Z" w16du:dateUtc="2026-01-07T16:26:00Z">
          <w:pPr>
            <w:pStyle w:val="Corpsdetext"/>
            <w:spacing w:line="480" w:lineRule="auto"/>
            <w:jc w:val="both"/>
          </w:pPr>
        </w:pPrChange>
      </w:pPr>
      <w:del w:id="3990" w:author="Cheick Traoré" w:date="2026-01-07T16:26:00Z" w16du:dateUtc="2026-01-07T16:26:00Z">
        <w:r w:rsidRPr="00AE3F9C" w:rsidDel="00974EF5">
          <w:delText>RESULTAT : Scénarios alternatifs disponibles pour analyse comparative</w:delText>
        </w:r>
      </w:del>
    </w:p>
    <w:p w14:paraId="37CA9B65" w14:textId="12DBAD15" w:rsidR="00AE3F9C" w:rsidRPr="00AE3F9C" w:rsidDel="00974EF5" w:rsidRDefault="00AE3F9C" w:rsidP="00974EF5">
      <w:pPr>
        <w:tabs>
          <w:tab w:val="left" w:pos="3200"/>
        </w:tabs>
        <w:spacing w:line="480" w:lineRule="auto"/>
        <w:ind w:left="720" w:firstLine="0"/>
        <w:rPr>
          <w:del w:id="3991" w:author="Cheick Traoré" w:date="2026-01-07T16:26:00Z" w16du:dateUtc="2026-01-07T16:26:00Z"/>
          <w:b/>
          <w:bCs/>
        </w:rPr>
        <w:pPrChange w:id="3992" w:author="Cheick Traoré" w:date="2026-01-07T16:26:00Z" w16du:dateUtc="2026-01-07T16:26:00Z">
          <w:pPr>
            <w:pStyle w:val="Corpsdetext"/>
            <w:spacing w:line="480" w:lineRule="auto"/>
            <w:jc w:val="both"/>
          </w:pPr>
        </w:pPrChange>
      </w:pPr>
    </w:p>
    <w:p w14:paraId="0084F532" w14:textId="108BCA9C" w:rsidR="009600FD" w:rsidRPr="007A4601" w:rsidDel="00974EF5" w:rsidRDefault="009600FD" w:rsidP="00974EF5">
      <w:pPr>
        <w:tabs>
          <w:tab w:val="left" w:pos="3200"/>
        </w:tabs>
        <w:spacing w:line="480" w:lineRule="auto"/>
        <w:ind w:left="720" w:firstLine="0"/>
        <w:rPr>
          <w:del w:id="3993" w:author="Cheick Traoré" w:date="2026-01-07T16:26:00Z" w16du:dateUtc="2026-01-07T16:26:00Z"/>
          <w:rFonts w:ascii="Times New Roman" w:hAnsi="Times New Roman" w:cs="Times New Roman"/>
          <w:b/>
          <w:bCs/>
          <w:rPrChange w:id="3994" w:author="Cheick Traoré" w:date="2026-01-08T10:20:00Z" w16du:dateUtc="2026-01-08T10:20:00Z">
            <w:rPr>
              <w:del w:id="3995" w:author="Cheick Traoré" w:date="2026-01-07T16:26:00Z" w16du:dateUtc="2026-01-07T16:26:00Z"/>
              <w:rFonts w:ascii="Times New Roman" w:hAnsi="Times New Roman" w:cs="Times New Roman"/>
              <w:b/>
              <w:bCs/>
              <w:lang w:val="en-US"/>
            </w:rPr>
          </w:rPrChange>
        </w:rPr>
        <w:pPrChange w:id="3996" w:author="Cheick Traoré" w:date="2026-01-07T16:26:00Z" w16du:dateUtc="2026-01-07T16:26:00Z">
          <w:pPr>
            <w:tabs>
              <w:tab w:val="left" w:pos="3200"/>
            </w:tabs>
            <w:spacing w:line="480" w:lineRule="auto"/>
          </w:pPr>
        </w:pPrChange>
      </w:pPr>
      <w:del w:id="3997" w:author="Cheick Traoré" w:date="2026-01-07T16:26:00Z" w16du:dateUtc="2026-01-07T16:26:00Z">
        <w:r w:rsidRPr="007A4601" w:rsidDel="00974EF5">
          <w:rPr>
            <w:rFonts w:ascii="Times New Roman" w:hAnsi="Times New Roman" w:cs="Times New Roman"/>
            <w:b/>
            <w:bCs/>
            <w:rPrChange w:id="3998" w:author="Cheick Traoré" w:date="2026-01-08T10:20:00Z" w16du:dateUtc="2026-01-08T10:20:00Z">
              <w:rPr>
                <w:rFonts w:ascii="Times New Roman" w:hAnsi="Times New Roman" w:cs="Times New Roman"/>
                <w:b/>
                <w:bCs/>
                <w:lang w:val="en-US"/>
              </w:rPr>
            </w:rPrChange>
          </w:rPr>
          <w:delText>Couche Web (React.js)</w:delText>
        </w:r>
      </w:del>
    </w:p>
    <w:p w14:paraId="07BF2768" w14:textId="3B179552" w:rsidR="009600FD" w:rsidRPr="00AB1D00" w:rsidDel="00974EF5" w:rsidRDefault="009600FD" w:rsidP="00974EF5">
      <w:pPr>
        <w:tabs>
          <w:tab w:val="left" w:pos="3200"/>
        </w:tabs>
        <w:spacing w:line="480" w:lineRule="auto"/>
        <w:ind w:left="720" w:firstLine="0"/>
        <w:rPr>
          <w:del w:id="3999" w:author="Cheick Traoré" w:date="2026-01-07T16:26:00Z" w16du:dateUtc="2026-01-07T16:26:00Z"/>
          <w:rFonts w:ascii="Times New Roman" w:hAnsi="Times New Roman" w:cs="Times New Roman"/>
        </w:rPr>
        <w:pPrChange w:id="4000" w:author="Cheick Traoré" w:date="2026-01-07T16:26:00Z" w16du:dateUtc="2026-01-07T16:26:00Z">
          <w:pPr>
            <w:tabs>
              <w:tab w:val="left" w:pos="3200"/>
            </w:tabs>
            <w:spacing w:line="480" w:lineRule="auto"/>
          </w:pPr>
        </w:pPrChange>
      </w:pPr>
      <w:del w:id="4001" w:author="Cheick Traoré" w:date="2026-01-07T16:26:00Z" w16du:dateUtc="2026-01-07T16:26:00Z">
        <w:r w:rsidRPr="00AB1D00" w:rsidDel="00974EF5">
          <w:rPr>
            <w:rFonts w:ascii="Times New Roman" w:hAnsi="Times New Roman" w:cs="Times New Roman"/>
            <w:b/>
            <w:bCs/>
          </w:rPr>
          <w:delText>Composants principaux</w:delText>
        </w:r>
        <w:r w:rsidRPr="00AB1D00" w:rsidDel="00974EF5">
          <w:rPr>
            <w:rFonts w:ascii="Times New Roman" w:hAnsi="Times New Roman" w:cs="Times New Roman"/>
          </w:rPr>
          <w:delText xml:space="preserve"> :</w:delText>
        </w:r>
      </w:del>
    </w:p>
    <w:p w14:paraId="4B5762A6" w14:textId="275CAD67" w:rsidR="009600FD" w:rsidRPr="00AB1D00" w:rsidDel="00974EF5" w:rsidRDefault="009600FD" w:rsidP="00974EF5">
      <w:pPr>
        <w:tabs>
          <w:tab w:val="left" w:pos="3200"/>
        </w:tabs>
        <w:spacing w:line="480" w:lineRule="auto"/>
        <w:ind w:left="720" w:firstLine="0"/>
        <w:rPr>
          <w:del w:id="4002" w:author="Cheick Traoré" w:date="2026-01-07T16:26:00Z" w16du:dateUtc="2026-01-07T16:26:00Z"/>
          <w:rFonts w:ascii="Times New Roman" w:hAnsi="Times New Roman" w:cs="Times New Roman"/>
        </w:rPr>
        <w:pPrChange w:id="4003" w:author="Cheick Traoré" w:date="2026-01-07T16:26:00Z" w16du:dateUtc="2026-01-07T16:26:00Z">
          <w:pPr>
            <w:numPr>
              <w:numId w:val="65"/>
            </w:numPr>
            <w:tabs>
              <w:tab w:val="num" w:pos="720"/>
              <w:tab w:val="left" w:pos="3200"/>
            </w:tabs>
            <w:spacing w:line="480" w:lineRule="auto"/>
            <w:ind w:left="720" w:hanging="360"/>
          </w:pPr>
        </w:pPrChange>
      </w:pPr>
      <w:del w:id="4004" w:author="Cheick Traoré" w:date="2026-01-07T16:26:00Z" w16du:dateUtc="2026-01-07T16:26:00Z">
        <w:r w:rsidRPr="00AB1D00" w:rsidDel="00974EF5">
          <w:rPr>
            <w:rFonts w:ascii="Times New Roman" w:hAnsi="Times New Roman" w:cs="Times New Roman"/>
            <w:b/>
            <w:bCs/>
          </w:rPr>
          <w:delText>Dashboard</w:delText>
        </w:r>
        <w:r w:rsidRPr="00AB1D00" w:rsidDel="00974EF5">
          <w:rPr>
            <w:rFonts w:ascii="Times New Roman" w:hAnsi="Times New Roman" w:cs="Times New Roman"/>
          </w:rPr>
          <w:delText xml:space="preserve"> : synthèse et navigation principale</w:delText>
        </w:r>
      </w:del>
    </w:p>
    <w:p w14:paraId="7270638A" w14:textId="0DB5CF65" w:rsidR="009600FD" w:rsidRPr="00AB1D00" w:rsidDel="00974EF5" w:rsidRDefault="009600FD" w:rsidP="00974EF5">
      <w:pPr>
        <w:tabs>
          <w:tab w:val="left" w:pos="3200"/>
        </w:tabs>
        <w:spacing w:line="480" w:lineRule="auto"/>
        <w:ind w:left="720" w:firstLine="0"/>
        <w:rPr>
          <w:del w:id="4005" w:author="Cheick Traoré" w:date="2026-01-07T16:26:00Z" w16du:dateUtc="2026-01-07T16:26:00Z"/>
          <w:rFonts w:ascii="Times New Roman" w:hAnsi="Times New Roman" w:cs="Times New Roman"/>
        </w:rPr>
        <w:pPrChange w:id="4006" w:author="Cheick Traoré" w:date="2026-01-07T16:26:00Z" w16du:dateUtc="2026-01-07T16:26:00Z">
          <w:pPr>
            <w:numPr>
              <w:numId w:val="65"/>
            </w:numPr>
            <w:tabs>
              <w:tab w:val="num" w:pos="720"/>
              <w:tab w:val="left" w:pos="3200"/>
            </w:tabs>
            <w:spacing w:line="480" w:lineRule="auto"/>
            <w:ind w:left="720" w:hanging="360"/>
          </w:pPr>
        </w:pPrChange>
      </w:pPr>
      <w:del w:id="4007" w:author="Cheick Traoré" w:date="2026-01-07T16:26:00Z" w16du:dateUtc="2026-01-07T16:26:00Z">
        <w:r w:rsidRPr="00AB1D00" w:rsidDel="00974EF5">
          <w:rPr>
            <w:rFonts w:ascii="Times New Roman" w:hAnsi="Times New Roman" w:cs="Times New Roman"/>
            <w:b/>
            <w:bCs/>
          </w:rPr>
          <w:delText>SelectorComponent</w:delText>
        </w:r>
        <w:r w:rsidRPr="00AB1D00" w:rsidDel="00974EF5">
          <w:rPr>
            <w:rFonts w:ascii="Times New Roman" w:hAnsi="Times New Roman" w:cs="Times New Roman"/>
          </w:rPr>
          <w:delText xml:space="preserve"> : sélection des catégories de revenus</w:delText>
        </w:r>
      </w:del>
    </w:p>
    <w:p w14:paraId="5CA79693" w14:textId="5F9DA9EB" w:rsidR="009600FD" w:rsidRPr="00AB1D00" w:rsidDel="00974EF5" w:rsidRDefault="009600FD" w:rsidP="00974EF5">
      <w:pPr>
        <w:tabs>
          <w:tab w:val="left" w:pos="3200"/>
        </w:tabs>
        <w:spacing w:line="480" w:lineRule="auto"/>
        <w:ind w:left="720" w:firstLine="0"/>
        <w:rPr>
          <w:del w:id="4008" w:author="Cheick Traoré" w:date="2026-01-07T16:26:00Z" w16du:dateUtc="2026-01-07T16:26:00Z"/>
          <w:rFonts w:ascii="Times New Roman" w:hAnsi="Times New Roman" w:cs="Times New Roman"/>
        </w:rPr>
        <w:pPrChange w:id="4009" w:author="Cheick Traoré" w:date="2026-01-07T16:26:00Z" w16du:dateUtc="2026-01-07T16:26:00Z">
          <w:pPr>
            <w:numPr>
              <w:numId w:val="65"/>
            </w:numPr>
            <w:tabs>
              <w:tab w:val="num" w:pos="720"/>
              <w:tab w:val="left" w:pos="3200"/>
            </w:tabs>
            <w:spacing w:line="480" w:lineRule="auto"/>
            <w:ind w:left="720" w:hanging="360"/>
          </w:pPr>
        </w:pPrChange>
      </w:pPr>
      <w:del w:id="4010" w:author="Cheick Traoré" w:date="2026-01-07T16:26:00Z" w16du:dateUtc="2026-01-07T16:26:00Z">
        <w:r w:rsidRPr="00AB1D00" w:rsidDel="00974EF5">
          <w:rPr>
            <w:rFonts w:ascii="Times New Roman" w:hAnsi="Times New Roman" w:cs="Times New Roman"/>
            <w:b/>
            <w:bCs/>
          </w:rPr>
          <w:delText>ParametersPanel</w:delText>
        </w:r>
        <w:r w:rsidRPr="00AB1D00" w:rsidDel="00974EF5">
          <w:rPr>
            <w:rFonts w:ascii="Times New Roman" w:hAnsi="Times New Roman" w:cs="Times New Roman"/>
          </w:rPr>
          <w:delText xml:space="preserve"> : spécification des horizons de </w:delText>
        </w:r>
        <w:r w:rsidR="00B67C12" w:rsidRPr="00AB1D00" w:rsidDel="00974EF5">
          <w:rPr>
            <w:rFonts w:ascii="Times New Roman" w:hAnsi="Times New Roman" w:cs="Times New Roman"/>
          </w:rPr>
          <w:delText>projection</w:delText>
        </w:r>
      </w:del>
    </w:p>
    <w:p w14:paraId="24485F8B" w14:textId="32B02CF7" w:rsidR="009600FD" w:rsidRPr="00AB1D00" w:rsidDel="00974EF5" w:rsidRDefault="009600FD" w:rsidP="00974EF5">
      <w:pPr>
        <w:tabs>
          <w:tab w:val="left" w:pos="3200"/>
        </w:tabs>
        <w:spacing w:line="480" w:lineRule="auto"/>
        <w:ind w:left="720" w:firstLine="0"/>
        <w:rPr>
          <w:del w:id="4011" w:author="Cheick Traoré" w:date="2026-01-07T16:26:00Z" w16du:dateUtc="2026-01-07T16:26:00Z"/>
          <w:rFonts w:ascii="Times New Roman" w:hAnsi="Times New Roman" w:cs="Times New Roman"/>
        </w:rPr>
        <w:pPrChange w:id="4012" w:author="Cheick Traoré" w:date="2026-01-07T16:26:00Z" w16du:dateUtc="2026-01-07T16:26:00Z">
          <w:pPr>
            <w:numPr>
              <w:numId w:val="65"/>
            </w:numPr>
            <w:tabs>
              <w:tab w:val="num" w:pos="720"/>
              <w:tab w:val="left" w:pos="3200"/>
            </w:tabs>
            <w:spacing w:line="480" w:lineRule="auto"/>
            <w:ind w:left="720" w:hanging="360"/>
          </w:pPr>
        </w:pPrChange>
      </w:pPr>
      <w:del w:id="4013" w:author="Cheick Traoré" w:date="2026-01-07T16:26:00Z" w16du:dateUtc="2026-01-07T16:26:00Z">
        <w:r w:rsidRPr="00AB1D00" w:rsidDel="00974EF5">
          <w:rPr>
            <w:rFonts w:ascii="Times New Roman" w:hAnsi="Times New Roman" w:cs="Times New Roman"/>
            <w:b/>
            <w:bCs/>
          </w:rPr>
          <w:delText>VisualizationComponent</w:delText>
        </w:r>
        <w:r w:rsidRPr="00AB1D00" w:rsidDel="00974EF5">
          <w:rPr>
            <w:rFonts w:ascii="Times New Roman" w:hAnsi="Times New Roman" w:cs="Times New Roman"/>
          </w:rPr>
          <w:delText xml:space="preserve"> : graphiques interactifs Plotly</w:delText>
        </w:r>
      </w:del>
    </w:p>
    <w:p w14:paraId="07861EAF" w14:textId="1139061B" w:rsidR="009600FD" w:rsidRPr="00AB1D00" w:rsidDel="00974EF5" w:rsidRDefault="009600FD" w:rsidP="00974EF5">
      <w:pPr>
        <w:tabs>
          <w:tab w:val="left" w:pos="3200"/>
        </w:tabs>
        <w:spacing w:line="480" w:lineRule="auto"/>
        <w:ind w:left="720" w:firstLine="0"/>
        <w:rPr>
          <w:del w:id="4014" w:author="Cheick Traoré" w:date="2026-01-07T16:26:00Z" w16du:dateUtc="2026-01-07T16:26:00Z"/>
          <w:rFonts w:ascii="Times New Roman" w:hAnsi="Times New Roman" w:cs="Times New Roman"/>
        </w:rPr>
        <w:pPrChange w:id="4015" w:author="Cheick Traoré" w:date="2026-01-07T16:26:00Z" w16du:dateUtc="2026-01-07T16:26:00Z">
          <w:pPr>
            <w:numPr>
              <w:numId w:val="65"/>
            </w:numPr>
            <w:tabs>
              <w:tab w:val="num" w:pos="720"/>
              <w:tab w:val="left" w:pos="3200"/>
            </w:tabs>
            <w:spacing w:line="480" w:lineRule="auto"/>
            <w:ind w:left="720" w:hanging="360"/>
          </w:pPr>
        </w:pPrChange>
      </w:pPr>
      <w:del w:id="4016" w:author="Cheick Traoré" w:date="2026-01-07T16:26:00Z" w16du:dateUtc="2026-01-07T16:26:00Z">
        <w:r w:rsidRPr="00AB1D00" w:rsidDel="00974EF5">
          <w:rPr>
            <w:rFonts w:ascii="Times New Roman" w:hAnsi="Times New Roman" w:cs="Times New Roman"/>
            <w:b/>
            <w:bCs/>
          </w:rPr>
          <w:delText>ReportDownloader</w:delText>
        </w:r>
        <w:r w:rsidRPr="00AB1D00" w:rsidDel="00974EF5">
          <w:rPr>
            <w:rFonts w:ascii="Times New Roman" w:hAnsi="Times New Roman" w:cs="Times New Roman"/>
          </w:rPr>
          <w:delText xml:space="preserve"> : téléchargement des fichiers Excel</w:delText>
        </w:r>
      </w:del>
    </w:p>
    <w:p w14:paraId="3F53C21E" w14:textId="0710EBCE" w:rsidR="009600FD" w:rsidRPr="00AB1D00" w:rsidDel="00974EF5" w:rsidRDefault="009600FD" w:rsidP="00974EF5">
      <w:pPr>
        <w:tabs>
          <w:tab w:val="left" w:pos="3200"/>
        </w:tabs>
        <w:spacing w:line="480" w:lineRule="auto"/>
        <w:ind w:left="720" w:firstLine="0"/>
        <w:rPr>
          <w:del w:id="4017" w:author="Cheick Traoré" w:date="2026-01-07T16:26:00Z" w16du:dateUtc="2026-01-07T16:26:00Z"/>
          <w:rFonts w:ascii="Times New Roman" w:hAnsi="Times New Roman" w:cs="Times New Roman"/>
        </w:rPr>
        <w:pPrChange w:id="4018" w:author="Cheick Traoré" w:date="2026-01-07T16:26:00Z" w16du:dateUtc="2026-01-07T16:26:00Z">
          <w:pPr>
            <w:numPr>
              <w:numId w:val="65"/>
            </w:numPr>
            <w:tabs>
              <w:tab w:val="num" w:pos="720"/>
              <w:tab w:val="left" w:pos="3200"/>
            </w:tabs>
            <w:spacing w:line="480" w:lineRule="auto"/>
            <w:ind w:left="720" w:hanging="360"/>
          </w:pPr>
        </w:pPrChange>
      </w:pPr>
      <w:del w:id="4019" w:author="Cheick Traoré" w:date="2026-01-07T16:26:00Z" w16du:dateUtc="2026-01-07T16:26:00Z">
        <w:r w:rsidRPr="00AB1D00" w:rsidDel="00974EF5">
          <w:rPr>
            <w:rFonts w:ascii="Times New Roman" w:hAnsi="Times New Roman" w:cs="Times New Roman"/>
            <w:b/>
            <w:bCs/>
          </w:rPr>
          <w:delText>UserAuthPanel</w:delText>
        </w:r>
        <w:r w:rsidRPr="00AB1D00" w:rsidDel="00974EF5">
          <w:rPr>
            <w:rFonts w:ascii="Times New Roman" w:hAnsi="Times New Roman" w:cs="Times New Roman"/>
          </w:rPr>
          <w:delText xml:space="preserve"> : authentification et gestion de profil</w:delText>
        </w:r>
      </w:del>
    </w:p>
    <w:p w14:paraId="0B4AC8A0" w14:textId="518E2E28" w:rsidR="009600FD" w:rsidRPr="00AB1D00" w:rsidDel="00974EF5" w:rsidRDefault="009600FD" w:rsidP="00974EF5">
      <w:pPr>
        <w:tabs>
          <w:tab w:val="left" w:pos="3200"/>
        </w:tabs>
        <w:spacing w:line="480" w:lineRule="auto"/>
        <w:ind w:left="720" w:firstLine="0"/>
        <w:rPr>
          <w:del w:id="4020" w:author="Cheick Traoré" w:date="2026-01-07T16:26:00Z" w16du:dateUtc="2026-01-07T16:26:00Z"/>
          <w:rFonts w:ascii="Times New Roman" w:hAnsi="Times New Roman" w:cs="Times New Roman"/>
        </w:rPr>
        <w:pPrChange w:id="4021" w:author="Cheick Traoré" w:date="2026-01-07T16:26:00Z" w16du:dateUtc="2026-01-07T16:26:00Z">
          <w:pPr>
            <w:tabs>
              <w:tab w:val="left" w:pos="3200"/>
            </w:tabs>
            <w:spacing w:line="480" w:lineRule="auto"/>
          </w:pPr>
        </w:pPrChange>
      </w:pPr>
      <w:del w:id="4022" w:author="Cheick Traoré" w:date="2026-01-07T16:26:00Z" w16du:dateUtc="2026-01-07T16:26:00Z">
        <w:r w:rsidRPr="00AB1D00" w:rsidDel="00974EF5">
          <w:rPr>
            <w:rFonts w:ascii="Times New Roman" w:hAnsi="Times New Roman" w:cs="Times New Roman"/>
            <w:b/>
            <w:bCs/>
          </w:rPr>
          <w:delText>Communication</w:delText>
        </w:r>
        <w:r w:rsidRPr="00AB1D00" w:rsidDel="00974EF5">
          <w:rPr>
            <w:rFonts w:ascii="Times New Roman" w:hAnsi="Times New Roman" w:cs="Times New Roman"/>
          </w:rPr>
          <w:delText xml:space="preserve"> :</w:delText>
        </w:r>
      </w:del>
    </w:p>
    <w:p w14:paraId="4EFF5FCA" w14:textId="568D8334" w:rsidR="009600FD" w:rsidRPr="00AB1D00" w:rsidDel="00974EF5" w:rsidRDefault="009600FD" w:rsidP="00974EF5">
      <w:pPr>
        <w:tabs>
          <w:tab w:val="left" w:pos="3200"/>
        </w:tabs>
        <w:spacing w:line="480" w:lineRule="auto"/>
        <w:ind w:left="720" w:firstLine="0"/>
        <w:rPr>
          <w:del w:id="4023" w:author="Cheick Traoré" w:date="2026-01-07T16:26:00Z" w16du:dateUtc="2026-01-07T16:26:00Z"/>
          <w:rFonts w:ascii="Times New Roman" w:hAnsi="Times New Roman" w:cs="Times New Roman"/>
        </w:rPr>
        <w:pPrChange w:id="4024" w:author="Cheick Traoré" w:date="2026-01-07T16:26:00Z" w16du:dateUtc="2026-01-07T16:26:00Z">
          <w:pPr>
            <w:numPr>
              <w:numId w:val="66"/>
            </w:numPr>
            <w:tabs>
              <w:tab w:val="num" w:pos="720"/>
              <w:tab w:val="left" w:pos="3200"/>
            </w:tabs>
            <w:spacing w:line="480" w:lineRule="auto"/>
            <w:ind w:left="720" w:hanging="360"/>
          </w:pPr>
        </w:pPrChange>
      </w:pPr>
      <w:del w:id="4025" w:author="Cheick Traoré" w:date="2026-01-07T16:26:00Z" w16du:dateUtc="2026-01-07T16:26:00Z">
        <w:r w:rsidRPr="00AB1D00" w:rsidDel="00974EF5">
          <w:rPr>
            <w:rFonts w:ascii="Times New Roman" w:hAnsi="Times New Roman" w:cs="Times New Roman"/>
          </w:rPr>
          <w:delText>Axios pour requêtes HTTP</w:delText>
        </w:r>
      </w:del>
    </w:p>
    <w:p w14:paraId="360AB508" w14:textId="0DEF5775" w:rsidR="009600FD" w:rsidRPr="00AB1D00" w:rsidDel="00974EF5" w:rsidRDefault="009600FD" w:rsidP="00974EF5">
      <w:pPr>
        <w:tabs>
          <w:tab w:val="left" w:pos="3200"/>
        </w:tabs>
        <w:spacing w:line="480" w:lineRule="auto"/>
        <w:ind w:left="720" w:firstLine="0"/>
        <w:rPr>
          <w:del w:id="4026" w:author="Cheick Traoré" w:date="2026-01-07T16:26:00Z" w16du:dateUtc="2026-01-07T16:26:00Z"/>
          <w:rFonts w:ascii="Times New Roman" w:hAnsi="Times New Roman" w:cs="Times New Roman"/>
        </w:rPr>
        <w:pPrChange w:id="4027" w:author="Cheick Traoré" w:date="2026-01-07T16:26:00Z" w16du:dateUtc="2026-01-07T16:26:00Z">
          <w:pPr>
            <w:numPr>
              <w:numId w:val="66"/>
            </w:numPr>
            <w:tabs>
              <w:tab w:val="num" w:pos="720"/>
              <w:tab w:val="left" w:pos="3200"/>
            </w:tabs>
            <w:spacing w:line="480" w:lineRule="auto"/>
            <w:ind w:left="720" w:hanging="360"/>
          </w:pPr>
        </w:pPrChange>
      </w:pPr>
      <w:del w:id="4028" w:author="Cheick Traoré" w:date="2026-01-07T16:26:00Z" w16du:dateUtc="2026-01-07T16:26:00Z">
        <w:r w:rsidRPr="00AB1D00" w:rsidDel="00974EF5">
          <w:rPr>
            <w:rFonts w:ascii="Times New Roman" w:hAnsi="Times New Roman" w:cs="Times New Roman"/>
          </w:rPr>
          <w:delText>Format JSON standardisé</w:delText>
        </w:r>
      </w:del>
    </w:p>
    <w:p w14:paraId="53CFB5EB" w14:textId="31FAD6C2" w:rsidR="009600FD" w:rsidRPr="00AB1D00" w:rsidDel="00974EF5" w:rsidRDefault="009600FD" w:rsidP="00974EF5">
      <w:pPr>
        <w:tabs>
          <w:tab w:val="left" w:pos="3200"/>
        </w:tabs>
        <w:spacing w:line="480" w:lineRule="auto"/>
        <w:ind w:left="720" w:firstLine="0"/>
        <w:rPr>
          <w:del w:id="4029" w:author="Cheick Traoré" w:date="2026-01-07T16:26:00Z" w16du:dateUtc="2026-01-07T16:26:00Z"/>
          <w:rFonts w:ascii="Times New Roman" w:hAnsi="Times New Roman" w:cs="Times New Roman"/>
        </w:rPr>
        <w:pPrChange w:id="4030" w:author="Cheick Traoré" w:date="2026-01-07T16:26:00Z" w16du:dateUtc="2026-01-07T16:26:00Z">
          <w:pPr>
            <w:numPr>
              <w:numId w:val="66"/>
            </w:numPr>
            <w:tabs>
              <w:tab w:val="num" w:pos="720"/>
              <w:tab w:val="left" w:pos="3200"/>
            </w:tabs>
            <w:spacing w:line="480" w:lineRule="auto"/>
            <w:ind w:left="720" w:hanging="360"/>
          </w:pPr>
        </w:pPrChange>
      </w:pPr>
      <w:del w:id="4031" w:author="Cheick Traoré" w:date="2026-01-07T16:26:00Z" w16du:dateUtc="2026-01-07T16:26:00Z">
        <w:r w:rsidRPr="00AB1D00" w:rsidDel="00974EF5">
          <w:rPr>
            <w:rFonts w:ascii="Times New Roman" w:hAnsi="Times New Roman" w:cs="Times New Roman"/>
          </w:rPr>
          <w:delText>Gestion d'erreurs intelligente</w:delText>
        </w:r>
      </w:del>
    </w:p>
    <w:p w14:paraId="6282D32F" w14:textId="7F0D8D3D" w:rsidR="009600FD" w:rsidRPr="00AB1D00" w:rsidDel="00974EF5" w:rsidRDefault="009600FD" w:rsidP="00974EF5">
      <w:pPr>
        <w:tabs>
          <w:tab w:val="left" w:pos="3200"/>
        </w:tabs>
        <w:spacing w:line="480" w:lineRule="auto"/>
        <w:ind w:left="720" w:firstLine="0"/>
        <w:rPr>
          <w:del w:id="4032" w:author="Cheick Traoré" w:date="2026-01-07T16:26:00Z" w16du:dateUtc="2026-01-07T16:26:00Z"/>
          <w:rFonts w:ascii="Times New Roman" w:hAnsi="Times New Roman" w:cs="Times New Roman"/>
          <w:b/>
          <w:bCs/>
        </w:rPr>
        <w:pPrChange w:id="4033" w:author="Cheick Traoré" w:date="2026-01-07T16:26:00Z" w16du:dateUtc="2026-01-07T16:26:00Z">
          <w:pPr>
            <w:tabs>
              <w:tab w:val="left" w:pos="3200"/>
            </w:tabs>
            <w:spacing w:line="480" w:lineRule="auto"/>
          </w:pPr>
        </w:pPrChange>
      </w:pPr>
      <w:del w:id="4034" w:author="Cheick Traoré" w:date="2026-01-07T16:26:00Z" w16du:dateUtc="2026-01-07T16:26:00Z">
        <w:r w:rsidRPr="00AB1D00" w:rsidDel="00974EF5">
          <w:rPr>
            <w:rFonts w:ascii="Times New Roman" w:hAnsi="Times New Roman" w:cs="Times New Roman"/>
            <w:b/>
            <w:bCs/>
          </w:rPr>
          <w:delText>Couche Services Métier (Node.js + Python)</w:delText>
        </w:r>
      </w:del>
    </w:p>
    <w:p w14:paraId="4FEC919B" w14:textId="3303960C" w:rsidR="009600FD" w:rsidRPr="00AB1D00" w:rsidDel="00974EF5" w:rsidRDefault="009600FD" w:rsidP="00974EF5">
      <w:pPr>
        <w:tabs>
          <w:tab w:val="left" w:pos="3200"/>
        </w:tabs>
        <w:spacing w:line="480" w:lineRule="auto"/>
        <w:ind w:left="720" w:firstLine="0"/>
        <w:rPr>
          <w:del w:id="4035" w:author="Cheick Traoré" w:date="2026-01-07T16:26:00Z" w16du:dateUtc="2026-01-07T16:26:00Z"/>
          <w:rFonts w:ascii="Times New Roman" w:hAnsi="Times New Roman" w:cs="Times New Roman"/>
        </w:rPr>
        <w:pPrChange w:id="4036" w:author="Cheick Traoré" w:date="2026-01-07T16:26:00Z" w16du:dateUtc="2026-01-07T16:26:00Z">
          <w:pPr>
            <w:tabs>
              <w:tab w:val="left" w:pos="3200"/>
            </w:tabs>
            <w:spacing w:line="480" w:lineRule="auto"/>
          </w:pPr>
        </w:pPrChange>
      </w:pPr>
      <w:del w:id="4037" w:author="Cheick Traoré" w:date="2026-01-07T16:26:00Z" w16du:dateUtc="2026-01-07T16:26:00Z">
        <w:r w:rsidRPr="00AB1D00" w:rsidDel="00974EF5">
          <w:rPr>
            <w:rFonts w:ascii="Times New Roman" w:hAnsi="Times New Roman" w:cs="Times New Roman"/>
            <w:b/>
            <w:bCs/>
          </w:rPr>
          <w:delText>Service d'acquisition de données</w:delText>
        </w:r>
      </w:del>
    </w:p>
    <w:p w14:paraId="419AD7DA" w14:textId="2BA00840" w:rsidR="009600FD" w:rsidRPr="00AB1D00" w:rsidDel="00974EF5" w:rsidRDefault="009600FD" w:rsidP="00974EF5">
      <w:pPr>
        <w:tabs>
          <w:tab w:val="left" w:pos="3200"/>
        </w:tabs>
        <w:spacing w:line="480" w:lineRule="auto"/>
        <w:ind w:left="720" w:firstLine="0"/>
        <w:rPr>
          <w:del w:id="4038" w:author="Cheick Traoré" w:date="2026-01-07T16:26:00Z" w16du:dateUtc="2026-01-07T16:26:00Z"/>
          <w:rFonts w:ascii="Times New Roman" w:hAnsi="Times New Roman" w:cs="Times New Roman"/>
        </w:rPr>
        <w:pPrChange w:id="4039" w:author="Cheick Traoré" w:date="2026-01-07T16:26:00Z" w16du:dateUtc="2026-01-07T16:26:00Z">
          <w:pPr>
            <w:numPr>
              <w:numId w:val="67"/>
            </w:numPr>
            <w:tabs>
              <w:tab w:val="num" w:pos="720"/>
              <w:tab w:val="left" w:pos="3200"/>
            </w:tabs>
            <w:spacing w:line="480" w:lineRule="auto"/>
            <w:ind w:left="720" w:hanging="360"/>
          </w:pPr>
        </w:pPrChange>
      </w:pPr>
      <w:del w:id="4040" w:author="Cheick Traoré" w:date="2026-01-07T16:26:00Z" w16du:dateUtc="2026-01-07T16:26:00Z">
        <w:r w:rsidRPr="00AB1D00" w:rsidDel="00974EF5">
          <w:rPr>
            <w:rFonts w:ascii="Times New Roman" w:hAnsi="Times New Roman" w:cs="Times New Roman"/>
          </w:rPr>
          <w:delText>Connexion sécurisée à MySQL</w:delText>
        </w:r>
      </w:del>
    </w:p>
    <w:p w14:paraId="6C57994A" w14:textId="35695A70" w:rsidR="009600FD" w:rsidRPr="00AB1D00" w:rsidDel="00974EF5" w:rsidRDefault="009600FD" w:rsidP="00974EF5">
      <w:pPr>
        <w:tabs>
          <w:tab w:val="left" w:pos="3200"/>
        </w:tabs>
        <w:spacing w:line="480" w:lineRule="auto"/>
        <w:ind w:left="720" w:firstLine="0"/>
        <w:rPr>
          <w:del w:id="4041" w:author="Cheick Traoré" w:date="2026-01-07T16:26:00Z" w16du:dateUtc="2026-01-07T16:26:00Z"/>
          <w:rFonts w:ascii="Times New Roman" w:hAnsi="Times New Roman" w:cs="Times New Roman"/>
        </w:rPr>
        <w:pPrChange w:id="4042" w:author="Cheick Traoré" w:date="2026-01-07T16:26:00Z" w16du:dateUtc="2026-01-07T16:26:00Z">
          <w:pPr>
            <w:numPr>
              <w:numId w:val="67"/>
            </w:numPr>
            <w:tabs>
              <w:tab w:val="num" w:pos="720"/>
              <w:tab w:val="left" w:pos="3200"/>
            </w:tabs>
            <w:spacing w:line="480" w:lineRule="auto"/>
            <w:ind w:left="720" w:hanging="360"/>
          </w:pPr>
        </w:pPrChange>
      </w:pPr>
      <w:del w:id="4043" w:author="Cheick Traoré" w:date="2026-01-07T16:26:00Z" w16du:dateUtc="2026-01-07T16:26:00Z">
        <w:r w:rsidRPr="00AB1D00" w:rsidDel="00974EF5">
          <w:rPr>
            <w:rFonts w:ascii="Times New Roman" w:hAnsi="Times New Roman" w:cs="Times New Roman"/>
          </w:rPr>
          <w:delText>Gestion des identifiants par variables d'environnement</w:delText>
        </w:r>
      </w:del>
    </w:p>
    <w:p w14:paraId="77A09694" w14:textId="25BF56B4" w:rsidR="009600FD" w:rsidRPr="00AB1D00" w:rsidDel="00974EF5" w:rsidRDefault="009600FD" w:rsidP="00974EF5">
      <w:pPr>
        <w:tabs>
          <w:tab w:val="left" w:pos="3200"/>
        </w:tabs>
        <w:spacing w:line="480" w:lineRule="auto"/>
        <w:ind w:left="720" w:firstLine="0"/>
        <w:rPr>
          <w:del w:id="4044" w:author="Cheick Traoré" w:date="2026-01-07T16:26:00Z" w16du:dateUtc="2026-01-07T16:26:00Z"/>
          <w:rFonts w:ascii="Times New Roman" w:hAnsi="Times New Roman" w:cs="Times New Roman"/>
        </w:rPr>
        <w:pPrChange w:id="4045" w:author="Cheick Traoré" w:date="2026-01-07T16:26:00Z" w16du:dateUtc="2026-01-07T16:26:00Z">
          <w:pPr>
            <w:numPr>
              <w:numId w:val="67"/>
            </w:numPr>
            <w:tabs>
              <w:tab w:val="num" w:pos="720"/>
              <w:tab w:val="left" w:pos="3200"/>
            </w:tabs>
            <w:spacing w:line="480" w:lineRule="auto"/>
            <w:ind w:left="720" w:hanging="360"/>
          </w:pPr>
        </w:pPrChange>
      </w:pPr>
      <w:del w:id="4046" w:author="Cheick Traoré" w:date="2026-01-07T16:26:00Z" w16du:dateUtc="2026-01-07T16:26:00Z">
        <w:r w:rsidRPr="00AB1D00" w:rsidDel="00974EF5">
          <w:rPr>
            <w:rFonts w:ascii="Times New Roman" w:hAnsi="Times New Roman" w:cs="Times New Roman"/>
          </w:rPr>
          <w:delText>Optimisation des requêtes SQL</w:delText>
        </w:r>
      </w:del>
    </w:p>
    <w:p w14:paraId="66BD9EC7" w14:textId="386DECF7" w:rsidR="009600FD" w:rsidRPr="00AB1D00" w:rsidDel="00974EF5" w:rsidRDefault="009600FD" w:rsidP="00974EF5">
      <w:pPr>
        <w:tabs>
          <w:tab w:val="left" w:pos="3200"/>
        </w:tabs>
        <w:spacing w:line="480" w:lineRule="auto"/>
        <w:ind w:left="720" w:firstLine="0"/>
        <w:rPr>
          <w:del w:id="4047" w:author="Cheick Traoré" w:date="2026-01-07T16:26:00Z" w16du:dateUtc="2026-01-07T16:26:00Z"/>
          <w:rFonts w:ascii="Times New Roman" w:hAnsi="Times New Roman" w:cs="Times New Roman"/>
        </w:rPr>
        <w:pPrChange w:id="4048" w:author="Cheick Traoré" w:date="2026-01-07T16:26:00Z" w16du:dateUtc="2026-01-07T16:26:00Z">
          <w:pPr>
            <w:numPr>
              <w:numId w:val="67"/>
            </w:numPr>
            <w:tabs>
              <w:tab w:val="num" w:pos="720"/>
              <w:tab w:val="left" w:pos="3200"/>
            </w:tabs>
            <w:spacing w:line="480" w:lineRule="auto"/>
            <w:ind w:left="720" w:hanging="360"/>
          </w:pPr>
        </w:pPrChange>
      </w:pPr>
      <w:del w:id="4049" w:author="Cheick Traoré" w:date="2026-01-07T16:26:00Z" w16du:dateUtc="2026-01-07T16:26:00Z">
        <w:r w:rsidRPr="00AB1D00" w:rsidDel="00974EF5">
          <w:rPr>
            <w:rFonts w:ascii="Times New Roman" w:hAnsi="Times New Roman" w:cs="Times New Roman"/>
          </w:rPr>
          <w:delText>Validation des résultats</w:delText>
        </w:r>
      </w:del>
    </w:p>
    <w:p w14:paraId="1381319B" w14:textId="6BDD701D" w:rsidR="009600FD" w:rsidRPr="00AB1D00" w:rsidDel="00974EF5" w:rsidRDefault="009600FD" w:rsidP="00974EF5">
      <w:pPr>
        <w:tabs>
          <w:tab w:val="left" w:pos="3200"/>
        </w:tabs>
        <w:spacing w:line="480" w:lineRule="auto"/>
        <w:ind w:left="720" w:firstLine="0"/>
        <w:rPr>
          <w:del w:id="4050" w:author="Cheick Traoré" w:date="2026-01-07T16:26:00Z" w16du:dateUtc="2026-01-07T16:26:00Z"/>
          <w:rFonts w:ascii="Times New Roman" w:hAnsi="Times New Roman" w:cs="Times New Roman"/>
        </w:rPr>
        <w:pPrChange w:id="4051" w:author="Cheick Traoré" w:date="2026-01-07T16:26:00Z" w16du:dateUtc="2026-01-07T16:26:00Z">
          <w:pPr>
            <w:tabs>
              <w:tab w:val="left" w:pos="3200"/>
            </w:tabs>
            <w:spacing w:line="480" w:lineRule="auto"/>
          </w:pPr>
        </w:pPrChange>
      </w:pPr>
      <w:del w:id="4052" w:author="Cheick Traoré" w:date="2026-01-07T16:26:00Z" w16du:dateUtc="2026-01-07T16:26:00Z">
        <w:r w:rsidRPr="00AB1D00" w:rsidDel="00974EF5">
          <w:rPr>
            <w:rFonts w:ascii="Times New Roman" w:hAnsi="Times New Roman" w:cs="Times New Roman"/>
            <w:b/>
            <w:bCs/>
          </w:rPr>
          <w:delText>Service de préparation des données (Python)</w:delText>
        </w:r>
      </w:del>
    </w:p>
    <w:p w14:paraId="5E58BDB4" w14:textId="292307B1" w:rsidR="009600FD" w:rsidRPr="00AB1D00" w:rsidDel="00974EF5" w:rsidRDefault="009600FD" w:rsidP="00974EF5">
      <w:pPr>
        <w:tabs>
          <w:tab w:val="left" w:pos="3200"/>
        </w:tabs>
        <w:spacing w:line="480" w:lineRule="auto"/>
        <w:ind w:left="720" w:firstLine="0"/>
        <w:rPr>
          <w:del w:id="4053" w:author="Cheick Traoré" w:date="2026-01-07T16:26:00Z" w16du:dateUtc="2026-01-07T16:26:00Z"/>
          <w:rFonts w:ascii="Times New Roman" w:hAnsi="Times New Roman" w:cs="Times New Roman"/>
        </w:rPr>
        <w:pPrChange w:id="4054" w:author="Cheick Traoré" w:date="2026-01-07T16:26:00Z" w16du:dateUtc="2026-01-07T16:26:00Z">
          <w:pPr>
            <w:tabs>
              <w:tab w:val="left" w:pos="3200"/>
            </w:tabs>
            <w:spacing w:line="480" w:lineRule="auto"/>
          </w:pPr>
        </w:pPrChange>
      </w:pPr>
      <w:del w:id="4055" w:author="Cheick Traoré" w:date="2026-01-07T16:26:00Z" w16du:dateUtc="2026-01-07T16:26:00Z">
        <w:r w:rsidRPr="00AB1D00" w:rsidDel="00974EF5">
          <w:rPr>
            <w:rFonts w:ascii="Times New Roman" w:hAnsi="Times New Roman" w:cs="Times New Roman"/>
          </w:rPr>
          <w:delText>python</w:delText>
        </w:r>
      </w:del>
    </w:p>
    <w:p w14:paraId="0D729DA7" w14:textId="3FEACE38" w:rsidR="009600FD" w:rsidRPr="00AB1D00" w:rsidDel="00974EF5" w:rsidRDefault="009600FD" w:rsidP="00974EF5">
      <w:pPr>
        <w:tabs>
          <w:tab w:val="left" w:pos="3200"/>
        </w:tabs>
        <w:spacing w:line="480" w:lineRule="auto"/>
        <w:ind w:left="720" w:firstLine="0"/>
        <w:rPr>
          <w:del w:id="4056" w:author="Cheick Traoré" w:date="2026-01-07T16:26:00Z" w16du:dateUtc="2026-01-07T16:26:00Z"/>
          <w:rFonts w:ascii="Times New Roman" w:hAnsi="Times New Roman" w:cs="Times New Roman"/>
        </w:rPr>
        <w:pPrChange w:id="4057" w:author="Cheick Traoré" w:date="2026-01-07T16:26:00Z" w16du:dateUtc="2026-01-07T16:26:00Z">
          <w:pPr>
            <w:tabs>
              <w:tab w:val="left" w:pos="3200"/>
            </w:tabs>
            <w:spacing w:line="480" w:lineRule="auto"/>
          </w:pPr>
        </w:pPrChange>
      </w:pPr>
      <w:del w:id="4058" w:author="Cheick Traoré" w:date="2026-01-07T16:26:00Z" w16du:dateUtc="2026-01-07T16:26:00Z">
        <w:r w:rsidRPr="00AB1D00" w:rsidDel="00974EF5">
          <w:rPr>
            <w:rFonts w:ascii="Times New Roman" w:hAnsi="Times New Roman" w:cs="Times New Roman"/>
          </w:rPr>
          <w:delText>Pipeline ETL standardisé:</w:delText>
        </w:r>
      </w:del>
    </w:p>
    <w:p w14:paraId="0116BB6E" w14:textId="2DF607AC" w:rsidR="009600FD" w:rsidRPr="00AB1D00" w:rsidDel="00974EF5" w:rsidRDefault="009600FD" w:rsidP="00974EF5">
      <w:pPr>
        <w:tabs>
          <w:tab w:val="left" w:pos="3200"/>
        </w:tabs>
        <w:spacing w:line="480" w:lineRule="auto"/>
        <w:ind w:left="720" w:firstLine="0"/>
        <w:rPr>
          <w:del w:id="4059" w:author="Cheick Traoré" w:date="2026-01-07T16:26:00Z" w16du:dateUtc="2026-01-07T16:26:00Z"/>
          <w:rFonts w:ascii="Times New Roman" w:hAnsi="Times New Roman" w:cs="Times New Roman"/>
        </w:rPr>
        <w:pPrChange w:id="4060" w:author="Cheick Traoré" w:date="2026-01-07T16:26:00Z" w16du:dateUtc="2026-01-07T16:26:00Z">
          <w:pPr>
            <w:tabs>
              <w:tab w:val="left" w:pos="3200"/>
            </w:tabs>
            <w:spacing w:line="480" w:lineRule="auto"/>
          </w:pPr>
        </w:pPrChange>
      </w:pPr>
      <w:del w:id="4061" w:author="Cheick Traoré" w:date="2026-01-07T16:26:00Z" w16du:dateUtc="2026-01-07T16:26:00Z">
        <w:r w:rsidRPr="00AB1D00" w:rsidDel="00974EF5">
          <w:rPr>
            <w:rFonts w:ascii="Times New Roman" w:hAnsi="Times New Roman" w:cs="Times New Roman"/>
          </w:rPr>
          <w:delText>1. Extraction des données brutes</w:delText>
        </w:r>
      </w:del>
    </w:p>
    <w:p w14:paraId="6021216F" w14:textId="52911658" w:rsidR="009600FD" w:rsidRPr="00AB1D00" w:rsidDel="00974EF5" w:rsidRDefault="009600FD" w:rsidP="00974EF5">
      <w:pPr>
        <w:tabs>
          <w:tab w:val="left" w:pos="3200"/>
        </w:tabs>
        <w:spacing w:line="480" w:lineRule="auto"/>
        <w:ind w:left="720" w:firstLine="0"/>
        <w:rPr>
          <w:del w:id="4062" w:author="Cheick Traoré" w:date="2026-01-07T16:26:00Z" w16du:dateUtc="2026-01-07T16:26:00Z"/>
          <w:rFonts w:ascii="Times New Roman" w:hAnsi="Times New Roman" w:cs="Times New Roman"/>
        </w:rPr>
        <w:pPrChange w:id="4063" w:author="Cheick Traoré" w:date="2026-01-07T16:26:00Z" w16du:dateUtc="2026-01-07T16:26:00Z">
          <w:pPr>
            <w:tabs>
              <w:tab w:val="left" w:pos="3200"/>
            </w:tabs>
            <w:spacing w:line="480" w:lineRule="auto"/>
          </w:pPr>
        </w:pPrChange>
      </w:pPr>
      <w:del w:id="4064" w:author="Cheick Traoré" w:date="2026-01-07T16:26:00Z" w16du:dateUtc="2026-01-07T16:26:00Z">
        <w:r w:rsidRPr="00AB1D00" w:rsidDel="00974EF5">
          <w:rPr>
            <w:rFonts w:ascii="Times New Roman" w:hAnsi="Times New Roman" w:cs="Times New Roman"/>
          </w:rPr>
          <w:delText>2. Validation des formats</w:delText>
        </w:r>
      </w:del>
    </w:p>
    <w:p w14:paraId="720C7B2F" w14:textId="2313050A" w:rsidR="009600FD" w:rsidRPr="00AB1D00" w:rsidDel="00974EF5" w:rsidRDefault="009600FD" w:rsidP="00974EF5">
      <w:pPr>
        <w:tabs>
          <w:tab w:val="left" w:pos="3200"/>
        </w:tabs>
        <w:spacing w:line="480" w:lineRule="auto"/>
        <w:ind w:left="720" w:firstLine="0"/>
        <w:rPr>
          <w:del w:id="4065" w:author="Cheick Traoré" w:date="2026-01-07T16:26:00Z" w16du:dateUtc="2026-01-07T16:26:00Z"/>
          <w:rFonts w:ascii="Times New Roman" w:hAnsi="Times New Roman" w:cs="Times New Roman"/>
        </w:rPr>
        <w:pPrChange w:id="4066" w:author="Cheick Traoré" w:date="2026-01-07T16:26:00Z" w16du:dateUtc="2026-01-07T16:26:00Z">
          <w:pPr>
            <w:tabs>
              <w:tab w:val="left" w:pos="3200"/>
            </w:tabs>
            <w:spacing w:line="480" w:lineRule="auto"/>
          </w:pPr>
        </w:pPrChange>
      </w:pPr>
      <w:del w:id="4067" w:author="Cheick Traoré" w:date="2026-01-07T16:26:00Z" w16du:dateUtc="2026-01-07T16:26:00Z">
        <w:r w:rsidRPr="00AB1D00" w:rsidDel="00974EF5">
          <w:rPr>
            <w:rFonts w:ascii="Times New Roman" w:hAnsi="Times New Roman" w:cs="Times New Roman"/>
          </w:rPr>
          <w:delText>3. Normalisation des dates</w:delText>
        </w:r>
      </w:del>
    </w:p>
    <w:p w14:paraId="63DEB9E6" w14:textId="2BB506A8" w:rsidR="009600FD" w:rsidRPr="00AB1D00" w:rsidDel="00974EF5" w:rsidRDefault="009600FD" w:rsidP="00974EF5">
      <w:pPr>
        <w:tabs>
          <w:tab w:val="left" w:pos="3200"/>
        </w:tabs>
        <w:spacing w:line="480" w:lineRule="auto"/>
        <w:ind w:left="720" w:firstLine="0"/>
        <w:rPr>
          <w:del w:id="4068" w:author="Cheick Traoré" w:date="2026-01-07T16:26:00Z" w16du:dateUtc="2026-01-07T16:26:00Z"/>
          <w:rFonts w:ascii="Times New Roman" w:hAnsi="Times New Roman" w:cs="Times New Roman"/>
        </w:rPr>
        <w:pPrChange w:id="4069" w:author="Cheick Traoré" w:date="2026-01-07T16:26:00Z" w16du:dateUtc="2026-01-07T16:26:00Z">
          <w:pPr>
            <w:tabs>
              <w:tab w:val="left" w:pos="3200"/>
            </w:tabs>
            <w:spacing w:line="480" w:lineRule="auto"/>
          </w:pPr>
        </w:pPrChange>
      </w:pPr>
      <w:del w:id="4070" w:author="Cheick Traoré" w:date="2026-01-07T16:26:00Z" w16du:dateUtc="2026-01-07T16:26:00Z">
        <w:r w:rsidRPr="00AB1D00" w:rsidDel="00974EF5">
          <w:rPr>
            <w:rFonts w:ascii="Times New Roman" w:hAnsi="Times New Roman" w:cs="Times New Roman"/>
          </w:rPr>
          <w:delText>4. Gestion des valeurs manquantes</w:delText>
        </w:r>
      </w:del>
    </w:p>
    <w:p w14:paraId="728EA842" w14:textId="5ACD3372" w:rsidR="009600FD" w:rsidRPr="00AB1D00" w:rsidDel="00974EF5" w:rsidRDefault="009600FD" w:rsidP="00974EF5">
      <w:pPr>
        <w:tabs>
          <w:tab w:val="left" w:pos="3200"/>
        </w:tabs>
        <w:spacing w:line="480" w:lineRule="auto"/>
        <w:ind w:left="720" w:firstLine="0"/>
        <w:rPr>
          <w:del w:id="4071" w:author="Cheick Traoré" w:date="2026-01-07T16:26:00Z" w16du:dateUtc="2026-01-07T16:26:00Z"/>
          <w:rFonts w:ascii="Times New Roman" w:hAnsi="Times New Roman" w:cs="Times New Roman"/>
        </w:rPr>
        <w:pPrChange w:id="4072" w:author="Cheick Traoré" w:date="2026-01-07T16:26:00Z" w16du:dateUtc="2026-01-07T16:26:00Z">
          <w:pPr>
            <w:tabs>
              <w:tab w:val="left" w:pos="3200"/>
            </w:tabs>
            <w:spacing w:line="480" w:lineRule="auto"/>
          </w:pPr>
        </w:pPrChange>
      </w:pPr>
      <w:del w:id="4073" w:author="Cheick Traoré" w:date="2026-01-07T16:26:00Z" w16du:dateUtc="2026-01-07T16:26:00Z">
        <w:r w:rsidRPr="00AB1D00" w:rsidDel="00974EF5">
          <w:rPr>
            <w:rFonts w:ascii="Times New Roman" w:hAnsi="Times New Roman" w:cs="Times New Roman"/>
          </w:rPr>
          <w:delText>5. Détection des anomalies</w:delText>
        </w:r>
      </w:del>
    </w:p>
    <w:p w14:paraId="65D9E7E8" w14:textId="0D3B8325" w:rsidR="009600FD" w:rsidRPr="00AB1D00" w:rsidDel="00974EF5" w:rsidRDefault="009600FD" w:rsidP="00974EF5">
      <w:pPr>
        <w:tabs>
          <w:tab w:val="left" w:pos="3200"/>
        </w:tabs>
        <w:spacing w:line="480" w:lineRule="auto"/>
        <w:ind w:left="720" w:firstLine="0"/>
        <w:rPr>
          <w:del w:id="4074" w:author="Cheick Traoré" w:date="2026-01-07T16:26:00Z" w16du:dateUtc="2026-01-07T16:26:00Z"/>
          <w:rFonts w:ascii="Times New Roman" w:hAnsi="Times New Roman" w:cs="Times New Roman"/>
        </w:rPr>
        <w:pPrChange w:id="4075" w:author="Cheick Traoré" w:date="2026-01-07T16:26:00Z" w16du:dateUtc="2026-01-07T16:26:00Z">
          <w:pPr>
            <w:tabs>
              <w:tab w:val="left" w:pos="3200"/>
            </w:tabs>
            <w:spacing w:line="480" w:lineRule="auto"/>
          </w:pPr>
        </w:pPrChange>
      </w:pPr>
      <w:del w:id="4076" w:author="Cheick Traoré" w:date="2026-01-07T16:26:00Z" w16du:dateUtc="2026-01-07T16:26:00Z">
        <w:r w:rsidRPr="00AB1D00" w:rsidDel="00974EF5">
          <w:rPr>
            <w:rFonts w:ascii="Times New Roman" w:hAnsi="Times New Roman" w:cs="Times New Roman"/>
          </w:rPr>
          <w:delText>6. Standardisation des catégories</w:delText>
        </w:r>
      </w:del>
    </w:p>
    <w:p w14:paraId="73A299E7" w14:textId="36A0881B" w:rsidR="009600FD" w:rsidRPr="00AB1D00" w:rsidDel="00974EF5" w:rsidRDefault="009600FD" w:rsidP="00974EF5">
      <w:pPr>
        <w:tabs>
          <w:tab w:val="left" w:pos="3200"/>
        </w:tabs>
        <w:spacing w:line="480" w:lineRule="auto"/>
        <w:ind w:left="720" w:firstLine="0"/>
        <w:rPr>
          <w:del w:id="4077" w:author="Cheick Traoré" w:date="2026-01-07T16:26:00Z" w16du:dateUtc="2026-01-07T16:26:00Z"/>
          <w:rFonts w:ascii="Times New Roman" w:hAnsi="Times New Roman" w:cs="Times New Roman"/>
        </w:rPr>
        <w:pPrChange w:id="4078" w:author="Cheick Traoré" w:date="2026-01-07T16:26:00Z" w16du:dateUtc="2026-01-07T16:26:00Z">
          <w:pPr>
            <w:tabs>
              <w:tab w:val="left" w:pos="3200"/>
            </w:tabs>
            <w:spacing w:line="480" w:lineRule="auto"/>
          </w:pPr>
        </w:pPrChange>
      </w:pPr>
      <w:del w:id="4079" w:author="Cheick Traoré" w:date="2026-01-07T16:26:00Z" w16du:dateUtc="2026-01-07T16:26:00Z">
        <w:r w:rsidRPr="00AB1D00" w:rsidDel="00974EF5">
          <w:rPr>
            <w:rFonts w:ascii="Times New Roman" w:hAnsi="Times New Roman" w:cs="Times New Roman"/>
          </w:rPr>
          <w:delText>7. Rééchantillonnage temporel</w:delText>
        </w:r>
      </w:del>
    </w:p>
    <w:p w14:paraId="3FF71EF7" w14:textId="4F24B43B" w:rsidR="009600FD" w:rsidDel="00974EF5" w:rsidRDefault="009600FD" w:rsidP="00974EF5">
      <w:pPr>
        <w:tabs>
          <w:tab w:val="left" w:pos="3200"/>
        </w:tabs>
        <w:spacing w:line="480" w:lineRule="auto"/>
        <w:ind w:left="720" w:firstLine="0"/>
        <w:rPr>
          <w:del w:id="4080" w:author="Cheick Traoré" w:date="2026-01-07T16:26:00Z" w16du:dateUtc="2026-01-07T16:26:00Z"/>
          <w:rFonts w:ascii="Times New Roman" w:hAnsi="Times New Roman" w:cs="Times New Roman"/>
        </w:rPr>
        <w:pPrChange w:id="4081" w:author="Cheick Traoré" w:date="2026-01-07T16:26:00Z" w16du:dateUtc="2026-01-07T16:26:00Z">
          <w:pPr>
            <w:tabs>
              <w:tab w:val="left" w:pos="3200"/>
            </w:tabs>
            <w:spacing w:line="480" w:lineRule="auto"/>
          </w:pPr>
        </w:pPrChange>
      </w:pPr>
      <w:del w:id="4082" w:author="Cheick Traoré" w:date="2026-01-07T16:26:00Z" w16du:dateUtc="2026-01-07T16:26:00Z">
        <w:r w:rsidRPr="00AB1D00" w:rsidDel="00974EF5">
          <w:rPr>
            <w:rFonts w:ascii="Times New Roman" w:hAnsi="Times New Roman" w:cs="Times New Roman"/>
          </w:rPr>
          <w:delText>8. Sortie données prétraités</w:delText>
        </w:r>
      </w:del>
    </w:p>
    <w:p w14:paraId="62BB11C8" w14:textId="4E231F16" w:rsidR="002A6C67" w:rsidRPr="00AB1D00" w:rsidDel="00974EF5" w:rsidRDefault="002A6C67" w:rsidP="00974EF5">
      <w:pPr>
        <w:tabs>
          <w:tab w:val="left" w:pos="3200"/>
        </w:tabs>
        <w:spacing w:line="480" w:lineRule="auto"/>
        <w:ind w:left="720" w:firstLine="0"/>
        <w:rPr>
          <w:del w:id="4083" w:author="Cheick Traoré" w:date="2026-01-07T16:26:00Z" w16du:dateUtc="2026-01-07T16:26:00Z"/>
          <w:rFonts w:ascii="Times New Roman" w:hAnsi="Times New Roman" w:cs="Times New Roman"/>
        </w:rPr>
        <w:pPrChange w:id="4084" w:author="Cheick Traoré" w:date="2026-01-07T16:26:00Z" w16du:dateUtc="2026-01-07T16:26:00Z">
          <w:pPr>
            <w:tabs>
              <w:tab w:val="left" w:pos="3200"/>
            </w:tabs>
            <w:spacing w:line="480" w:lineRule="auto"/>
          </w:pPr>
        </w:pPrChange>
      </w:pPr>
    </w:p>
    <w:p w14:paraId="066BC0E0" w14:textId="48960C2F" w:rsidR="009600FD" w:rsidDel="00974EF5" w:rsidRDefault="009600FD" w:rsidP="00974EF5">
      <w:pPr>
        <w:tabs>
          <w:tab w:val="left" w:pos="3200"/>
        </w:tabs>
        <w:spacing w:line="480" w:lineRule="auto"/>
        <w:ind w:left="720" w:firstLine="0"/>
        <w:rPr>
          <w:del w:id="4085" w:author="Cheick Traoré" w:date="2026-01-07T16:26:00Z" w16du:dateUtc="2026-01-07T16:26:00Z"/>
          <w:rFonts w:ascii="Times New Roman" w:hAnsi="Times New Roman" w:cs="Times New Roman"/>
          <w:b/>
          <w:bCs/>
        </w:rPr>
        <w:pPrChange w:id="4086" w:author="Cheick Traoré" w:date="2026-01-07T16:26:00Z" w16du:dateUtc="2026-01-07T16:26:00Z">
          <w:pPr>
            <w:tabs>
              <w:tab w:val="left" w:pos="3200"/>
            </w:tabs>
            <w:spacing w:line="480" w:lineRule="auto"/>
          </w:pPr>
        </w:pPrChange>
      </w:pPr>
      <w:del w:id="4087" w:author="Cheick Traoré" w:date="2026-01-07T16:26:00Z" w16du:dateUtc="2026-01-07T16:26:00Z">
        <w:r w:rsidRPr="00AB1D00" w:rsidDel="00974EF5">
          <w:rPr>
            <w:rFonts w:ascii="Times New Roman" w:hAnsi="Times New Roman" w:cs="Times New Roman"/>
            <w:b/>
            <w:bCs/>
          </w:rPr>
          <w:delText xml:space="preserve">Moteur de </w:delText>
        </w:r>
        <w:r w:rsidR="00B67C12" w:rsidRPr="00AB1D00" w:rsidDel="00974EF5">
          <w:rPr>
            <w:rFonts w:ascii="Times New Roman" w:hAnsi="Times New Roman" w:cs="Times New Roman"/>
            <w:b/>
            <w:bCs/>
          </w:rPr>
          <w:delText>projection</w:delText>
        </w:r>
        <w:r w:rsidRPr="00AB1D00" w:rsidDel="00974EF5">
          <w:rPr>
            <w:rFonts w:ascii="Times New Roman" w:hAnsi="Times New Roman" w:cs="Times New Roman"/>
            <w:b/>
            <w:bCs/>
          </w:rPr>
          <w:delText xml:space="preserve"> (Python)</w:delText>
        </w:r>
      </w:del>
    </w:p>
    <w:p w14:paraId="2635E691" w14:textId="3F5E4B8E" w:rsidR="002A6C67" w:rsidRPr="00AB1D00" w:rsidDel="00974EF5" w:rsidRDefault="002A6C67" w:rsidP="00974EF5">
      <w:pPr>
        <w:tabs>
          <w:tab w:val="left" w:pos="3200"/>
        </w:tabs>
        <w:spacing w:line="480" w:lineRule="auto"/>
        <w:ind w:left="720" w:firstLine="0"/>
        <w:rPr>
          <w:del w:id="4088" w:author="Cheick Traoré" w:date="2026-01-07T16:26:00Z" w16du:dateUtc="2026-01-07T16:26:00Z"/>
          <w:rFonts w:ascii="Times New Roman" w:hAnsi="Times New Roman" w:cs="Times New Roman"/>
        </w:rPr>
        <w:pPrChange w:id="4089" w:author="Cheick Traoré" w:date="2026-01-07T16:26:00Z" w16du:dateUtc="2026-01-07T16:26:00Z">
          <w:pPr>
            <w:tabs>
              <w:tab w:val="left" w:pos="3200"/>
            </w:tabs>
            <w:spacing w:line="480" w:lineRule="auto"/>
          </w:pPr>
        </w:pPrChange>
      </w:pPr>
    </w:p>
    <w:p w14:paraId="6ED30E5D" w14:textId="1F855051" w:rsidR="009600FD" w:rsidRPr="00AB1D00" w:rsidDel="00974EF5" w:rsidRDefault="009600FD" w:rsidP="00974EF5">
      <w:pPr>
        <w:tabs>
          <w:tab w:val="left" w:pos="3200"/>
        </w:tabs>
        <w:spacing w:line="480" w:lineRule="auto"/>
        <w:ind w:left="720" w:firstLine="0"/>
        <w:rPr>
          <w:del w:id="4090" w:author="Cheick Traoré" w:date="2026-01-07T16:26:00Z" w16du:dateUtc="2026-01-07T16:26:00Z"/>
          <w:rFonts w:ascii="Times New Roman" w:hAnsi="Times New Roman" w:cs="Times New Roman"/>
        </w:rPr>
        <w:pPrChange w:id="4091" w:author="Cheick Traoré" w:date="2026-01-07T16:26:00Z" w16du:dateUtc="2026-01-07T16:26:00Z">
          <w:pPr>
            <w:tabs>
              <w:tab w:val="left" w:pos="3200"/>
            </w:tabs>
            <w:spacing w:line="480" w:lineRule="auto"/>
          </w:pPr>
        </w:pPrChange>
      </w:pPr>
      <w:del w:id="4092" w:author="Cheick Traoré" w:date="2026-01-07T16:26:00Z" w16du:dateUtc="2026-01-07T16:26:00Z">
        <w:r w:rsidRPr="00AB1D00" w:rsidDel="00974EF5">
          <w:rPr>
            <w:rFonts w:ascii="Times New Roman" w:hAnsi="Times New Roman" w:cs="Times New Roman"/>
          </w:rPr>
          <w:delText>python</w:delText>
        </w:r>
      </w:del>
    </w:p>
    <w:p w14:paraId="31DB0072" w14:textId="58670313" w:rsidR="009600FD" w:rsidRPr="00AB1D00" w:rsidDel="00974EF5" w:rsidRDefault="009600FD" w:rsidP="00974EF5">
      <w:pPr>
        <w:tabs>
          <w:tab w:val="left" w:pos="3200"/>
        </w:tabs>
        <w:spacing w:line="480" w:lineRule="auto"/>
        <w:ind w:left="720" w:firstLine="0"/>
        <w:rPr>
          <w:del w:id="4093" w:author="Cheick Traoré" w:date="2026-01-07T16:26:00Z" w16du:dateUtc="2026-01-07T16:26:00Z"/>
          <w:rFonts w:ascii="Times New Roman" w:hAnsi="Times New Roman" w:cs="Times New Roman"/>
        </w:rPr>
        <w:pPrChange w:id="4094" w:author="Cheick Traoré" w:date="2026-01-07T16:26:00Z" w16du:dateUtc="2026-01-07T16:26:00Z">
          <w:pPr>
            <w:tabs>
              <w:tab w:val="left" w:pos="3200"/>
            </w:tabs>
            <w:spacing w:line="480" w:lineRule="auto"/>
          </w:pPr>
        </w:pPrChange>
      </w:pPr>
      <w:del w:id="4095" w:author="Cheick Traoré" w:date="2026-01-07T16:26:00Z" w16du:dateUtc="2026-01-07T16:26:00Z">
        <w:r w:rsidRPr="00AB1D00" w:rsidDel="00974EF5">
          <w:rPr>
            <w:rFonts w:ascii="Times New Roman" w:hAnsi="Times New Roman" w:cs="Times New Roman"/>
          </w:rPr>
          <w:delText>Sélection dynamique du modèle :</w:delText>
        </w:r>
      </w:del>
    </w:p>
    <w:p w14:paraId="39ACD63A" w14:textId="02EDCCF8" w:rsidR="009600FD" w:rsidRPr="00AB1D00" w:rsidDel="00974EF5" w:rsidRDefault="009600FD" w:rsidP="00974EF5">
      <w:pPr>
        <w:tabs>
          <w:tab w:val="left" w:pos="3200"/>
        </w:tabs>
        <w:spacing w:line="480" w:lineRule="auto"/>
        <w:ind w:left="720" w:firstLine="0"/>
        <w:rPr>
          <w:del w:id="4096" w:author="Cheick Traoré" w:date="2026-01-07T16:26:00Z" w16du:dateUtc="2026-01-07T16:26:00Z"/>
          <w:rFonts w:ascii="Times New Roman" w:hAnsi="Times New Roman" w:cs="Times New Roman"/>
        </w:rPr>
        <w:pPrChange w:id="4097" w:author="Cheick Traoré" w:date="2026-01-07T16:26:00Z" w16du:dateUtc="2026-01-07T16:26:00Z">
          <w:pPr>
            <w:tabs>
              <w:tab w:val="left" w:pos="3200"/>
            </w:tabs>
            <w:spacing w:line="480" w:lineRule="auto"/>
          </w:pPr>
        </w:pPrChange>
      </w:pPr>
      <w:del w:id="4098" w:author="Cheick Traoré" w:date="2026-01-07T16:26:00Z" w16du:dateUtc="2026-01-07T16:26:00Z">
        <w:r w:rsidRPr="00AB1D00" w:rsidDel="00974EF5">
          <w:rPr>
            <w:rFonts w:ascii="Times New Roman" w:hAnsi="Times New Roman" w:cs="Times New Roman"/>
          </w:rPr>
          <w:delText xml:space="preserve"> Analyser structure de la série</w:delText>
        </w:r>
      </w:del>
    </w:p>
    <w:p w14:paraId="36A34D7B" w14:textId="77DCEA22" w:rsidR="009600FD" w:rsidRPr="00AB1D00" w:rsidDel="00974EF5" w:rsidRDefault="009600FD" w:rsidP="00974EF5">
      <w:pPr>
        <w:tabs>
          <w:tab w:val="left" w:pos="3200"/>
        </w:tabs>
        <w:spacing w:line="480" w:lineRule="auto"/>
        <w:ind w:left="720" w:firstLine="0"/>
        <w:rPr>
          <w:del w:id="4099" w:author="Cheick Traoré" w:date="2026-01-07T16:26:00Z" w16du:dateUtc="2026-01-07T16:26:00Z"/>
          <w:rFonts w:ascii="Times New Roman" w:hAnsi="Times New Roman" w:cs="Times New Roman"/>
        </w:rPr>
        <w:pPrChange w:id="4100" w:author="Cheick Traoré" w:date="2026-01-07T16:26:00Z" w16du:dateUtc="2026-01-07T16:26:00Z">
          <w:pPr>
            <w:tabs>
              <w:tab w:val="left" w:pos="3200"/>
            </w:tabs>
            <w:spacing w:line="480" w:lineRule="auto"/>
          </w:pPr>
        </w:pPrChange>
      </w:pPr>
      <w:del w:id="4101" w:author="Cheick Traoré" w:date="2026-01-07T16:26:00Z" w16du:dateUtc="2026-01-07T16:26:00Z">
        <w:r w:rsidRPr="00AB1D00" w:rsidDel="00974EF5">
          <w:rPr>
            <w:rFonts w:ascii="Times New Roman" w:hAnsi="Times New Roman" w:cs="Times New Roman"/>
          </w:rPr>
          <w:delText xml:space="preserve"> Tester saisonnalité</w:delText>
        </w:r>
      </w:del>
    </w:p>
    <w:p w14:paraId="31E03C6E" w14:textId="710F025A" w:rsidR="009600FD" w:rsidRPr="00AB1D00" w:rsidDel="00974EF5" w:rsidRDefault="009600FD" w:rsidP="00974EF5">
      <w:pPr>
        <w:tabs>
          <w:tab w:val="left" w:pos="3200"/>
        </w:tabs>
        <w:spacing w:line="480" w:lineRule="auto"/>
        <w:ind w:left="720" w:firstLine="0"/>
        <w:rPr>
          <w:del w:id="4102" w:author="Cheick Traoré" w:date="2026-01-07T16:26:00Z" w16du:dateUtc="2026-01-07T16:26:00Z"/>
          <w:rFonts w:ascii="Times New Roman" w:hAnsi="Times New Roman" w:cs="Times New Roman"/>
        </w:rPr>
        <w:pPrChange w:id="4103" w:author="Cheick Traoré" w:date="2026-01-07T16:26:00Z" w16du:dateUtc="2026-01-07T16:26:00Z">
          <w:pPr>
            <w:tabs>
              <w:tab w:val="left" w:pos="3200"/>
            </w:tabs>
            <w:spacing w:line="480" w:lineRule="auto"/>
          </w:pPr>
        </w:pPrChange>
      </w:pPr>
      <w:del w:id="4104" w:author="Cheick Traoré" w:date="2026-01-07T16:26:00Z" w16du:dateUtc="2026-01-07T16:26:00Z">
        <w:r w:rsidRPr="00AB1D00" w:rsidDel="00974EF5">
          <w:rPr>
            <w:rFonts w:ascii="Times New Roman" w:hAnsi="Times New Roman" w:cs="Times New Roman"/>
          </w:rPr>
          <w:delText xml:space="preserve"> Tester linéarité</w:delText>
        </w:r>
      </w:del>
    </w:p>
    <w:p w14:paraId="027B0C26" w14:textId="67DA2C1B" w:rsidR="009600FD" w:rsidRPr="00AB1D00" w:rsidDel="00974EF5" w:rsidRDefault="009600FD" w:rsidP="00974EF5">
      <w:pPr>
        <w:tabs>
          <w:tab w:val="left" w:pos="3200"/>
        </w:tabs>
        <w:spacing w:line="480" w:lineRule="auto"/>
        <w:ind w:left="720" w:firstLine="0"/>
        <w:rPr>
          <w:del w:id="4105" w:author="Cheick Traoré" w:date="2026-01-07T16:26:00Z" w16du:dateUtc="2026-01-07T16:26:00Z"/>
          <w:rFonts w:ascii="Times New Roman" w:hAnsi="Times New Roman" w:cs="Times New Roman"/>
        </w:rPr>
        <w:pPrChange w:id="4106" w:author="Cheick Traoré" w:date="2026-01-07T16:26:00Z" w16du:dateUtc="2026-01-07T16:26:00Z">
          <w:pPr>
            <w:tabs>
              <w:tab w:val="left" w:pos="3200"/>
            </w:tabs>
            <w:spacing w:line="480" w:lineRule="auto"/>
          </w:pPr>
        </w:pPrChange>
      </w:pPr>
      <w:del w:id="4107" w:author="Cheick Traoré" w:date="2026-01-07T16:26:00Z" w16du:dateUtc="2026-01-07T16:26:00Z">
        <w:r w:rsidRPr="00AB1D00" w:rsidDel="00974EF5">
          <w:rPr>
            <w:rFonts w:ascii="Times New Roman" w:hAnsi="Times New Roman" w:cs="Times New Roman"/>
          </w:rPr>
          <w:delText xml:space="preserve"> Tester stationnarité</w:delText>
        </w:r>
      </w:del>
    </w:p>
    <w:p w14:paraId="458DCC85" w14:textId="37DAF9ED" w:rsidR="009600FD" w:rsidRPr="00AB1D00" w:rsidDel="00974EF5" w:rsidRDefault="009600FD" w:rsidP="00974EF5">
      <w:pPr>
        <w:tabs>
          <w:tab w:val="left" w:pos="3200"/>
        </w:tabs>
        <w:spacing w:line="480" w:lineRule="auto"/>
        <w:ind w:left="720" w:firstLine="0"/>
        <w:rPr>
          <w:del w:id="4108" w:author="Cheick Traoré" w:date="2026-01-07T16:26:00Z" w16du:dateUtc="2026-01-07T16:26:00Z"/>
          <w:rFonts w:ascii="Times New Roman" w:hAnsi="Times New Roman" w:cs="Times New Roman"/>
        </w:rPr>
        <w:pPrChange w:id="4109" w:author="Cheick Traoré" w:date="2026-01-07T16:26:00Z" w16du:dateUtc="2026-01-07T16:26:00Z">
          <w:pPr>
            <w:tabs>
              <w:tab w:val="left" w:pos="3200"/>
            </w:tabs>
            <w:spacing w:line="480" w:lineRule="auto"/>
          </w:pPr>
        </w:pPrChange>
      </w:pPr>
      <w:del w:id="4110" w:author="Cheick Traoré" w:date="2026-01-07T16:26:00Z" w16du:dateUtc="2026-01-07T16:26:00Z">
        <w:r w:rsidRPr="00AB1D00" w:rsidDel="00974EF5">
          <w:rPr>
            <w:rFonts w:ascii="Times New Roman" w:hAnsi="Times New Roman" w:cs="Times New Roman"/>
          </w:rPr>
          <w:delText xml:space="preserve"> Sélectionner modèle approprié :</w:delText>
        </w:r>
      </w:del>
    </w:p>
    <w:p w14:paraId="6BEBE56E" w14:textId="66B2C513" w:rsidR="009600FD" w:rsidRPr="00AB1D00" w:rsidDel="00974EF5" w:rsidRDefault="009600FD" w:rsidP="00974EF5">
      <w:pPr>
        <w:tabs>
          <w:tab w:val="left" w:pos="3200"/>
        </w:tabs>
        <w:spacing w:line="480" w:lineRule="auto"/>
        <w:ind w:left="720" w:firstLine="0"/>
        <w:rPr>
          <w:del w:id="4111" w:author="Cheick Traoré" w:date="2026-01-07T16:26:00Z" w16du:dateUtc="2026-01-07T16:26:00Z"/>
          <w:rFonts w:ascii="Times New Roman" w:hAnsi="Times New Roman" w:cs="Times New Roman"/>
        </w:rPr>
        <w:pPrChange w:id="4112" w:author="Cheick Traoré" w:date="2026-01-07T16:26:00Z" w16du:dateUtc="2026-01-07T16:26:00Z">
          <w:pPr>
            <w:tabs>
              <w:tab w:val="left" w:pos="3200"/>
            </w:tabs>
            <w:spacing w:line="480" w:lineRule="auto"/>
          </w:pPr>
        </w:pPrChange>
      </w:pPr>
      <w:del w:id="4113" w:author="Cheick Traoré" w:date="2026-01-07T16:26:00Z" w16du:dateUtc="2026-01-07T16:26:00Z">
        <w:r w:rsidRPr="00AB1D00" w:rsidDel="00974EF5">
          <w:rPr>
            <w:rFonts w:ascii="Times New Roman" w:hAnsi="Times New Roman" w:cs="Times New Roman"/>
          </w:rPr>
          <w:delText>    Saisonnalité forte → Prophet</w:delText>
        </w:r>
      </w:del>
    </w:p>
    <w:p w14:paraId="53CD9902" w14:textId="733F4AC8" w:rsidR="009600FD" w:rsidRPr="00AB1D00" w:rsidDel="00974EF5" w:rsidRDefault="009600FD" w:rsidP="00974EF5">
      <w:pPr>
        <w:tabs>
          <w:tab w:val="left" w:pos="3200"/>
        </w:tabs>
        <w:spacing w:line="480" w:lineRule="auto"/>
        <w:ind w:left="720" w:firstLine="0"/>
        <w:rPr>
          <w:del w:id="4114" w:author="Cheick Traoré" w:date="2026-01-07T16:26:00Z" w16du:dateUtc="2026-01-07T16:26:00Z"/>
          <w:rFonts w:ascii="Times New Roman" w:hAnsi="Times New Roman" w:cs="Times New Roman"/>
        </w:rPr>
        <w:pPrChange w:id="4115" w:author="Cheick Traoré" w:date="2026-01-07T16:26:00Z" w16du:dateUtc="2026-01-07T16:26:00Z">
          <w:pPr>
            <w:tabs>
              <w:tab w:val="left" w:pos="3200"/>
            </w:tabs>
            <w:spacing w:line="480" w:lineRule="auto"/>
          </w:pPr>
        </w:pPrChange>
      </w:pPr>
      <w:del w:id="4116" w:author="Cheick Traoré" w:date="2026-01-07T16:26:00Z" w16du:dateUtc="2026-01-07T16:26:00Z">
        <w:r w:rsidRPr="00AB1D00" w:rsidDel="00974EF5">
          <w:rPr>
            <w:rFonts w:ascii="Times New Roman" w:hAnsi="Times New Roman" w:cs="Times New Roman"/>
          </w:rPr>
          <w:delText>    Irrégularité → Random Forest</w:delText>
        </w:r>
      </w:del>
    </w:p>
    <w:p w14:paraId="1173B8DF" w14:textId="5E24D58A" w:rsidR="009600FD" w:rsidRPr="00AB1D00" w:rsidDel="00974EF5" w:rsidRDefault="009600FD" w:rsidP="00974EF5">
      <w:pPr>
        <w:tabs>
          <w:tab w:val="left" w:pos="3200"/>
        </w:tabs>
        <w:spacing w:line="480" w:lineRule="auto"/>
        <w:ind w:left="720" w:firstLine="0"/>
        <w:rPr>
          <w:del w:id="4117" w:author="Cheick Traoré" w:date="2026-01-07T16:26:00Z" w16du:dateUtc="2026-01-07T16:26:00Z"/>
          <w:rFonts w:ascii="Times New Roman" w:hAnsi="Times New Roman" w:cs="Times New Roman"/>
        </w:rPr>
        <w:pPrChange w:id="4118" w:author="Cheick Traoré" w:date="2026-01-07T16:26:00Z" w16du:dateUtc="2026-01-07T16:26:00Z">
          <w:pPr>
            <w:tabs>
              <w:tab w:val="left" w:pos="3200"/>
            </w:tabs>
            <w:spacing w:line="480" w:lineRule="auto"/>
          </w:pPr>
        </w:pPrChange>
      </w:pPr>
      <w:del w:id="4119" w:author="Cheick Traoré" w:date="2026-01-07T16:26:00Z" w16du:dateUtc="2026-01-07T16:26:00Z">
        <w:r w:rsidRPr="00AB1D00" w:rsidDel="00974EF5">
          <w:rPr>
            <w:rFonts w:ascii="Times New Roman" w:hAnsi="Times New Roman" w:cs="Times New Roman"/>
          </w:rPr>
          <w:delText>    Stochastique → SARIMA</w:delText>
        </w:r>
      </w:del>
    </w:p>
    <w:p w14:paraId="1F880001" w14:textId="76F5715E" w:rsidR="009600FD" w:rsidRPr="00AB1D00" w:rsidDel="00974EF5" w:rsidRDefault="009600FD" w:rsidP="00974EF5">
      <w:pPr>
        <w:tabs>
          <w:tab w:val="left" w:pos="3200"/>
        </w:tabs>
        <w:spacing w:line="480" w:lineRule="auto"/>
        <w:ind w:left="720" w:firstLine="0"/>
        <w:rPr>
          <w:del w:id="4120" w:author="Cheick Traoré" w:date="2026-01-07T16:26:00Z" w16du:dateUtc="2026-01-07T16:26:00Z"/>
          <w:rFonts w:ascii="Times New Roman" w:hAnsi="Times New Roman" w:cs="Times New Roman"/>
        </w:rPr>
        <w:pPrChange w:id="4121" w:author="Cheick Traoré" w:date="2026-01-07T16:26:00Z" w16du:dateUtc="2026-01-07T16:26:00Z">
          <w:pPr>
            <w:tabs>
              <w:tab w:val="left" w:pos="3200"/>
            </w:tabs>
            <w:spacing w:line="480" w:lineRule="auto"/>
          </w:pPr>
        </w:pPrChange>
      </w:pPr>
      <w:del w:id="4122" w:author="Cheick Traoré" w:date="2026-01-07T16:26:00Z" w16du:dateUtc="2026-01-07T16:26:00Z">
        <w:r w:rsidRPr="00AB1D00" w:rsidDel="00974EF5">
          <w:rPr>
            <w:rFonts w:ascii="Times New Roman" w:hAnsi="Times New Roman" w:cs="Times New Roman"/>
            <w:b/>
            <w:bCs/>
          </w:rPr>
          <w:delText>Service de génération de rapports</w:delText>
        </w:r>
      </w:del>
    </w:p>
    <w:p w14:paraId="3F74FAA8" w14:textId="410B2380" w:rsidR="009600FD" w:rsidRPr="00AB1D00" w:rsidDel="00974EF5" w:rsidRDefault="009600FD" w:rsidP="00974EF5">
      <w:pPr>
        <w:tabs>
          <w:tab w:val="left" w:pos="3200"/>
        </w:tabs>
        <w:spacing w:line="480" w:lineRule="auto"/>
        <w:ind w:left="720" w:firstLine="0"/>
        <w:rPr>
          <w:del w:id="4123" w:author="Cheick Traoré" w:date="2026-01-07T16:26:00Z" w16du:dateUtc="2026-01-07T16:26:00Z"/>
          <w:rFonts w:ascii="Times New Roman" w:hAnsi="Times New Roman" w:cs="Times New Roman"/>
        </w:rPr>
        <w:pPrChange w:id="4124" w:author="Cheick Traoré" w:date="2026-01-07T16:26:00Z" w16du:dateUtc="2026-01-07T16:26:00Z">
          <w:pPr>
            <w:numPr>
              <w:numId w:val="68"/>
            </w:numPr>
            <w:tabs>
              <w:tab w:val="num" w:pos="720"/>
              <w:tab w:val="left" w:pos="3200"/>
            </w:tabs>
            <w:spacing w:line="480" w:lineRule="auto"/>
            <w:ind w:left="720" w:hanging="360"/>
          </w:pPr>
        </w:pPrChange>
      </w:pPr>
      <w:del w:id="4125" w:author="Cheick Traoré" w:date="2026-01-07T16:26:00Z" w16du:dateUtc="2026-01-07T16:26:00Z">
        <w:r w:rsidRPr="00AB1D00" w:rsidDel="00974EF5">
          <w:rPr>
            <w:rFonts w:ascii="Times New Roman" w:hAnsi="Times New Roman" w:cs="Times New Roman"/>
          </w:rPr>
          <w:delText>Utilisation openpyxl pour Excel</w:delText>
        </w:r>
      </w:del>
    </w:p>
    <w:p w14:paraId="05C0E623" w14:textId="635DC52E" w:rsidR="009600FD" w:rsidRPr="00AB1D00" w:rsidDel="00974EF5" w:rsidRDefault="009600FD" w:rsidP="00974EF5">
      <w:pPr>
        <w:tabs>
          <w:tab w:val="left" w:pos="3200"/>
        </w:tabs>
        <w:spacing w:line="480" w:lineRule="auto"/>
        <w:ind w:left="720" w:firstLine="0"/>
        <w:rPr>
          <w:del w:id="4126" w:author="Cheick Traoré" w:date="2026-01-07T16:26:00Z" w16du:dateUtc="2026-01-07T16:26:00Z"/>
          <w:rFonts w:ascii="Times New Roman" w:hAnsi="Times New Roman" w:cs="Times New Roman"/>
        </w:rPr>
        <w:pPrChange w:id="4127" w:author="Cheick Traoré" w:date="2026-01-07T16:26:00Z" w16du:dateUtc="2026-01-07T16:26:00Z">
          <w:pPr>
            <w:numPr>
              <w:numId w:val="68"/>
            </w:numPr>
            <w:tabs>
              <w:tab w:val="num" w:pos="720"/>
              <w:tab w:val="left" w:pos="3200"/>
            </w:tabs>
            <w:spacing w:line="480" w:lineRule="auto"/>
            <w:ind w:left="720" w:hanging="360"/>
          </w:pPr>
        </w:pPrChange>
      </w:pPr>
      <w:del w:id="4128" w:author="Cheick Traoré" w:date="2026-01-07T16:26:00Z" w16du:dateUtc="2026-01-07T16:26:00Z">
        <w:r w:rsidRPr="00AB1D00" w:rsidDel="00974EF5">
          <w:rPr>
            <w:rFonts w:ascii="Times New Roman" w:hAnsi="Times New Roman" w:cs="Times New Roman"/>
          </w:rPr>
          <w:delText>Structuration conforme normes DSIB</w:delText>
        </w:r>
      </w:del>
    </w:p>
    <w:p w14:paraId="54497DCB" w14:textId="1F627431" w:rsidR="009600FD" w:rsidRPr="00AB1D00" w:rsidDel="00974EF5" w:rsidRDefault="009600FD" w:rsidP="00974EF5">
      <w:pPr>
        <w:tabs>
          <w:tab w:val="left" w:pos="3200"/>
        </w:tabs>
        <w:spacing w:line="480" w:lineRule="auto"/>
        <w:ind w:left="720" w:firstLine="0"/>
        <w:rPr>
          <w:del w:id="4129" w:author="Cheick Traoré" w:date="2026-01-07T16:26:00Z" w16du:dateUtc="2026-01-07T16:26:00Z"/>
          <w:rFonts w:ascii="Times New Roman" w:hAnsi="Times New Roman" w:cs="Times New Roman"/>
        </w:rPr>
        <w:pPrChange w:id="4130" w:author="Cheick Traoré" w:date="2026-01-07T16:26:00Z" w16du:dateUtc="2026-01-07T16:26:00Z">
          <w:pPr>
            <w:numPr>
              <w:numId w:val="68"/>
            </w:numPr>
            <w:tabs>
              <w:tab w:val="num" w:pos="720"/>
              <w:tab w:val="left" w:pos="3200"/>
            </w:tabs>
            <w:spacing w:line="480" w:lineRule="auto"/>
            <w:ind w:left="720" w:hanging="360"/>
          </w:pPr>
        </w:pPrChange>
      </w:pPr>
      <w:del w:id="4131" w:author="Cheick Traoré" w:date="2026-01-07T16:26:00Z" w16du:dateUtc="2026-01-07T16:26:00Z">
        <w:r w:rsidRPr="00AB1D00" w:rsidDel="00974EF5">
          <w:rPr>
            <w:rFonts w:ascii="Times New Roman" w:hAnsi="Times New Roman" w:cs="Times New Roman"/>
          </w:rPr>
          <w:delText>Inclusion des métadonnées</w:delText>
        </w:r>
      </w:del>
    </w:p>
    <w:p w14:paraId="226BAD9D" w14:textId="1F1046A8" w:rsidR="009600FD" w:rsidRPr="00AB1D00" w:rsidDel="00974EF5" w:rsidRDefault="009600FD" w:rsidP="00974EF5">
      <w:pPr>
        <w:tabs>
          <w:tab w:val="left" w:pos="3200"/>
        </w:tabs>
        <w:spacing w:line="480" w:lineRule="auto"/>
        <w:ind w:left="720" w:firstLine="0"/>
        <w:rPr>
          <w:del w:id="4132" w:author="Cheick Traoré" w:date="2026-01-07T16:26:00Z" w16du:dateUtc="2026-01-07T16:26:00Z"/>
          <w:rFonts w:ascii="Times New Roman" w:hAnsi="Times New Roman" w:cs="Times New Roman"/>
        </w:rPr>
        <w:pPrChange w:id="4133" w:author="Cheick Traoré" w:date="2026-01-07T16:26:00Z" w16du:dateUtc="2026-01-07T16:26:00Z">
          <w:pPr>
            <w:numPr>
              <w:numId w:val="68"/>
            </w:numPr>
            <w:tabs>
              <w:tab w:val="num" w:pos="720"/>
              <w:tab w:val="left" w:pos="3200"/>
            </w:tabs>
            <w:spacing w:line="480" w:lineRule="auto"/>
            <w:ind w:left="720" w:hanging="360"/>
          </w:pPr>
        </w:pPrChange>
      </w:pPr>
      <w:del w:id="4134" w:author="Cheick Traoré" w:date="2026-01-07T16:26:00Z" w16du:dateUtc="2026-01-07T16:26:00Z">
        <w:r w:rsidRPr="00AB1D00" w:rsidDel="00974EF5">
          <w:rPr>
            <w:rFonts w:ascii="Times New Roman" w:hAnsi="Times New Roman" w:cs="Times New Roman"/>
          </w:rPr>
          <w:delText>Formatage automatisé</w:delText>
        </w:r>
      </w:del>
    </w:p>
    <w:p w14:paraId="17F023D9" w14:textId="4E73601D" w:rsidR="009600FD" w:rsidRPr="00AB1D00" w:rsidDel="00974EF5" w:rsidRDefault="009600FD" w:rsidP="00974EF5">
      <w:pPr>
        <w:tabs>
          <w:tab w:val="left" w:pos="3200"/>
        </w:tabs>
        <w:spacing w:line="480" w:lineRule="auto"/>
        <w:ind w:left="720" w:firstLine="0"/>
        <w:rPr>
          <w:del w:id="4135" w:author="Cheick Traoré" w:date="2026-01-07T16:26:00Z" w16du:dateUtc="2026-01-07T16:26:00Z"/>
          <w:rFonts w:ascii="Times New Roman" w:hAnsi="Times New Roman" w:cs="Times New Roman"/>
          <w:b/>
          <w:bCs/>
        </w:rPr>
        <w:pPrChange w:id="4136" w:author="Cheick Traoré" w:date="2026-01-07T16:26:00Z" w16du:dateUtc="2026-01-07T16:26:00Z">
          <w:pPr>
            <w:tabs>
              <w:tab w:val="left" w:pos="3200"/>
            </w:tabs>
            <w:spacing w:line="480" w:lineRule="auto"/>
          </w:pPr>
        </w:pPrChange>
      </w:pPr>
      <w:del w:id="4137" w:author="Cheick Traoré" w:date="2026-01-07T16:26:00Z" w16du:dateUtc="2026-01-07T16:26:00Z">
        <w:r w:rsidRPr="00AB1D00" w:rsidDel="00974EF5">
          <w:rPr>
            <w:rFonts w:ascii="Times New Roman" w:hAnsi="Times New Roman" w:cs="Times New Roman"/>
            <w:b/>
            <w:bCs/>
          </w:rPr>
          <w:delText>Couche Données (MySQL)</w:delText>
        </w:r>
      </w:del>
    </w:p>
    <w:p w14:paraId="729BFE11" w14:textId="47F6F3CA" w:rsidR="009600FD" w:rsidRPr="00AB1D00" w:rsidDel="00974EF5" w:rsidRDefault="009600FD" w:rsidP="00974EF5">
      <w:pPr>
        <w:tabs>
          <w:tab w:val="left" w:pos="3200"/>
        </w:tabs>
        <w:spacing w:line="480" w:lineRule="auto"/>
        <w:ind w:left="720" w:firstLine="0"/>
        <w:rPr>
          <w:del w:id="4138" w:author="Cheick Traoré" w:date="2026-01-07T16:26:00Z" w16du:dateUtc="2026-01-07T16:26:00Z"/>
          <w:rFonts w:ascii="Times New Roman" w:hAnsi="Times New Roman" w:cs="Times New Roman"/>
        </w:rPr>
        <w:pPrChange w:id="4139" w:author="Cheick Traoré" w:date="2026-01-07T16:26:00Z" w16du:dateUtc="2026-01-07T16:26:00Z">
          <w:pPr>
            <w:tabs>
              <w:tab w:val="left" w:pos="3200"/>
            </w:tabs>
            <w:spacing w:line="480" w:lineRule="auto"/>
          </w:pPr>
        </w:pPrChange>
      </w:pPr>
      <w:del w:id="4140" w:author="Cheick Traoré" w:date="2026-01-07T16:26:00Z" w16du:dateUtc="2026-01-07T16:26:00Z">
        <w:r w:rsidRPr="00AB1D00" w:rsidDel="00974EF5">
          <w:rPr>
            <w:rFonts w:ascii="Times New Roman" w:hAnsi="Times New Roman" w:cs="Times New Roman"/>
            <w:b/>
            <w:bCs/>
          </w:rPr>
          <w:delText>Schéma de base de données</w:delText>
        </w:r>
      </w:del>
    </w:p>
    <w:p w14:paraId="656EC1E4" w14:textId="67F3688B" w:rsidR="009600FD" w:rsidRPr="00AB1D00" w:rsidDel="00974EF5" w:rsidRDefault="009600FD" w:rsidP="00974EF5">
      <w:pPr>
        <w:tabs>
          <w:tab w:val="left" w:pos="3200"/>
        </w:tabs>
        <w:spacing w:line="480" w:lineRule="auto"/>
        <w:ind w:left="720" w:firstLine="0"/>
        <w:rPr>
          <w:del w:id="4141" w:author="Cheick Traoré" w:date="2026-01-07T16:26:00Z" w16du:dateUtc="2026-01-07T16:26:00Z"/>
          <w:rFonts w:ascii="Times New Roman" w:hAnsi="Times New Roman" w:cs="Times New Roman"/>
        </w:rPr>
        <w:pPrChange w:id="4142" w:author="Cheick Traoré" w:date="2026-01-07T16:26:00Z" w16du:dateUtc="2026-01-07T16:26:00Z">
          <w:pPr>
            <w:tabs>
              <w:tab w:val="left" w:pos="3200"/>
            </w:tabs>
            <w:spacing w:line="480" w:lineRule="auto"/>
          </w:pPr>
        </w:pPrChange>
      </w:pPr>
      <w:del w:id="4143" w:author="Cheick Traoré" w:date="2026-01-07T16:26:00Z" w16du:dateUtc="2026-01-07T16:26:00Z">
        <w:r w:rsidRPr="00AB1D00" w:rsidDel="00974EF5">
          <w:rPr>
            <w:rFonts w:ascii="Times New Roman" w:hAnsi="Times New Roman" w:cs="Times New Roman"/>
          </w:rPr>
          <w:delText>sql</w:delText>
        </w:r>
      </w:del>
    </w:p>
    <w:p w14:paraId="6511416F" w14:textId="7FFE865E" w:rsidR="009600FD" w:rsidRPr="00AB1D00" w:rsidDel="00974EF5" w:rsidRDefault="009600FD" w:rsidP="00974EF5">
      <w:pPr>
        <w:tabs>
          <w:tab w:val="left" w:pos="3200"/>
        </w:tabs>
        <w:spacing w:line="480" w:lineRule="auto"/>
        <w:ind w:left="720" w:firstLine="0"/>
        <w:rPr>
          <w:del w:id="4144" w:author="Cheick Traoré" w:date="2026-01-07T16:26:00Z" w16du:dateUtc="2026-01-07T16:26:00Z"/>
          <w:rFonts w:ascii="Times New Roman" w:hAnsi="Times New Roman" w:cs="Times New Roman"/>
        </w:rPr>
        <w:pPrChange w:id="4145" w:author="Cheick Traoré" w:date="2026-01-07T16:26:00Z" w16du:dateUtc="2026-01-07T16:26:00Z">
          <w:pPr>
            <w:tabs>
              <w:tab w:val="left" w:pos="3200"/>
            </w:tabs>
            <w:spacing w:line="480" w:lineRule="auto"/>
          </w:pPr>
        </w:pPrChange>
      </w:pPr>
      <w:del w:id="4146" w:author="Cheick Traoré" w:date="2026-01-07T16:26:00Z" w16du:dateUtc="2026-01-07T16:26:00Z">
        <w:r w:rsidRPr="00AB1D00" w:rsidDel="00974EF5">
          <w:rPr>
            <w:rFonts w:ascii="Times New Roman" w:hAnsi="Times New Roman" w:cs="Times New Roman"/>
          </w:rPr>
          <w:delText>Tables principales :</w:delText>
        </w:r>
      </w:del>
    </w:p>
    <w:p w14:paraId="620837F5" w14:textId="7545C6AB" w:rsidR="009600FD" w:rsidRPr="00AB1D00" w:rsidDel="00974EF5" w:rsidRDefault="009600FD" w:rsidP="00974EF5">
      <w:pPr>
        <w:tabs>
          <w:tab w:val="left" w:pos="3200"/>
        </w:tabs>
        <w:spacing w:line="480" w:lineRule="auto"/>
        <w:ind w:left="720" w:firstLine="0"/>
        <w:rPr>
          <w:del w:id="4147" w:author="Cheick Traoré" w:date="2026-01-07T16:26:00Z" w16du:dateUtc="2026-01-07T16:26:00Z"/>
          <w:rFonts w:ascii="Times New Roman" w:hAnsi="Times New Roman" w:cs="Times New Roman"/>
        </w:rPr>
        <w:pPrChange w:id="4148" w:author="Cheick Traoré" w:date="2026-01-07T16:26:00Z" w16du:dateUtc="2026-01-07T16:26:00Z">
          <w:pPr>
            <w:tabs>
              <w:tab w:val="left" w:pos="3200"/>
            </w:tabs>
            <w:spacing w:line="480" w:lineRule="auto"/>
          </w:pPr>
        </w:pPrChange>
      </w:pPr>
      <w:del w:id="4149" w:author="Cheick Traoré" w:date="2026-01-07T16:26:00Z" w16du:dateUtc="2026-01-07T16:26:00Z">
        <w:r w:rsidRPr="00AB1D00" w:rsidDel="00974EF5">
          <w:rPr>
            <w:rFonts w:ascii="Times New Roman" w:hAnsi="Times New Roman" w:cs="Times New Roman"/>
          </w:rPr>
          <w:delText xml:space="preserve">- </w:delText>
        </w:r>
        <w:r w:rsidR="00A8102D" w:rsidRPr="00AB1D00" w:rsidDel="00974EF5">
          <w:rPr>
            <w:rFonts w:ascii="Times New Roman" w:hAnsi="Times New Roman" w:cs="Times New Roman"/>
          </w:rPr>
          <w:delText>CADRAGE</w:delText>
        </w:r>
      </w:del>
    </w:p>
    <w:p w14:paraId="70579CC6" w14:textId="51DBF791" w:rsidR="009600FD" w:rsidRPr="00AB1D00" w:rsidDel="00974EF5" w:rsidRDefault="009600FD" w:rsidP="00974EF5">
      <w:pPr>
        <w:tabs>
          <w:tab w:val="left" w:pos="3200"/>
        </w:tabs>
        <w:spacing w:line="480" w:lineRule="auto"/>
        <w:ind w:left="720" w:firstLine="0"/>
        <w:rPr>
          <w:del w:id="4150" w:author="Cheick Traoré" w:date="2026-01-07T16:26:00Z" w16du:dateUtc="2026-01-07T16:26:00Z"/>
          <w:rFonts w:ascii="Times New Roman" w:hAnsi="Times New Roman" w:cs="Times New Roman"/>
        </w:rPr>
        <w:pPrChange w:id="4151" w:author="Cheick Traoré" w:date="2026-01-07T16:26:00Z" w16du:dateUtc="2026-01-07T16:26:00Z">
          <w:pPr>
            <w:tabs>
              <w:tab w:val="left" w:pos="3200"/>
            </w:tabs>
            <w:spacing w:line="480" w:lineRule="auto"/>
          </w:pPr>
        </w:pPrChange>
      </w:pPr>
      <w:del w:id="4152" w:author="Cheick Traoré" w:date="2026-01-07T16:26:00Z" w16du:dateUtc="2026-01-07T16:26:00Z">
        <w:r w:rsidRPr="00AB1D00" w:rsidDel="00974EF5">
          <w:rPr>
            <w:rFonts w:ascii="Times New Roman" w:hAnsi="Times New Roman" w:cs="Times New Roman"/>
          </w:rPr>
          <w:delText xml:space="preserve">- </w:delText>
        </w:r>
        <w:r w:rsidR="00A8102D" w:rsidRPr="00AB1D00" w:rsidDel="00974EF5">
          <w:rPr>
            <w:rFonts w:ascii="Times New Roman" w:hAnsi="Times New Roman" w:cs="Times New Roman"/>
          </w:rPr>
          <w:delText>ANNEE</w:delText>
        </w:r>
      </w:del>
    </w:p>
    <w:p w14:paraId="6C2651E9" w14:textId="4030F1ED" w:rsidR="009600FD" w:rsidRPr="007A4601" w:rsidDel="00974EF5" w:rsidRDefault="009600FD" w:rsidP="00974EF5">
      <w:pPr>
        <w:tabs>
          <w:tab w:val="left" w:pos="3200"/>
        </w:tabs>
        <w:spacing w:line="480" w:lineRule="auto"/>
        <w:ind w:left="720" w:firstLine="0"/>
        <w:rPr>
          <w:del w:id="4153" w:author="Cheick Traoré" w:date="2026-01-07T16:26:00Z" w16du:dateUtc="2026-01-07T16:26:00Z"/>
          <w:rFonts w:ascii="Times New Roman" w:hAnsi="Times New Roman" w:cs="Times New Roman"/>
          <w:rPrChange w:id="4154" w:author="Cheick Traoré" w:date="2026-01-08T10:20:00Z" w16du:dateUtc="2026-01-08T10:20:00Z">
            <w:rPr>
              <w:del w:id="4155" w:author="Cheick Traoré" w:date="2026-01-07T16:26:00Z" w16du:dateUtc="2026-01-07T16:26:00Z"/>
              <w:rFonts w:ascii="Times New Roman" w:hAnsi="Times New Roman" w:cs="Times New Roman"/>
              <w:lang w:val="en-US"/>
            </w:rPr>
          </w:rPrChange>
        </w:rPr>
        <w:pPrChange w:id="4156" w:author="Cheick Traoré" w:date="2026-01-07T16:26:00Z" w16du:dateUtc="2026-01-07T16:26:00Z">
          <w:pPr>
            <w:tabs>
              <w:tab w:val="left" w:pos="3200"/>
            </w:tabs>
            <w:spacing w:line="480" w:lineRule="auto"/>
          </w:pPr>
        </w:pPrChange>
      </w:pPr>
      <w:del w:id="4157" w:author="Cheick Traoré" w:date="2026-01-07T16:26:00Z" w16du:dateUtc="2026-01-07T16:26:00Z">
        <w:r w:rsidRPr="007A4601" w:rsidDel="00974EF5">
          <w:rPr>
            <w:rFonts w:ascii="Times New Roman" w:hAnsi="Times New Roman" w:cs="Times New Roman"/>
            <w:rPrChange w:id="4158" w:author="Cheick Traoré" w:date="2026-01-08T10:20:00Z" w16du:dateUtc="2026-01-08T10:20:00Z">
              <w:rPr>
                <w:rFonts w:ascii="Times New Roman" w:hAnsi="Times New Roman" w:cs="Times New Roman"/>
                <w:lang w:val="en-US"/>
              </w:rPr>
            </w:rPrChange>
          </w:rPr>
          <w:delText xml:space="preserve">- </w:delText>
        </w:r>
        <w:r w:rsidR="00A8102D" w:rsidRPr="007A4601" w:rsidDel="00974EF5">
          <w:rPr>
            <w:rFonts w:ascii="Times New Roman" w:hAnsi="Times New Roman" w:cs="Times New Roman"/>
            <w:rPrChange w:id="4159" w:author="Cheick Traoré" w:date="2026-01-08T10:20:00Z" w16du:dateUtc="2026-01-08T10:20:00Z">
              <w:rPr>
                <w:rFonts w:ascii="Times New Roman" w:hAnsi="Times New Roman" w:cs="Times New Roman"/>
                <w:lang w:val="en-US"/>
              </w:rPr>
            </w:rPrChange>
          </w:rPr>
          <w:delText>RUBRIQUE</w:delText>
        </w:r>
      </w:del>
    </w:p>
    <w:p w14:paraId="15214CC3" w14:textId="5493392A" w:rsidR="009600FD" w:rsidRPr="00AB1D00" w:rsidDel="00974EF5" w:rsidRDefault="009600FD" w:rsidP="00974EF5">
      <w:pPr>
        <w:tabs>
          <w:tab w:val="left" w:pos="3200"/>
        </w:tabs>
        <w:spacing w:line="480" w:lineRule="auto"/>
        <w:ind w:left="720" w:firstLine="0"/>
        <w:rPr>
          <w:del w:id="4160" w:author="Cheick Traoré" w:date="2026-01-07T16:26:00Z" w16du:dateUtc="2026-01-07T16:26:00Z"/>
          <w:rFonts w:ascii="Times New Roman" w:hAnsi="Times New Roman" w:cs="Times New Roman"/>
        </w:rPr>
        <w:pPrChange w:id="4161" w:author="Cheick Traoré" w:date="2026-01-07T16:26:00Z" w16du:dateUtc="2026-01-07T16:26:00Z">
          <w:pPr>
            <w:tabs>
              <w:tab w:val="left" w:pos="3200"/>
            </w:tabs>
            <w:spacing w:line="480" w:lineRule="auto"/>
          </w:pPr>
        </w:pPrChange>
      </w:pPr>
      <w:del w:id="4162" w:author="Cheick Traoré" w:date="2026-01-07T16:26:00Z" w16du:dateUtc="2026-01-07T16:26:00Z">
        <w:r w:rsidRPr="00AB1D00" w:rsidDel="00974EF5">
          <w:rPr>
            <w:rFonts w:ascii="Times New Roman" w:hAnsi="Times New Roman" w:cs="Times New Roman"/>
          </w:rPr>
          <w:delText xml:space="preserve">- </w:delText>
        </w:r>
        <w:r w:rsidR="00A8102D" w:rsidRPr="00AB1D00" w:rsidDel="00974EF5">
          <w:rPr>
            <w:rFonts w:ascii="Times New Roman" w:hAnsi="Times New Roman" w:cs="Times New Roman"/>
          </w:rPr>
          <w:delText>TYPE_RUBRIQUE</w:delText>
        </w:r>
      </w:del>
    </w:p>
    <w:p w14:paraId="398A84B8" w14:textId="12EACFC3" w:rsidR="009600FD" w:rsidRPr="00AB1D00" w:rsidDel="00974EF5" w:rsidRDefault="009600FD" w:rsidP="00974EF5">
      <w:pPr>
        <w:tabs>
          <w:tab w:val="left" w:pos="3200"/>
        </w:tabs>
        <w:spacing w:line="480" w:lineRule="auto"/>
        <w:ind w:left="720" w:firstLine="0"/>
        <w:rPr>
          <w:del w:id="4163" w:author="Cheick Traoré" w:date="2026-01-07T16:26:00Z" w16du:dateUtc="2026-01-07T16:26:00Z"/>
          <w:rFonts w:ascii="Times New Roman" w:hAnsi="Times New Roman" w:cs="Times New Roman"/>
        </w:rPr>
        <w:pPrChange w:id="4164" w:author="Cheick Traoré" w:date="2026-01-07T16:26:00Z" w16du:dateUtc="2026-01-07T16:26:00Z">
          <w:pPr>
            <w:tabs>
              <w:tab w:val="left" w:pos="3200"/>
            </w:tabs>
            <w:spacing w:line="480" w:lineRule="auto"/>
          </w:pPr>
        </w:pPrChange>
      </w:pPr>
      <w:del w:id="4165" w:author="Cheick Traoré" w:date="2026-01-07T16:26:00Z" w16du:dateUtc="2026-01-07T16:26:00Z">
        <w:r w:rsidRPr="00AB1D00" w:rsidDel="00974EF5">
          <w:rPr>
            <w:rFonts w:ascii="Times New Roman" w:hAnsi="Times New Roman" w:cs="Times New Roman"/>
          </w:rPr>
          <w:delText xml:space="preserve">- </w:delText>
        </w:r>
        <w:r w:rsidR="00141AB1" w:rsidRPr="00AB1D00" w:rsidDel="00974EF5">
          <w:rPr>
            <w:rFonts w:ascii="Times New Roman" w:hAnsi="Times New Roman" w:cs="Times New Roman"/>
          </w:rPr>
          <w:delText>HYPOTHESE</w:delText>
        </w:r>
      </w:del>
    </w:p>
    <w:p w14:paraId="1212634F" w14:textId="4487DCAD" w:rsidR="009600FD" w:rsidRPr="00AB1D00" w:rsidDel="00974EF5" w:rsidRDefault="009600FD" w:rsidP="00974EF5">
      <w:pPr>
        <w:tabs>
          <w:tab w:val="left" w:pos="3200"/>
        </w:tabs>
        <w:spacing w:line="480" w:lineRule="auto"/>
        <w:ind w:left="720" w:firstLine="0"/>
        <w:rPr>
          <w:del w:id="4166" w:author="Cheick Traoré" w:date="2026-01-07T16:26:00Z" w16du:dateUtc="2026-01-07T16:26:00Z"/>
          <w:rFonts w:ascii="Times New Roman" w:hAnsi="Times New Roman" w:cs="Times New Roman"/>
        </w:rPr>
        <w:pPrChange w:id="4167" w:author="Cheick Traoré" w:date="2026-01-07T16:26:00Z" w16du:dateUtc="2026-01-07T16:26:00Z">
          <w:pPr>
            <w:tabs>
              <w:tab w:val="left" w:pos="3200"/>
            </w:tabs>
            <w:spacing w:line="480" w:lineRule="auto"/>
          </w:pPr>
        </w:pPrChange>
      </w:pPr>
      <w:del w:id="4168" w:author="Cheick Traoré" w:date="2026-01-07T16:26:00Z" w16du:dateUtc="2026-01-07T16:26:00Z">
        <w:r w:rsidRPr="00AB1D00" w:rsidDel="00974EF5">
          <w:rPr>
            <w:rFonts w:ascii="Times New Roman" w:hAnsi="Times New Roman" w:cs="Times New Roman"/>
          </w:rPr>
          <w:delText xml:space="preserve">- </w:delText>
        </w:r>
        <w:r w:rsidR="00141AB1" w:rsidRPr="00AB1D00" w:rsidDel="00974EF5">
          <w:rPr>
            <w:rFonts w:ascii="Times New Roman" w:hAnsi="Times New Roman" w:cs="Times New Roman"/>
          </w:rPr>
          <w:delText>FACTEUR</w:delText>
        </w:r>
      </w:del>
    </w:p>
    <w:p w14:paraId="11550A1D" w14:textId="2B29BAEE" w:rsidR="00141AB1" w:rsidRPr="00AB1D00" w:rsidDel="00974EF5" w:rsidRDefault="00141AB1" w:rsidP="00974EF5">
      <w:pPr>
        <w:tabs>
          <w:tab w:val="left" w:pos="3200"/>
        </w:tabs>
        <w:spacing w:line="480" w:lineRule="auto"/>
        <w:ind w:left="720" w:firstLine="0"/>
        <w:rPr>
          <w:del w:id="4169" w:author="Cheick Traoré" w:date="2026-01-07T16:26:00Z" w16du:dateUtc="2026-01-07T16:26:00Z"/>
          <w:rFonts w:ascii="Times New Roman" w:hAnsi="Times New Roman" w:cs="Times New Roman"/>
        </w:rPr>
        <w:pPrChange w:id="4170" w:author="Cheick Traoré" w:date="2026-01-07T16:26:00Z" w16du:dateUtc="2026-01-07T16:26:00Z">
          <w:pPr>
            <w:tabs>
              <w:tab w:val="left" w:pos="3200"/>
            </w:tabs>
            <w:spacing w:line="480" w:lineRule="auto"/>
          </w:pPr>
        </w:pPrChange>
      </w:pPr>
      <w:del w:id="4171" w:author="Cheick Traoré" w:date="2026-01-07T16:26:00Z" w16du:dateUtc="2026-01-07T16:26:00Z">
        <w:r w:rsidRPr="00AB1D00" w:rsidDel="00974EF5">
          <w:rPr>
            <w:rFonts w:ascii="Times New Roman" w:hAnsi="Times New Roman" w:cs="Times New Roman"/>
          </w:rPr>
          <w:delText>-VALEUR_FACTEUR</w:delText>
        </w:r>
      </w:del>
    </w:p>
    <w:p w14:paraId="04279587" w14:textId="7AF50D61" w:rsidR="001E4770" w:rsidRPr="001E4770" w:rsidDel="00974EF5" w:rsidRDefault="001E4770" w:rsidP="00974EF5">
      <w:pPr>
        <w:tabs>
          <w:tab w:val="left" w:pos="3200"/>
        </w:tabs>
        <w:spacing w:line="480" w:lineRule="auto"/>
        <w:ind w:left="720" w:firstLine="0"/>
        <w:rPr>
          <w:del w:id="4172" w:author="Cheick Traoré" w:date="2026-01-07T16:26:00Z" w16du:dateUtc="2026-01-07T16:26:00Z"/>
        </w:rPr>
        <w:pPrChange w:id="4173" w:author="Cheick Traoré" w:date="2026-01-07T16:26:00Z" w16du:dateUtc="2026-01-07T16:26:00Z">
          <w:pPr>
            <w:ind w:left="0" w:firstLine="0"/>
          </w:pPr>
        </w:pPrChange>
      </w:pPr>
      <w:bookmarkStart w:id="4174" w:name="_Toc217034654"/>
    </w:p>
    <w:p w14:paraId="667886B8" w14:textId="48A9B110" w:rsidR="009600FD" w:rsidRPr="00AB1D00" w:rsidDel="00974EF5" w:rsidRDefault="009600FD" w:rsidP="00974EF5">
      <w:pPr>
        <w:tabs>
          <w:tab w:val="left" w:pos="3200"/>
        </w:tabs>
        <w:spacing w:line="480" w:lineRule="auto"/>
        <w:ind w:left="720" w:firstLine="0"/>
        <w:rPr>
          <w:del w:id="4175" w:author="Cheick Traoré" w:date="2026-01-07T16:26:00Z" w16du:dateUtc="2026-01-07T16:26:00Z"/>
          <w:rFonts w:ascii="Times New Roman" w:hAnsi="Times New Roman" w:cs="Times New Roman"/>
          <w:b/>
          <w:bCs/>
        </w:rPr>
        <w:pPrChange w:id="4176" w:author="Cheick Traoré" w:date="2026-01-07T16:26:00Z" w16du:dateUtc="2026-01-07T16:26:00Z">
          <w:pPr>
            <w:tabs>
              <w:tab w:val="left" w:pos="3200"/>
            </w:tabs>
            <w:spacing w:line="480" w:lineRule="auto"/>
            <w:ind w:left="11" w:hanging="11"/>
            <w:outlineLvl w:val="1"/>
          </w:pPr>
        </w:pPrChange>
      </w:pPr>
      <w:del w:id="4177" w:author="Cheick Traoré" w:date="2026-01-07T16:26:00Z" w16du:dateUtc="2026-01-07T16:26:00Z">
        <w:r w:rsidRPr="00AB1D00" w:rsidDel="00974EF5">
          <w:rPr>
            <w:rFonts w:ascii="Times New Roman" w:hAnsi="Times New Roman" w:cs="Times New Roman"/>
            <w:b/>
            <w:bCs/>
          </w:rPr>
          <w:delText>Flux de données complet</w:delText>
        </w:r>
        <w:bookmarkEnd w:id="4174"/>
      </w:del>
    </w:p>
    <w:p w14:paraId="6FBD8377" w14:textId="30FA90B3" w:rsidR="00CC2107" w:rsidRPr="00AB1D00" w:rsidDel="00974EF5" w:rsidRDefault="00CC2107" w:rsidP="00974EF5">
      <w:pPr>
        <w:tabs>
          <w:tab w:val="left" w:pos="3200"/>
        </w:tabs>
        <w:spacing w:line="480" w:lineRule="auto"/>
        <w:ind w:left="720" w:firstLine="0"/>
        <w:rPr>
          <w:del w:id="4178" w:author="Cheick Traoré" w:date="2026-01-07T16:26:00Z" w16du:dateUtc="2026-01-07T16:26:00Z"/>
          <w:rFonts w:ascii="Times New Roman" w:hAnsi="Times New Roman" w:cs="Times New Roman"/>
          <w:b/>
          <w:bCs/>
        </w:rPr>
        <w:pPrChange w:id="4179" w:author="Cheick Traoré" w:date="2026-01-07T16:26:00Z" w16du:dateUtc="2026-01-07T16:26:00Z">
          <w:pPr>
            <w:tabs>
              <w:tab w:val="left" w:pos="3200"/>
            </w:tabs>
            <w:spacing w:line="480" w:lineRule="auto"/>
            <w:ind w:left="11" w:hanging="11"/>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3561"/>
        <w:gridCol w:w="3979"/>
      </w:tblGrid>
      <w:tr w:rsidR="00190AE4" w:rsidRPr="00190AE4" w:rsidDel="00974EF5" w14:paraId="028DFD1E" w14:textId="05FA23D9" w:rsidTr="00190AE4">
        <w:trPr>
          <w:trHeight w:val="560"/>
          <w:del w:id="4180" w:author="Cheick Traoré" w:date="2026-01-07T16:26:00Z" w16du:dateUtc="2026-01-07T16:26:00Z"/>
        </w:trPr>
        <w:tc>
          <w:tcPr>
            <w:tcW w:w="0" w:type="auto"/>
            <w:tcMar>
              <w:top w:w="100" w:type="dxa"/>
              <w:left w:w="100" w:type="dxa"/>
              <w:bottom w:w="100" w:type="dxa"/>
              <w:right w:w="100" w:type="dxa"/>
            </w:tcMar>
            <w:hideMark/>
          </w:tcPr>
          <w:p w14:paraId="5CBA4E64" w14:textId="3AD79D17" w:rsidR="00190AE4" w:rsidRPr="00190AE4" w:rsidDel="00974EF5" w:rsidRDefault="00190AE4" w:rsidP="00974EF5">
            <w:pPr>
              <w:tabs>
                <w:tab w:val="left" w:pos="3200"/>
              </w:tabs>
              <w:spacing w:line="480" w:lineRule="auto"/>
              <w:ind w:left="720" w:firstLine="0"/>
              <w:rPr>
                <w:del w:id="4181" w:author="Cheick Traoré" w:date="2026-01-07T16:26:00Z" w16du:dateUtc="2026-01-07T16:26:00Z"/>
                <w:rFonts w:ascii="Times New Roman" w:hAnsi="Times New Roman" w:cs="Times New Roman"/>
              </w:rPr>
              <w:pPrChange w:id="4182" w:author="Cheick Traoré" w:date="2026-01-07T16:26:00Z" w16du:dateUtc="2026-01-07T16:26:00Z">
                <w:pPr>
                  <w:tabs>
                    <w:tab w:val="left" w:pos="3200"/>
                  </w:tabs>
                  <w:spacing w:line="480" w:lineRule="auto"/>
                </w:pPr>
              </w:pPrChange>
            </w:pPr>
            <w:del w:id="4183" w:author="Cheick Traoré" w:date="2026-01-07T16:26:00Z" w16du:dateUtc="2026-01-07T16:26:00Z">
              <w:r w:rsidRPr="00190AE4" w:rsidDel="00974EF5">
                <w:rPr>
                  <w:rFonts w:ascii="Times New Roman" w:hAnsi="Times New Roman" w:cs="Times New Roman"/>
                  <w:b/>
                  <w:bCs/>
                </w:rPr>
                <w:delText>Étape</w:delText>
              </w:r>
            </w:del>
          </w:p>
        </w:tc>
        <w:tc>
          <w:tcPr>
            <w:tcW w:w="0" w:type="auto"/>
            <w:tcMar>
              <w:top w:w="100" w:type="dxa"/>
              <w:left w:w="100" w:type="dxa"/>
              <w:bottom w:w="100" w:type="dxa"/>
              <w:right w:w="100" w:type="dxa"/>
            </w:tcMar>
            <w:hideMark/>
          </w:tcPr>
          <w:p w14:paraId="725E469D" w14:textId="61C5C1F6" w:rsidR="00190AE4" w:rsidRPr="00190AE4" w:rsidDel="00974EF5" w:rsidRDefault="00190AE4" w:rsidP="00974EF5">
            <w:pPr>
              <w:tabs>
                <w:tab w:val="left" w:pos="3200"/>
              </w:tabs>
              <w:spacing w:line="480" w:lineRule="auto"/>
              <w:ind w:left="720" w:firstLine="0"/>
              <w:rPr>
                <w:del w:id="4184" w:author="Cheick Traoré" w:date="2026-01-07T16:26:00Z" w16du:dateUtc="2026-01-07T16:26:00Z"/>
                <w:rFonts w:ascii="Times New Roman" w:hAnsi="Times New Roman" w:cs="Times New Roman"/>
              </w:rPr>
              <w:pPrChange w:id="4185" w:author="Cheick Traoré" w:date="2026-01-07T16:26:00Z" w16du:dateUtc="2026-01-07T16:26:00Z">
                <w:pPr>
                  <w:tabs>
                    <w:tab w:val="left" w:pos="3200"/>
                  </w:tabs>
                  <w:spacing w:line="480" w:lineRule="auto"/>
                </w:pPr>
              </w:pPrChange>
            </w:pPr>
            <w:del w:id="4186" w:author="Cheick Traoré" w:date="2026-01-07T16:26:00Z" w16du:dateUtc="2026-01-07T16:26:00Z">
              <w:r w:rsidRPr="00190AE4" w:rsidDel="00974EF5">
                <w:rPr>
                  <w:rFonts w:ascii="Times New Roman" w:hAnsi="Times New Roman" w:cs="Times New Roman"/>
                  <w:b/>
                  <w:bCs/>
                </w:rPr>
                <w:delText>Composant</w:delText>
              </w:r>
            </w:del>
          </w:p>
        </w:tc>
        <w:tc>
          <w:tcPr>
            <w:tcW w:w="0" w:type="auto"/>
            <w:tcMar>
              <w:top w:w="100" w:type="dxa"/>
              <w:left w:w="100" w:type="dxa"/>
              <w:bottom w:w="100" w:type="dxa"/>
              <w:right w:w="100" w:type="dxa"/>
            </w:tcMar>
            <w:hideMark/>
          </w:tcPr>
          <w:p w14:paraId="25C7F1A5" w14:textId="23B8DCC4" w:rsidR="00190AE4" w:rsidRPr="00190AE4" w:rsidDel="00974EF5" w:rsidRDefault="00190AE4" w:rsidP="00974EF5">
            <w:pPr>
              <w:tabs>
                <w:tab w:val="left" w:pos="3200"/>
              </w:tabs>
              <w:spacing w:line="480" w:lineRule="auto"/>
              <w:ind w:left="720" w:firstLine="0"/>
              <w:rPr>
                <w:del w:id="4187" w:author="Cheick Traoré" w:date="2026-01-07T16:26:00Z" w16du:dateUtc="2026-01-07T16:26:00Z"/>
                <w:rFonts w:ascii="Times New Roman" w:hAnsi="Times New Roman" w:cs="Times New Roman"/>
              </w:rPr>
              <w:pPrChange w:id="4188" w:author="Cheick Traoré" w:date="2026-01-07T16:26:00Z" w16du:dateUtc="2026-01-07T16:26:00Z">
                <w:pPr>
                  <w:tabs>
                    <w:tab w:val="left" w:pos="3200"/>
                  </w:tabs>
                  <w:spacing w:line="480" w:lineRule="auto"/>
                </w:pPr>
              </w:pPrChange>
            </w:pPr>
            <w:del w:id="4189" w:author="Cheick Traoré" w:date="2026-01-07T16:26:00Z" w16du:dateUtc="2026-01-07T16:26:00Z">
              <w:r w:rsidRPr="00190AE4" w:rsidDel="00974EF5">
                <w:rPr>
                  <w:rFonts w:ascii="Times New Roman" w:hAnsi="Times New Roman" w:cs="Times New Roman"/>
                  <w:b/>
                  <w:bCs/>
                </w:rPr>
                <w:delText>Rôle principal</w:delText>
              </w:r>
            </w:del>
          </w:p>
        </w:tc>
      </w:tr>
      <w:tr w:rsidR="00190AE4" w:rsidRPr="00190AE4" w:rsidDel="00974EF5" w14:paraId="52EF8EA2" w14:textId="6B4683C6" w:rsidTr="00190AE4">
        <w:trPr>
          <w:trHeight w:val="560"/>
          <w:del w:id="4190" w:author="Cheick Traoré" w:date="2026-01-07T16:26:00Z" w16du:dateUtc="2026-01-07T16:26:00Z"/>
        </w:trPr>
        <w:tc>
          <w:tcPr>
            <w:tcW w:w="0" w:type="auto"/>
            <w:tcMar>
              <w:top w:w="100" w:type="dxa"/>
              <w:left w:w="100" w:type="dxa"/>
              <w:bottom w:w="100" w:type="dxa"/>
              <w:right w:w="100" w:type="dxa"/>
            </w:tcMar>
            <w:hideMark/>
          </w:tcPr>
          <w:p w14:paraId="1C3427E4" w14:textId="683DEABC" w:rsidR="00190AE4" w:rsidRPr="00190AE4" w:rsidDel="00974EF5" w:rsidRDefault="00190AE4" w:rsidP="00974EF5">
            <w:pPr>
              <w:tabs>
                <w:tab w:val="left" w:pos="3200"/>
              </w:tabs>
              <w:spacing w:line="480" w:lineRule="auto"/>
              <w:ind w:left="720" w:firstLine="0"/>
              <w:rPr>
                <w:del w:id="4191" w:author="Cheick Traoré" w:date="2026-01-07T16:26:00Z" w16du:dateUtc="2026-01-07T16:26:00Z"/>
                <w:rFonts w:ascii="Times New Roman" w:hAnsi="Times New Roman" w:cs="Times New Roman"/>
              </w:rPr>
              <w:pPrChange w:id="4192" w:author="Cheick Traoré" w:date="2026-01-07T16:26:00Z" w16du:dateUtc="2026-01-07T16:26:00Z">
                <w:pPr>
                  <w:tabs>
                    <w:tab w:val="left" w:pos="3200"/>
                  </w:tabs>
                  <w:spacing w:line="480" w:lineRule="auto"/>
                </w:pPr>
              </w:pPrChange>
            </w:pPr>
            <w:del w:id="4193" w:author="Cheick Traoré" w:date="2026-01-07T16:26:00Z" w16du:dateUtc="2026-01-07T16:26:00Z">
              <w:r w:rsidRPr="00190AE4" w:rsidDel="00974EF5">
                <w:rPr>
                  <w:rFonts w:ascii="Times New Roman" w:hAnsi="Times New Roman" w:cs="Times New Roman"/>
                </w:rPr>
                <w:delText>1</w:delText>
              </w:r>
            </w:del>
          </w:p>
        </w:tc>
        <w:tc>
          <w:tcPr>
            <w:tcW w:w="0" w:type="auto"/>
            <w:tcMar>
              <w:top w:w="100" w:type="dxa"/>
              <w:left w:w="100" w:type="dxa"/>
              <w:bottom w:w="100" w:type="dxa"/>
              <w:right w:w="100" w:type="dxa"/>
            </w:tcMar>
            <w:hideMark/>
          </w:tcPr>
          <w:p w14:paraId="17EB0DF4" w14:textId="2A632343" w:rsidR="00190AE4" w:rsidRPr="00190AE4" w:rsidDel="00974EF5" w:rsidRDefault="00190AE4" w:rsidP="00974EF5">
            <w:pPr>
              <w:tabs>
                <w:tab w:val="left" w:pos="3200"/>
              </w:tabs>
              <w:spacing w:line="480" w:lineRule="auto"/>
              <w:ind w:left="720" w:firstLine="0"/>
              <w:rPr>
                <w:del w:id="4194" w:author="Cheick Traoré" w:date="2026-01-07T16:26:00Z" w16du:dateUtc="2026-01-07T16:26:00Z"/>
                <w:rFonts w:ascii="Times New Roman" w:hAnsi="Times New Roman" w:cs="Times New Roman"/>
              </w:rPr>
              <w:pPrChange w:id="4195" w:author="Cheick Traoré" w:date="2026-01-07T16:26:00Z" w16du:dateUtc="2026-01-07T16:26:00Z">
                <w:pPr>
                  <w:tabs>
                    <w:tab w:val="left" w:pos="3200"/>
                  </w:tabs>
                  <w:spacing w:line="480" w:lineRule="auto"/>
                </w:pPr>
              </w:pPrChange>
            </w:pPr>
            <w:del w:id="4196" w:author="Cheick Traoré" w:date="2026-01-07T16:26:00Z" w16du:dateUtc="2026-01-07T16:26:00Z">
              <w:r w:rsidRPr="00190AE4" w:rsidDel="00974EF5">
                <w:rPr>
                  <w:rFonts w:ascii="Times New Roman" w:hAnsi="Times New Roman" w:cs="Times New Roman"/>
                </w:rPr>
                <w:delText>Utilisateur</w:delText>
              </w:r>
            </w:del>
          </w:p>
        </w:tc>
        <w:tc>
          <w:tcPr>
            <w:tcW w:w="0" w:type="auto"/>
            <w:tcMar>
              <w:top w:w="100" w:type="dxa"/>
              <w:left w:w="100" w:type="dxa"/>
              <w:bottom w:w="100" w:type="dxa"/>
              <w:right w:w="100" w:type="dxa"/>
            </w:tcMar>
            <w:hideMark/>
          </w:tcPr>
          <w:p w14:paraId="2F8315FE" w14:textId="384C8992" w:rsidR="00190AE4" w:rsidRPr="00190AE4" w:rsidDel="00974EF5" w:rsidRDefault="00190AE4" w:rsidP="00974EF5">
            <w:pPr>
              <w:tabs>
                <w:tab w:val="left" w:pos="3200"/>
              </w:tabs>
              <w:spacing w:line="480" w:lineRule="auto"/>
              <w:ind w:left="720" w:firstLine="0"/>
              <w:rPr>
                <w:del w:id="4197" w:author="Cheick Traoré" w:date="2026-01-07T16:26:00Z" w16du:dateUtc="2026-01-07T16:26:00Z"/>
                <w:rFonts w:ascii="Times New Roman" w:hAnsi="Times New Roman" w:cs="Times New Roman"/>
              </w:rPr>
              <w:pPrChange w:id="4198" w:author="Cheick Traoré" w:date="2026-01-07T16:26:00Z" w16du:dateUtc="2026-01-07T16:26:00Z">
                <w:pPr>
                  <w:tabs>
                    <w:tab w:val="left" w:pos="3200"/>
                  </w:tabs>
                  <w:spacing w:line="480" w:lineRule="auto"/>
                </w:pPr>
              </w:pPrChange>
            </w:pPr>
            <w:del w:id="4199" w:author="Cheick Traoré" w:date="2026-01-07T16:26:00Z" w16du:dateUtc="2026-01-07T16:26:00Z">
              <w:r w:rsidRPr="00190AE4" w:rsidDel="00974EF5">
                <w:rPr>
                  <w:rFonts w:ascii="Times New Roman" w:hAnsi="Times New Roman" w:cs="Times New Roman"/>
                </w:rPr>
                <w:delText>Déclenche la demande</w:delText>
              </w:r>
            </w:del>
          </w:p>
        </w:tc>
      </w:tr>
      <w:tr w:rsidR="00190AE4" w:rsidRPr="00190AE4" w:rsidDel="00974EF5" w14:paraId="188516B8" w14:textId="4C2ECF5C" w:rsidTr="00190AE4">
        <w:trPr>
          <w:trHeight w:val="905"/>
          <w:del w:id="4200" w:author="Cheick Traoré" w:date="2026-01-07T16:26:00Z" w16du:dateUtc="2026-01-07T16:26:00Z"/>
        </w:trPr>
        <w:tc>
          <w:tcPr>
            <w:tcW w:w="0" w:type="auto"/>
            <w:tcMar>
              <w:top w:w="100" w:type="dxa"/>
              <w:left w:w="100" w:type="dxa"/>
              <w:bottom w:w="100" w:type="dxa"/>
              <w:right w:w="100" w:type="dxa"/>
            </w:tcMar>
            <w:hideMark/>
          </w:tcPr>
          <w:p w14:paraId="4B3FC321" w14:textId="0B3A25B0" w:rsidR="00190AE4" w:rsidRPr="00190AE4" w:rsidDel="00974EF5" w:rsidRDefault="00190AE4" w:rsidP="00974EF5">
            <w:pPr>
              <w:tabs>
                <w:tab w:val="left" w:pos="3200"/>
              </w:tabs>
              <w:spacing w:line="480" w:lineRule="auto"/>
              <w:ind w:left="720" w:firstLine="0"/>
              <w:rPr>
                <w:del w:id="4201" w:author="Cheick Traoré" w:date="2026-01-07T16:26:00Z" w16du:dateUtc="2026-01-07T16:26:00Z"/>
                <w:rFonts w:ascii="Times New Roman" w:hAnsi="Times New Roman" w:cs="Times New Roman"/>
              </w:rPr>
              <w:pPrChange w:id="4202" w:author="Cheick Traoré" w:date="2026-01-07T16:26:00Z" w16du:dateUtc="2026-01-07T16:26:00Z">
                <w:pPr>
                  <w:tabs>
                    <w:tab w:val="left" w:pos="3200"/>
                  </w:tabs>
                  <w:spacing w:line="480" w:lineRule="auto"/>
                </w:pPr>
              </w:pPrChange>
            </w:pPr>
            <w:del w:id="4203" w:author="Cheick Traoré" w:date="2026-01-07T16:26:00Z" w16du:dateUtc="2026-01-07T16:26:00Z">
              <w:r w:rsidRPr="00190AE4" w:rsidDel="00974EF5">
                <w:rPr>
                  <w:rFonts w:ascii="Times New Roman" w:hAnsi="Times New Roman" w:cs="Times New Roman"/>
                </w:rPr>
                <w:delText>2</w:delText>
              </w:r>
            </w:del>
          </w:p>
        </w:tc>
        <w:tc>
          <w:tcPr>
            <w:tcW w:w="0" w:type="auto"/>
            <w:tcMar>
              <w:top w:w="100" w:type="dxa"/>
              <w:left w:w="100" w:type="dxa"/>
              <w:bottom w:w="100" w:type="dxa"/>
              <w:right w:w="100" w:type="dxa"/>
            </w:tcMar>
            <w:hideMark/>
          </w:tcPr>
          <w:p w14:paraId="682DA081" w14:textId="50C493FF" w:rsidR="00190AE4" w:rsidRPr="00190AE4" w:rsidDel="00974EF5" w:rsidRDefault="00190AE4" w:rsidP="00974EF5">
            <w:pPr>
              <w:tabs>
                <w:tab w:val="left" w:pos="3200"/>
              </w:tabs>
              <w:spacing w:line="480" w:lineRule="auto"/>
              <w:ind w:left="720" w:firstLine="0"/>
              <w:rPr>
                <w:del w:id="4204" w:author="Cheick Traoré" w:date="2026-01-07T16:26:00Z" w16du:dateUtc="2026-01-07T16:26:00Z"/>
                <w:rFonts w:ascii="Times New Roman" w:hAnsi="Times New Roman" w:cs="Times New Roman"/>
              </w:rPr>
              <w:pPrChange w:id="4205" w:author="Cheick Traoré" w:date="2026-01-07T16:26:00Z" w16du:dateUtc="2026-01-07T16:26:00Z">
                <w:pPr>
                  <w:tabs>
                    <w:tab w:val="left" w:pos="3200"/>
                  </w:tabs>
                  <w:spacing w:line="480" w:lineRule="auto"/>
                </w:pPr>
              </w:pPrChange>
            </w:pPr>
            <w:del w:id="4206" w:author="Cheick Traoré" w:date="2026-01-07T16:26:00Z" w16du:dateUtc="2026-01-07T16:26:00Z">
              <w:r w:rsidRPr="00190AE4" w:rsidDel="00974EF5">
                <w:rPr>
                  <w:rFonts w:ascii="Times New Roman" w:hAnsi="Times New Roman" w:cs="Times New Roman"/>
                </w:rPr>
                <w:delText>Interface Web (React)</w:delText>
              </w:r>
            </w:del>
          </w:p>
        </w:tc>
        <w:tc>
          <w:tcPr>
            <w:tcW w:w="0" w:type="auto"/>
            <w:tcMar>
              <w:top w:w="100" w:type="dxa"/>
              <w:left w:w="100" w:type="dxa"/>
              <w:bottom w:w="100" w:type="dxa"/>
              <w:right w:w="100" w:type="dxa"/>
            </w:tcMar>
            <w:hideMark/>
          </w:tcPr>
          <w:p w14:paraId="397354B3" w14:textId="206E8D48" w:rsidR="00190AE4" w:rsidRPr="00190AE4" w:rsidDel="00974EF5" w:rsidRDefault="00190AE4" w:rsidP="00974EF5">
            <w:pPr>
              <w:tabs>
                <w:tab w:val="left" w:pos="3200"/>
              </w:tabs>
              <w:spacing w:line="480" w:lineRule="auto"/>
              <w:ind w:left="720" w:firstLine="0"/>
              <w:rPr>
                <w:del w:id="4207" w:author="Cheick Traoré" w:date="2026-01-07T16:26:00Z" w16du:dateUtc="2026-01-07T16:26:00Z"/>
                <w:rFonts w:ascii="Times New Roman" w:hAnsi="Times New Roman" w:cs="Times New Roman"/>
              </w:rPr>
              <w:pPrChange w:id="4208" w:author="Cheick Traoré" w:date="2026-01-07T16:26:00Z" w16du:dateUtc="2026-01-07T16:26:00Z">
                <w:pPr>
                  <w:tabs>
                    <w:tab w:val="left" w:pos="3200"/>
                  </w:tabs>
                  <w:spacing w:line="480" w:lineRule="auto"/>
                </w:pPr>
              </w:pPrChange>
            </w:pPr>
            <w:del w:id="4209" w:author="Cheick Traoré" w:date="2026-01-07T16:26:00Z" w16du:dateUtc="2026-01-07T16:26:00Z">
              <w:r w:rsidRPr="00190AE4" w:rsidDel="00974EF5">
                <w:rPr>
                  <w:rFonts w:ascii="Times New Roman" w:hAnsi="Times New Roman" w:cs="Times New Roman"/>
                </w:rPr>
                <w:delText>Saisie et validation des paramètres</w:delText>
              </w:r>
            </w:del>
          </w:p>
        </w:tc>
      </w:tr>
      <w:tr w:rsidR="00190AE4" w:rsidRPr="00190AE4" w:rsidDel="00974EF5" w14:paraId="0D34EA2A" w14:textId="7E8836B9" w:rsidTr="00190AE4">
        <w:trPr>
          <w:trHeight w:val="560"/>
          <w:del w:id="4210" w:author="Cheick Traoré" w:date="2026-01-07T16:26:00Z" w16du:dateUtc="2026-01-07T16:26:00Z"/>
        </w:trPr>
        <w:tc>
          <w:tcPr>
            <w:tcW w:w="0" w:type="auto"/>
            <w:tcMar>
              <w:top w:w="100" w:type="dxa"/>
              <w:left w:w="100" w:type="dxa"/>
              <w:bottom w:w="100" w:type="dxa"/>
              <w:right w:w="100" w:type="dxa"/>
            </w:tcMar>
            <w:hideMark/>
          </w:tcPr>
          <w:p w14:paraId="44C55374" w14:textId="3AD5CBD9" w:rsidR="00190AE4" w:rsidRPr="00190AE4" w:rsidDel="00974EF5" w:rsidRDefault="00190AE4" w:rsidP="00974EF5">
            <w:pPr>
              <w:tabs>
                <w:tab w:val="left" w:pos="3200"/>
              </w:tabs>
              <w:spacing w:line="480" w:lineRule="auto"/>
              <w:ind w:left="720" w:firstLine="0"/>
              <w:rPr>
                <w:del w:id="4211" w:author="Cheick Traoré" w:date="2026-01-07T16:26:00Z" w16du:dateUtc="2026-01-07T16:26:00Z"/>
                <w:rFonts w:ascii="Times New Roman" w:hAnsi="Times New Roman" w:cs="Times New Roman"/>
              </w:rPr>
              <w:pPrChange w:id="4212" w:author="Cheick Traoré" w:date="2026-01-07T16:26:00Z" w16du:dateUtc="2026-01-07T16:26:00Z">
                <w:pPr>
                  <w:tabs>
                    <w:tab w:val="left" w:pos="3200"/>
                  </w:tabs>
                  <w:spacing w:line="480" w:lineRule="auto"/>
                </w:pPr>
              </w:pPrChange>
            </w:pPr>
            <w:del w:id="4213" w:author="Cheick Traoré" w:date="2026-01-07T16:26:00Z" w16du:dateUtc="2026-01-07T16:26:00Z">
              <w:r w:rsidRPr="00190AE4" w:rsidDel="00974EF5">
                <w:rPr>
                  <w:rFonts w:ascii="Times New Roman" w:hAnsi="Times New Roman" w:cs="Times New Roman"/>
                </w:rPr>
                <w:delText>3</w:delText>
              </w:r>
            </w:del>
          </w:p>
        </w:tc>
        <w:tc>
          <w:tcPr>
            <w:tcW w:w="0" w:type="auto"/>
            <w:tcMar>
              <w:top w:w="100" w:type="dxa"/>
              <w:left w:w="100" w:type="dxa"/>
              <w:bottom w:w="100" w:type="dxa"/>
              <w:right w:w="100" w:type="dxa"/>
            </w:tcMar>
            <w:hideMark/>
          </w:tcPr>
          <w:p w14:paraId="611F7556" w14:textId="36FA0BFD" w:rsidR="00190AE4" w:rsidRPr="00190AE4" w:rsidDel="00974EF5" w:rsidRDefault="00190AE4" w:rsidP="00974EF5">
            <w:pPr>
              <w:tabs>
                <w:tab w:val="left" w:pos="3200"/>
              </w:tabs>
              <w:spacing w:line="480" w:lineRule="auto"/>
              <w:ind w:left="720" w:firstLine="0"/>
              <w:rPr>
                <w:del w:id="4214" w:author="Cheick Traoré" w:date="2026-01-07T16:26:00Z" w16du:dateUtc="2026-01-07T16:26:00Z"/>
                <w:rFonts w:ascii="Times New Roman" w:hAnsi="Times New Roman" w:cs="Times New Roman"/>
              </w:rPr>
              <w:pPrChange w:id="4215" w:author="Cheick Traoré" w:date="2026-01-07T16:26:00Z" w16du:dateUtc="2026-01-07T16:26:00Z">
                <w:pPr>
                  <w:tabs>
                    <w:tab w:val="left" w:pos="3200"/>
                  </w:tabs>
                  <w:spacing w:line="480" w:lineRule="auto"/>
                </w:pPr>
              </w:pPrChange>
            </w:pPr>
            <w:del w:id="4216" w:author="Cheick Traoré" w:date="2026-01-07T16:26:00Z" w16du:dateUtc="2026-01-07T16:26:00Z">
              <w:r w:rsidRPr="00190AE4" w:rsidDel="00974EF5">
                <w:rPr>
                  <w:rFonts w:ascii="Times New Roman" w:hAnsi="Times New Roman" w:cs="Times New Roman"/>
                </w:rPr>
                <w:delText>API Backend (Node.js)</w:delText>
              </w:r>
            </w:del>
          </w:p>
        </w:tc>
        <w:tc>
          <w:tcPr>
            <w:tcW w:w="0" w:type="auto"/>
            <w:tcMar>
              <w:top w:w="100" w:type="dxa"/>
              <w:left w:w="100" w:type="dxa"/>
              <w:bottom w:w="100" w:type="dxa"/>
              <w:right w:w="100" w:type="dxa"/>
            </w:tcMar>
            <w:hideMark/>
          </w:tcPr>
          <w:p w14:paraId="0EE5492D" w14:textId="31AABFAE" w:rsidR="00190AE4" w:rsidRPr="00190AE4" w:rsidDel="00974EF5" w:rsidRDefault="00190AE4" w:rsidP="00974EF5">
            <w:pPr>
              <w:tabs>
                <w:tab w:val="left" w:pos="3200"/>
              </w:tabs>
              <w:spacing w:line="480" w:lineRule="auto"/>
              <w:ind w:left="720" w:firstLine="0"/>
              <w:rPr>
                <w:del w:id="4217" w:author="Cheick Traoré" w:date="2026-01-07T16:26:00Z" w16du:dateUtc="2026-01-07T16:26:00Z"/>
                <w:rFonts w:ascii="Times New Roman" w:hAnsi="Times New Roman" w:cs="Times New Roman"/>
              </w:rPr>
              <w:pPrChange w:id="4218" w:author="Cheick Traoré" w:date="2026-01-07T16:26:00Z" w16du:dateUtc="2026-01-07T16:26:00Z">
                <w:pPr>
                  <w:tabs>
                    <w:tab w:val="left" w:pos="3200"/>
                  </w:tabs>
                  <w:spacing w:line="480" w:lineRule="auto"/>
                </w:pPr>
              </w:pPrChange>
            </w:pPr>
            <w:del w:id="4219" w:author="Cheick Traoré" w:date="2026-01-07T16:26:00Z" w16du:dateUtc="2026-01-07T16:26:00Z">
              <w:r w:rsidRPr="00190AE4" w:rsidDel="00974EF5">
                <w:rPr>
                  <w:rFonts w:ascii="Times New Roman" w:hAnsi="Times New Roman" w:cs="Times New Roman"/>
                </w:rPr>
                <w:delText>Orchestration et sécurité</w:delText>
              </w:r>
            </w:del>
          </w:p>
        </w:tc>
      </w:tr>
      <w:tr w:rsidR="00190AE4" w:rsidRPr="00190AE4" w:rsidDel="00974EF5" w14:paraId="63928899" w14:textId="45968997" w:rsidTr="00190AE4">
        <w:trPr>
          <w:trHeight w:val="905"/>
          <w:del w:id="4220" w:author="Cheick Traoré" w:date="2026-01-07T16:26:00Z" w16du:dateUtc="2026-01-07T16:26:00Z"/>
        </w:trPr>
        <w:tc>
          <w:tcPr>
            <w:tcW w:w="0" w:type="auto"/>
            <w:tcMar>
              <w:top w:w="100" w:type="dxa"/>
              <w:left w:w="100" w:type="dxa"/>
              <w:bottom w:w="100" w:type="dxa"/>
              <w:right w:w="100" w:type="dxa"/>
            </w:tcMar>
            <w:hideMark/>
          </w:tcPr>
          <w:p w14:paraId="4208042E" w14:textId="4AA8401B" w:rsidR="00190AE4" w:rsidRPr="00190AE4" w:rsidDel="00974EF5" w:rsidRDefault="00190AE4" w:rsidP="00974EF5">
            <w:pPr>
              <w:tabs>
                <w:tab w:val="left" w:pos="3200"/>
              </w:tabs>
              <w:spacing w:line="480" w:lineRule="auto"/>
              <w:ind w:left="720" w:firstLine="0"/>
              <w:rPr>
                <w:del w:id="4221" w:author="Cheick Traoré" w:date="2026-01-07T16:26:00Z" w16du:dateUtc="2026-01-07T16:26:00Z"/>
                <w:rFonts w:ascii="Times New Roman" w:hAnsi="Times New Roman" w:cs="Times New Roman"/>
              </w:rPr>
              <w:pPrChange w:id="4222" w:author="Cheick Traoré" w:date="2026-01-07T16:26:00Z" w16du:dateUtc="2026-01-07T16:26:00Z">
                <w:pPr>
                  <w:tabs>
                    <w:tab w:val="left" w:pos="3200"/>
                  </w:tabs>
                  <w:spacing w:line="480" w:lineRule="auto"/>
                </w:pPr>
              </w:pPrChange>
            </w:pPr>
            <w:del w:id="4223" w:author="Cheick Traoré" w:date="2026-01-07T16:26:00Z" w16du:dateUtc="2026-01-07T16:26:00Z">
              <w:r w:rsidRPr="00190AE4" w:rsidDel="00974EF5">
                <w:rPr>
                  <w:rFonts w:ascii="Times New Roman" w:hAnsi="Times New Roman" w:cs="Times New Roman"/>
                </w:rPr>
                <w:delText>4</w:delText>
              </w:r>
            </w:del>
          </w:p>
        </w:tc>
        <w:tc>
          <w:tcPr>
            <w:tcW w:w="0" w:type="auto"/>
            <w:tcMar>
              <w:top w:w="100" w:type="dxa"/>
              <w:left w:w="100" w:type="dxa"/>
              <w:bottom w:w="100" w:type="dxa"/>
              <w:right w:w="100" w:type="dxa"/>
            </w:tcMar>
            <w:hideMark/>
          </w:tcPr>
          <w:p w14:paraId="48953805" w14:textId="33B0310A" w:rsidR="00190AE4" w:rsidRPr="00190AE4" w:rsidDel="00974EF5" w:rsidRDefault="00190AE4" w:rsidP="00974EF5">
            <w:pPr>
              <w:tabs>
                <w:tab w:val="left" w:pos="3200"/>
              </w:tabs>
              <w:spacing w:line="480" w:lineRule="auto"/>
              <w:ind w:left="720" w:firstLine="0"/>
              <w:rPr>
                <w:del w:id="4224" w:author="Cheick Traoré" w:date="2026-01-07T16:26:00Z" w16du:dateUtc="2026-01-07T16:26:00Z"/>
                <w:rFonts w:ascii="Times New Roman" w:hAnsi="Times New Roman" w:cs="Times New Roman"/>
              </w:rPr>
              <w:pPrChange w:id="4225" w:author="Cheick Traoré" w:date="2026-01-07T16:26:00Z" w16du:dateUtc="2026-01-07T16:26:00Z">
                <w:pPr>
                  <w:tabs>
                    <w:tab w:val="left" w:pos="3200"/>
                  </w:tabs>
                  <w:spacing w:line="480" w:lineRule="auto"/>
                </w:pPr>
              </w:pPrChange>
            </w:pPr>
            <w:del w:id="4226" w:author="Cheick Traoré" w:date="2026-01-07T16:26:00Z" w16du:dateUtc="2026-01-07T16:26:00Z">
              <w:r w:rsidRPr="00190AE4" w:rsidDel="00974EF5">
                <w:rPr>
                  <w:rFonts w:ascii="Times New Roman" w:hAnsi="Times New Roman" w:cs="Times New Roman"/>
                </w:rPr>
                <w:delText>Service Acquisition (Python)</w:delText>
              </w:r>
            </w:del>
          </w:p>
        </w:tc>
        <w:tc>
          <w:tcPr>
            <w:tcW w:w="0" w:type="auto"/>
            <w:tcMar>
              <w:top w:w="100" w:type="dxa"/>
              <w:left w:w="100" w:type="dxa"/>
              <w:bottom w:w="100" w:type="dxa"/>
              <w:right w:w="100" w:type="dxa"/>
            </w:tcMar>
            <w:hideMark/>
          </w:tcPr>
          <w:p w14:paraId="1F92F375" w14:textId="09560F53" w:rsidR="00190AE4" w:rsidRPr="00190AE4" w:rsidDel="00974EF5" w:rsidRDefault="00190AE4" w:rsidP="00974EF5">
            <w:pPr>
              <w:tabs>
                <w:tab w:val="left" w:pos="3200"/>
              </w:tabs>
              <w:spacing w:line="480" w:lineRule="auto"/>
              <w:ind w:left="720" w:firstLine="0"/>
              <w:rPr>
                <w:del w:id="4227" w:author="Cheick Traoré" w:date="2026-01-07T16:26:00Z" w16du:dateUtc="2026-01-07T16:26:00Z"/>
                <w:rFonts w:ascii="Times New Roman" w:hAnsi="Times New Roman" w:cs="Times New Roman"/>
              </w:rPr>
              <w:pPrChange w:id="4228" w:author="Cheick Traoré" w:date="2026-01-07T16:26:00Z" w16du:dateUtc="2026-01-07T16:26:00Z">
                <w:pPr>
                  <w:tabs>
                    <w:tab w:val="left" w:pos="3200"/>
                  </w:tabs>
                  <w:spacing w:line="480" w:lineRule="auto"/>
                </w:pPr>
              </w:pPrChange>
            </w:pPr>
            <w:del w:id="4229" w:author="Cheick Traoré" w:date="2026-01-07T16:26:00Z" w16du:dateUtc="2026-01-07T16:26:00Z">
              <w:r w:rsidRPr="00190AE4" w:rsidDel="00974EF5">
                <w:rPr>
                  <w:rFonts w:ascii="Times New Roman" w:hAnsi="Times New Roman" w:cs="Times New Roman"/>
                </w:rPr>
                <w:delText>Extraction des données</w:delText>
              </w:r>
            </w:del>
          </w:p>
        </w:tc>
      </w:tr>
      <w:tr w:rsidR="00190AE4" w:rsidRPr="00190AE4" w:rsidDel="00974EF5" w14:paraId="33A3534B" w14:textId="422DACEF" w:rsidTr="00190AE4">
        <w:trPr>
          <w:trHeight w:val="905"/>
          <w:del w:id="4230" w:author="Cheick Traoré" w:date="2026-01-07T16:26:00Z" w16du:dateUtc="2026-01-07T16:26:00Z"/>
        </w:trPr>
        <w:tc>
          <w:tcPr>
            <w:tcW w:w="0" w:type="auto"/>
            <w:tcMar>
              <w:top w:w="100" w:type="dxa"/>
              <w:left w:w="100" w:type="dxa"/>
              <w:bottom w:w="100" w:type="dxa"/>
              <w:right w:w="100" w:type="dxa"/>
            </w:tcMar>
            <w:hideMark/>
          </w:tcPr>
          <w:p w14:paraId="078F3F29" w14:textId="3B2946AA" w:rsidR="00190AE4" w:rsidRPr="00190AE4" w:rsidDel="00974EF5" w:rsidRDefault="00190AE4" w:rsidP="00974EF5">
            <w:pPr>
              <w:tabs>
                <w:tab w:val="left" w:pos="3200"/>
              </w:tabs>
              <w:spacing w:line="480" w:lineRule="auto"/>
              <w:ind w:left="720" w:firstLine="0"/>
              <w:rPr>
                <w:del w:id="4231" w:author="Cheick Traoré" w:date="2026-01-07T16:26:00Z" w16du:dateUtc="2026-01-07T16:26:00Z"/>
                <w:rFonts w:ascii="Times New Roman" w:hAnsi="Times New Roman" w:cs="Times New Roman"/>
              </w:rPr>
              <w:pPrChange w:id="4232" w:author="Cheick Traoré" w:date="2026-01-07T16:26:00Z" w16du:dateUtc="2026-01-07T16:26:00Z">
                <w:pPr>
                  <w:tabs>
                    <w:tab w:val="left" w:pos="3200"/>
                  </w:tabs>
                  <w:spacing w:line="480" w:lineRule="auto"/>
                </w:pPr>
              </w:pPrChange>
            </w:pPr>
            <w:del w:id="4233" w:author="Cheick Traoré" w:date="2026-01-07T16:26:00Z" w16du:dateUtc="2026-01-07T16:26:00Z">
              <w:r w:rsidRPr="00190AE4" w:rsidDel="00974EF5">
                <w:rPr>
                  <w:rFonts w:ascii="Times New Roman" w:hAnsi="Times New Roman" w:cs="Times New Roman"/>
                </w:rPr>
                <w:delText>5</w:delText>
              </w:r>
            </w:del>
          </w:p>
        </w:tc>
        <w:tc>
          <w:tcPr>
            <w:tcW w:w="0" w:type="auto"/>
            <w:tcMar>
              <w:top w:w="100" w:type="dxa"/>
              <w:left w:w="100" w:type="dxa"/>
              <w:bottom w:w="100" w:type="dxa"/>
              <w:right w:w="100" w:type="dxa"/>
            </w:tcMar>
            <w:hideMark/>
          </w:tcPr>
          <w:p w14:paraId="1D76B8C0" w14:textId="3988B54F" w:rsidR="00190AE4" w:rsidRPr="00190AE4" w:rsidDel="00974EF5" w:rsidRDefault="00190AE4" w:rsidP="00974EF5">
            <w:pPr>
              <w:tabs>
                <w:tab w:val="left" w:pos="3200"/>
              </w:tabs>
              <w:spacing w:line="480" w:lineRule="auto"/>
              <w:ind w:left="720" w:firstLine="0"/>
              <w:rPr>
                <w:del w:id="4234" w:author="Cheick Traoré" w:date="2026-01-07T16:26:00Z" w16du:dateUtc="2026-01-07T16:26:00Z"/>
                <w:rFonts w:ascii="Times New Roman" w:hAnsi="Times New Roman" w:cs="Times New Roman"/>
              </w:rPr>
              <w:pPrChange w:id="4235" w:author="Cheick Traoré" w:date="2026-01-07T16:26:00Z" w16du:dateUtc="2026-01-07T16:26:00Z">
                <w:pPr>
                  <w:tabs>
                    <w:tab w:val="left" w:pos="3200"/>
                  </w:tabs>
                  <w:spacing w:line="480" w:lineRule="auto"/>
                </w:pPr>
              </w:pPrChange>
            </w:pPr>
            <w:del w:id="4236" w:author="Cheick Traoré" w:date="2026-01-07T16:26:00Z" w16du:dateUtc="2026-01-07T16:26:00Z">
              <w:r w:rsidRPr="00190AE4" w:rsidDel="00974EF5">
                <w:rPr>
                  <w:rFonts w:ascii="Times New Roman" w:hAnsi="Times New Roman" w:cs="Times New Roman"/>
                </w:rPr>
                <w:delText>Service Préparation (Python)</w:delText>
              </w:r>
            </w:del>
          </w:p>
        </w:tc>
        <w:tc>
          <w:tcPr>
            <w:tcW w:w="0" w:type="auto"/>
            <w:tcMar>
              <w:top w:w="100" w:type="dxa"/>
              <w:left w:w="100" w:type="dxa"/>
              <w:bottom w:w="100" w:type="dxa"/>
              <w:right w:w="100" w:type="dxa"/>
            </w:tcMar>
            <w:hideMark/>
          </w:tcPr>
          <w:p w14:paraId="6E9A61B5" w14:textId="4CA07176" w:rsidR="00190AE4" w:rsidRPr="00190AE4" w:rsidDel="00974EF5" w:rsidRDefault="00190AE4" w:rsidP="00974EF5">
            <w:pPr>
              <w:tabs>
                <w:tab w:val="left" w:pos="3200"/>
              </w:tabs>
              <w:spacing w:line="480" w:lineRule="auto"/>
              <w:ind w:left="720" w:firstLine="0"/>
              <w:rPr>
                <w:del w:id="4237" w:author="Cheick Traoré" w:date="2026-01-07T16:26:00Z" w16du:dateUtc="2026-01-07T16:26:00Z"/>
                <w:rFonts w:ascii="Times New Roman" w:hAnsi="Times New Roman" w:cs="Times New Roman"/>
              </w:rPr>
              <w:pPrChange w:id="4238" w:author="Cheick Traoré" w:date="2026-01-07T16:26:00Z" w16du:dateUtc="2026-01-07T16:26:00Z">
                <w:pPr>
                  <w:tabs>
                    <w:tab w:val="left" w:pos="3200"/>
                  </w:tabs>
                  <w:spacing w:line="480" w:lineRule="auto"/>
                </w:pPr>
              </w:pPrChange>
            </w:pPr>
            <w:del w:id="4239" w:author="Cheick Traoré" w:date="2026-01-07T16:26:00Z" w16du:dateUtc="2026-01-07T16:26:00Z">
              <w:r w:rsidRPr="00190AE4" w:rsidDel="00974EF5">
                <w:rPr>
                  <w:rFonts w:ascii="Times New Roman" w:hAnsi="Times New Roman" w:cs="Times New Roman"/>
                </w:rPr>
                <w:delText>Nettoyage et normalisation</w:delText>
              </w:r>
            </w:del>
          </w:p>
        </w:tc>
      </w:tr>
      <w:tr w:rsidR="00190AE4" w:rsidRPr="00190AE4" w:rsidDel="00974EF5" w14:paraId="43C5DF86" w14:textId="0EAF06BB" w:rsidTr="00190AE4">
        <w:trPr>
          <w:trHeight w:val="905"/>
          <w:del w:id="4240" w:author="Cheick Traoré" w:date="2026-01-07T16:26:00Z" w16du:dateUtc="2026-01-07T16:26:00Z"/>
        </w:trPr>
        <w:tc>
          <w:tcPr>
            <w:tcW w:w="0" w:type="auto"/>
            <w:tcMar>
              <w:top w:w="100" w:type="dxa"/>
              <w:left w:w="100" w:type="dxa"/>
              <w:bottom w:w="100" w:type="dxa"/>
              <w:right w:w="100" w:type="dxa"/>
            </w:tcMar>
            <w:hideMark/>
          </w:tcPr>
          <w:p w14:paraId="1BBF2583" w14:textId="6D502A55" w:rsidR="00190AE4" w:rsidRPr="00190AE4" w:rsidDel="00974EF5" w:rsidRDefault="00190AE4" w:rsidP="00974EF5">
            <w:pPr>
              <w:tabs>
                <w:tab w:val="left" w:pos="3200"/>
              </w:tabs>
              <w:spacing w:line="480" w:lineRule="auto"/>
              <w:ind w:left="720" w:firstLine="0"/>
              <w:rPr>
                <w:del w:id="4241" w:author="Cheick Traoré" w:date="2026-01-07T16:26:00Z" w16du:dateUtc="2026-01-07T16:26:00Z"/>
                <w:rFonts w:ascii="Times New Roman" w:hAnsi="Times New Roman" w:cs="Times New Roman"/>
              </w:rPr>
              <w:pPrChange w:id="4242" w:author="Cheick Traoré" w:date="2026-01-07T16:26:00Z" w16du:dateUtc="2026-01-07T16:26:00Z">
                <w:pPr>
                  <w:tabs>
                    <w:tab w:val="left" w:pos="3200"/>
                  </w:tabs>
                  <w:spacing w:line="480" w:lineRule="auto"/>
                </w:pPr>
              </w:pPrChange>
            </w:pPr>
            <w:del w:id="4243" w:author="Cheick Traoré" w:date="2026-01-07T16:26:00Z" w16du:dateUtc="2026-01-07T16:26:00Z">
              <w:r w:rsidRPr="00190AE4" w:rsidDel="00974EF5">
                <w:rPr>
                  <w:rFonts w:ascii="Times New Roman" w:hAnsi="Times New Roman" w:cs="Times New Roman"/>
                </w:rPr>
                <w:delText>6</w:delText>
              </w:r>
            </w:del>
          </w:p>
        </w:tc>
        <w:tc>
          <w:tcPr>
            <w:tcW w:w="0" w:type="auto"/>
            <w:tcMar>
              <w:top w:w="100" w:type="dxa"/>
              <w:left w:w="100" w:type="dxa"/>
              <w:bottom w:w="100" w:type="dxa"/>
              <w:right w:w="100" w:type="dxa"/>
            </w:tcMar>
            <w:hideMark/>
          </w:tcPr>
          <w:p w14:paraId="0F0ECE16" w14:textId="3774F318" w:rsidR="00190AE4" w:rsidRPr="00190AE4" w:rsidDel="00974EF5" w:rsidRDefault="00190AE4" w:rsidP="00974EF5">
            <w:pPr>
              <w:tabs>
                <w:tab w:val="left" w:pos="3200"/>
              </w:tabs>
              <w:spacing w:line="480" w:lineRule="auto"/>
              <w:ind w:left="720" w:firstLine="0"/>
              <w:rPr>
                <w:del w:id="4244" w:author="Cheick Traoré" w:date="2026-01-07T16:26:00Z" w16du:dateUtc="2026-01-07T16:26:00Z"/>
                <w:rFonts w:ascii="Times New Roman" w:hAnsi="Times New Roman" w:cs="Times New Roman"/>
              </w:rPr>
              <w:pPrChange w:id="4245" w:author="Cheick Traoré" w:date="2026-01-07T16:26:00Z" w16du:dateUtc="2026-01-07T16:26:00Z">
                <w:pPr>
                  <w:tabs>
                    <w:tab w:val="left" w:pos="3200"/>
                  </w:tabs>
                  <w:spacing w:line="480" w:lineRule="auto"/>
                </w:pPr>
              </w:pPrChange>
            </w:pPr>
            <w:del w:id="4246" w:author="Cheick Traoré" w:date="2026-01-07T16:26:00Z" w16du:dateUtc="2026-01-07T16:26:00Z">
              <w:r w:rsidRPr="00190AE4" w:rsidDel="00974EF5">
                <w:rPr>
                  <w:rFonts w:ascii="Times New Roman" w:hAnsi="Times New Roman" w:cs="Times New Roman"/>
                </w:rPr>
                <w:delText>Moteur de Prévision (Python)</w:delText>
              </w:r>
            </w:del>
          </w:p>
        </w:tc>
        <w:tc>
          <w:tcPr>
            <w:tcW w:w="0" w:type="auto"/>
            <w:tcMar>
              <w:top w:w="100" w:type="dxa"/>
              <w:left w:w="100" w:type="dxa"/>
              <w:bottom w:w="100" w:type="dxa"/>
              <w:right w:w="100" w:type="dxa"/>
            </w:tcMar>
            <w:hideMark/>
          </w:tcPr>
          <w:p w14:paraId="4604DE02" w14:textId="1C9EAF12" w:rsidR="00190AE4" w:rsidRPr="00190AE4" w:rsidDel="00974EF5" w:rsidRDefault="00190AE4" w:rsidP="00974EF5">
            <w:pPr>
              <w:tabs>
                <w:tab w:val="left" w:pos="3200"/>
              </w:tabs>
              <w:spacing w:line="480" w:lineRule="auto"/>
              <w:ind w:left="720" w:firstLine="0"/>
              <w:rPr>
                <w:del w:id="4247" w:author="Cheick Traoré" w:date="2026-01-07T16:26:00Z" w16du:dateUtc="2026-01-07T16:26:00Z"/>
                <w:rFonts w:ascii="Times New Roman" w:hAnsi="Times New Roman" w:cs="Times New Roman"/>
              </w:rPr>
              <w:pPrChange w:id="4248" w:author="Cheick Traoré" w:date="2026-01-07T16:26:00Z" w16du:dateUtc="2026-01-07T16:26:00Z">
                <w:pPr>
                  <w:tabs>
                    <w:tab w:val="left" w:pos="3200"/>
                  </w:tabs>
                  <w:spacing w:line="480" w:lineRule="auto"/>
                </w:pPr>
              </w:pPrChange>
            </w:pPr>
            <w:del w:id="4249" w:author="Cheick Traoré" w:date="2026-01-07T16:26:00Z" w16du:dateUtc="2026-01-07T16:26:00Z">
              <w:r w:rsidRPr="00190AE4" w:rsidDel="00974EF5">
                <w:rPr>
                  <w:rFonts w:ascii="Times New Roman" w:hAnsi="Times New Roman" w:cs="Times New Roman"/>
                </w:rPr>
                <w:delText>Calcul des prévisions</w:delText>
              </w:r>
            </w:del>
          </w:p>
        </w:tc>
      </w:tr>
      <w:tr w:rsidR="00190AE4" w:rsidRPr="00190AE4" w:rsidDel="00974EF5" w14:paraId="09B38070" w14:textId="42D82B7D" w:rsidTr="00190AE4">
        <w:trPr>
          <w:trHeight w:val="560"/>
          <w:del w:id="4250" w:author="Cheick Traoré" w:date="2026-01-07T16:26:00Z" w16du:dateUtc="2026-01-07T16:26:00Z"/>
        </w:trPr>
        <w:tc>
          <w:tcPr>
            <w:tcW w:w="0" w:type="auto"/>
            <w:tcMar>
              <w:top w:w="100" w:type="dxa"/>
              <w:left w:w="100" w:type="dxa"/>
              <w:bottom w:w="100" w:type="dxa"/>
              <w:right w:w="100" w:type="dxa"/>
            </w:tcMar>
            <w:hideMark/>
          </w:tcPr>
          <w:p w14:paraId="191CE7A2" w14:textId="6BA1E875" w:rsidR="00190AE4" w:rsidRPr="00190AE4" w:rsidDel="00974EF5" w:rsidRDefault="00190AE4" w:rsidP="00974EF5">
            <w:pPr>
              <w:tabs>
                <w:tab w:val="left" w:pos="3200"/>
              </w:tabs>
              <w:spacing w:line="480" w:lineRule="auto"/>
              <w:ind w:left="720" w:firstLine="0"/>
              <w:rPr>
                <w:del w:id="4251" w:author="Cheick Traoré" w:date="2026-01-07T16:26:00Z" w16du:dateUtc="2026-01-07T16:26:00Z"/>
                <w:rFonts w:ascii="Times New Roman" w:hAnsi="Times New Roman" w:cs="Times New Roman"/>
              </w:rPr>
              <w:pPrChange w:id="4252" w:author="Cheick Traoré" w:date="2026-01-07T16:26:00Z" w16du:dateUtc="2026-01-07T16:26:00Z">
                <w:pPr>
                  <w:tabs>
                    <w:tab w:val="left" w:pos="3200"/>
                  </w:tabs>
                  <w:spacing w:line="480" w:lineRule="auto"/>
                </w:pPr>
              </w:pPrChange>
            </w:pPr>
            <w:del w:id="4253" w:author="Cheick Traoré" w:date="2026-01-07T16:26:00Z" w16du:dateUtc="2026-01-07T16:26:00Z">
              <w:r w:rsidRPr="00190AE4" w:rsidDel="00974EF5">
                <w:rPr>
                  <w:rFonts w:ascii="Times New Roman" w:hAnsi="Times New Roman" w:cs="Times New Roman"/>
                </w:rPr>
                <w:delText>7</w:delText>
              </w:r>
            </w:del>
          </w:p>
        </w:tc>
        <w:tc>
          <w:tcPr>
            <w:tcW w:w="0" w:type="auto"/>
            <w:tcMar>
              <w:top w:w="100" w:type="dxa"/>
              <w:left w:w="100" w:type="dxa"/>
              <w:bottom w:w="100" w:type="dxa"/>
              <w:right w:w="100" w:type="dxa"/>
            </w:tcMar>
            <w:hideMark/>
          </w:tcPr>
          <w:p w14:paraId="04EEDE10" w14:textId="3D5FB702" w:rsidR="00190AE4" w:rsidRPr="00190AE4" w:rsidDel="00974EF5" w:rsidRDefault="00190AE4" w:rsidP="00974EF5">
            <w:pPr>
              <w:tabs>
                <w:tab w:val="left" w:pos="3200"/>
              </w:tabs>
              <w:spacing w:line="480" w:lineRule="auto"/>
              <w:ind w:left="720" w:firstLine="0"/>
              <w:rPr>
                <w:del w:id="4254" w:author="Cheick Traoré" w:date="2026-01-07T16:26:00Z" w16du:dateUtc="2026-01-07T16:26:00Z"/>
                <w:rFonts w:ascii="Times New Roman" w:hAnsi="Times New Roman" w:cs="Times New Roman"/>
              </w:rPr>
              <w:pPrChange w:id="4255" w:author="Cheick Traoré" w:date="2026-01-07T16:26:00Z" w16du:dateUtc="2026-01-07T16:26:00Z">
                <w:pPr>
                  <w:tabs>
                    <w:tab w:val="left" w:pos="3200"/>
                  </w:tabs>
                  <w:spacing w:line="480" w:lineRule="auto"/>
                </w:pPr>
              </w:pPrChange>
            </w:pPr>
            <w:del w:id="4256" w:author="Cheick Traoré" w:date="2026-01-07T16:26:00Z" w16du:dateUtc="2026-01-07T16:26:00Z">
              <w:r w:rsidRPr="00190AE4" w:rsidDel="00974EF5">
                <w:rPr>
                  <w:rFonts w:ascii="Times New Roman" w:hAnsi="Times New Roman" w:cs="Times New Roman"/>
                </w:rPr>
                <w:delText>Service Rapports (Python)</w:delText>
              </w:r>
            </w:del>
          </w:p>
        </w:tc>
        <w:tc>
          <w:tcPr>
            <w:tcW w:w="0" w:type="auto"/>
            <w:tcMar>
              <w:top w:w="100" w:type="dxa"/>
              <w:left w:w="100" w:type="dxa"/>
              <w:bottom w:w="100" w:type="dxa"/>
              <w:right w:w="100" w:type="dxa"/>
            </w:tcMar>
            <w:hideMark/>
          </w:tcPr>
          <w:p w14:paraId="5AC9C5BB" w14:textId="1BFC8DC9" w:rsidR="00190AE4" w:rsidRPr="00190AE4" w:rsidDel="00974EF5" w:rsidRDefault="00190AE4" w:rsidP="00974EF5">
            <w:pPr>
              <w:tabs>
                <w:tab w:val="left" w:pos="3200"/>
              </w:tabs>
              <w:spacing w:line="480" w:lineRule="auto"/>
              <w:ind w:left="720" w:firstLine="0"/>
              <w:rPr>
                <w:del w:id="4257" w:author="Cheick Traoré" w:date="2026-01-07T16:26:00Z" w16du:dateUtc="2026-01-07T16:26:00Z"/>
                <w:rFonts w:ascii="Times New Roman" w:hAnsi="Times New Roman" w:cs="Times New Roman"/>
              </w:rPr>
              <w:pPrChange w:id="4258" w:author="Cheick Traoré" w:date="2026-01-07T16:26:00Z" w16du:dateUtc="2026-01-07T16:26:00Z">
                <w:pPr>
                  <w:tabs>
                    <w:tab w:val="left" w:pos="3200"/>
                  </w:tabs>
                  <w:spacing w:line="480" w:lineRule="auto"/>
                </w:pPr>
              </w:pPrChange>
            </w:pPr>
            <w:del w:id="4259" w:author="Cheick Traoré" w:date="2026-01-07T16:26:00Z" w16du:dateUtc="2026-01-07T16:26:00Z">
              <w:r w:rsidRPr="00190AE4" w:rsidDel="00974EF5">
                <w:rPr>
                  <w:rFonts w:ascii="Times New Roman" w:hAnsi="Times New Roman" w:cs="Times New Roman"/>
                </w:rPr>
                <w:delText>Génération des fichiers</w:delText>
              </w:r>
            </w:del>
          </w:p>
        </w:tc>
      </w:tr>
      <w:tr w:rsidR="00190AE4" w:rsidRPr="00190AE4" w:rsidDel="00974EF5" w14:paraId="3342DE8B" w14:textId="44FD04F1" w:rsidTr="00190AE4">
        <w:trPr>
          <w:trHeight w:val="560"/>
          <w:del w:id="4260" w:author="Cheick Traoré" w:date="2026-01-07T16:26:00Z" w16du:dateUtc="2026-01-07T16:26:00Z"/>
        </w:trPr>
        <w:tc>
          <w:tcPr>
            <w:tcW w:w="0" w:type="auto"/>
            <w:tcMar>
              <w:top w:w="100" w:type="dxa"/>
              <w:left w:w="100" w:type="dxa"/>
              <w:bottom w:w="100" w:type="dxa"/>
              <w:right w:w="100" w:type="dxa"/>
            </w:tcMar>
            <w:hideMark/>
          </w:tcPr>
          <w:p w14:paraId="4652F293" w14:textId="7A094195" w:rsidR="00190AE4" w:rsidRPr="00190AE4" w:rsidDel="00974EF5" w:rsidRDefault="00190AE4" w:rsidP="00974EF5">
            <w:pPr>
              <w:tabs>
                <w:tab w:val="left" w:pos="3200"/>
              </w:tabs>
              <w:spacing w:line="480" w:lineRule="auto"/>
              <w:ind w:left="720" w:firstLine="0"/>
              <w:rPr>
                <w:del w:id="4261" w:author="Cheick Traoré" w:date="2026-01-07T16:26:00Z" w16du:dateUtc="2026-01-07T16:26:00Z"/>
                <w:rFonts w:ascii="Times New Roman" w:hAnsi="Times New Roman" w:cs="Times New Roman"/>
              </w:rPr>
              <w:pPrChange w:id="4262" w:author="Cheick Traoré" w:date="2026-01-07T16:26:00Z" w16du:dateUtc="2026-01-07T16:26:00Z">
                <w:pPr>
                  <w:tabs>
                    <w:tab w:val="left" w:pos="3200"/>
                  </w:tabs>
                  <w:spacing w:line="480" w:lineRule="auto"/>
                </w:pPr>
              </w:pPrChange>
            </w:pPr>
            <w:del w:id="4263" w:author="Cheick Traoré" w:date="2026-01-07T16:26:00Z" w16du:dateUtc="2026-01-07T16:26:00Z">
              <w:r w:rsidRPr="00190AE4" w:rsidDel="00974EF5">
                <w:rPr>
                  <w:rFonts w:ascii="Times New Roman" w:hAnsi="Times New Roman" w:cs="Times New Roman"/>
                </w:rPr>
                <w:delText>8</w:delText>
              </w:r>
            </w:del>
          </w:p>
        </w:tc>
        <w:tc>
          <w:tcPr>
            <w:tcW w:w="0" w:type="auto"/>
            <w:tcMar>
              <w:top w:w="100" w:type="dxa"/>
              <w:left w:w="100" w:type="dxa"/>
              <w:bottom w:w="100" w:type="dxa"/>
              <w:right w:w="100" w:type="dxa"/>
            </w:tcMar>
            <w:hideMark/>
          </w:tcPr>
          <w:p w14:paraId="7730B97B" w14:textId="5025F5E7" w:rsidR="00190AE4" w:rsidRPr="00190AE4" w:rsidDel="00974EF5" w:rsidRDefault="00190AE4" w:rsidP="00974EF5">
            <w:pPr>
              <w:tabs>
                <w:tab w:val="left" w:pos="3200"/>
              </w:tabs>
              <w:spacing w:line="480" w:lineRule="auto"/>
              <w:ind w:left="720" w:firstLine="0"/>
              <w:rPr>
                <w:del w:id="4264" w:author="Cheick Traoré" w:date="2026-01-07T16:26:00Z" w16du:dateUtc="2026-01-07T16:26:00Z"/>
                <w:rFonts w:ascii="Times New Roman" w:hAnsi="Times New Roman" w:cs="Times New Roman"/>
              </w:rPr>
              <w:pPrChange w:id="4265" w:author="Cheick Traoré" w:date="2026-01-07T16:26:00Z" w16du:dateUtc="2026-01-07T16:26:00Z">
                <w:pPr>
                  <w:tabs>
                    <w:tab w:val="left" w:pos="3200"/>
                  </w:tabs>
                  <w:spacing w:line="480" w:lineRule="auto"/>
                </w:pPr>
              </w:pPrChange>
            </w:pPr>
            <w:del w:id="4266" w:author="Cheick Traoré" w:date="2026-01-07T16:26:00Z" w16du:dateUtc="2026-01-07T16:26:00Z">
              <w:r w:rsidRPr="00190AE4" w:rsidDel="00974EF5">
                <w:rPr>
                  <w:rFonts w:ascii="Times New Roman" w:hAnsi="Times New Roman" w:cs="Times New Roman"/>
                </w:rPr>
                <w:delText>Interface Web (React)</w:delText>
              </w:r>
            </w:del>
          </w:p>
        </w:tc>
        <w:tc>
          <w:tcPr>
            <w:tcW w:w="0" w:type="auto"/>
            <w:tcMar>
              <w:top w:w="100" w:type="dxa"/>
              <w:left w:w="100" w:type="dxa"/>
              <w:bottom w:w="100" w:type="dxa"/>
              <w:right w:w="100" w:type="dxa"/>
            </w:tcMar>
            <w:hideMark/>
          </w:tcPr>
          <w:p w14:paraId="234899D9" w14:textId="5B5773A9" w:rsidR="00190AE4" w:rsidRPr="00190AE4" w:rsidDel="00974EF5" w:rsidRDefault="00190AE4" w:rsidP="00974EF5">
            <w:pPr>
              <w:tabs>
                <w:tab w:val="left" w:pos="3200"/>
              </w:tabs>
              <w:spacing w:line="480" w:lineRule="auto"/>
              <w:ind w:left="720" w:firstLine="0"/>
              <w:rPr>
                <w:del w:id="4267" w:author="Cheick Traoré" w:date="2026-01-07T16:26:00Z" w16du:dateUtc="2026-01-07T16:26:00Z"/>
                <w:rFonts w:ascii="Times New Roman" w:hAnsi="Times New Roman" w:cs="Times New Roman"/>
              </w:rPr>
              <w:pPrChange w:id="4268" w:author="Cheick Traoré" w:date="2026-01-07T16:26:00Z" w16du:dateUtc="2026-01-07T16:26:00Z">
                <w:pPr>
                  <w:tabs>
                    <w:tab w:val="left" w:pos="3200"/>
                  </w:tabs>
                  <w:spacing w:line="480" w:lineRule="auto"/>
                </w:pPr>
              </w:pPrChange>
            </w:pPr>
            <w:del w:id="4269" w:author="Cheick Traoré" w:date="2026-01-07T16:26:00Z" w16du:dateUtc="2026-01-07T16:26:00Z">
              <w:r w:rsidRPr="00190AE4" w:rsidDel="00974EF5">
                <w:rPr>
                  <w:rFonts w:ascii="Times New Roman" w:hAnsi="Times New Roman" w:cs="Times New Roman"/>
                </w:rPr>
                <w:delText>Restitution des résultats</w:delText>
              </w:r>
            </w:del>
          </w:p>
        </w:tc>
      </w:tr>
    </w:tbl>
    <w:p w14:paraId="03B5100B" w14:textId="39B376A1" w:rsidR="00CC2107" w:rsidRPr="00AB1D00" w:rsidDel="00974EF5" w:rsidRDefault="00CC2107" w:rsidP="00974EF5">
      <w:pPr>
        <w:tabs>
          <w:tab w:val="left" w:pos="3200"/>
        </w:tabs>
        <w:spacing w:line="480" w:lineRule="auto"/>
        <w:ind w:left="720" w:firstLine="0"/>
        <w:rPr>
          <w:del w:id="4270" w:author="Cheick Traoré" w:date="2026-01-07T16:26:00Z" w16du:dateUtc="2026-01-07T16:26:00Z"/>
          <w:rFonts w:ascii="Times New Roman" w:hAnsi="Times New Roman" w:cs="Times New Roman"/>
        </w:rPr>
        <w:pPrChange w:id="4271" w:author="Cheick Traoré" w:date="2026-01-07T16:26:00Z" w16du:dateUtc="2026-01-07T16:26:00Z">
          <w:pPr>
            <w:tabs>
              <w:tab w:val="left" w:pos="3200"/>
            </w:tabs>
            <w:spacing w:line="480" w:lineRule="auto"/>
          </w:pPr>
        </w:pPrChange>
      </w:pPr>
    </w:p>
    <w:p w14:paraId="17E668B9" w14:textId="5E06AA64" w:rsidR="00CC2107" w:rsidRPr="001E4770" w:rsidDel="00974EF5" w:rsidRDefault="001E4770" w:rsidP="00974EF5">
      <w:pPr>
        <w:tabs>
          <w:tab w:val="left" w:pos="3200"/>
        </w:tabs>
        <w:spacing w:line="480" w:lineRule="auto"/>
        <w:ind w:left="720" w:firstLine="0"/>
        <w:rPr>
          <w:del w:id="4272" w:author="Cheick Traoré" w:date="2026-01-07T16:26:00Z" w16du:dateUtc="2026-01-07T16:26:00Z"/>
        </w:rPr>
        <w:pPrChange w:id="4273" w:author="Cheick Traoré" w:date="2026-01-07T16:26:00Z" w16du:dateUtc="2026-01-07T16:26:00Z">
          <w:pPr>
            <w:pStyle w:val="Corpsdetext"/>
          </w:pPr>
        </w:pPrChange>
      </w:pPr>
      <w:bookmarkStart w:id="4274" w:name="_Toc217034655"/>
      <w:del w:id="4275" w:author="Cheick Traoré" w:date="2026-01-07T16:26:00Z" w16du:dateUtc="2026-01-07T16:26:00Z">
        <w:r w:rsidDel="00974EF5">
          <w:delText xml:space="preserve">Les </w:delText>
        </w:r>
        <w:r w:rsidR="009600FD" w:rsidRPr="00AB1D00" w:rsidDel="00974EF5">
          <w:delText>Avantages de l'architecture proposée</w:delText>
        </w:r>
        <w:bookmarkEnd w:id="4274"/>
        <w:r w:rsidDel="00974EF5">
          <w:delText xml:space="preserve"> sont :</w:delText>
        </w:r>
      </w:del>
    </w:p>
    <w:p w14:paraId="2239223B" w14:textId="2FBF0119" w:rsidR="009600FD" w:rsidRPr="00AB1D00" w:rsidDel="00974EF5" w:rsidRDefault="001E4770" w:rsidP="00974EF5">
      <w:pPr>
        <w:tabs>
          <w:tab w:val="left" w:pos="3200"/>
        </w:tabs>
        <w:spacing w:line="480" w:lineRule="auto"/>
        <w:ind w:left="720" w:firstLine="0"/>
        <w:rPr>
          <w:del w:id="4276" w:author="Cheick Traoré" w:date="2026-01-07T16:26:00Z" w16du:dateUtc="2026-01-07T16:26:00Z"/>
          <w:rFonts w:ascii="Times New Roman" w:hAnsi="Times New Roman" w:cs="Times New Roman"/>
          <w:b/>
          <w:bCs/>
        </w:rPr>
        <w:pPrChange w:id="4277" w:author="Cheick Traoré" w:date="2026-01-07T16:26:00Z" w16du:dateUtc="2026-01-07T16:26:00Z">
          <w:pPr>
            <w:tabs>
              <w:tab w:val="left" w:pos="3200"/>
            </w:tabs>
            <w:spacing w:line="480" w:lineRule="auto"/>
          </w:pPr>
        </w:pPrChange>
      </w:pPr>
      <w:del w:id="4278"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Séparation des responsabilités</w:delText>
        </w:r>
      </w:del>
    </w:p>
    <w:p w14:paraId="04E2E750" w14:textId="4D99E86F" w:rsidR="009600FD" w:rsidRPr="00AB1D00" w:rsidDel="00974EF5" w:rsidRDefault="009600FD" w:rsidP="00974EF5">
      <w:pPr>
        <w:tabs>
          <w:tab w:val="left" w:pos="3200"/>
        </w:tabs>
        <w:spacing w:line="480" w:lineRule="auto"/>
        <w:ind w:left="720" w:firstLine="0"/>
        <w:rPr>
          <w:del w:id="4279" w:author="Cheick Traoré" w:date="2026-01-07T16:26:00Z" w16du:dateUtc="2026-01-07T16:26:00Z"/>
          <w:rFonts w:ascii="Times New Roman" w:hAnsi="Times New Roman" w:cs="Times New Roman"/>
        </w:rPr>
        <w:pPrChange w:id="4280" w:author="Cheick Traoré" w:date="2026-01-07T16:26:00Z" w16du:dateUtc="2026-01-07T16:26:00Z">
          <w:pPr>
            <w:tabs>
              <w:tab w:val="left" w:pos="3200"/>
            </w:tabs>
            <w:spacing w:line="480" w:lineRule="auto"/>
          </w:pPr>
        </w:pPrChange>
      </w:pPr>
      <w:del w:id="4281" w:author="Cheick Traoré" w:date="2026-01-07T16:26:00Z" w16du:dateUtc="2026-01-07T16:26:00Z">
        <w:r w:rsidRPr="00AB1D00" w:rsidDel="00974EF5">
          <w:rPr>
            <w:rFonts w:ascii="Times New Roman" w:hAnsi="Times New Roman" w:cs="Times New Roman"/>
          </w:rPr>
          <w:delText>Chaque couche a une fonction bien définie, facilitant maintenance et évolutions futures.</w:delText>
        </w:r>
      </w:del>
    </w:p>
    <w:p w14:paraId="0FD08C2E" w14:textId="7BD76AD9" w:rsidR="009600FD" w:rsidRPr="00AB1D00" w:rsidDel="00974EF5" w:rsidRDefault="001E4770" w:rsidP="00974EF5">
      <w:pPr>
        <w:tabs>
          <w:tab w:val="left" w:pos="3200"/>
        </w:tabs>
        <w:spacing w:line="480" w:lineRule="auto"/>
        <w:ind w:left="720" w:firstLine="0"/>
        <w:rPr>
          <w:del w:id="4282" w:author="Cheick Traoré" w:date="2026-01-07T16:26:00Z" w16du:dateUtc="2026-01-07T16:26:00Z"/>
          <w:rFonts w:ascii="Times New Roman" w:hAnsi="Times New Roman" w:cs="Times New Roman"/>
          <w:b/>
          <w:bCs/>
        </w:rPr>
        <w:pPrChange w:id="4283" w:author="Cheick Traoré" w:date="2026-01-07T16:26:00Z" w16du:dateUtc="2026-01-07T16:26:00Z">
          <w:pPr>
            <w:tabs>
              <w:tab w:val="left" w:pos="3200"/>
            </w:tabs>
            <w:spacing w:line="480" w:lineRule="auto"/>
          </w:pPr>
        </w:pPrChange>
      </w:pPr>
      <w:del w:id="4284" w:author="Cheick Traoré" w:date="2026-01-07T16:26:00Z" w16du:dateUtc="2026-01-07T16:26:00Z">
        <w:r w:rsidDel="00974EF5">
          <w:rPr>
            <w:rFonts w:ascii="Times New Roman" w:hAnsi="Times New Roman" w:cs="Times New Roman"/>
            <w:b/>
            <w:bCs/>
          </w:rPr>
          <w:delText>La</w:delText>
        </w:r>
        <w:r w:rsidR="009600FD" w:rsidRPr="00AB1D00" w:rsidDel="00974EF5">
          <w:rPr>
            <w:rFonts w:ascii="Times New Roman" w:hAnsi="Times New Roman" w:cs="Times New Roman"/>
            <w:b/>
            <w:bCs/>
          </w:rPr>
          <w:delText>Modularité</w:delText>
        </w:r>
      </w:del>
    </w:p>
    <w:p w14:paraId="4E9E8951" w14:textId="122B04B7" w:rsidR="009600FD" w:rsidRPr="00AB1D00" w:rsidDel="00974EF5" w:rsidRDefault="009600FD" w:rsidP="00974EF5">
      <w:pPr>
        <w:tabs>
          <w:tab w:val="left" w:pos="3200"/>
        </w:tabs>
        <w:spacing w:line="480" w:lineRule="auto"/>
        <w:ind w:left="720" w:firstLine="0"/>
        <w:rPr>
          <w:del w:id="4285" w:author="Cheick Traoré" w:date="2026-01-07T16:26:00Z" w16du:dateUtc="2026-01-07T16:26:00Z"/>
          <w:rFonts w:ascii="Times New Roman" w:hAnsi="Times New Roman" w:cs="Times New Roman"/>
        </w:rPr>
        <w:pPrChange w:id="4286" w:author="Cheick Traoré" w:date="2026-01-07T16:26:00Z" w16du:dateUtc="2026-01-07T16:26:00Z">
          <w:pPr>
            <w:tabs>
              <w:tab w:val="left" w:pos="3200"/>
            </w:tabs>
            <w:spacing w:line="480" w:lineRule="auto"/>
          </w:pPr>
        </w:pPrChange>
      </w:pPr>
      <w:del w:id="4287" w:author="Cheick Traoré" w:date="2026-01-07T16:26:00Z" w16du:dateUtc="2026-01-07T16:26:00Z">
        <w:r w:rsidRPr="00AB1D00" w:rsidDel="00974EF5">
          <w:rPr>
            <w:rFonts w:ascii="Times New Roman" w:hAnsi="Times New Roman" w:cs="Times New Roman"/>
          </w:rPr>
          <w:delText>Chaque service peut être mis à jour, testé ou remplacé indépendamment.</w:delText>
        </w:r>
      </w:del>
    </w:p>
    <w:p w14:paraId="3306C2A4" w14:textId="6FFEE554" w:rsidR="009600FD" w:rsidRPr="00AB1D00" w:rsidDel="00974EF5" w:rsidRDefault="001E4770" w:rsidP="00974EF5">
      <w:pPr>
        <w:tabs>
          <w:tab w:val="left" w:pos="3200"/>
        </w:tabs>
        <w:spacing w:line="480" w:lineRule="auto"/>
        <w:ind w:left="720" w:firstLine="0"/>
        <w:rPr>
          <w:del w:id="4288" w:author="Cheick Traoré" w:date="2026-01-07T16:26:00Z" w16du:dateUtc="2026-01-07T16:26:00Z"/>
          <w:rFonts w:ascii="Times New Roman" w:hAnsi="Times New Roman" w:cs="Times New Roman"/>
          <w:b/>
          <w:bCs/>
        </w:rPr>
        <w:pPrChange w:id="4289" w:author="Cheick Traoré" w:date="2026-01-07T16:26:00Z" w16du:dateUtc="2026-01-07T16:26:00Z">
          <w:pPr>
            <w:tabs>
              <w:tab w:val="left" w:pos="3200"/>
            </w:tabs>
            <w:spacing w:line="480" w:lineRule="auto"/>
          </w:pPr>
        </w:pPrChange>
      </w:pPr>
      <w:del w:id="4290"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Sécurité renforcée</w:delText>
        </w:r>
      </w:del>
    </w:p>
    <w:p w14:paraId="2565DBBB" w14:textId="20B0B07E" w:rsidR="009600FD" w:rsidRPr="00AB1D00" w:rsidDel="00974EF5" w:rsidRDefault="009600FD" w:rsidP="00974EF5">
      <w:pPr>
        <w:tabs>
          <w:tab w:val="left" w:pos="3200"/>
        </w:tabs>
        <w:spacing w:line="480" w:lineRule="auto"/>
        <w:ind w:left="720" w:firstLine="0"/>
        <w:rPr>
          <w:del w:id="4291" w:author="Cheick Traoré" w:date="2026-01-07T16:26:00Z" w16du:dateUtc="2026-01-07T16:26:00Z"/>
          <w:rFonts w:ascii="Times New Roman" w:hAnsi="Times New Roman" w:cs="Times New Roman"/>
        </w:rPr>
        <w:pPrChange w:id="4292" w:author="Cheick Traoré" w:date="2026-01-07T16:26:00Z" w16du:dateUtc="2026-01-07T16:26:00Z">
          <w:pPr>
            <w:numPr>
              <w:numId w:val="69"/>
            </w:numPr>
            <w:tabs>
              <w:tab w:val="num" w:pos="720"/>
              <w:tab w:val="left" w:pos="3200"/>
            </w:tabs>
            <w:spacing w:line="480" w:lineRule="auto"/>
            <w:ind w:left="720" w:hanging="360"/>
          </w:pPr>
        </w:pPrChange>
      </w:pPr>
      <w:del w:id="4293" w:author="Cheick Traoré" w:date="2026-01-07T16:26:00Z" w16du:dateUtc="2026-01-07T16:26:00Z">
        <w:r w:rsidRPr="00AB1D00" w:rsidDel="00974EF5">
          <w:rPr>
            <w:rFonts w:ascii="Times New Roman" w:hAnsi="Times New Roman" w:cs="Times New Roman"/>
          </w:rPr>
          <w:delText>Isolation des données de l'interface utilisateur</w:delText>
        </w:r>
      </w:del>
    </w:p>
    <w:p w14:paraId="4FAB59B8" w14:textId="356F97AF" w:rsidR="009600FD" w:rsidRPr="00AB1D00" w:rsidDel="00974EF5" w:rsidRDefault="009600FD" w:rsidP="00974EF5">
      <w:pPr>
        <w:tabs>
          <w:tab w:val="left" w:pos="3200"/>
        </w:tabs>
        <w:spacing w:line="480" w:lineRule="auto"/>
        <w:ind w:left="720" w:firstLine="0"/>
        <w:rPr>
          <w:del w:id="4294" w:author="Cheick Traoré" w:date="2026-01-07T16:26:00Z" w16du:dateUtc="2026-01-07T16:26:00Z"/>
          <w:rFonts w:ascii="Times New Roman" w:hAnsi="Times New Roman" w:cs="Times New Roman"/>
        </w:rPr>
        <w:pPrChange w:id="4295" w:author="Cheick Traoré" w:date="2026-01-07T16:26:00Z" w16du:dateUtc="2026-01-07T16:26:00Z">
          <w:pPr>
            <w:numPr>
              <w:numId w:val="69"/>
            </w:numPr>
            <w:tabs>
              <w:tab w:val="num" w:pos="720"/>
              <w:tab w:val="left" w:pos="3200"/>
            </w:tabs>
            <w:spacing w:line="480" w:lineRule="auto"/>
            <w:ind w:left="720" w:hanging="360"/>
          </w:pPr>
        </w:pPrChange>
      </w:pPr>
      <w:del w:id="4296" w:author="Cheick Traoré" w:date="2026-01-07T16:26:00Z" w16du:dateUtc="2026-01-07T16:26:00Z">
        <w:r w:rsidRPr="00AB1D00" w:rsidDel="00974EF5">
          <w:rPr>
            <w:rFonts w:ascii="Times New Roman" w:hAnsi="Times New Roman" w:cs="Times New Roman"/>
          </w:rPr>
          <w:delText>Contrôle d'accès au niveau du service</w:delText>
        </w:r>
      </w:del>
    </w:p>
    <w:p w14:paraId="7B9DB7F0" w14:textId="151ADA1C" w:rsidR="009600FD" w:rsidRPr="00AB1D00" w:rsidDel="00974EF5" w:rsidRDefault="009600FD" w:rsidP="00974EF5">
      <w:pPr>
        <w:tabs>
          <w:tab w:val="left" w:pos="3200"/>
        </w:tabs>
        <w:spacing w:line="480" w:lineRule="auto"/>
        <w:ind w:left="720" w:firstLine="0"/>
        <w:rPr>
          <w:del w:id="4297" w:author="Cheick Traoré" w:date="2026-01-07T16:26:00Z" w16du:dateUtc="2026-01-07T16:26:00Z"/>
          <w:rFonts w:ascii="Times New Roman" w:hAnsi="Times New Roman" w:cs="Times New Roman"/>
        </w:rPr>
        <w:pPrChange w:id="4298" w:author="Cheick Traoré" w:date="2026-01-07T16:26:00Z" w16du:dateUtc="2026-01-07T16:26:00Z">
          <w:pPr>
            <w:numPr>
              <w:numId w:val="69"/>
            </w:numPr>
            <w:tabs>
              <w:tab w:val="num" w:pos="720"/>
              <w:tab w:val="left" w:pos="3200"/>
            </w:tabs>
            <w:spacing w:line="480" w:lineRule="auto"/>
            <w:ind w:left="720" w:hanging="360"/>
          </w:pPr>
        </w:pPrChange>
      </w:pPr>
      <w:del w:id="4299" w:author="Cheick Traoré" w:date="2026-01-07T16:26:00Z" w16du:dateUtc="2026-01-07T16:26:00Z">
        <w:r w:rsidRPr="00AB1D00" w:rsidDel="00974EF5">
          <w:rPr>
            <w:rFonts w:ascii="Times New Roman" w:hAnsi="Times New Roman" w:cs="Times New Roman"/>
          </w:rPr>
          <w:delText>Journalisation centralisée de toutes les opérations</w:delText>
        </w:r>
      </w:del>
    </w:p>
    <w:p w14:paraId="6CA6790E" w14:textId="0089E7BC" w:rsidR="009600FD" w:rsidRPr="00AB1D00" w:rsidDel="00974EF5" w:rsidRDefault="001E4770" w:rsidP="00974EF5">
      <w:pPr>
        <w:tabs>
          <w:tab w:val="left" w:pos="3200"/>
        </w:tabs>
        <w:spacing w:line="480" w:lineRule="auto"/>
        <w:ind w:left="720" w:firstLine="0"/>
        <w:rPr>
          <w:del w:id="4300" w:author="Cheick Traoré" w:date="2026-01-07T16:26:00Z" w16du:dateUtc="2026-01-07T16:26:00Z"/>
          <w:rFonts w:ascii="Times New Roman" w:hAnsi="Times New Roman" w:cs="Times New Roman"/>
          <w:b/>
          <w:bCs/>
        </w:rPr>
        <w:pPrChange w:id="4301" w:author="Cheick Traoré" w:date="2026-01-07T16:26:00Z" w16du:dateUtc="2026-01-07T16:26:00Z">
          <w:pPr>
            <w:tabs>
              <w:tab w:val="left" w:pos="3200"/>
            </w:tabs>
            <w:spacing w:line="480" w:lineRule="auto"/>
          </w:pPr>
        </w:pPrChange>
      </w:pPr>
      <w:del w:id="4302"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Scalabilité</w:delText>
        </w:r>
      </w:del>
    </w:p>
    <w:p w14:paraId="497F0C7D" w14:textId="458BCCB9" w:rsidR="009600FD" w:rsidRPr="00AB1D00" w:rsidDel="00974EF5" w:rsidRDefault="009600FD" w:rsidP="00974EF5">
      <w:pPr>
        <w:tabs>
          <w:tab w:val="left" w:pos="3200"/>
        </w:tabs>
        <w:spacing w:line="480" w:lineRule="auto"/>
        <w:ind w:left="720" w:firstLine="0"/>
        <w:rPr>
          <w:del w:id="4303" w:author="Cheick Traoré" w:date="2026-01-07T16:26:00Z" w16du:dateUtc="2026-01-07T16:26:00Z"/>
          <w:rFonts w:ascii="Times New Roman" w:hAnsi="Times New Roman" w:cs="Times New Roman"/>
        </w:rPr>
        <w:pPrChange w:id="4304" w:author="Cheick Traoré" w:date="2026-01-07T16:26:00Z" w16du:dateUtc="2026-01-07T16:26:00Z">
          <w:pPr>
            <w:numPr>
              <w:numId w:val="70"/>
            </w:numPr>
            <w:tabs>
              <w:tab w:val="num" w:pos="720"/>
              <w:tab w:val="left" w:pos="3200"/>
            </w:tabs>
            <w:spacing w:line="480" w:lineRule="auto"/>
            <w:ind w:left="720" w:hanging="360"/>
          </w:pPr>
        </w:pPrChange>
      </w:pPr>
      <w:del w:id="4305" w:author="Cheick Traoré" w:date="2026-01-07T16:26:00Z" w16du:dateUtc="2026-01-07T16:26:00Z">
        <w:r w:rsidRPr="00AB1D00" w:rsidDel="00974EF5">
          <w:rPr>
            <w:rFonts w:ascii="Times New Roman" w:hAnsi="Times New Roman" w:cs="Times New Roman"/>
          </w:rPr>
          <w:delText>Services Python peuvent s'exécuter sur serveurs dédiés</w:delText>
        </w:r>
      </w:del>
    </w:p>
    <w:p w14:paraId="2A0F01BC" w14:textId="1F399C3E" w:rsidR="009600FD" w:rsidRPr="00AB1D00" w:rsidDel="00974EF5" w:rsidRDefault="009600FD" w:rsidP="00974EF5">
      <w:pPr>
        <w:tabs>
          <w:tab w:val="left" w:pos="3200"/>
        </w:tabs>
        <w:spacing w:line="480" w:lineRule="auto"/>
        <w:ind w:left="720" w:firstLine="0"/>
        <w:rPr>
          <w:del w:id="4306" w:author="Cheick Traoré" w:date="2026-01-07T16:26:00Z" w16du:dateUtc="2026-01-07T16:26:00Z"/>
          <w:rFonts w:ascii="Times New Roman" w:hAnsi="Times New Roman" w:cs="Times New Roman"/>
        </w:rPr>
        <w:pPrChange w:id="4307" w:author="Cheick Traoré" w:date="2026-01-07T16:26:00Z" w16du:dateUtc="2026-01-07T16:26:00Z">
          <w:pPr>
            <w:numPr>
              <w:numId w:val="70"/>
            </w:numPr>
            <w:tabs>
              <w:tab w:val="num" w:pos="720"/>
              <w:tab w:val="left" w:pos="3200"/>
            </w:tabs>
            <w:spacing w:line="480" w:lineRule="auto"/>
            <w:ind w:left="720" w:hanging="360"/>
          </w:pPr>
        </w:pPrChange>
      </w:pPr>
      <w:del w:id="4308" w:author="Cheick Traoré" w:date="2026-01-07T16:26:00Z" w16du:dateUtc="2026-01-07T16:26:00Z">
        <w:r w:rsidRPr="00AB1D00" w:rsidDel="00974EF5">
          <w:rPr>
            <w:rFonts w:ascii="Times New Roman" w:hAnsi="Times New Roman" w:cs="Times New Roman"/>
          </w:rPr>
          <w:delText>Base de données peut être dupliquée/distribuée</w:delText>
        </w:r>
      </w:del>
    </w:p>
    <w:p w14:paraId="1CC25979" w14:textId="002BBCF6" w:rsidR="009600FD" w:rsidRPr="00AB1D00" w:rsidDel="00974EF5" w:rsidRDefault="009600FD" w:rsidP="00974EF5">
      <w:pPr>
        <w:tabs>
          <w:tab w:val="left" w:pos="3200"/>
        </w:tabs>
        <w:spacing w:line="480" w:lineRule="auto"/>
        <w:ind w:left="720" w:firstLine="0"/>
        <w:rPr>
          <w:del w:id="4309" w:author="Cheick Traoré" w:date="2026-01-07T16:26:00Z" w16du:dateUtc="2026-01-07T16:26:00Z"/>
          <w:rFonts w:ascii="Times New Roman" w:hAnsi="Times New Roman" w:cs="Times New Roman"/>
        </w:rPr>
        <w:pPrChange w:id="4310" w:author="Cheick Traoré" w:date="2026-01-07T16:26:00Z" w16du:dateUtc="2026-01-07T16:26:00Z">
          <w:pPr>
            <w:numPr>
              <w:numId w:val="70"/>
            </w:numPr>
            <w:tabs>
              <w:tab w:val="num" w:pos="720"/>
              <w:tab w:val="left" w:pos="3200"/>
            </w:tabs>
            <w:spacing w:line="480" w:lineRule="auto"/>
            <w:ind w:left="720" w:hanging="360"/>
          </w:pPr>
        </w:pPrChange>
      </w:pPr>
      <w:del w:id="4311" w:author="Cheick Traoré" w:date="2026-01-07T16:26:00Z" w16du:dateUtc="2026-01-07T16:26:00Z">
        <w:r w:rsidRPr="00AB1D00" w:rsidDel="00974EF5">
          <w:rPr>
            <w:rFonts w:ascii="Times New Roman" w:hAnsi="Times New Roman" w:cs="Times New Roman"/>
          </w:rPr>
          <w:delText>Interface web peut être répliquée sur plusieurs instances</w:delText>
        </w:r>
      </w:del>
    </w:p>
    <w:p w14:paraId="66EF3811" w14:textId="0635AD38" w:rsidR="009600FD" w:rsidRPr="00AB1D00" w:rsidDel="00974EF5" w:rsidRDefault="001E4770" w:rsidP="00974EF5">
      <w:pPr>
        <w:tabs>
          <w:tab w:val="left" w:pos="3200"/>
        </w:tabs>
        <w:spacing w:line="480" w:lineRule="auto"/>
        <w:ind w:left="720" w:firstLine="0"/>
        <w:rPr>
          <w:del w:id="4312" w:author="Cheick Traoré" w:date="2026-01-07T16:26:00Z" w16du:dateUtc="2026-01-07T16:26:00Z"/>
          <w:rFonts w:ascii="Times New Roman" w:hAnsi="Times New Roman" w:cs="Times New Roman"/>
          <w:b/>
          <w:bCs/>
        </w:rPr>
        <w:pPrChange w:id="4313" w:author="Cheick Traoré" w:date="2026-01-07T16:26:00Z" w16du:dateUtc="2026-01-07T16:26:00Z">
          <w:pPr>
            <w:tabs>
              <w:tab w:val="left" w:pos="3200"/>
            </w:tabs>
            <w:spacing w:line="480" w:lineRule="auto"/>
          </w:pPr>
        </w:pPrChange>
      </w:pPr>
      <w:del w:id="4314"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Maintenabilité</w:delText>
        </w:r>
      </w:del>
    </w:p>
    <w:p w14:paraId="0246DE76" w14:textId="5442DF49" w:rsidR="009600FD" w:rsidRPr="00AB1D00" w:rsidDel="00974EF5" w:rsidRDefault="009600FD" w:rsidP="00974EF5">
      <w:pPr>
        <w:tabs>
          <w:tab w:val="left" w:pos="3200"/>
        </w:tabs>
        <w:spacing w:line="480" w:lineRule="auto"/>
        <w:ind w:left="720" w:firstLine="0"/>
        <w:rPr>
          <w:del w:id="4315" w:author="Cheick Traoré" w:date="2026-01-07T16:26:00Z" w16du:dateUtc="2026-01-07T16:26:00Z"/>
          <w:rFonts w:ascii="Times New Roman" w:hAnsi="Times New Roman" w:cs="Times New Roman"/>
        </w:rPr>
        <w:pPrChange w:id="4316" w:author="Cheick Traoré" w:date="2026-01-07T16:26:00Z" w16du:dateUtc="2026-01-07T16:26:00Z">
          <w:pPr>
            <w:numPr>
              <w:numId w:val="71"/>
            </w:numPr>
            <w:tabs>
              <w:tab w:val="num" w:pos="720"/>
              <w:tab w:val="left" w:pos="3200"/>
            </w:tabs>
            <w:spacing w:line="480" w:lineRule="auto"/>
            <w:ind w:left="720" w:hanging="360"/>
          </w:pPr>
        </w:pPrChange>
      </w:pPr>
      <w:del w:id="4317" w:author="Cheick Traoré" w:date="2026-01-07T16:26:00Z" w16du:dateUtc="2026-01-07T16:26:00Z">
        <w:r w:rsidRPr="00AB1D00" w:rsidDel="00974EF5">
          <w:rPr>
            <w:rFonts w:ascii="Times New Roman" w:hAnsi="Times New Roman" w:cs="Times New Roman"/>
          </w:rPr>
          <w:delText>Code organisé en modules logiques</w:delText>
        </w:r>
      </w:del>
    </w:p>
    <w:p w14:paraId="73D11920" w14:textId="247CD83A" w:rsidR="009600FD" w:rsidRPr="00AB1D00" w:rsidDel="00974EF5" w:rsidRDefault="009600FD" w:rsidP="00974EF5">
      <w:pPr>
        <w:tabs>
          <w:tab w:val="left" w:pos="3200"/>
        </w:tabs>
        <w:spacing w:line="480" w:lineRule="auto"/>
        <w:ind w:left="720" w:firstLine="0"/>
        <w:rPr>
          <w:del w:id="4318" w:author="Cheick Traoré" w:date="2026-01-07T16:26:00Z" w16du:dateUtc="2026-01-07T16:26:00Z"/>
          <w:rFonts w:ascii="Times New Roman" w:hAnsi="Times New Roman" w:cs="Times New Roman"/>
        </w:rPr>
        <w:pPrChange w:id="4319" w:author="Cheick Traoré" w:date="2026-01-07T16:26:00Z" w16du:dateUtc="2026-01-07T16:26:00Z">
          <w:pPr>
            <w:numPr>
              <w:numId w:val="71"/>
            </w:numPr>
            <w:tabs>
              <w:tab w:val="num" w:pos="720"/>
              <w:tab w:val="left" w:pos="3200"/>
            </w:tabs>
            <w:spacing w:line="480" w:lineRule="auto"/>
            <w:ind w:left="720" w:hanging="360"/>
          </w:pPr>
        </w:pPrChange>
      </w:pPr>
      <w:del w:id="4320" w:author="Cheick Traoré" w:date="2026-01-07T16:26:00Z" w16du:dateUtc="2026-01-07T16:26:00Z">
        <w:r w:rsidRPr="00AB1D00" w:rsidDel="00974EF5">
          <w:rPr>
            <w:rFonts w:ascii="Times New Roman" w:hAnsi="Times New Roman" w:cs="Times New Roman"/>
          </w:rPr>
          <w:delText>Conventions de codage strictes</w:delText>
        </w:r>
      </w:del>
    </w:p>
    <w:p w14:paraId="37BDCCAD" w14:textId="647FE157" w:rsidR="009600FD" w:rsidRPr="00AB1D00" w:rsidDel="00974EF5" w:rsidRDefault="009600FD" w:rsidP="00974EF5">
      <w:pPr>
        <w:tabs>
          <w:tab w:val="left" w:pos="3200"/>
        </w:tabs>
        <w:spacing w:line="480" w:lineRule="auto"/>
        <w:ind w:left="720" w:firstLine="0"/>
        <w:rPr>
          <w:del w:id="4321" w:author="Cheick Traoré" w:date="2026-01-07T16:26:00Z" w16du:dateUtc="2026-01-07T16:26:00Z"/>
          <w:rFonts w:ascii="Times New Roman" w:hAnsi="Times New Roman" w:cs="Times New Roman"/>
        </w:rPr>
        <w:pPrChange w:id="4322" w:author="Cheick Traoré" w:date="2026-01-07T16:26:00Z" w16du:dateUtc="2026-01-07T16:26:00Z">
          <w:pPr>
            <w:numPr>
              <w:numId w:val="71"/>
            </w:numPr>
            <w:tabs>
              <w:tab w:val="num" w:pos="720"/>
              <w:tab w:val="left" w:pos="3200"/>
            </w:tabs>
            <w:spacing w:line="480" w:lineRule="auto"/>
            <w:ind w:left="720" w:hanging="360"/>
          </w:pPr>
        </w:pPrChange>
      </w:pPr>
      <w:del w:id="4323" w:author="Cheick Traoré" w:date="2026-01-07T16:26:00Z" w16du:dateUtc="2026-01-07T16:26:00Z">
        <w:r w:rsidRPr="00AB1D00" w:rsidDel="00974EF5">
          <w:rPr>
            <w:rFonts w:ascii="Times New Roman" w:hAnsi="Times New Roman" w:cs="Times New Roman"/>
          </w:rPr>
          <w:delText>Documentation automatisée via docstrings</w:delText>
        </w:r>
      </w:del>
    </w:p>
    <w:p w14:paraId="0761D08F" w14:textId="7E1A8BCB" w:rsidR="009600FD" w:rsidRPr="00AB1D00" w:rsidDel="00974EF5" w:rsidRDefault="001E4770" w:rsidP="00974EF5">
      <w:pPr>
        <w:tabs>
          <w:tab w:val="left" w:pos="3200"/>
        </w:tabs>
        <w:spacing w:line="480" w:lineRule="auto"/>
        <w:ind w:left="720" w:firstLine="0"/>
        <w:rPr>
          <w:del w:id="4324" w:author="Cheick Traoré" w:date="2026-01-07T16:26:00Z" w16du:dateUtc="2026-01-07T16:26:00Z"/>
          <w:rFonts w:ascii="Times New Roman" w:hAnsi="Times New Roman" w:cs="Times New Roman"/>
          <w:b/>
          <w:bCs/>
        </w:rPr>
        <w:pPrChange w:id="4325" w:author="Cheick Traoré" w:date="2026-01-07T16:26:00Z" w16du:dateUtc="2026-01-07T16:26:00Z">
          <w:pPr>
            <w:tabs>
              <w:tab w:val="left" w:pos="3200"/>
            </w:tabs>
            <w:spacing w:line="480" w:lineRule="auto"/>
          </w:pPr>
        </w:pPrChange>
      </w:pPr>
      <w:del w:id="4326" w:author="Cheick Traoré" w:date="2026-01-07T16:26:00Z" w16du:dateUtc="2026-01-07T16:26:00Z">
        <w:r w:rsidDel="00974EF5">
          <w:rPr>
            <w:rFonts w:ascii="Times New Roman" w:hAnsi="Times New Roman" w:cs="Times New Roman"/>
            <w:b/>
            <w:bCs/>
          </w:rPr>
          <w:delText xml:space="preserve">La </w:delText>
        </w:r>
        <w:r w:rsidR="009600FD" w:rsidRPr="00AB1D00" w:rsidDel="00974EF5">
          <w:rPr>
            <w:rFonts w:ascii="Times New Roman" w:hAnsi="Times New Roman" w:cs="Times New Roman"/>
            <w:b/>
            <w:bCs/>
          </w:rPr>
          <w:delText>Performance</w:delText>
        </w:r>
      </w:del>
    </w:p>
    <w:p w14:paraId="4E8AAAE8" w14:textId="5B71F74F" w:rsidR="009600FD" w:rsidRPr="00AB1D00" w:rsidDel="00974EF5" w:rsidRDefault="009600FD" w:rsidP="00974EF5">
      <w:pPr>
        <w:tabs>
          <w:tab w:val="left" w:pos="3200"/>
        </w:tabs>
        <w:spacing w:line="480" w:lineRule="auto"/>
        <w:ind w:left="720" w:firstLine="0"/>
        <w:rPr>
          <w:del w:id="4327" w:author="Cheick Traoré" w:date="2026-01-07T16:26:00Z" w16du:dateUtc="2026-01-07T16:26:00Z"/>
          <w:rFonts w:ascii="Times New Roman" w:hAnsi="Times New Roman" w:cs="Times New Roman"/>
        </w:rPr>
        <w:pPrChange w:id="4328" w:author="Cheick Traoré" w:date="2026-01-07T16:26:00Z" w16du:dateUtc="2026-01-07T16:26:00Z">
          <w:pPr>
            <w:numPr>
              <w:numId w:val="72"/>
            </w:numPr>
            <w:tabs>
              <w:tab w:val="num" w:pos="720"/>
              <w:tab w:val="left" w:pos="3200"/>
            </w:tabs>
            <w:spacing w:line="480" w:lineRule="auto"/>
            <w:ind w:left="720" w:hanging="360"/>
          </w:pPr>
        </w:pPrChange>
      </w:pPr>
      <w:del w:id="4329" w:author="Cheick Traoré" w:date="2026-01-07T16:26:00Z" w16du:dateUtc="2026-01-07T16:26:00Z">
        <w:r w:rsidRPr="00AB1D00" w:rsidDel="00974EF5">
          <w:rPr>
            <w:rFonts w:ascii="Times New Roman" w:hAnsi="Times New Roman" w:cs="Times New Roman"/>
          </w:rPr>
          <w:delText>Optimisations possibles à chaque niveau</w:delText>
        </w:r>
      </w:del>
    </w:p>
    <w:p w14:paraId="38CB5F86" w14:textId="496D5BCD" w:rsidR="009600FD" w:rsidRPr="00AB1D00" w:rsidDel="00974EF5" w:rsidRDefault="009600FD" w:rsidP="00974EF5">
      <w:pPr>
        <w:tabs>
          <w:tab w:val="left" w:pos="3200"/>
        </w:tabs>
        <w:spacing w:line="480" w:lineRule="auto"/>
        <w:ind w:left="720" w:firstLine="0"/>
        <w:rPr>
          <w:del w:id="4330" w:author="Cheick Traoré" w:date="2026-01-07T16:26:00Z" w16du:dateUtc="2026-01-07T16:26:00Z"/>
          <w:rFonts w:ascii="Times New Roman" w:hAnsi="Times New Roman" w:cs="Times New Roman"/>
        </w:rPr>
        <w:pPrChange w:id="4331" w:author="Cheick Traoré" w:date="2026-01-07T16:26:00Z" w16du:dateUtc="2026-01-07T16:26:00Z">
          <w:pPr>
            <w:numPr>
              <w:numId w:val="72"/>
            </w:numPr>
            <w:tabs>
              <w:tab w:val="num" w:pos="720"/>
              <w:tab w:val="left" w:pos="3200"/>
            </w:tabs>
            <w:spacing w:line="480" w:lineRule="auto"/>
            <w:ind w:left="720" w:hanging="360"/>
          </w:pPr>
        </w:pPrChange>
      </w:pPr>
      <w:del w:id="4332" w:author="Cheick Traoré" w:date="2026-01-07T16:26:00Z" w16du:dateUtc="2026-01-07T16:26:00Z">
        <w:r w:rsidRPr="00AB1D00" w:rsidDel="00974EF5">
          <w:rPr>
            <w:rFonts w:ascii="Times New Roman" w:hAnsi="Times New Roman" w:cs="Times New Roman"/>
          </w:rPr>
          <w:delText xml:space="preserve">Caching des résultats de </w:delText>
        </w:r>
        <w:r w:rsidR="00B67C12" w:rsidRPr="00AB1D00" w:rsidDel="00974EF5">
          <w:rPr>
            <w:rFonts w:ascii="Times New Roman" w:hAnsi="Times New Roman" w:cs="Times New Roman"/>
          </w:rPr>
          <w:delText>projection</w:delText>
        </w:r>
      </w:del>
    </w:p>
    <w:p w14:paraId="6D1C57F7" w14:textId="0367B3F9" w:rsidR="009600FD" w:rsidRPr="00AB1D00" w:rsidDel="00974EF5" w:rsidRDefault="009600FD" w:rsidP="00974EF5">
      <w:pPr>
        <w:tabs>
          <w:tab w:val="left" w:pos="3200"/>
        </w:tabs>
        <w:spacing w:line="480" w:lineRule="auto"/>
        <w:ind w:left="720" w:firstLine="0"/>
        <w:rPr>
          <w:del w:id="4333" w:author="Cheick Traoré" w:date="2026-01-07T16:26:00Z" w16du:dateUtc="2026-01-07T16:26:00Z"/>
          <w:rFonts w:ascii="Times New Roman" w:hAnsi="Times New Roman" w:cs="Times New Roman"/>
        </w:rPr>
        <w:pPrChange w:id="4334" w:author="Cheick Traoré" w:date="2026-01-07T16:26:00Z" w16du:dateUtc="2026-01-07T16:26:00Z">
          <w:pPr>
            <w:numPr>
              <w:numId w:val="72"/>
            </w:numPr>
            <w:tabs>
              <w:tab w:val="num" w:pos="720"/>
              <w:tab w:val="left" w:pos="3200"/>
            </w:tabs>
            <w:spacing w:line="480" w:lineRule="auto"/>
            <w:ind w:left="720" w:hanging="360"/>
          </w:pPr>
        </w:pPrChange>
      </w:pPr>
      <w:del w:id="4335" w:author="Cheick Traoré" w:date="2026-01-07T16:26:00Z" w16du:dateUtc="2026-01-07T16:26:00Z">
        <w:r w:rsidRPr="00AB1D00" w:rsidDel="00974EF5">
          <w:rPr>
            <w:rFonts w:ascii="Times New Roman" w:hAnsi="Times New Roman" w:cs="Times New Roman"/>
          </w:rPr>
          <w:delText>Parallélisation des traitements</w:delText>
        </w:r>
      </w:del>
    </w:p>
    <w:p w14:paraId="73679916" w14:textId="3C700B88" w:rsidR="009600FD" w:rsidRPr="00AB1D00" w:rsidDel="00974EF5" w:rsidRDefault="009600FD" w:rsidP="00974EF5">
      <w:pPr>
        <w:tabs>
          <w:tab w:val="left" w:pos="3200"/>
        </w:tabs>
        <w:spacing w:line="480" w:lineRule="auto"/>
        <w:ind w:left="720" w:firstLine="0"/>
        <w:rPr>
          <w:del w:id="4336" w:author="Cheick Traoré" w:date="2026-01-07T16:26:00Z" w16du:dateUtc="2026-01-07T16:26:00Z"/>
          <w:rFonts w:ascii="Times New Roman" w:hAnsi="Times New Roman" w:cs="Times New Roman"/>
        </w:rPr>
        <w:pPrChange w:id="4337" w:author="Cheick Traoré" w:date="2026-01-07T16:26:00Z" w16du:dateUtc="2026-01-07T16:26:00Z">
          <w:pPr>
            <w:tabs>
              <w:tab w:val="left" w:pos="3200"/>
            </w:tabs>
            <w:spacing w:line="480" w:lineRule="auto"/>
          </w:pPr>
        </w:pPrChange>
      </w:pPr>
    </w:p>
    <w:p w14:paraId="6EB04B24" w14:textId="57492EC4" w:rsidR="009600FD" w:rsidRPr="00857900" w:rsidDel="00974EF5" w:rsidRDefault="009600FD" w:rsidP="00974EF5">
      <w:pPr>
        <w:tabs>
          <w:tab w:val="left" w:pos="3200"/>
        </w:tabs>
        <w:spacing w:line="480" w:lineRule="auto"/>
        <w:ind w:left="720" w:firstLine="0"/>
        <w:rPr>
          <w:del w:id="4338" w:author="Cheick Traoré" w:date="2026-01-07T16:26:00Z" w16du:dateUtc="2026-01-07T16:26:00Z"/>
          <w:rFonts w:ascii="Times New Roman" w:hAnsi="Times New Roman" w:cs="Times New Roman"/>
          <w:b/>
          <w:bCs/>
          <w:sz w:val="28"/>
          <w:szCs w:val="28"/>
        </w:rPr>
        <w:pPrChange w:id="4339" w:author="Cheick Traoré" w:date="2026-01-07T16:26:00Z" w16du:dateUtc="2026-01-07T16:26:00Z">
          <w:pPr>
            <w:tabs>
              <w:tab w:val="left" w:pos="3200"/>
            </w:tabs>
            <w:spacing w:line="480" w:lineRule="auto"/>
            <w:ind w:left="11" w:hanging="11"/>
            <w:outlineLvl w:val="0"/>
          </w:pPr>
        </w:pPrChange>
      </w:pPr>
      <w:bookmarkStart w:id="4340" w:name="_Toc217034656"/>
      <w:del w:id="4341" w:author="Cheick Traoré" w:date="2026-01-07T16:26:00Z" w16du:dateUtc="2026-01-07T16:26:00Z">
        <w:r w:rsidRPr="00857900" w:rsidDel="00974EF5">
          <w:rPr>
            <w:rFonts w:ascii="Times New Roman" w:hAnsi="Times New Roman" w:cs="Times New Roman"/>
            <w:b/>
            <w:bCs/>
            <w:sz w:val="28"/>
            <w:szCs w:val="28"/>
          </w:rPr>
          <w:delText>8. MISE EN ŒUVRE DE LA SOLUTION</w:delText>
        </w:r>
        <w:bookmarkEnd w:id="4340"/>
      </w:del>
    </w:p>
    <w:p w14:paraId="02AC9DB4" w14:textId="1E6823EF" w:rsidR="00E97976" w:rsidDel="00974EF5" w:rsidRDefault="00E97976" w:rsidP="00974EF5">
      <w:pPr>
        <w:tabs>
          <w:tab w:val="left" w:pos="3200"/>
        </w:tabs>
        <w:spacing w:line="480" w:lineRule="auto"/>
        <w:ind w:left="720" w:firstLine="0"/>
        <w:rPr>
          <w:del w:id="4342" w:author="Cheick Traoré" w:date="2026-01-07T16:26:00Z" w16du:dateUtc="2026-01-07T16:26:00Z"/>
        </w:rPr>
        <w:pPrChange w:id="4343" w:author="Cheick Traoré" w:date="2026-01-07T16:26:00Z" w16du:dateUtc="2026-01-07T16:26:00Z">
          <w:pPr>
            <w:pStyle w:val="Corpsdetext"/>
          </w:pPr>
        </w:pPrChange>
      </w:pPr>
      <w:bookmarkStart w:id="4344" w:name="_Toc217034657"/>
      <w:del w:id="4345" w:author="Cheick Traoré" w:date="2026-01-07T16:26:00Z" w16du:dateUtc="2026-01-07T16:26:00Z">
        <w:r w:rsidDel="00974EF5">
          <w:delText>Ici nous allons voir les</w:delText>
        </w:r>
        <w:r w:rsidR="009600FD" w:rsidRPr="00AB1D00" w:rsidDel="00974EF5">
          <w:delText xml:space="preserve"> Langu</w:delText>
        </w:r>
        <w:r w:rsidDel="00974EF5">
          <w:delText>ages</w:delText>
        </w:r>
        <w:r w:rsidR="009600FD" w:rsidRPr="00AB1D00" w:rsidDel="00974EF5">
          <w:delText xml:space="preserve"> et technologies utilisées</w:delText>
        </w:r>
        <w:bookmarkEnd w:id="4344"/>
        <w:r w:rsidDel="00974EF5">
          <w:delText> :</w:delText>
        </w:r>
      </w:del>
    </w:p>
    <w:p w14:paraId="072CB59A" w14:textId="1C373B3A" w:rsidR="00E97976" w:rsidRPr="00E97976" w:rsidDel="00974EF5" w:rsidRDefault="00E97976" w:rsidP="00974EF5">
      <w:pPr>
        <w:tabs>
          <w:tab w:val="left" w:pos="3200"/>
        </w:tabs>
        <w:spacing w:line="480" w:lineRule="auto"/>
        <w:ind w:left="720" w:firstLine="0"/>
        <w:rPr>
          <w:del w:id="4346" w:author="Cheick Traoré" w:date="2026-01-07T16:26:00Z" w16du:dateUtc="2026-01-07T16:26:00Z"/>
        </w:rPr>
        <w:pPrChange w:id="4347" w:author="Cheick Traoré" w:date="2026-01-07T16:26:00Z" w16du:dateUtc="2026-01-07T16:26:00Z">
          <w:pPr/>
        </w:pPrChange>
      </w:pPr>
    </w:p>
    <w:p w14:paraId="315766DA" w14:textId="0DE7EAC7" w:rsidR="009600FD" w:rsidRPr="00AB1D00" w:rsidDel="00974EF5" w:rsidRDefault="009600FD" w:rsidP="00974EF5">
      <w:pPr>
        <w:tabs>
          <w:tab w:val="left" w:pos="3200"/>
        </w:tabs>
        <w:spacing w:line="480" w:lineRule="auto"/>
        <w:ind w:left="720" w:firstLine="0"/>
        <w:rPr>
          <w:del w:id="4348" w:author="Cheick Traoré" w:date="2026-01-07T16:26:00Z" w16du:dateUtc="2026-01-07T16:26:00Z"/>
          <w:rFonts w:ascii="Times New Roman" w:hAnsi="Times New Roman" w:cs="Times New Roman"/>
          <w:b/>
          <w:bCs/>
        </w:rPr>
        <w:pPrChange w:id="4349" w:author="Cheick Traoré" w:date="2026-01-07T16:26:00Z" w16du:dateUtc="2026-01-07T16:26:00Z">
          <w:pPr>
            <w:tabs>
              <w:tab w:val="left" w:pos="3200"/>
            </w:tabs>
            <w:spacing w:line="480" w:lineRule="auto"/>
          </w:pPr>
        </w:pPrChange>
      </w:pPr>
      <w:del w:id="4350" w:author="Cheick Traoré" w:date="2026-01-07T16:26:00Z" w16du:dateUtc="2026-01-07T16:26:00Z">
        <w:r w:rsidRPr="00AB1D00" w:rsidDel="00974EF5">
          <w:rPr>
            <w:rFonts w:ascii="Times New Roman" w:hAnsi="Times New Roman" w:cs="Times New Roman"/>
            <w:b/>
            <w:bCs/>
          </w:rPr>
          <w:delText>Stack technologique complet</w:delText>
        </w:r>
      </w:de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2497"/>
        <w:gridCol w:w="3795"/>
      </w:tblGrid>
      <w:tr w:rsidR="009600FD" w:rsidRPr="00AB1D00" w:rsidDel="00974EF5" w14:paraId="67BF6A2F" w14:textId="5DA91EA2" w:rsidTr="00490963">
        <w:trPr>
          <w:trHeight w:val="560"/>
          <w:del w:id="4351" w:author="Cheick Traoré" w:date="2026-01-07T16:26:00Z" w16du:dateUtc="2026-01-07T16:26:00Z"/>
        </w:trPr>
        <w:tc>
          <w:tcPr>
            <w:tcW w:w="0" w:type="auto"/>
            <w:tcMar>
              <w:top w:w="100" w:type="dxa"/>
              <w:left w:w="100" w:type="dxa"/>
              <w:bottom w:w="100" w:type="dxa"/>
              <w:right w:w="100" w:type="dxa"/>
            </w:tcMar>
            <w:hideMark/>
          </w:tcPr>
          <w:p w14:paraId="011185B4" w14:textId="02C03BE8" w:rsidR="009600FD" w:rsidRPr="00AB1D00" w:rsidDel="00974EF5" w:rsidRDefault="009600FD" w:rsidP="00974EF5">
            <w:pPr>
              <w:tabs>
                <w:tab w:val="left" w:pos="3200"/>
              </w:tabs>
              <w:spacing w:line="480" w:lineRule="auto"/>
              <w:ind w:left="720" w:firstLine="0"/>
              <w:rPr>
                <w:del w:id="4352" w:author="Cheick Traoré" w:date="2026-01-07T16:26:00Z" w16du:dateUtc="2026-01-07T16:26:00Z"/>
                <w:rFonts w:ascii="Times New Roman" w:hAnsi="Times New Roman" w:cs="Times New Roman"/>
              </w:rPr>
              <w:pPrChange w:id="4353" w:author="Cheick Traoré" w:date="2026-01-07T16:26:00Z" w16du:dateUtc="2026-01-07T16:26:00Z">
                <w:pPr>
                  <w:tabs>
                    <w:tab w:val="left" w:pos="3200"/>
                  </w:tabs>
                  <w:spacing w:line="480" w:lineRule="auto"/>
                </w:pPr>
              </w:pPrChange>
            </w:pPr>
            <w:del w:id="4354" w:author="Cheick Traoré" w:date="2026-01-07T16:26:00Z" w16du:dateUtc="2026-01-07T16:26:00Z">
              <w:r w:rsidRPr="00AB1D00" w:rsidDel="00974EF5">
                <w:rPr>
                  <w:rFonts w:ascii="Times New Roman" w:hAnsi="Times New Roman" w:cs="Times New Roman"/>
                  <w:b/>
                  <w:bCs/>
                </w:rPr>
                <w:delText>Couche</w:delText>
              </w:r>
            </w:del>
          </w:p>
        </w:tc>
        <w:tc>
          <w:tcPr>
            <w:tcW w:w="0" w:type="auto"/>
            <w:tcMar>
              <w:top w:w="100" w:type="dxa"/>
              <w:left w:w="100" w:type="dxa"/>
              <w:bottom w:w="100" w:type="dxa"/>
              <w:right w:w="100" w:type="dxa"/>
            </w:tcMar>
            <w:hideMark/>
          </w:tcPr>
          <w:p w14:paraId="1842E8F7" w14:textId="1EFA2463" w:rsidR="009600FD" w:rsidRPr="00AB1D00" w:rsidDel="00974EF5" w:rsidRDefault="009600FD" w:rsidP="00974EF5">
            <w:pPr>
              <w:tabs>
                <w:tab w:val="left" w:pos="3200"/>
              </w:tabs>
              <w:spacing w:line="480" w:lineRule="auto"/>
              <w:ind w:left="720" w:firstLine="0"/>
              <w:rPr>
                <w:del w:id="4355" w:author="Cheick Traoré" w:date="2026-01-07T16:26:00Z" w16du:dateUtc="2026-01-07T16:26:00Z"/>
                <w:rFonts w:ascii="Times New Roman" w:hAnsi="Times New Roman" w:cs="Times New Roman"/>
              </w:rPr>
              <w:pPrChange w:id="4356" w:author="Cheick Traoré" w:date="2026-01-07T16:26:00Z" w16du:dateUtc="2026-01-07T16:26:00Z">
                <w:pPr>
                  <w:tabs>
                    <w:tab w:val="left" w:pos="3200"/>
                  </w:tabs>
                  <w:spacing w:line="480" w:lineRule="auto"/>
                </w:pPr>
              </w:pPrChange>
            </w:pPr>
            <w:del w:id="4357" w:author="Cheick Traoré" w:date="2026-01-07T16:26:00Z" w16du:dateUtc="2026-01-07T16:26:00Z">
              <w:r w:rsidRPr="00AB1D00" w:rsidDel="00974EF5">
                <w:rPr>
                  <w:rFonts w:ascii="Times New Roman" w:hAnsi="Times New Roman" w:cs="Times New Roman"/>
                  <w:b/>
                  <w:bCs/>
                </w:rPr>
                <w:delText>Technologie</w:delText>
              </w:r>
            </w:del>
          </w:p>
        </w:tc>
        <w:tc>
          <w:tcPr>
            <w:tcW w:w="0" w:type="auto"/>
            <w:tcMar>
              <w:top w:w="100" w:type="dxa"/>
              <w:left w:w="100" w:type="dxa"/>
              <w:bottom w:w="100" w:type="dxa"/>
              <w:right w:w="100" w:type="dxa"/>
            </w:tcMar>
            <w:hideMark/>
          </w:tcPr>
          <w:p w14:paraId="59F00367" w14:textId="69A79918" w:rsidR="009600FD" w:rsidRPr="00AB1D00" w:rsidDel="00974EF5" w:rsidRDefault="009600FD" w:rsidP="00974EF5">
            <w:pPr>
              <w:tabs>
                <w:tab w:val="left" w:pos="3200"/>
              </w:tabs>
              <w:spacing w:line="480" w:lineRule="auto"/>
              <w:ind w:left="720" w:firstLine="0"/>
              <w:rPr>
                <w:del w:id="4358" w:author="Cheick Traoré" w:date="2026-01-07T16:26:00Z" w16du:dateUtc="2026-01-07T16:26:00Z"/>
                <w:rFonts w:ascii="Times New Roman" w:hAnsi="Times New Roman" w:cs="Times New Roman"/>
              </w:rPr>
              <w:pPrChange w:id="4359" w:author="Cheick Traoré" w:date="2026-01-07T16:26:00Z" w16du:dateUtc="2026-01-07T16:26:00Z">
                <w:pPr>
                  <w:tabs>
                    <w:tab w:val="left" w:pos="3200"/>
                  </w:tabs>
                  <w:spacing w:line="480" w:lineRule="auto"/>
                </w:pPr>
              </w:pPrChange>
            </w:pPr>
            <w:del w:id="4360" w:author="Cheick Traoré" w:date="2026-01-07T16:26:00Z" w16du:dateUtc="2026-01-07T16:26:00Z">
              <w:r w:rsidRPr="00AB1D00" w:rsidDel="00974EF5">
                <w:rPr>
                  <w:rFonts w:ascii="Times New Roman" w:hAnsi="Times New Roman" w:cs="Times New Roman"/>
                  <w:b/>
                  <w:bCs/>
                </w:rPr>
                <w:delText>Justification</w:delText>
              </w:r>
            </w:del>
          </w:p>
        </w:tc>
      </w:tr>
      <w:tr w:rsidR="009600FD" w:rsidRPr="00AB1D00" w:rsidDel="00974EF5" w14:paraId="5925C2DF" w14:textId="2F7EF974" w:rsidTr="00490963">
        <w:trPr>
          <w:trHeight w:val="905"/>
          <w:del w:id="4361" w:author="Cheick Traoré" w:date="2026-01-07T16:26:00Z" w16du:dateUtc="2026-01-07T16:26:00Z"/>
        </w:trPr>
        <w:tc>
          <w:tcPr>
            <w:tcW w:w="0" w:type="auto"/>
            <w:tcMar>
              <w:top w:w="100" w:type="dxa"/>
              <w:left w:w="100" w:type="dxa"/>
              <w:bottom w:w="100" w:type="dxa"/>
              <w:right w:w="100" w:type="dxa"/>
            </w:tcMar>
            <w:hideMark/>
          </w:tcPr>
          <w:p w14:paraId="3559747A" w14:textId="4588757A" w:rsidR="009600FD" w:rsidRPr="00AB1D00" w:rsidDel="00974EF5" w:rsidRDefault="009600FD" w:rsidP="00974EF5">
            <w:pPr>
              <w:tabs>
                <w:tab w:val="left" w:pos="3200"/>
              </w:tabs>
              <w:spacing w:line="480" w:lineRule="auto"/>
              <w:ind w:left="720" w:firstLine="0"/>
              <w:rPr>
                <w:del w:id="4362" w:author="Cheick Traoré" w:date="2026-01-07T16:26:00Z" w16du:dateUtc="2026-01-07T16:26:00Z"/>
                <w:rFonts w:ascii="Times New Roman" w:hAnsi="Times New Roman" w:cs="Times New Roman"/>
              </w:rPr>
              <w:pPrChange w:id="4363" w:author="Cheick Traoré" w:date="2026-01-07T16:26:00Z" w16du:dateUtc="2026-01-07T16:26:00Z">
                <w:pPr>
                  <w:tabs>
                    <w:tab w:val="left" w:pos="3200"/>
                  </w:tabs>
                  <w:spacing w:line="480" w:lineRule="auto"/>
                </w:pPr>
              </w:pPrChange>
            </w:pPr>
            <w:del w:id="4364" w:author="Cheick Traoré" w:date="2026-01-07T16:26:00Z" w16du:dateUtc="2026-01-07T16:26:00Z">
              <w:r w:rsidRPr="00AB1D00" w:rsidDel="00974EF5">
                <w:rPr>
                  <w:rFonts w:ascii="Times New Roman" w:hAnsi="Times New Roman" w:cs="Times New Roman"/>
                  <w:b/>
                  <w:bCs/>
                </w:rPr>
                <w:delText>Frontend</w:delText>
              </w:r>
            </w:del>
          </w:p>
        </w:tc>
        <w:tc>
          <w:tcPr>
            <w:tcW w:w="0" w:type="auto"/>
            <w:tcMar>
              <w:top w:w="100" w:type="dxa"/>
              <w:left w:w="100" w:type="dxa"/>
              <w:bottom w:w="100" w:type="dxa"/>
              <w:right w:w="100" w:type="dxa"/>
            </w:tcMar>
            <w:hideMark/>
          </w:tcPr>
          <w:p w14:paraId="43D63946" w14:textId="419F7793" w:rsidR="009600FD" w:rsidRPr="00AB1D00" w:rsidDel="00974EF5" w:rsidRDefault="009600FD" w:rsidP="00974EF5">
            <w:pPr>
              <w:tabs>
                <w:tab w:val="left" w:pos="3200"/>
              </w:tabs>
              <w:spacing w:line="480" w:lineRule="auto"/>
              <w:ind w:left="720" w:firstLine="0"/>
              <w:rPr>
                <w:del w:id="4365" w:author="Cheick Traoré" w:date="2026-01-07T16:26:00Z" w16du:dateUtc="2026-01-07T16:26:00Z"/>
                <w:rFonts w:ascii="Times New Roman" w:hAnsi="Times New Roman" w:cs="Times New Roman"/>
              </w:rPr>
              <w:pPrChange w:id="4366" w:author="Cheick Traoré" w:date="2026-01-07T16:26:00Z" w16du:dateUtc="2026-01-07T16:26:00Z">
                <w:pPr>
                  <w:tabs>
                    <w:tab w:val="left" w:pos="3200"/>
                  </w:tabs>
                  <w:spacing w:line="480" w:lineRule="auto"/>
                </w:pPr>
              </w:pPrChange>
            </w:pPr>
            <w:del w:id="4367" w:author="Cheick Traoré" w:date="2026-01-07T16:26:00Z" w16du:dateUtc="2026-01-07T16:26:00Z">
              <w:r w:rsidRPr="00AB1D00" w:rsidDel="00974EF5">
                <w:rPr>
                  <w:rFonts w:ascii="Times New Roman" w:hAnsi="Times New Roman" w:cs="Times New Roman"/>
                </w:rPr>
                <w:delText xml:space="preserve">React.js </w:delText>
              </w:r>
              <w:r w:rsidR="00F21D14" w:rsidDel="00974EF5">
                <w:rPr>
                  <w:rFonts w:ascii="Times New Roman" w:hAnsi="Times New Roman" w:cs="Times New Roman"/>
                </w:rPr>
                <w:delText>+ Tailwind</w:delText>
              </w:r>
            </w:del>
          </w:p>
        </w:tc>
        <w:tc>
          <w:tcPr>
            <w:tcW w:w="0" w:type="auto"/>
            <w:tcMar>
              <w:top w:w="100" w:type="dxa"/>
              <w:left w:w="100" w:type="dxa"/>
              <w:bottom w:w="100" w:type="dxa"/>
              <w:right w:w="100" w:type="dxa"/>
            </w:tcMar>
            <w:hideMark/>
          </w:tcPr>
          <w:p w14:paraId="0C5FFAD0" w14:textId="1DBB24C9" w:rsidR="009600FD" w:rsidRPr="00AB1D00" w:rsidDel="00974EF5" w:rsidRDefault="009600FD" w:rsidP="00974EF5">
            <w:pPr>
              <w:tabs>
                <w:tab w:val="left" w:pos="3200"/>
              </w:tabs>
              <w:spacing w:line="480" w:lineRule="auto"/>
              <w:ind w:left="720" w:firstLine="0"/>
              <w:rPr>
                <w:del w:id="4368" w:author="Cheick Traoré" w:date="2026-01-07T16:26:00Z" w16du:dateUtc="2026-01-07T16:26:00Z"/>
                <w:rFonts w:ascii="Times New Roman" w:hAnsi="Times New Roman" w:cs="Times New Roman"/>
              </w:rPr>
              <w:pPrChange w:id="4369" w:author="Cheick Traoré" w:date="2026-01-07T16:26:00Z" w16du:dateUtc="2026-01-07T16:26:00Z">
                <w:pPr>
                  <w:tabs>
                    <w:tab w:val="left" w:pos="3200"/>
                  </w:tabs>
                  <w:spacing w:line="480" w:lineRule="auto"/>
                </w:pPr>
              </w:pPrChange>
            </w:pPr>
            <w:del w:id="4370" w:author="Cheick Traoré" w:date="2026-01-07T16:26:00Z" w16du:dateUtc="2026-01-07T16:26:00Z">
              <w:r w:rsidRPr="00AB1D00" w:rsidDel="00974EF5">
                <w:rPr>
                  <w:rFonts w:ascii="Times New Roman" w:hAnsi="Times New Roman" w:cs="Times New Roman"/>
                </w:rPr>
                <w:delText>Interactivité, composants réutilisables</w:delText>
              </w:r>
            </w:del>
          </w:p>
        </w:tc>
      </w:tr>
      <w:tr w:rsidR="009600FD" w:rsidRPr="00AB1D00" w:rsidDel="00974EF5" w14:paraId="521D17D5" w14:textId="7D7EBBE8" w:rsidTr="00490963">
        <w:trPr>
          <w:trHeight w:val="905"/>
          <w:del w:id="4371" w:author="Cheick Traoré" w:date="2026-01-07T16:26:00Z" w16du:dateUtc="2026-01-07T16:26:00Z"/>
        </w:trPr>
        <w:tc>
          <w:tcPr>
            <w:tcW w:w="0" w:type="auto"/>
            <w:tcMar>
              <w:top w:w="100" w:type="dxa"/>
              <w:left w:w="100" w:type="dxa"/>
              <w:bottom w:w="100" w:type="dxa"/>
              <w:right w:w="100" w:type="dxa"/>
            </w:tcMar>
            <w:hideMark/>
          </w:tcPr>
          <w:p w14:paraId="18B1BF87" w14:textId="3FFAEFED" w:rsidR="009600FD" w:rsidRPr="00AB1D00" w:rsidDel="00974EF5" w:rsidRDefault="009600FD" w:rsidP="00974EF5">
            <w:pPr>
              <w:tabs>
                <w:tab w:val="left" w:pos="3200"/>
              </w:tabs>
              <w:spacing w:line="480" w:lineRule="auto"/>
              <w:ind w:left="720" w:firstLine="0"/>
              <w:rPr>
                <w:del w:id="4372" w:author="Cheick Traoré" w:date="2026-01-07T16:26:00Z" w16du:dateUtc="2026-01-07T16:26:00Z"/>
                <w:rFonts w:ascii="Times New Roman" w:hAnsi="Times New Roman" w:cs="Times New Roman"/>
              </w:rPr>
              <w:pPrChange w:id="4373" w:author="Cheick Traoré" w:date="2026-01-07T16:26:00Z" w16du:dateUtc="2026-01-07T16:26:00Z">
                <w:pPr>
                  <w:tabs>
                    <w:tab w:val="left" w:pos="3200"/>
                  </w:tabs>
                  <w:spacing w:line="480" w:lineRule="auto"/>
                </w:pPr>
              </w:pPrChange>
            </w:pPr>
            <w:del w:id="4374" w:author="Cheick Traoré" w:date="2026-01-07T16:26:00Z" w16du:dateUtc="2026-01-07T16:26:00Z">
              <w:r w:rsidRPr="00AB1D00" w:rsidDel="00974EF5">
                <w:rPr>
                  <w:rFonts w:ascii="Times New Roman" w:hAnsi="Times New Roman" w:cs="Times New Roman"/>
                  <w:b/>
                  <w:bCs/>
                </w:rPr>
                <w:delText>Backend API</w:delText>
              </w:r>
            </w:del>
          </w:p>
        </w:tc>
        <w:tc>
          <w:tcPr>
            <w:tcW w:w="0" w:type="auto"/>
            <w:tcMar>
              <w:top w:w="100" w:type="dxa"/>
              <w:left w:w="100" w:type="dxa"/>
              <w:bottom w:w="100" w:type="dxa"/>
              <w:right w:w="100" w:type="dxa"/>
            </w:tcMar>
            <w:hideMark/>
          </w:tcPr>
          <w:p w14:paraId="760D61B3" w14:textId="18D33762" w:rsidR="009600FD" w:rsidRPr="00AB1D00" w:rsidDel="00974EF5" w:rsidRDefault="009600FD" w:rsidP="00974EF5">
            <w:pPr>
              <w:tabs>
                <w:tab w:val="left" w:pos="3200"/>
              </w:tabs>
              <w:spacing w:line="480" w:lineRule="auto"/>
              <w:ind w:left="720" w:firstLine="0"/>
              <w:rPr>
                <w:del w:id="4375" w:author="Cheick Traoré" w:date="2026-01-07T16:26:00Z" w16du:dateUtc="2026-01-07T16:26:00Z"/>
                <w:rFonts w:ascii="Times New Roman" w:hAnsi="Times New Roman" w:cs="Times New Roman"/>
              </w:rPr>
              <w:pPrChange w:id="4376" w:author="Cheick Traoré" w:date="2026-01-07T16:26:00Z" w16du:dateUtc="2026-01-07T16:26:00Z">
                <w:pPr>
                  <w:tabs>
                    <w:tab w:val="left" w:pos="3200"/>
                  </w:tabs>
                  <w:spacing w:line="480" w:lineRule="auto"/>
                </w:pPr>
              </w:pPrChange>
            </w:pPr>
            <w:del w:id="4377" w:author="Cheick Traoré" w:date="2026-01-07T16:26:00Z" w16du:dateUtc="2026-01-07T16:26:00Z">
              <w:r w:rsidRPr="00AB1D00" w:rsidDel="00974EF5">
                <w:rPr>
                  <w:rFonts w:ascii="Times New Roman" w:hAnsi="Times New Roman" w:cs="Times New Roman"/>
                </w:rPr>
                <w:delText xml:space="preserve">Node.js </w:delText>
              </w:r>
            </w:del>
          </w:p>
        </w:tc>
        <w:tc>
          <w:tcPr>
            <w:tcW w:w="0" w:type="auto"/>
            <w:tcMar>
              <w:top w:w="100" w:type="dxa"/>
              <w:left w:w="100" w:type="dxa"/>
              <w:bottom w:w="100" w:type="dxa"/>
              <w:right w:w="100" w:type="dxa"/>
            </w:tcMar>
            <w:hideMark/>
          </w:tcPr>
          <w:p w14:paraId="7A6A110D" w14:textId="7A006DBC" w:rsidR="009600FD" w:rsidRPr="00AB1D00" w:rsidDel="00974EF5" w:rsidRDefault="009600FD" w:rsidP="00974EF5">
            <w:pPr>
              <w:tabs>
                <w:tab w:val="left" w:pos="3200"/>
              </w:tabs>
              <w:spacing w:line="480" w:lineRule="auto"/>
              <w:ind w:left="720" w:firstLine="0"/>
              <w:rPr>
                <w:del w:id="4378" w:author="Cheick Traoré" w:date="2026-01-07T16:26:00Z" w16du:dateUtc="2026-01-07T16:26:00Z"/>
                <w:rFonts w:ascii="Times New Roman" w:hAnsi="Times New Roman" w:cs="Times New Roman"/>
              </w:rPr>
              <w:pPrChange w:id="4379" w:author="Cheick Traoré" w:date="2026-01-07T16:26:00Z" w16du:dateUtc="2026-01-07T16:26:00Z">
                <w:pPr>
                  <w:tabs>
                    <w:tab w:val="left" w:pos="3200"/>
                  </w:tabs>
                  <w:spacing w:line="480" w:lineRule="auto"/>
                </w:pPr>
              </w:pPrChange>
            </w:pPr>
            <w:del w:id="4380" w:author="Cheick Traoré" w:date="2026-01-07T16:26:00Z" w16du:dateUtc="2026-01-07T16:26:00Z">
              <w:r w:rsidRPr="00AB1D00" w:rsidDel="00974EF5">
                <w:rPr>
                  <w:rFonts w:ascii="Times New Roman" w:hAnsi="Times New Roman" w:cs="Times New Roman"/>
                </w:rPr>
                <w:delText>Gestion efficace des requêtes, scalabilité</w:delText>
              </w:r>
            </w:del>
          </w:p>
        </w:tc>
      </w:tr>
      <w:tr w:rsidR="009600FD" w:rsidRPr="00AB1D00" w:rsidDel="00974EF5" w14:paraId="45852E8A" w14:textId="3C00F859" w:rsidTr="00490963">
        <w:trPr>
          <w:trHeight w:val="905"/>
          <w:del w:id="4381" w:author="Cheick Traoré" w:date="2026-01-07T16:26:00Z" w16du:dateUtc="2026-01-07T16:26:00Z"/>
        </w:trPr>
        <w:tc>
          <w:tcPr>
            <w:tcW w:w="0" w:type="auto"/>
            <w:tcMar>
              <w:top w:w="100" w:type="dxa"/>
              <w:left w:w="100" w:type="dxa"/>
              <w:bottom w:w="100" w:type="dxa"/>
              <w:right w:w="100" w:type="dxa"/>
            </w:tcMar>
            <w:hideMark/>
          </w:tcPr>
          <w:p w14:paraId="412826D0" w14:textId="2D7B0C51" w:rsidR="009600FD" w:rsidRPr="00AB1D00" w:rsidDel="00974EF5" w:rsidRDefault="009600FD" w:rsidP="00974EF5">
            <w:pPr>
              <w:tabs>
                <w:tab w:val="left" w:pos="3200"/>
              </w:tabs>
              <w:spacing w:line="480" w:lineRule="auto"/>
              <w:ind w:left="720" w:firstLine="0"/>
              <w:rPr>
                <w:del w:id="4382" w:author="Cheick Traoré" w:date="2026-01-07T16:26:00Z" w16du:dateUtc="2026-01-07T16:26:00Z"/>
                <w:rFonts w:ascii="Times New Roman" w:hAnsi="Times New Roman" w:cs="Times New Roman"/>
              </w:rPr>
              <w:pPrChange w:id="4383" w:author="Cheick Traoré" w:date="2026-01-07T16:26:00Z" w16du:dateUtc="2026-01-07T16:26:00Z">
                <w:pPr>
                  <w:tabs>
                    <w:tab w:val="left" w:pos="3200"/>
                  </w:tabs>
                  <w:spacing w:line="480" w:lineRule="auto"/>
                </w:pPr>
              </w:pPrChange>
            </w:pPr>
            <w:del w:id="4384" w:author="Cheick Traoré" w:date="2026-01-07T16:26:00Z" w16du:dateUtc="2026-01-07T16:26:00Z">
              <w:r w:rsidRPr="00AB1D00" w:rsidDel="00974EF5">
                <w:rPr>
                  <w:rFonts w:ascii="Times New Roman" w:hAnsi="Times New Roman" w:cs="Times New Roman"/>
                  <w:b/>
                  <w:bCs/>
                </w:rPr>
                <w:delText>Moteur analytique</w:delText>
              </w:r>
            </w:del>
          </w:p>
        </w:tc>
        <w:tc>
          <w:tcPr>
            <w:tcW w:w="0" w:type="auto"/>
            <w:tcMar>
              <w:top w:w="100" w:type="dxa"/>
              <w:left w:w="100" w:type="dxa"/>
              <w:bottom w:w="100" w:type="dxa"/>
              <w:right w:w="100" w:type="dxa"/>
            </w:tcMar>
            <w:hideMark/>
          </w:tcPr>
          <w:p w14:paraId="3C65CAA3" w14:textId="649446E8" w:rsidR="009600FD" w:rsidRPr="00AB1D00" w:rsidDel="00974EF5" w:rsidRDefault="009600FD" w:rsidP="00974EF5">
            <w:pPr>
              <w:tabs>
                <w:tab w:val="left" w:pos="3200"/>
              </w:tabs>
              <w:spacing w:line="480" w:lineRule="auto"/>
              <w:ind w:left="720" w:firstLine="0"/>
              <w:rPr>
                <w:del w:id="4385" w:author="Cheick Traoré" w:date="2026-01-07T16:26:00Z" w16du:dateUtc="2026-01-07T16:26:00Z"/>
                <w:rFonts w:ascii="Times New Roman" w:hAnsi="Times New Roman" w:cs="Times New Roman"/>
              </w:rPr>
              <w:pPrChange w:id="4386" w:author="Cheick Traoré" w:date="2026-01-07T16:26:00Z" w16du:dateUtc="2026-01-07T16:26:00Z">
                <w:pPr>
                  <w:tabs>
                    <w:tab w:val="left" w:pos="3200"/>
                  </w:tabs>
                  <w:spacing w:line="480" w:lineRule="auto"/>
                </w:pPr>
              </w:pPrChange>
            </w:pPr>
            <w:del w:id="4387" w:author="Cheick Traoré" w:date="2026-01-07T16:26:00Z" w16du:dateUtc="2026-01-07T16:26:00Z">
              <w:r w:rsidRPr="00AB1D00" w:rsidDel="00974EF5">
                <w:rPr>
                  <w:rFonts w:ascii="Times New Roman" w:hAnsi="Times New Roman" w:cs="Times New Roman"/>
                </w:rPr>
                <w:delText>Python 3.9+</w:delText>
              </w:r>
            </w:del>
          </w:p>
        </w:tc>
        <w:tc>
          <w:tcPr>
            <w:tcW w:w="0" w:type="auto"/>
            <w:tcMar>
              <w:top w:w="100" w:type="dxa"/>
              <w:left w:w="100" w:type="dxa"/>
              <w:bottom w:w="100" w:type="dxa"/>
              <w:right w:w="100" w:type="dxa"/>
            </w:tcMar>
            <w:hideMark/>
          </w:tcPr>
          <w:p w14:paraId="281B9739" w14:textId="27712E11" w:rsidR="009600FD" w:rsidRPr="00AB1D00" w:rsidDel="00974EF5" w:rsidRDefault="009600FD" w:rsidP="00974EF5">
            <w:pPr>
              <w:tabs>
                <w:tab w:val="left" w:pos="3200"/>
              </w:tabs>
              <w:spacing w:line="480" w:lineRule="auto"/>
              <w:ind w:left="720" w:firstLine="0"/>
              <w:rPr>
                <w:del w:id="4388" w:author="Cheick Traoré" w:date="2026-01-07T16:26:00Z" w16du:dateUtc="2026-01-07T16:26:00Z"/>
                <w:rFonts w:ascii="Times New Roman" w:hAnsi="Times New Roman" w:cs="Times New Roman"/>
              </w:rPr>
              <w:pPrChange w:id="4389" w:author="Cheick Traoré" w:date="2026-01-07T16:26:00Z" w16du:dateUtc="2026-01-07T16:26:00Z">
                <w:pPr>
                  <w:tabs>
                    <w:tab w:val="left" w:pos="3200"/>
                  </w:tabs>
                  <w:spacing w:line="480" w:lineRule="auto"/>
                </w:pPr>
              </w:pPrChange>
            </w:pPr>
            <w:del w:id="4390" w:author="Cheick Traoré" w:date="2026-01-07T16:26:00Z" w16du:dateUtc="2026-01-07T16:26:00Z">
              <w:r w:rsidRPr="00AB1D00" w:rsidDel="00974EF5">
                <w:rPr>
                  <w:rFonts w:ascii="Times New Roman" w:hAnsi="Times New Roman" w:cs="Times New Roman"/>
                </w:rPr>
                <w:delText>Écosystème IA, performance</w:delText>
              </w:r>
            </w:del>
          </w:p>
        </w:tc>
      </w:tr>
      <w:tr w:rsidR="009600FD" w:rsidRPr="00AB1D00" w:rsidDel="00974EF5" w14:paraId="758F8B3B" w14:textId="2B896D3E" w:rsidTr="00490963">
        <w:trPr>
          <w:trHeight w:val="560"/>
          <w:del w:id="4391" w:author="Cheick Traoré" w:date="2026-01-07T16:26:00Z" w16du:dateUtc="2026-01-07T16:26:00Z"/>
        </w:trPr>
        <w:tc>
          <w:tcPr>
            <w:tcW w:w="0" w:type="auto"/>
            <w:tcMar>
              <w:top w:w="100" w:type="dxa"/>
              <w:left w:w="100" w:type="dxa"/>
              <w:bottom w:w="100" w:type="dxa"/>
              <w:right w:w="100" w:type="dxa"/>
            </w:tcMar>
            <w:hideMark/>
          </w:tcPr>
          <w:p w14:paraId="21572CE4" w14:textId="34719C0F" w:rsidR="009600FD" w:rsidRPr="00AB1D00" w:rsidDel="00974EF5" w:rsidRDefault="009600FD" w:rsidP="00974EF5">
            <w:pPr>
              <w:tabs>
                <w:tab w:val="left" w:pos="3200"/>
              </w:tabs>
              <w:spacing w:line="480" w:lineRule="auto"/>
              <w:ind w:left="720" w:firstLine="0"/>
              <w:rPr>
                <w:del w:id="4392" w:author="Cheick Traoré" w:date="2026-01-07T16:26:00Z" w16du:dateUtc="2026-01-07T16:26:00Z"/>
                <w:rFonts w:ascii="Times New Roman" w:hAnsi="Times New Roman" w:cs="Times New Roman"/>
              </w:rPr>
              <w:pPrChange w:id="4393" w:author="Cheick Traoré" w:date="2026-01-07T16:26:00Z" w16du:dateUtc="2026-01-07T16:26:00Z">
                <w:pPr>
                  <w:tabs>
                    <w:tab w:val="left" w:pos="3200"/>
                  </w:tabs>
                  <w:spacing w:line="480" w:lineRule="auto"/>
                </w:pPr>
              </w:pPrChange>
            </w:pPr>
            <w:del w:id="4394" w:author="Cheick Traoré" w:date="2026-01-07T16:26:00Z" w16du:dateUtc="2026-01-07T16:26:00Z">
              <w:r w:rsidRPr="00AB1D00" w:rsidDel="00974EF5">
                <w:rPr>
                  <w:rFonts w:ascii="Times New Roman" w:hAnsi="Times New Roman" w:cs="Times New Roman"/>
                  <w:b/>
                  <w:bCs/>
                </w:rPr>
                <w:delText>Base de données</w:delText>
              </w:r>
            </w:del>
          </w:p>
        </w:tc>
        <w:tc>
          <w:tcPr>
            <w:tcW w:w="0" w:type="auto"/>
            <w:tcMar>
              <w:top w:w="100" w:type="dxa"/>
              <w:left w:w="100" w:type="dxa"/>
              <w:bottom w:w="100" w:type="dxa"/>
              <w:right w:w="100" w:type="dxa"/>
            </w:tcMar>
            <w:hideMark/>
          </w:tcPr>
          <w:p w14:paraId="2861E89E" w14:textId="057CC72A" w:rsidR="009600FD" w:rsidRPr="00AB1D00" w:rsidDel="00974EF5" w:rsidRDefault="009600FD" w:rsidP="00974EF5">
            <w:pPr>
              <w:tabs>
                <w:tab w:val="left" w:pos="3200"/>
              </w:tabs>
              <w:spacing w:line="480" w:lineRule="auto"/>
              <w:ind w:left="720" w:firstLine="0"/>
              <w:rPr>
                <w:del w:id="4395" w:author="Cheick Traoré" w:date="2026-01-07T16:26:00Z" w16du:dateUtc="2026-01-07T16:26:00Z"/>
                <w:rFonts w:ascii="Times New Roman" w:hAnsi="Times New Roman" w:cs="Times New Roman"/>
              </w:rPr>
              <w:pPrChange w:id="4396" w:author="Cheick Traoré" w:date="2026-01-07T16:26:00Z" w16du:dateUtc="2026-01-07T16:26:00Z">
                <w:pPr>
                  <w:tabs>
                    <w:tab w:val="left" w:pos="3200"/>
                  </w:tabs>
                  <w:spacing w:line="480" w:lineRule="auto"/>
                </w:pPr>
              </w:pPrChange>
            </w:pPr>
            <w:del w:id="4397" w:author="Cheick Traoré" w:date="2026-01-07T16:26:00Z" w16du:dateUtc="2026-01-07T16:26:00Z">
              <w:r w:rsidRPr="00AB1D00" w:rsidDel="00974EF5">
                <w:rPr>
                  <w:rFonts w:ascii="Times New Roman" w:hAnsi="Times New Roman" w:cs="Times New Roman"/>
                </w:rPr>
                <w:delText>MySQL 8.0</w:delText>
              </w:r>
            </w:del>
          </w:p>
        </w:tc>
        <w:tc>
          <w:tcPr>
            <w:tcW w:w="0" w:type="auto"/>
            <w:tcMar>
              <w:top w:w="100" w:type="dxa"/>
              <w:left w:w="100" w:type="dxa"/>
              <w:bottom w:w="100" w:type="dxa"/>
              <w:right w:w="100" w:type="dxa"/>
            </w:tcMar>
            <w:hideMark/>
          </w:tcPr>
          <w:p w14:paraId="4F25BB4E" w14:textId="1EF15653" w:rsidR="009600FD" w:rsidRPr="00AB1D00" w:rsidDel="00974EF5" w:rsidRDefault="009600FD" w:rsidP="00974EF5">
            <w:pPr>
              <w:tabs>
                <w:tab w:val="left" w:pos="3200"/>
              </w:tabs>
              <w:spacing w:line="480" w:lineRule="auto"/>
              <w:ind w:left="720" w:firstLine="0"/>
              <w:rPr>
                <w:del w:id="4398" w:author="Cheick Traoré" w:date="2026-01-07T16:26:00Z" w16du:dateUtc="2026-01-07T16:26:00Z"/>
                <w:rFonts w:ascii="Times New Roman" w:hAnsi="Times New Roman" w:cs="Times New Roman"/>
              </w:rPr>
              <w:pPrChange w:id="4399" w:author="Cheick Traoré" w:date="2026-01-07T16:26:00Z" w16du:dateUtc="2026-01-07T16:26:00Z">
                <w:pPr>
                  <w:tabs>
                    <w:tab w:val="left" w:pos="3200"/>
                  </w:tabs>
                  <w:spacing w:line="480" w:lineRule="auto"/>
                </w:pPr>
              </w:pPrChange>
            </w:pPr>
            <w:del w:id="4400" w:author="Cheick Traoré" w:date="2026-01-07T16:26:00Z" w16du:dateUtc="2026-01-07T16:26:00Z">
              <w:r w:rsidRPr="00AB1D00" w:rsidDel="00974EF5">
                <w:rPr>
                  <w:rFonts w:ascii="Times New Roman" w:hAnsi="Times New Roman" w:cs="Times New Roman"/>
                </w:rPr>
                <w:delText>Compatibilité CADRAGE, fiabilité</w:delText>
              </w:r>
            </w:del>
          </w:p>
        </w:tc>
      </w:tr>
      <w:tr w:rsidR="009600FD" w:rsidRPr="00AB1D00" w:rsidDel="00974EF5" w14:paraId="74088140" w14:textId="2196158E" w:rsidTr="00490963">
        <w:trPr>
          <w:trHeight w:val="905"/>
          <w:del w:id="4401" w:author="Cheick Traoré" w:date="2026-01-07T16:26:00Z" w16du:dateUtc="2026-01-07T16:26:00Z"/>
        </w:trPr>
        <w:tc>
          <w:tcPr>
            <w:tcW w:w="0" w:type="auto"/>
            <w:tcMar>
              <w:top w:w="100" w:type="dxa"/>
              <w:left w:w="100" w:type="dxa"/>
              <w:bottom w:w="100" w:type="dxa"/>
              <w:right w:w="100" w:type="dxa"/>
            </w:tcMar>
            <w:hideMark/>
          </w:tcPr>
          <w:p w14:paraId="1EDD45DB" w14:textId="32872E57" w:rsidR="009600FD" w:rsidRPr="00AB1D00" w:rsidDel="00974EF5" w:rsidRDefault="009600FD" w:rsidP="00974EF5">
            <w:pPr>
              <w:tabs>
                <w:tab w:val="left" w:pos="3200"/>
              </w:tabs>
              <w:spacing w:line="480" w:lineRule="auto"/>
              <w:ind w:left="720" w:firstLine="0"/>
              <w:rPr>
                <w:del w:id="4402" w:author="Cheick Traoré" w:date="2026-01-07T16:26:00Z" w16du:dateUtc="2026-01-07T16:26:00Z"/>
                <w:rFonts w:ascii="Times New Roman" w:hAnsi="Times New Roman" w:cs="Times New Roman"/>
              </w:rPr>
              <w:pPrChange w:id="4403" w:author="Cheick Traoré" w:date="2026-01-07T16:26:00Z" w16du:dateUtc="2026-01-07T16:26:00Z">
                <w:pPr>
                  <w:tabs>
                    <w:tab w:val="left" w:pos="3200"/>
                  </w:tabs>
                  <w:spacing w:line="480" w:lineRule="auto"/>
                </w:pPr>
              </w:pPrChange>
            </w:pPr>
            <w:del w:id="4404" w:author="Cheick Traoré" w:date="2026-01-07T16:26:00Z" w16du:dateUtc="2026-01-07T16:26:00Z">
              <w:r w:rsidRPr="00AB1D00" w:rsidDel="00974EF5">
                <w:rPr>
                  <w:rFonts w:ascii="Times New Roman" w:hAnsi="Times New Roman" w:cs="Times New Roman"/>
                  <w:b/>
                  <w:bCs/>
                </w:rPr>
                <w:delText>Conteneurisation</w:delText>
              </w:r>
            </w:del>
          </w:p>
        </w:tc>
        <w:tc>
          <w:tcPr>
            <w:tcW w:w="0" w:type="auto"/>
            <w:tcMar>
              <w:top w:w="100" w:type="dxa"/>
              <w:left w:w="100" w:type="dxa"/>
              <w:bottom w:w="100" w:type="dxa"/>
              <w:right w:w="100" w:type="dxa"/>
            </w:tcMar>
            <w:hideMark/>
          </w:tcPr>
          <w:p w14:paraId="29CD99EF" w14:textId="07097B2D" w:rsidR="009600FD" w:rsidRPr="00AB1D00" w:rsidDel="00974EF5" w:rsidRDefault="009600FD" w:rsidP="00974EF5">
            <w:pPr>
              <w:tabs>
                <w:tab w:val="left" w:pos="3200"/>
              </w:tabs>
              <w:spacing w:line="480" w:lineRule="auto"/>
              <w:ind w:left="720" w:firstLine="0"/>
              <w:rPr>
                <w:del w:id="4405" w:author="Cheick Traoré" w:date="2026-01-07T16:26:00Z" w16du:dateUtc="2026-01-07T16:26:00Z"/>
                <w:rFonts w:ascii="Times New Roman" w:hAnsi="Times New Roman" w:cs="Times New Roman"/>
              </w:rPr>
              <w:pPrChange w:id="4406" w:author="Cheick Traoré" w:date="2026-01-07T16:26:00Z" w16du:dateUtc="2026-01-07T16:26:00Z">
                <w:pPr>
                  <w:tabs>
                    <w:tab w:val="left" w:pos="3200"/>
                  </w:tabs>
                  <w:spacing w:line="480" w:lineRule="auto"/>
                </w:pPr>
              </w:pPrChange>
            </w:pPr>
            <w:del w:id="4407" w:author="Cheick Traoré" w:date="2026-01-07T16:26:00Z" w16du:dateUtc="2026-01-07T16:26:00Z">
              <w:r w:rsidRPr="00AB1D00" w:rsidDel="00974EF5">
                <w:rPr>
                  <w:rFonts w:ascii="Times New Roman" w:hAnsi="Times New Roman" w:cs="Times New Roman"/>
                </w:rPr>
                <w:delText>Docker</w:delText>
              </w:r>
            </w:del>
          </w:p>
        </w:tc>
        <w:tc>
          <w:tcPr>
            <w:tcW w:w="0" w:type="auto"/>
            <w:tcMar>
              <w:top w:w="100" w:type="dxa"/>
              <w:left w:w="100" w:type="dxa"/>
              <w:bottom w:w="100" w:type="dxa"/>
              <w:right w:w="100" w:type="dxa"/>
            </w:tcMar>
            <w:hideMark/>
          </w:tcPr>
          <w:p w14:paraId="4F972237" w14:textId="11C73056" w:rsidR="009600FD" w:rsidRPr="00AB1D00" w:rsidDel="00974EF5" w:rsidRDefault="009600FD" w:rsidP="00974EF5">
            <w:pPr>
              <w:tabs>
                <w:tab w:val="left" w:pos="3200"/>
              </w:tabs>
              <w:spacing w:line="480" w:lineRule="auto"/>
              <w:ind w:left="720" w:firstLine="0"/>
              <w:rPr>
                <w:del w:id="4408" w:author="Cheick Traoré" w:date="2026-01-07T16:26:00Z" w16du:dateUtc="2026-01-07T16:26:00Z"/>
                <w:rFonts w:ascii="Times New Roman" w:hAnsi="Times New Roman" w:cs="Times New Roman"/>
              </w:rPr>
              <w:pPrChange w:id="4409" w:author="Cheick Traoré" w:date="2026-01-07T16:26:00Z" w16du:dateUtc="2026-01-07T16:26:00Z">
                <w:pPr>
                  <w:tabs>
                    <w:tab w:val="left" w:pos="3200"/>
                  </w:tabs>
                  <w:spacing w:line="480" w:lineRule="auto"/>
                </w:pPr>
              </w:pPrChange>
            </w:pPr>
            <w:del w:id="4410" w:author="Cheick Traoré" w:date="2026-01-07T16:26:00Z" w16du:dateUtc="2026-01-07T16:26:00Z">
              <w:r w:rsidRPr="00AB1D00" w:rsidDel="00974EF5">
                <w:rPr>
                  <w:rFonts w:ascii="Times New Roman" w:hAnsi="Times New Roman" w:cs="Times New Roman"/>
                </w:rPr>
                <w:delText>Reproductibilité, déploiement simple</w:delText>
              </w:r>
            </w:del>
          </w:p>
        </w:tc>
      </w:tr>
    </w:tbl>
    <w:p w14:paraId="26E4B2F9" w14:textId="15C5B8E9" w:rsidR="00F21D14" w:rsidDel="00974EF5" w:rsidRDefault="00F21D14" w:rsidP="00974EF5">
      <w:pPr>
        <w:tabs>
          <w:tab w:val="left" w:pos="3200"/>
        </w:tabs>
        <w:spacing w:line="480" w:lineRule="auto"/>
        <w:ind w:left="720" w:firstLine="0"/>
        <w:rPr>
          <w:del w:id="4411" w:author="Cheick Traoré" w:date="2026-01-07T16:26:00Z" w16du:dateUtc="2026-01-07T16:26:00Z"/>
          <w:rFonts w:ascii="Times New Roman" w:hAnsi="Times New Roman" w:cs="Times New Roman"/>
          <w:b/>
          <w:bCs/>
        </w:rPr>
        <w:pPrChange w:id="4412" w:author="Cheick Traoré" w:date="2026-01-07T16:26:00Z" w16du:dateUtc="2026-01-07T16:26:00Z">
          <w:pPr>
            <w:tabs>
              <w:tab w:val="left" w:pos="3200"/>
            </w:tabs>
            <w:spacing w:line="480" w:lineRule="auto"/>
          </w:pPr>
        </w:pPrChange>
      </w:pPr>
    </w:p>
    <w:p w14:paraId="6DCF22E3" w14:textId="5D5391B1" w:rsidR="009600FD" w:rsidRPr="00AB1D00" w:rsidDel="00974EF5" w:rsidRDefault="009600FD" w:rsidP="00974EF5">
      <w:pPr>
        <w:tabs>
          <w:tab w:val="left" w:pos="3200"/>
        </w:tabs>
        <w:spacing w:line="480" w:lineRule="auto"/>
        <w:ind w:left="720" w:firstLine="0"/>
        <w:rPr>
          <w:del w:id="4413" w:author="Cheick Traoré" w:date="2026-01-07T16:26:00Z" w16du:dateUtc="2026-01-07T16:26:00Z"/>
          <w:rFonts w:ascii="Times New Roman" w:hAnsi="Times New Roman" w:cs="Times New Roman"/>
          <w:b/>
          <w:bCs/>
        </w:rPr>
        <w:pPrChange w:id="4414" w:author="Cheick Traoré" w:date="2026-01-07T16:26:00Z" w16du:dateUtc="2026-01-07T16:26:00Z">
          <w:pPr>
            <w:tabs>
              <w:tab w:val="left" w:pos="3200"/>
            </w:tabs>
            <w:spacing w:line="480" w:lineRule="auto"/>
          </w:pPr>
        </w:pPrChange>
      </w:pPr>
      <w:del w:id="4415" w:author="Cheick Traoré" w:date="2026-01-07T16:26:00Z" w16du:dateUtc="2026-01-07T16:26:00Z">
        <w:r w:rsidRPr="00AB1D00" w:rsidDel="00974EF5">
          <w:rPr>
            <w:rFonts w:ascii="Times New Roman" w:hAnsi="Times New Roman" w:cs="Times New Roman"/>
            <w:b/>
            <w:bCs/>
          </w:rPr>
          <w:delText>Bibliothèques Python détaillées</w:delText>
        </w:r>
      </w:del>
    </w:p>
    <w:p w14:paraId="3E7A505B" w14:textId="6A092557" w:rsidR="009600FD" w:rsidRPr="00AB1D00" w:rsidDel="00974EF5" w:rsidRDefault="009600FD" w:rsidP="00974EF5">
      <w:pPr>
        <w:tabs>
          <w:tab w:val="left" w:pos="3200"/>
        </w:tabs>
        <w:spacing w:line="480" w:lineRule="auto"/>
        <w:ind w:left="720" w:firstLine="0"/>
        <w:rPr>
          <w:del w:id="4416" w:author="Cheick Traoré" w:date="2026-01-07T16:26:00Z" w16du:dateUtc="2026-01-07T16:26:00Z"/>
          <w:rFonts w:ascii="Times New Roman" w:hAnsi="Times New Roman" w:cs="Times New Roman"/>
        </w:rPr>
        <w:pPrChange w:id="4417" w:author="Cheick Traoré" w:date="2026-01-07T16:26:00Z" w16du:dateUtc="2026-01-07T16:26:00Z">
          <w:pPr>
            <w:tabs>
              <w:tab w:val="left" w:pos="3200"/>
            </w:tabs>
            <w:spacing w:line="480" w:lineRule="auto"/>
          </w:pPr>
        </w:pPrChange>
      </w:pPr>
      <w:del w:id="4418" w:author="Cheick Traoré" w:date="2026-01-07T16:26:00Z" w16du:dateUtc="2026-01-07T16:26:00Z">
        <w:r w:rsidRPr="00AB1D00" w:rsidDel="00974EF5">
          <w:rPr>
            <w:rFonts w:ascii="Times New Roman" w:hAnsi="Times New Roman" w:cs="Times New Roman"/>
          </w:rPr>
          <w:delText>python</w:delText>
        </w:r>
      </w:del>
    </w:p>
    <w:p w14:paraId="7569907E" w14:textId="7BEA65F9" w:rsidR="009600FD" w:rsidRPr="00AB1D00" w:rsidDel="00974EF5" w:rsidRDefault="009600FD" w:rsidP="00974EF5">
      <w:pPr>
        <w:tabs>
          <w:tab w:val="left" w:pos="3200"/>
        </w:tabs>
        <w:spacing w:line="480" w:lineRule="auto"/>
        <w:ind w:left="720" w:firstLine="0"/>
        <w:rPr>
          <w:del w:id="4419" w:author="Cheick Traoré" w:date="2026-01-07T16:26:00Z" w16du:dateUtc="2026-01-07T16:26:00Z"/>
          <w:rFonts w:ascii="Times New Roman" w:hAnsi="Times New Roman" w:cs="Times New Roman"/>
        </w:rPr>
        <w:pPrChange w:id="4420" w:author="Cheick Traoré" w:date="2026-01-07T16:26:00Z" w16du:dateUtc="2026-01-07T16:26:00Z">
          <w:pPr>
            <w:tabs>
              <w:tab w:val="left" w:pos="3200"/>
            </w:tabs>
            <w:spacing w:line="480" w:lineRule="auto"/>
          </w:pPr>
        </w:pPrChange>
      </w:pPr>
      <w:del w:id="4421" w:author="Cheick Traoré" w:date="2026-01-07T16:26:00Z" w16du:dateUtc="2026-01-07T16:26:00Z">
        <w:r w:rsidRPr="00AB1D00" w:rsidDel="00974EF5">
          <w:rPr>
            <w:rFonts w:ascii="Times New Roman" w:hAnsi="Times New Roman" w:cs="Times New Roman"/>
          </w:rPr>
          <w:delText>Données et nettoyage :</w:delText>
        </w:r>
      </w:del>
    </w:p>
    <w:p w14:paraId="6DD91F04" w14:textId="6A570CD2" w:rsidR="009600FD" w:rsidRPr="00AB1D00" w:rsidDel="00974EF5" w:rsidRDefault="009600FD" w:rsidP="00974EF5">
      <w:pPr>
        <w:tabs>
          <w:tab w:val="left" w:pos="3200"/>
        </w:tabs>
        <w:spacing w:line="480" w:lineRule="auto"/>
        <w:ind w:left="720" w:firstLine="0"/>
        <w:rPr>
          <w:del w:id="4422" w:author="Cheick Traoré" w:date="2026-01-07T16:26:00Z" w16du:dateUtc="2026-01-07T16:26:00Z"/>
          <w:rFonts w:ascii="Times New Roman" w:hAnsi="Times New Roman" w:cs="Times New Roman"/>
        </w:rPr>
        <w:pPrChange w:id="4423" w:author="Cheick Traoré" w:date="2026-01-07T16:26:00Z" w16du:dateUtc="2026-01-07T16:26:00Z">
          <w:pPr>
            <w:tabs>
              <w:tab w:val="left" w:pos="3200"/>
            </w:tabs>
            <w:spacing w:line="480" w:lineRule="auto"/>
          </w:pPr>
        </w:pPrChange>
      </w:pPr>
      <w:del w:id="4424" w:author="Cheick Traoré" w:date="2026-01-07T16:26:00Z" w16du:dateUtc="2026-01-07T16:26:00Z">
        <w:r w:rsidRPr="00AB1D00" w:rsidDel="00974EF5">
          <w:rPr>
            <w:rFonts w:ascii="Times New Roman" w:hAnsi="Times New Roman" w:cs="Times New Roman"/>
          </w:rPr>
          <w:delText>- pandas &gt;= 1.3.0</w:delText>
        </w:r>
      </w:del>
    </w:p>
    <w:p w14:paraId="3D87D65D" w14:textId="2893CECC" w:rsidR="009600FD" w:rsidRPr="00AB1D00" w:rsidDel="00974EF5" w:rsidRDefault="009600FD" w:rsidP="00974EF5">
      <w:pPr>
        <w:tabs>
          <w:tab w:val="left" w:pos="3200"/>
        </w:tabs>
        <w:spacing w:line="480" w:lineRule="auto"/>
        <w:ind w:left="720" w:firstLine="0"/>
        <w:rPr>
          <w:del w:id="4425" w:author="Cheick Traoré" w:date="2026-01-07T16:26:00Z" w16du:dateUtc="2026-01-07T16:26:00Z"/>
          <w:rFonts w:ascii="Times New Roman" w:hAnsi="Times New Roman" w:cs="Times New Roman"/>
        </w:rPr>
        <w:pPrChange w:id="4426" w:author="Cheick Traoré" w:date="2026-01-07T16:26:00Z" w16du:dateUtc="2026-01-07T16:26:00Z">
          <w:pPr>
            <w:tabs>
              <w:tab w:val="left" w:pos="3200"/>
            </w:tabs>
            <w:spacing w:line="480" w:lineRule="auto"/>
          </w:pPr>
        </w:pPrChange>
      </w:pPr>
      <w:del w:id="4427" w:author="Cheick Traoré" w:date="2026-01-07T16:26:00Z" w16du:dateUtc="2026-01-07T16:26:00Z">
        <w:r w:rsidRPr="00AB1D00" w:rsidDel="00974EF5">
          <w:rPr>
            <w:rFonts w:ascii="Times New Roman" w:hAnsi="Times New Roman" w:cs="Times New Roman"/>
          </w:rPr>
          <w:delText>- numpy &gt;= 1.21.0</w:delText>
        </w:r>
      </w:del>
    </w:p>
    <w:p w14:paraId="1F3775A5" w14:textId="49714146" w:rsidR="009600FD" w:rsidRPr="00AB1D00" w:rsidDel="00974EF5" w:rsidRDefault="009600FD" w:rsidP="00974EF5">
      <w:pPr>
        <w:tabs>
          <w:tab w:val="left" w:pos="3200"/>
        </w:tabs>
        <w:spacing w:line="480" w:lineRule="auto"/>
        <w:ind w:left="720" w:firstLine="0"/>
        <w:rPr>
          <w:del w:id="4428" w:author="Cheick Traoré" w:date="2026-01-07T16:26:00Z" w16du:dateUtc="2026-01-07T16:26:00Z"/>
          <w:rFonts w:ascii="Times New Roman" w:hAnsi="Times New Roman" w:cs="Times New Roman"/>
        </w:rPr>
        <w:pPrChange w:id="4429" w:author="Cheick Traoré" w:date="2026-01-07T16:26:00Z" w16du:dateUtc="2026-01-07T16:26:00Z">
          <w:pPr>
            <w:tabs>
              <w:tab w:val="left" w:pos="3200"/>
            </w:tabs>
            <w:spacing w:line="480" w:lineRule="auto"/>
          </w:pPr>
        </w:pPrChange>
      </w:pPr>
    </w:p>
    <w:p w14:paraId="2DA8F5D6" w14:textId="18E1FA1E" w:rsidR="009600FD" w:rsidRPr="00AB1D00" w:rsidDel="00974EF5" w:rsidRDefault="009600FD" w:rsidP="00974EF5">
      <w:pPr>
        <w:tabs>
          <w:tab w:val="left" w:pos="3200"/>
        </w:tabs>
        <w:spacing w:line="480" w:lineRule="auto"/>
        <w:ind w:left="720" w:firstLine="0"/>
        <w:rPr>
          <w:del w:id="4430" w:author="Cheick Traoré" w:date="2026-01-07T16:26:00Z" w16du:dateUtc="2026-01-07T16:26:00Z"/>
          <w:rFonts w:ascii="Times New Roman" w:hAnsi="Times New Roman" w:cs="Times New Roman"/>
        </w:rPr>
        <w:pPrChange w:id="4431" w:author="Cheick Traoré" w:date="2026-01-07T16:26:00Z" w16du:dateUtc="2026-01-07T16:26:00Z">
          <w:pPr>
            <w:tabs>
              <w:tab w:val="left" w:pos="3200"/>
            </w:tabs>
            <w:spacing w:line="480" w:lineRule="auto"/>
          </w:pPr>
        </w:pPrChange>
      </w:pPr>
      <w:del w:id="4432" w:author="Cheick Traoré" w:date="2026-01-07T16:26:00Z" w16du:dateUtc="2026-01-07T16:26:00Z">
        <w:r w:rsidRPr="00AB1D00" w:rsidDel="00974EF5">
          <w:rPr>
            <w:rFonts w:ascii="Times New Roman" w:hAnsi="Times New Roman" w:cs="Times New Roman"/>
          </w:rPr>
          <w:delText>Modélisation statistique :</w:delText>
        </w:r>
      </w:del>
    </w:p>
    <w:p w14:paraId="45EBE3BD" w14:textId="304502A7" w:rsidR="009600FD" w:rsidRPr="00AB1D00" w:rsidDel="00974EF5" w:rsidRDefault="009600FD" w:rsidP="00974EF5">
      <w:pPr>
        <w:tabs>
          <w:tab w:val="left" w:pos="3200"/>
        </w:tabs>
        <w:spacing w:line="480" w:lineRule="auto"/>
        <w:ind w:left="720" w:firstLine="0"/>
        <w:rPr>
          <w:del w:id="4433" w:author="Cheick Traoré" w:date="2026-01-07T16:26:00Z" w16du:dateUtc="2026-01-07T16:26:00Z"/>
          <w:rFonts w:ascii="Times New Roman" w:hAnsi="Times New Roman" w:cs="Times New Roman"/>
        </w:rPr>
        <w:pPrChange w:id="4434" w:author="Cheick Traoré" w:date="2026-01-07T16:26:00Z" w16du:dateUtc="2026-01-07T16:26:00Z">
          <w:pPr>
            <w:tabs>
              <w:tab w:val="left" w:pos="3200"/>
            </w:tabs>
            <w:spacing w:line="480" w:lineRule="auto"/>
          </w:pPr>
        </w:pPrChange>
      </w:pPr>
      <w:del w:id="4435" w:author="Cheick Traoré" w:date="2026-01-07T16:26:00Z" w16du:dateUtc="2026-01-07T16:26:00Z">
        <w:r w:rsidRPr="00AB1D00" w:rsidDel="00974EF5">
          <w:rPr>
            <w:rFonts w:ascii="Times New Roman" w:hAnsi="Times New Roman" w:cs="Times New Roman"/>
          </w:rPr>
          <w:delText>- statsmodels &gt;= 0.13.0</w:delText>
        </w:r>
      </w:del>
    </w:p>
    <w:p w14:paraId="2A027787" w14:textId="6B8C58C3" w:rsidR="009600FD" w:rsidDel="00974EF5" w:rsidRDefault="009600FD" w:rsidP="00974EF5">
      <w:pPr>
        <w:tabs>
          <w:tab w:val="left" w:pos="3200"/>
        </w:tabs>
        <w:spacing w:line="480" w:lineRule="auto"/>
        <w:ind w:left="720" w:firstLine="0"/>
        <w:rPr>
          <w:del w:id="4436" w:author="Cheick Traoré" w:date="2026-01-07T16:26:00Z" w16du:dateUtc="2026-01-07T16:26:00Z"/>
          <w:rFonts w:ascii="Times New Roman" w:hAnsi="Times New Roman" w:cs="Times New Roman"/>
        </w:rPr>
        <w:pPrChange w:id="4437" w:author="Cheick Traoré" w:date="2026-01-07T16:26:00Z" w16du:dateUtc="2026-01-07T16:26:00Z">
          <w:pPr>
            <w:tabs>
              <w:tab w:val="left" w:pos="3200"/>
            </w:tabs>
            <w:spacing w:line="480" w:lineRule="auto"/>
          </w:pPr>
        </w:pPrChange>
      </w:pPr>
      <w:del w:id="4438" w:author="Cheick Traoré" w:date="2026-01-07T16:26:00Z" w16du:dateUtc="2026-01-07T16:26:00Z">
        <w:r w:rsidRPr="00AB1D00" w:rsidDel="00974EF5">
          <w:rPr>
            <w:rFonts w:ascii="Times New Roman" w:hAnsi="Times New Roman" w:cs="Times New Roman"/>
          </w:rPr>
          <w:delText>- scikit-learn &gt;= 1.0.0</w:delText>
        </w:r>
      </w:del>
    </w:p>
    <w:p w14:paraId="73D1DAE1" w14:textId="02361CD1" w:rsidR="00E97976" w:rsidDel="00974EF5" w:rsidRDefault="00E97976" w:rsidP="00974EF5">
      <w:pPr>
        <w:tabs>
          <w:tab w:val="left" w:pos="3200"/>
        </w:tabs>
        <w:spacing w:line="480" w:lineRule="auto"/>
        <w:ind w:left="720" w:firstLine="0"/>
        <w:rPr>
          <w:del w:id="4439" w:author="Cheick Traoré" w:date="2026-01-07T16:26:00Z" w16du:dateUtc="2026-01-07T16:26:00Z"/>
          <w:rFonts w:ascii="Times New Roman" w:hAnsi="Times New Roman" w:cs="Times New Roman"/>
        </w:rPr>
        <w:pPrChange w:id="4440" w:author="Cheick Traoré" w:date="2026-01-07T16:26:00Z" w16du:dateUtc="2026-01-07T16:26:00Z">
          <w:pPr>
            <w:tabs>
              <w:tab w:val="left" w:pos="3200"/>
            </w:tabs>
            <w:spacing w:line="480" w:lineRule="auto"/>
          </w:pPr>
        </w:pPrChange>
      </w:pPr>
    </w:p>
    <w:p w14:paraId="6D93B9AC" w14:textId="70FC27A8" w:rsidR="00E97976" w:rsidRPr="00AB1D00" w:rsidDel="00974EF5" w:rsidRDefault="00E97976" w:rsidP="00974EF5">
      <w:pPr>
        <w:tabs>
          <w:tab w:val="left" w:pos="3200"/>
        </w:tabs>
        <w:spacing w:line="480" w:lineRule="auto"/>
        <w:ind w:left="720" w:firstLine="0"/>
        <w:rPr>
          <w:del w:id="4441" w:author="Cheick Traoré" w:date="2026-01-07T16:26:00Z" w16du:dateUtc="2026-01-07T16:26:00Z"/>
          <w:rFonts w:ascii="Times New Roman" w:hAnsi="Times New Roman" w:cs="Times New Roman"/>
        </w:rPr>
        <w:pPrChange w:id="4442" w:author="Cheick Traoré" w:date="2026-01-07T16:26:00Z" w16du:dateUtc="2026-01-07T16:26:00Z">
          <w:pPr>
            <w:tabs>
              <w:tab w:val="left" w:pos="3200"/>
            </w:tabs>
            <w:spacing w:line="480" w:lineRule="auto"/>
          </w:pPr>
        </w:pPrChange>
      </w:pPr>
    </w:p>
    <w:p w14:paraId="3B099C95" w14:textId="253A8C43" w:rsidR="009600FD" w:rsidRPr="00AB1D00" w:rsidDel="00974EF5" w:rsidRDefault="009600FD" w:rsidP="00974EF5">
      <w:pPr>
        <w:tabs>
          <w:tab w:val="left" w:pos="3200"/>
        </w:tabs>
        <w:spacing w:line="480" w:lineRule="auto"/>
        <w:ind w:left="720" w:firstLine="0"/>
        <w:rPr>
          <w:del w:id="4443" w:author="Cheick Traoré" w:date="2026-01-07T16:26:00Z" w16du:dateUtc="2026-01-07T16:26:00Z"/>
          <w:rFonts w:ascii="Times New Roman" w:hAnsi="Times New Roman" w:cs="Times New Roman"/>
          <w:b/>
          <w:bCs/>
        </w:rPr>
        <w:pPrChange w:id="4444" w:author="Cheick Traoré" w:date="2026-01-07T16:26:00Z" w16du:dateUtc="2026-01-07T16:26:00Z">
          <w:pPr>
            <w:tabs>
              <w:tab w:val="left" w:pos="3200"/>
            </w:tabs>
            <w:spacing w:line="480" w:lineRule="auto"/>
            <w:ind w:left="11" w:hanging="11"/>
            <w:outlineLvl w:val="1"/>
          </w:pPr>
        </w:pPrChange>
      </w:pPr>
      <w:bookmarkStart w:id="4445" w:name="_Toc217034658"/>
      <w:del w:id="4446" w:author="Cheick Traoré" w:date="2026-01-07T16:26:00Z" w16du:dateUtc="2026-01-07T16:26:00Z">
        <w:r w:rsidRPr="00AB1D00" w:rsidDel="00974EF5">
          <w:rPr>
            <w:rFonts w:ascii="Times New Roman" w:hAnsi="Times New Roman" w:cs="Times New Roman"/>
            <w:b/>
            <w:bCs/>
          </w:rPr>
          <w:delText>Conventions de codage</w:delText>
        </w:r>
        <w:bookmarkEnd w:id="4445"/>
      </w:del>
    </w:p>
    <w:p w14:paraId="7AC8CCB4" w14:textId="5223A9D9" w:rsidR="009600FD" w:rsidRPr="00AB1D00" w:rsidDel="00974EF5" w:rsidRDefault="009600FD" w:rsidP="00974EF5">
      <w:pPr>
        <w:tabs>
          <w:tab w:val="left" w:pos="3200"/>
        </w:tabs>
        <w:spacing w:line="480" w:lineRule="auto"/>
        <w:ind w:left="720" w:firstLine="0"/>
        <w:rPr>
          <w:del w:id="4447" w:author="Cheick Traoré" w:date="2026-01-07T16:26:00Z" w16du:dateUtc="2026-01-07T16:26:00Z"/>
          <w:rFonts w:ascii="Times New Roman" w:hAnsi="Times New Roman" w:cs="Times New Roman"/>
          <w:b/>
          <w:bCs/>
        </w:rPr>
        <w:pPrChange w:id="4448" w:author="Cheick Traoré" w:date="2026-01-07T16:26:00Z" w16du:dateUtc="2026-01-07T16:26:00Z">
          <w:pPr>
            <w:tabs>
              <w:tab w:val="left" w:pos="3200"/>
            </w:tabs>
            <w:spacing w:line="480" w:lineRule="auto"/>
          </w:pPr>
        </w:pPrChange>
      </w:pPr>
      <w:del w:id="4449" w:author="Cheick Traoré" w:date="2026-01-07T16:26:00Z" w16du:dateUtc="2026-01-07T16:26:00Z">
        <w:r w:rsidRPr="00AB1D00" w:rsidDel="00974EF5">
          <w:rPr>
            <w:rFonts w:ascii="Times New Roman" w:hAnsi="Times New Roman" w:cs="Times New Roman"/>
            <w:b/>
            <w:bCs/>
          </w:rPr>
          <w:delText>Python (PEP 8)</w:delText>
        </w:r>
      </w:del>
    </w:p>
    <w:p w14:paraId="3FCC9205" w14:textId="3D37DCEC" w:rsidR="009600FD" w:rsidRPr="00AB1D00" w:rsidDel="00974EF5" w:rsidRDefault="009600FD" w:rsidP="00974EF5">
      <w:pPr>
        <w:tabs>
          <w:tab w:val="left" w:pos="3200"/>
        </w:tabs>
        <w:spacing w:line="480" w:lineRule="auto"/>
        <w:ind w:left="720" w:firstLine="0"/>
        <w:rPr>
          <w:del w:id="4450" w:author="Cheick Traoré" w:date="2026-01-07T16:26:00Z" w16du:dateUtc="2026-01-07T16:26:00Z"/>
          <w:rFonts w:ascii="Times New Roman" w:hAnsi="Times New Roman" w:cs="Times New Roman"/>
        </w:rPr>
        <w:pPrChange w:id="4451" w:author="Cheick Traoré" w:date="2026-01-07T16:26:00Z" w16du:dateUtc="2026-01-07T16:26:00Z">
          <w:pPr>
            <w:tabs>
              <w:tab w:val="left" w:pos="3200"/>
            </w:tabs>
            <w:spacing w:line="480" w:lineRule="auto"/>
          </w:pPr>
        </w:pPrChange>
      </w:pPr>
    </w:p>
    <w:p w14:paraId="260AA96D" w14:textId="475C024B" w:rsidR="009600FD" w:rsidRPr="007A4601" w:rsidDel="00974EF5" w:rsidRDefault="009600FD" w:rsidP="00974EF5">
      <w:pPr>
        <w:tabs>
          <w:tab w:val="left" w:pos="3200"/>
        </w:tabs>
        <w:spacing w:line="480" w:lineRule="auto"/>
        <w:ind w:left="720" w:firstLine="0"/>
        <w:rPr>
          <w:del w:id="4452" w:author="Cheick Traoré" w:date="2026-01-07T16:26:00Z" w16du:dateUtc="2026-01-07T16:26:00Z"/>
          <w:rFonts w:ascii="Times New Roman" w:hAnsi="Times New Roman" w:cs="Times New Roman"/>
          <w:rPrChange w:id="4453" w:author="Cheick Traoré" w:date="2026-01-08T10:20:00Z" w16du:dateUtc="2026-01-08T10:20:00Z">
            <w:rPr>
              <w:del w:id="4454" w:author="Cheick Traoré" w:date="2026-01-07T16:26:00Z" w16du:dateUtc="2026-01-07T16:26:00Z"/>
              <w:rFonts w:ascii="Times New Roman" w:hAnsi="Times New Roman" w:cs="Times New Roman"/>
              <w:lang w:val="en-US"/>
            </w:rPr>
          </w:rPrChange>
        </w:rPr>
        <w:pPrChange w:id="4455" w:author="Cheick Traoré" w:date="2026-01-07T16:26:00Z" w16du:dateUtc="2026-01-07T16:26:00Z">
          <w:pPr>
            <w:tabs>
              <w:tab w:val="left" w:pos="3200"/>
            </w:tabs>
            <w:spacing w:line="480" w:lineRule="auto"/>
          </w:pPr>
        </w:pPrChange>
      </w:pPr>
      <w:del w:id="4456" w:author="Cheick Traoré" w:date="2026-01-07T16:26:00Z" w16du:dateUtc="2026-01-07T16:26:00Z">
        <w:r w:rsidRPr="007A4601" w:rsidDel="00974EF5">
          <w:rPr>
            <w:rFonts w:ascii="Times New Roman" w:hAnsi="Times New Roman" w:cs="Times New Roman"/>
            <w:rPrChange w:id="4457" w:author="Cheick Traoré" w:date="2026-01-08T10:20:00Z" w16du:dateUtc="2026-01-08T10:20:00Z">
              <w:rPr>
                <w:rFonts w:ascii="Times New Roman" w:hAnsi="Times New Roman" w:cs="Times New Roman"/>
                <w:lang w:val="en-US"/>
              </w:rPr>
            </w:rPrChange>
          </w:rPr>
          <w:delText xml:space="preserve">data_frame = pd.DataFrame()  </w:delText>
        </w:r>
        <w:r w:rsidRPr="007A4601" w:rsidDel="00974EF5">
          <w:rPr>
            <w:rFonts w:ascii="Times New Roman" w:hAnsi="Times New Roman" w:cs="Times New Roman"/>
            <w:i/>
            <w:iCs/>
            <w:rPrChange w:id="4458" w:author="Cheick Traoré" w:date="2026-01-08T10:20:00Z" w16du:dateUtc="2026-01-08T10:20:00Z">
              <w:rPr>
                <w:rFonts w:ascii="Times New Roman" w:hAnsi="Times New Roman" w:cs="Times New Roman"/>
                <w:i/>
                <w:iCs/>
                <w:lang w:val="en-US"/>
              </w:rPr>
            </w:rPrChange>
          </w:rPr>
          <w:delText># snake_case pour variables</w:delText>
        </w:r>
      </w:del>
    </w:p>
    <w:p w14:paraId="02128BC0" w14:textId="33EDD818" w:rsidR="009600FD" w:rsidRPr="007A4601" w:rsidDel="00974EF5" w:rsidRDefault="009600FD" w:rsidP="00974EF5">
      <w:pPr>
        <w:tabs>
          <w:tab w:val="left" w:pos="3200"/>
        </w:tabs>
        <w:spacing w:line="480" w:lineRule="auto"/>
        <w:ind w:left="720" w:firstLine="0"/>
        <w:rPr>
          <w:del w:id="4459" w:author="Cheick Traoré" w:date="2026-01-07T16:26:00Z" w16du:dateUtc="2026-01-07T16:26:00Z"/>
          <w:rFonts w:ascii="Times New Roman" w:hAnsi="Times New Roman" w:cs="Times New Roman"/>
          <w:rPrChange w:id="4460" w:author="Cheick Traoré" w:date="2026-01-08T10:20:00Z" w16du:dateUtc="2026-01-08T10:20:00Z">
            <w:rPr>
              <w:del w:id="4461" w:author="Cheick Traoré" w:date="2026-01-07T16:26:00Z" w16du:dateUtc="2026-01-07T16:26:00Z"/>
              <w:rFonts w:ascii="Times New Roman" w:hAnsi="Times New Roman" w:cs="Times New Roman"/>
              <w:lang w:val="en-US"/>
            </w:rPr>
          </w:rPrChange>
        </w:rPr>
        <w:pPrChange w:id="4462" w:author="Cheick Traoré" w:date="2026-01-07T16:26:00Z" w16du:dateUtc="2026-01-07T16:26:00Z">
          <w:pPr>
            <w:tabs>
              <w:tab w:val="left" w:pos="3200"/>
            </w:tabs>
            <w:spacing w:line="480" w:lineRule="auto"/>
          </w:pPr>
        </w:pPrChange>
      </w:pPr>
      <w:del w:id="4463" w:author="Cheick Traoré" w:date="2026-01-07T16:26:00Z" w16du:dateUtc="2026-01-07T16:26:00Z">
        <w:r w:rsidRPr="007A4601" w:rsidDel="00974EF5">
          <w:rPr>
            <w:rFonts w:ascii="Times New Roman" w:hAnsi="Times New Roman" w:cs="Times New Roman"/>
            <w:rPrChange w:id="4464" w:author="Cheick Traoré" w:date="2026-01-08T10:20:00Z" w16du:dateUtc="2026-01-08T10:20:00Z">
              <w:rPr>
                <w:rFonts w:ascii="Times New Roman" w:hAnsi="Times New Roman" w:cs="Times New Roman"/>
                <w:lang w:val="en-US"/>
              </w:rPr>
            </w:rPrChange>
          </w:rPr>
          <w:delText xml:space="preserve">class ForecastingModel:      </w:delText>
        </w:r>
        <w:r w:rsidRPr="007A4601" w:rsidDel="00974EF5">
          <w:rPr>
            <w:rFonts w:ascii="Times New Roman" w:hAnsi="Times New Roman" w:cs="Times New Roman"/>
            <w:i/>
            <w:iCs/>
            <w:rPrChange w:id="4465" w:author="Cheick Traoré" w:date="2026-01-08T10:20:00Z" w16du:dateUtc="2026-01-08T10:20:00Z">
              <w:rPr>
                <w:rFonts w:ascii="Times New Roman" w:hAnsi="Times New Roman" w:cs="Times New Roman"/>
                <w:i/>
                <w:iCs/>
                <w:lang w:val="en-US"/>
              </w:rPr>
            </w:rPrChange>
          </w:rPr>
          <w:delText># PascalCase pour classes</w:delText>
        </w:r>
      </w:del>
    </w:p>
    <w:p w14:paraId="1C87ED5D" w14:textId="34CFFFA8" w:rsidR="009600FD" w:rsidRPr="007A4601" w:rsidDel="00974EF5" w:rsidRDefault="009600FD" w:rsidP="00974EF5">
      <w:pPr>
        <w:tabs>
          <w:tab w:val="left" w:pos="3200"/>
        </w:tabs>
        <w:spacing w:line="480" w:lineRule="auto"/>
        <w:ind w:left="720" w:firstLine="0"/>
        <w:rPr>
          <w:del w:id="4466" w:author="Cheick Traoré" w:date="2026-01-07T16:26:00Z" w16du:dateUtc="2026-01-07T16:26:00Z"/>
          <w:rFonts w:ascii="Times New Roman" w:hAnsi="Times New Roman" w:cs="Times New Roman"/>
          <w:rPrChange w:id="4467" w:author="Cheick Traoré" w:date="2026-01-08T10:20:00Z" w16du:dateUtc="2026-01-08T10:20:00Z">
            <w:rPr>
              <w:del w:id="4468" w:author="Cheick Traoré" w:date="2026-01-07T16:26:00Z" w16du:dateUtc="2026-01-07T16:26:00Z"/>
              <w:rFonts w:ascii="Times New Roman" w:hAnsi="Times New Roman" w:cs="Times New Roman"/>
              <w:lang w:val="en-US"/>
            </w:rPr>
          </w:rPrChange>
        </w:rPr>
        <w:pPrChange w:id="4469" w:author="Cheick Traoré" w:date="2026-01-07T16:26:00Z" w16du:dateUtc="2026-01-07T16:26:00Z">
          <w:pPr>
            <w:tabs>
              <w:tab w:val="left" w:pos="3200"/>
            </w:tabs>
            <w:spacing w:line="480" w:lineRule="auto"/>
          </w:pPr>
        </w:pPrChange>
      </w:pPr>
      <w:del w:id="4470" w:author="Cheick Traoré" w:date="2026-01-07T16:26:00Z" w16du:dateUtc="2026-01-07T16:26:00Z">
        <w:r w:rsidRPr="007A4601" w:rsidDel="00974EF5">
          <w:rPr>
            <w:rFonts w:ascii="Times New Roman" w:hAnsi="Times New Roman" w:cs="Times New Roman"/>
            <w:rPrChange w:id="4471" w:author="Cheick Traoré" w:date="2026-01-08T10:20:00Z" w16du:dateUtc="2026-01-08T10:20:00Z">
              <w:rPr>
                <w:rFonts w:ascii="Times New Roman" w:hAnsi="Times New Roman" w:cs="Times New Roman"/>
                <w:lang w:val="en-US"/>
              </w:rPr>
            </w:rPrChange>
          </w:rPr>
          <w:delText xml:space="preserve">TIMEOUT_VALUE = 300         </w:delText>
        </w:r>
        <w:r w:rsidRPr="007A4601" w:rsidDel="00974EF5">
          <w:rPr>
            <w:rFonts w:ascii="Times New Roman" w:hAnsi="Times New Roman" w:cs="Times New Roman"/>
            <w:i/>
            <w:iCs/>
            <w:rPrChange w:id="4472" w:author="Cheick Traoré" w:date="2026-01-08T10:20:00Z" w16du:dateUtc="2026-01-08T10:20:00Z">
              <w:rPr>
                <w:rFonts w:ascii="Times New Roman" w:hAnsi="Times New Roman" w:cs="Times New Roman"/>
                <w:i/>
                <w:iCs/>
                <w:lang w:val="en-US"/>
              </w:rPr>
            </w:rPrChange>
          </w:rPr>
          <w:delText># UPPERCASE pour constantes</w:delText>
        </w:r>
      </w:del>
    </w:p>
    <w:p w14:paraId="25A9CD80" w14:textId="2A8F9BDC" w:rsidR="009600FD" w:rsidRPr="007A4601" w:rsidDel="00974EF5" w:rsidRDefault="009600FD" w:rsidP="00974EF5">
      <w:pPr>
        <w:tabs>
          <w:tab w:val="left" w:pos="3200"/>
        </w:tabs>
        <w:spacing w:line="480" w:lineRule="auto"/>
        <w:ind w:left="720" w:firstLine="0"/>
        <w:rPr>
          <w:del w:id="4473" w:author="Cheick Traoré" w:date="2026-01-07T16:26:00Z" w16du:dateUtc="2026-01-07T16:26:00Z"/>
          <w:rFonts w:ascii="Times New Roman" w:hAnsi="Times New Roman" w:cs="Times New Roman"/>
          <w:rPrChange w:id="4474" w:author="Cheick Traoré" w:date="2026-01-08T10:20:00Z" w16du:dateUtc="2026-01-08T10:20:00Z">
            <w:rPr>
              <w:del w:id="4475" w:author="Cheick Traoré" w:date="2026-01-07T16:26:00Z" w16du:dateUtc="2026-01-07T16:26:00Z"/>
              <w:rFonts w:ascii="Times New Roman" w:hAnsi="Times New Roman" w:cs="Times New Roman"/>
              <w:lang w:val="en-US"/>
            </w:rPr>
          </w:rPrChange>
        </w:rPr>
        <w:pPrChange w:id="4476" w:author="Cheick Traoré" w:date="2026-01-07T16:26:00Z" w16du:dateUtc="2026-01-07T16:26:00Z">
          <w:pPr>
            <w:tabs>
              <w:tab w:val="left" w:pos="3200"/>
            </w:tabs>
            <w:spacing w:line="480" w:lineRule="auto"/>
          </w:pPr>
        </w:pPrChange>
      </w:pPr>
    </w:p>
    <w:p w14:paraId="7E3D6144" w14:textId="5BFC3669" w:rsidR="009600FD" w:rsidRPr="007A4601" w:rsidDel="00974EF5" w:rsidRDefault="009600FD" w:rsidP="00974EF5">
      <w:pPr>
        <w:tabs>
          <w:tab w:val="left" w:pos="3200"/>
        </w:tabs>
        <w:spacing w:line="480" w:lineRule="auto"/>
        <w:ind w:left="720" w:firstLine="0"/>
        <w:rPr>
          <w:del w:id="4477" w:author="Cheick Traoré" w:date="2026-01-07T16:26:00Z" w16du:dateUtc="2026-01-07T16:26:00Z"/>
          <w:rFonts w:ascii="Times New Roman" w:hAnsi="Times New Roman" w:cs="Times New Roman"/>
          <w:rPrChange w:id="4478" w:author="Cheick Traoré" w:date="2026-01-08T10:20:00Z" w16du:dateUtc="2026-01-08T10:20:00Z">
            <w:rPr>
              <w:del w:id="4479" w:author="Cheick Traoré" w:date="2026-01-07T16:26:00Z" w16du:dateUtc="2026-01-07T16:26:00Z"/>
              <w:rFonts w:ascii="Times New Roman" w:hAnsi="Times New Roman" w:cs="Times New Roman"/>
              <w:lang w:val="en-US"/>
            </w:rPr>
          </w:rPrChange>
        </w:rPr>
        <w:pPrChange w:id="4480" w:author="Cheick Traoré" w:date="2026-01-07T16:26:00Z" w16du:dateUtc="2026-01-07T16:26:00Z">
          <w:pPr>
            <w:tabs>
              <w:tab w:val="left" w:pos="3200"/>
            </w:tabs>
            <w:spacing w:line="480" w:lineRule="auto"/>
          </w:pPr>
        </w:pPrChange>
      </w:pPr>
      <w:del w:id="4481" w:author="Cheick Traoré" w:date="2026-01-07T16:26:00Z" w16du:dateUtc="2026-01-07T16:26:00Z">
        <w:r w:rsidRPr="007A4601" w:rsidDel="00974EF5">
          <w:rPr>
            <w:rFonts w:ascii="Times New Roman" w:hAnsi="Times New Roman" w:cs="Times New Roman"/>
            <w:i/>
            <w:iCs/>
            <w:rPrChange w:id="4482" w:author="Cheick Traoré" w:date="2026-01-08T10:20:00Z" w16du:dateUtc="2026-01-08T10:20:00Z">
              <w:rPr>
                <w:rFonts w:ascii="Times New Roman" w:hAnsi="Times New Roman" w:cs="Times New Roman"/>
                <w:i/>
                <w:iCs/>
                <w:lang w:val="en-US"/>
              </w:rPr>
            </w:rPrChange>
          </w:rPr>
          <w:delText># Docstrings obligatoires</w:delText>
        </w:r>
      </w:del>
    </w:p>
    <w:p w14:paraId="13C96FA2" w14:textId="75C02F09" w:rsidR="009600FD" w:rsidRPr="007A4601" w:rsidDel="00974EF5" w:rsidRDefault="009600FD" w:rsidP="00974EF5">
      <w:pPr>
        <w:tabs>
          <w:tab w:val="left" w:pos="3200"/>
        </w:tabs>
        <w:spacing w:line="480" w:lineRule="auto"/>
        <w:ind w:left="720" w:firstLine="0"/>
        <w:rPr>
          <w:del w:id="4483" w:author="Cheick Traoré" w:date="2026-01-07T16:26:00Z" w16du:dateUtc="2026-01-07T16:26:00Z"/>
          <w:rFonts w:ascii="Times New Roman" w:hAnsi="Times New Roman" w:cs="Times New Roman"/>
          <w:rPrChange w:id="4484" w:author="Cheick Traoré" w:date="2026-01-08T10:20:00Z" w16du:dateUtc="2026-01-08T10:20:00Z">
            <w:rPr>
              <w:del w:id="4485" w:author="Cheick Traoré" w:date="2026-01-07T16:26:00Z" w16du:dateUtc="2026-01-07T16:26:00Z"/>
              <w:rFonts w:ascii="Times New Roman" w:hAnsi="Times New Roman" w:cs="Times New Roman"/>
              <w:lang w:val="en-US"/>
            </w:rPr>
          </w:rPrChange>
        </w:rPr>
        <w:pPrChange w:id="4486" w:author="Cheick Traoré" w:date="2026-01-07T16:26:00Z" w16du:dateUtc="2026-01-07T16:26:00Z">
          <w:pPr>
            <w:tabs>
              <w:tab w:val="left" w:pos="3200"/>
            </w:tabs>
            <w:spacing w:line="480" w:lineRule="auto"/>
          </w:pPr>
        </w:pPrChange>
      </w:pPr>
      <w:del w:id="4487" w:author="Cheick Traoré" w:date="2026-01-07T16:26:00Z" w16du:dateUtc="2026-01-07T16:26:00Z">
        <w:r w:rsidRPr="007A4601" w:rsidDel="00974EF5">
          <w:rPr>
            <w:rFonts w:ascii="Times New Roman" w:hAnsi="Times New Roman" w:cs="Times New Roman"/>
            <w:rPrChange w:id="4488" w:author="Cheick Traoré" w:date="2026-01-08T10:20:00Z" w16du:dateUtc="2026-01-08T10:20:00Z">
              <w:rPr>
                <w:rFonts w:ascii="Times New Roman" w:hAnsi="Times New Roman" w:cs="Times New Roman"/>
                <w:lang w:val="en-US"/>
              </w:rPr>
            </w:rPrChange>
          </w:rPr>
          <w:delText>def prepare_data(raw_data):</w:delText>
        </w:r>
      </w:del>
    </w:p>
    <w:p w14:paraId="31CC4C21" w14:textId="76FB1CF2" w:rsidR="009600FD" w:rsidRPr="00AB1D00" w:rsidDel="00974EF5" w:rsidRDefault="009600FD" w:rsidP="00974EF5">
      <w:pPr>
        <w:tabs>
          <w:tab w:val="left" w:pos="3200"/>
        </w:tabs>
        <w:spacing w:line="480" w:lineRule="auto"/>
        <w:ind w:left="720" w:firstLine="0"/>
        <w:rPr>
          <w:del w:id="4489" w:author="Cheick Traoré" w:date="2026-01-07T16:26:00Z" w16du:dateUtc="2026-01-07T16:26:00Z"/>
          <w:rFonts w:ascii="Times New Roman" w:hAnsi="Times New Roman" w:cs="Times New Roman"/>
        </w:rPr>
        <w:pPrChange w:id="4490" w:author="Cheick Traoré" w:date="2026-01-07T16:26:00Z" w16du:dateUtc="2026-01-07T16:26:00Z">
          <w:pPr>
            <w:tabs>
              <w:tab w:val="left" w:pos="3200"/>
            </w:tabs>
            <w:spacing w:line="480" w:lineRule="auto"/>
          </w:pPr>
        </w:pPrChange>
      </w:pPr>
      <w:del w:id="4491" w:author="Cheick Traoré" w:date="2026-01-07T16:26:00Z" w16du:dateUtc="2026-01-07T16:26:00Z">
        <w:r w:rsidRPr="007A4601" w:rsidDel="00974EF5">
          <w:rPr>
            <w:rFonts w:ascii="Times New Roman" w:hAnsi="Times New Roman" w:cs="Times New Roman"/>
            <w:rPrChange w:id="4492"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w:delText>
        </w:r>
      </w:del>
    </w:p>
    <w:p w14:paraId="05916343" w14:textId="1A927224" w:rsidR="009600FD" w:rsidRPr="00AB1D00" w:rsidDel="00974EF5" w:rsidRDefault="009600FD" w:rsidP="00974EF5">
      <w:pPr>
        <w:tabs>
          <w:tab w:val="left" w:pos="3200"/>
        </w:tabs>
        <w:spacing w:line="480" w:lineRule="auto"/>
        <w:ind w:left="720" w:firstLine="0"/>
        <w:rPr>
          <w:del w:id="4493" w:author="Cheick Traoré" w:date="2026-01-07T16:26:00Z" w16du:dateUtc="2026-01-07T16:26:00Z"/>
          <w:rFonts w:ascii="Times New Roman" w:hAnsi="Times New Roman" w:cs="Times New Roman"/>
        </w:rPr>
        <w:pPrChange w:id="4494" w:author="Cheick Traoré" w:date="2026-01-07T16:26:00Z" w16du:dateUtc="2026-01-07T16:26:00Z">
          <w:pPr>
            <w:tabs>
              <w:tab w:val="left" w:pos="3200"/>
            </w:tabs>
            <w:spacing w:line="480" w:lineRule="auto"/>
          </w:pPr>
        </w:pPrChange>
      </w:pPr>
      <w:del w:id="4495" w:author="Cheick Traoré" w:date="2026-01-07T16:26:00Z" w16du:dateUtc="2026-01-07T16:26:00Z">
        <w:r w:rsidRPr="00AB1D00" w:rsidDel="00974EF5">
          <w:rPr>
            <w:rFonts w:ascii="Times New Roman" w:hAnsi="Times New Roman" w:cs="Times New Roman"/>
          </w:rPr>
          <w:delText>    Prépare et nettoie les données brutes pour modélisation.</w:delText>
        </w:r>
      </w:del>
    </w:p>
    <w:p w14:paraId="3599A994" w14:textId="7F319D3A" w:rsidR="009600FD" w:rsidRPr="00AB1D00" w:rsidDel="00974EF5" w:rsidRDefault="009600FD" w:rsidP="00974EF5">
      <w:pPr>
        <w:tabs>
          <w:tab w:val="left" w:pos="3200"/>
        </w:tabs>
        <w:spacing w:line="480" w:lineRule="auto"/>
        <w:ind w:left="720" w:firstLine="0"/>
        <w:rPr>
          <w:del w:id="4496" w:author="Cheick Traoré" w:date="2026-01-07T16:26:00Z" w16du:dateUtc="2026-01-07T16:26:00Z"/>
          <w:rFonts w:ascii="Times New Roman" w:hAnsi="Times New Roman" w:cs="Times New Roman"/>
        </w:rPr>
        <w:pPrChange w:id="4497" w:author="Cheick Traoré" w:date="2026-01-07T16:26:00Z" w16du:dateUtc="2026-01-07T16:26:00Z">
          <w:pPr>
            <w:tabs>
              <w:tab w:val="left" w:pos="3200"/>
            </w:tabs>
            <w:spacing w:line="480" w:lineRule="auto"/>
          </w:pPr>
        </w:pPrChange>
      </w:pPr>
      <w:del w:id="4498" w:author="Cheick Traoré" w:date="2026-01-07T16:26:00Z" w16du:dateUtc="2026-01-07T16:26:00Z">
        <w:r w:rsidRPr="00AB1D00" w:rsidDel="00974EF5">
          <w:rPr>
            <w:rFonts w:ascii="Times New Roman" w:hAnsi="Times New Roman" w:cs="Times New Roman"/>
          </w:rPr>
          <w:delText>    </w:delText>
        </w:r>
      </w:del>
    </w:p>
    <w:p w14:paraId="630B5AFF" w14:textId="2D69A538" w:rsidR="009600FD" w:rsidRPr="00AB1D00" w:rsidDel="00974EF5" w:rsidRDefault="009600FD" w:rsidP="00974EF5">
      <w:pPr>
        <w:tabs>
          <w:tab w:val="left" w:pos="3200"/>
        </w:tabs>
        <w:spacing w:line="480" w:lineRule="auto"/>
        <w:ind w:left="720" w:firstLine="0"/>
        <w:rPr>
          <w:del w:id="4499" w:author="Cheick Traoré" w:date="2026-01-07T16:26:00Z" w16du:dateUtc="2026-01-07T16:26:00Z"/>
          <w:rFonts w:ascii="Times New Roman" w:hAnsi="Times New Roman" w:cs="Times New Roman"/>
        </w:rPr>
        <w:pPrChange w:id="4500" w:author="Cheick Traoré" w:date="2026-01-07T16:26:00Z" w16du:dateUtc="2026-01-07T16:26:00Z">
          <w:pPr>
            <w:tabs>
              <w:tab w:val="left" w:pos="3200"/>
            </w:tabs>
            <w:spacing w:line="480" w:lineRule="auto"/>
          </w:pPr>
        </w:pPrChange>
      </w:pPr>
      <w:del w:id="4501" w:author="Cheick Traoré" w:date="2026-01-07T16:26:00Z" w16du:dateUtc="2026-01-07T16:26:00Z">
        <w:r w:rsidRPr="00AB1D00" w:rsidDel="00974EF5">
          <w:rPr>
            <w:rFonts w:ascii="Times New Roman" w:hAnsi="Times New Roman" w:cs="Times New Roman"/>
          </w:rPr>
          <w:delText>    Args:</w:delText>
        </w:r>
      </w:del>
    </w:p>
    <w:p w14:paraId="45AEC65F" w14:textId="48F42597" w:rsidR="009600FD" w:rsidRPr="00AB1D00" w:rsidDel="00974EF5" w:rsidRDefault="009600FD" w:rsidP="00974EF5">
      <w:pPr>
        <w:tabs>
          <w:tab w:val="left" w:pos="3200"/>
        </w:tabs>
        <w:spacing w:line="480" w:lineRule="auto"/>
        <w:ind w:left="720" w:firstLine="0"/>
        <w:rPr>
          <w:del w:id="4502" w:author="Cheick Traoré" w:date="2026-01-07T16:26:00Z" w16du:dateUtc="2026-01-07T16:26:00Z"/>
          <w:rFonts w:ascii="Times New Roman" w:hAnsi="Times New Roman" w:cs="Times New Roman"/>
        </w:rPr>
        <w:pPrChange w:id="4503" w:author="Cheick Traoré" w:date="2026-01-07T16:26:00Z" w16du:dateUtc="2026-01-07T16:26:00Z">
          <w:pPr>
            <w:tabs>
              <w:tab w:val="left" w:pos="3200"/>
            </w:tabs>
            <w:spacing w:line="480" w:lineRule="auto"/>
          </w:pPr>
        </w:pPrChange>
      </w:pPr>
      <w:del w:id="4504" w:author="Cheick Traoré" w:date="2026-01-07T16:26:00Z" w16du:dateUtc="2026-01-07T16:26:00Z">
        <w:r w:rsidRPr="00AB1D00" w:rsidDel="00974EF5">
          <w:rPr>
            <w:rFonts w:ascii="Times New Roman" w:hAnsi="Times New Roman" w:cs="Times New Roman"/>
          </w:rPr>
          <w:delText>        raw_data (pd.DataFrame): Données brutes extraites de MySQL</w:delText>
        </w:r>
      </w:del>
    </w:p>
    <w:p w14:paraId="5CFD0D44" w14:textId="5953004C" w:rsidR="009600FD" w:rsidRPr="00AB1D00" w:rsidDel="00974EF5" w:rsidRDefault="009600FD" w:rsidP="00974EF5">
      <w:pPr>
        <w:tabs>
          <w:tab w:val="left" w:pos="3200"/>
        </w:tabs>
        <w:spacing w:line="480" w:lineRule="auto"/>
        <w:ind w:left="720" w:firstLine="0"/>
        <w:rPr>
          <w:del w:id="4505" w:author="Cheick Traoré" w:date="2026-01-07T16:26:00Z" w16du:dateUtc="2026-01-07T16:26:00Z"/>
          <w:rFonts w:ascii="Times New Roman" w:hAnsi="Times New Roman" w:cs="Times New Roman"/>
        </w:rPr>
        <w:pPrChange w:id="4506" w:author="Cheick Traoré" w:date="2026-01-07T16:26:00Z" w16du:dateUtc="2026-01-07T16:26:00Z">
          <w:pPr>
            <w:tabs>
              <w:tab w:val="left" w:pos="3200"/>
            </w:tabs>
            <w:spacing w:line="480" w:lineRule="auto"/>
          </w:pPr>
        </w:pPrChange>
      </w:pPr>
      <w:del w:id="4507" w:author="Cheick Traoré" w:date="2026-01-07T16:26:00Z" w16du:dateUtc="2026-01-07T16:26:00Z">
        <w:r w:rsidRPr="00AB1D00" w:rsidDel="00974EF5">
          <w:rPr>
            <w:rFonts w:ascii="Times New Roman" w:hAnsi="Times New Roman" w:cs="Times New Roman"/>
          </w:rPr>
          <w:delText>        </w:delText>
        </w:r>
      </w:del>
    </w:p>
    <w:p w14:paraId="72F2D2F9" w14:textId="603F59C5" w:rsidR="009600FD" w:rsidRPr="00AB1D00" w:rsidDel="00974EF5" w:rsidRDefault="009600FD" w:rsidP="00974EF5">
      <w:pPr>
        <w:tabs>
          <w:tab w:val="left" w:pos="3200"/>
        </w:tabs>
        <w:spacing w:line="480" w:lineRule="auto"/>
        <w:ind w:left="720" w:firstLine="0"/>
        <w:rPr>
          <w:del w:id="4508" w:author="Cheick Traoré" w:date="2026-01-07T16:26:00Z" w16du:dateUtc="2026-01-07T16:26:00Z"/>
          <w:rFonts w:ascii="Times New Roman" w:hAnsi="Times New Roman" w:cs="Times New Roman"/>
        </w:rPr>
        <w:pPrChange w:id="4509" w:author="Cheick Traoré" w:date="2026-01-07T16:26:00Z" w16du:dateUtc="2026-01-07T16:26:00Z">
          <w:pPr>
            <w:tabs>
              <w:tab w:val="left" w:pos="3200"/>
            </w:tabs>
            <w:spacing w:line="480" w:lineRule="auto"/>
          </w:pPr>
        </w:pPrChange>
      </w:pPr>
      <w:del w:id="4510" w:author="Cheick Traoré" w:date="2026-01-07T16:26:00Z" w16du:dateUtc="2026-01-07T16:26:00Z">
        <w:r w:rsidRPr="00AB1D00" w:rsidDel="00974EF5">
          <w:rPr>
            <w:rFonts w:ascii="Times New Roman" w:hAnsi="Times New Roman" w:cs="Times New Roman"/>
          </w:rPr>
          <w:delText>    Returns:</w:delText>
        </w:r>
      </w:del>
    </w:p>
    <w:p w14:paraId="6894A286" w14:textId="7963C590" w:rsidR="009600FD" w:rsidRPr="00AB1D00" w:rsidDel="00974EF5" w:rsidRDefault="009600FD" w:rsidP="00974EF5">
      <w:pPr>
        <w:tabs>
          <w:tab w:val="left" w:pos="3200"/>
        </w:tabs>
        <w:spacing w:line="480" w:lineRule="auto"/>
        <w:ind w:left="720" w:firstLine="0"/>
        <w:rPr>
          <w:del w:id="4511" w:author="Cheick Traoré" w:date="2026-01-07T16:26:00Z" w16du:dateUtc="2026-01-07T16:26:00Z"/>
          <w:rFonts w:ascii="Times New Roman" w:hAnsi="Times New Roman" w:cs="Times New Roman"/>
        </w:rPr>
        <w:pPrChange w:id="4512" w:author="Cheick Traoré" w:date="2026-01-07T16:26:00Z" w16du:dateUtc="2026-01-07T16:26:00Z">
          <w:pPr>
            <w:tabs>
              <w:tab w:val="left" w:pos="3200"/>
            </w:tabs>
            <w:spacing w:line="480" w:lineRule="auto"/>
          </w:pPr>
        </w:pPrChange>
      </w:pPr>
      <w:del w:id="4513" w:author="Cheick Traoré" w:date="2026-01-07T16:26:00Z" w16du:dateUtc="2026-01-07T16:26:00Z">
        <w:r w:rsidRPr="00AB1D00" w:rsidDel="00974EF5">
          <w:rPr>
            <w:rFonts w:ascii="Times New Roman" w:hAnsi="Times New Roman" w:cs="Times New Roman"/>
          </w:rPr>
          <w:delText>        pd.DataFrame: Données prétraitées et validées</w:delText>
        </w:r>
      </w:del>
    </w:p>
    <w:p w14:paraId="292BE97D" w14:textId="039F0DD7" w:rsidR="009600FD" w:rsidRPr="00AB1D00" w:rsidDel="00974EF5" w:rsidRDefault="009600FD" w:rsidP="00974EF5">
      <w:pPr>
        <w:tabs>
          <w:tab w:val="left" w:pos="3200"/>
        </w:tabs>
        <w:spacing w:line="480" w:lineRule="auto"/>
        <w:ind w:left="720" w:firstLine="0"/>
        <w:rPr>
          <w:del w:id="4514" w:author="Cheick Traoré" w:date="2026-01-07T16:26:00Z" w16du:dateUtc="2026-01-07T16:26:00Z"/>
          <w:rFonts w:ascii="Times New Roman" w:hAnsi="Times New Roman" w:cs="Times New Roman"/>
        </w:rPr>
        <w:pPrChange w:id="4515" w:author="Cheick Traoré" w:date="2026-01-07T16:26:00Z" w16du:dateUtc="2026-01-07T16:26:00Z">
          <w:pPr>
            <w:tabs>
              <w:tab w:val="left" w:pos="3200"/>
            </w:tabs>
            <w:spacing w:line="480" w:lineRule="auto"/>
          </w:pPr>
        </w:pPrChange>
      </w:pPr>
      <w:del w:id="4516" w:author="Cheick Traoré" w:date="2026-01-07T16:26:00Z" w16du:dateUtc="2026-01-07T16:26:00Z">
        <w:r w:rsidRPr="00AB1D00" w:rsidDel="00974EF5">
          <w:rPr>
            <w:rFonts w:ascii="Times New Roman" w:hAnsi="Times New Roman" w:cs="Times New Roman"/>
          </w:rPr>
          <w:delText>        </w:delText>
        </w:r>
      </w:del>
    </w:p>
    <w:p w14:paraId="14A92F16" w14:textId="07E2B392" w:rsidR="009600FD" w:rsidRPr="00AB1D00" w:rsidDel="00974EF5" w:rsidRDefault="009600FD" w:rsidP="00974EF5">
      <w:pPr>
        <w:tabs>
          <w:tab w:val="left" w:pos="3200"/>
        </w:tabs>
        <w:spacing w:line="480" w:lineRule="auto"/>
        <w:ind w:left="720" w:firstLine="0"/>
        <w:rPr>
          <w:del w:id="4517" w:author="Cheick Traoré" w:date="2026-01-07T16:26:00Z" w16du:dateUtc="2026-01-07T16:26:00Z"/>
          <w:rFonts w:ascii="Times New Roman" w:hAnsi="Times New Roman" w:cs="Times New Roman"/>
        </w:rPr>
        <w:pPrChange w:id="4518" w:author="Cheick Traoré" w:date="2026-01-07T16:26:00Z" w16du:dateUtc="2026-01-07T16:26:00Z">
          <w:pPr>
            <w:tabs>
              <w:tab w:val="left" w:pos="3200"/>
            </w:tabs>
            <w:spacing w:line="480" w:lineRule="auto"/>
          </w:pPr>
        </w:pPrChange>
      </w:pPr>
      <w:del w:id="4519" w:author="Cheick Traoré" w:date="2026-01-07T16:26:00Z" w16du:dateUtc="2026-01-07T16:26:00Z">
        <w:r w:rsidRPr="00AB1D00" w:rsidDel="00974EF5">
          <w:rPr>
            <w:rFonts w:ascii="Times New Roman" w:hAnsi="Times New Roman" w:cs="Times New Roman"/>
          </w:rPr>
          <w:delText>    Raises:</w:delText>
        </w:r>
      </w:del>
    </w:p>
    <w:p w14:paraId="39802E31" w14:textId="1F0F9FF0" w:rsidR="009600FD" w:rsidRPr="00AB1D00" w:rsidDel="00974EF5" w:rsidRDefault="009600FD" w:rsidP="00974EF5">
      <w:pPr>
        <w:tabs>
          <w:tab w:val="left" w:pos="3200"/>
        </w:tabs>
        <w:spacing w:line="480" w:lineRule="auto"/>
        <w:ind w:left="720" w:firstLine="0"/>
        <w:rPr>
          <w:del w:id="4520" w:author="Cheick Traoré" w:date="2026-01-07T16:26:00Z" w16du:dateUtc="2026-01-07T16:26:00Z"/>
          <w:rFonts w:ascii="Times New Roman" w:hAnsi="Times New Roman" w:cs="Times New Roman"/>
        </w:rPr>
        <w:pPrChange w:id="4521" w:author="Cheick Traoré" w:date="2026-01-07T16:26:00Z" w16du:dateUtc="2026-01-07T16:26:00Z">
          <w:pPr>
            <w:tabs>
              <w:tab w:val="left" w:pos="3200"/>
            </w:tabs>
            <w:spacing w:line="480" w:lineRule="auto"/>
          </w:pPr>
        </w:pPrChange>
      </w:pPr>
      <w:del w:id="4522" w:author="Cheick Traoré" w:date="2026-01-07T16:26:00Z" w16du:dateUtc="2026-01-07T16:26:00Z">
        <w:r w:rsidRPr="00AB1D00" w:rsidDel="00974EF5">
          <w:rPr>
            <w:rFonts w:ascii="Times New Roman" w:hAnsi="Times New Roman" w:cs="Times New Roman"/>
          </w:rPr>
          <w:delText>        ValueError: Si données invalides ou incohérentes</w:delText>
        </w:r>
      </w:del>
    </w:p>
    <w:p w14:paraId="0578E76B" w14:textId="449C8310" w:rsidR="009600FD" w:rsidRPr="002B4BE1" w:rsidDel="00974EF5" w:rsidRDefault="009600FD" w:rsidP="00974EF5">
      <w:pPr>
        <w:tabs>
          <w:tab w:val="left" w:pos="3200"/>
        </w:tabs>
        <w:spacing w:line="480" w:lineRule="auto"/>
        <w:ind w:left="720" w:firstLine="0"/>
        <w:rPr>
          <w:del w:id="4523" w:author="Cheick Traoré" w:date="2026-01-07T16:26:00Z" w16du:dateUtc="2026-01-07T16:26:00Z"/>
          <w:rFonts w:ascii="Times New Roman" w:hAnsi="Times New Roman" w:cs="Times New Roman"/>
          <w:rPrChange w:id="4524" w:author="Cheick Traoré" w:date="2025-12-30T11:56:00Z" w16du:dateUtc="2025-12-30T11:56:00Z">
            <w:rPr>
              <w:del w:id="4525" w:author="Cheick Traoré" w:date="2026-01-07T16:26:00Z" w16du:dateUtc="2026-01-07T16:26:00Z"/>
              <w:rFonts w:ascii="Times New Roman" w:hAnsi="Times New Roman" w:cs="Times New Roman"/>
              <w:lang w:val="en-US"/>
            </w:rPr>
          </w:rPrChange>
        </w:rPr>
        <w:pPrChange w:id="4526" w:author="Cheick Traoré" w:date="2026-01-07T16:26:00Z" w16du:dateUtc="2026-01-07T16:26:00Z">
          <w:pPr>
            <w:tabs>
              <w:tab w:val="left" w:pos="3200"/>
            </w:tabs>
            <w:spacing w:line="480" w:lineRule="auto"/>
          </w:pPr>
        </w:pPrChange>
      </w:pPr>
      <w:del w:id="4527" w:author="Cheick Traoré" w:date="2026-01-07T16:26:00Z" w16du:dateUtc="2026-01-07T16:26:00Z">
        <w:r w:rsidRPr="00AB1D00" w:rsidDel="00974EF5">
          <w:rPr>
            <w:rFonts w:ascii="Times New Roman" w:hAnsi="Times New Roman" w:cs="Times New Roman"/>
          </w:rPr>
          <w:delText>    </w:delText>
        </w:r>
        <w:r w:rsidRPr="002B4BE1" w:rsidDel="00974EF5">
          <w:rPr>
            <w:rFonts w:ascii="Times New Roman" w:hAnsi="Times New Roman" w:cs="Times New Roman"/>
            <w:rPrChange w:id="4528" w:author="Cheick Traoré" w:date="2025-12-30T11:56:00Z" w16du:dateUtc="2025-12-30T11:56:00Z">
              <w:rPr>
                <w:rFonts w:ascii="Times New Roman" w:hAnsi="Times New Roman" w:cs="Times New Roman"/>
                <w:lang w:val="en-US"/>
              </w:rPr>
            </w:rPrChange>
          </w:rPr>
          <w:delText>"""</w:delText>
        </w:r>
      </w:del>
    </w:p>
    <w:p w14:paraId="0A52B0A4" w14:textId="435CE124" w:rsidR="009600FD" w:rsidRPr="002B4BE1" w:rsidDel="00974EF5" w:rsidRDefault="009600FD" w:rsidP="00974EF5">
      <w:pPr>
        <w:tabs>
          <w:tab w:val="left" w:pos="3200"/>
        </w:tabs>
        <w:spacing w:line="480" w:lineRule="auto"/>
        <w:ind w:left="720" w:firstLine="0"/>
        <w:rPr>
          <w:del w:id="4529" w:author="Cheick Traoré" w:date="2026-01-07T16:26:00Z" w16du:dateUtc="2026-01-07T16:26:00Z"/>
          <w:rFonts w:ascii="Times New Roman" w:hAnsi="Times New Roman" w:cs="Times New Roman"/>
          <w:rPrChange w:id="4530" w:author="Cheick Traoré" w:date="2025-12-30T11:56:00Z" w16du:dateUtc="2025-12-30T11:56:00Z">
            <w:rPr>
              <w:del w:id="4531" w:author="Cheick Traoré" w:date="2026-01-07T16:26:00Z" w16du:dateUtc="2026-01-07T16:26:00Z"/>
              <w:rFonts w:ascii="Times New Roman" w:hAnsi="Times New Roman" w:cs="Times New Roman"/>
              <w:lang w:val="en-US"/>
            </w:rPr>
          </w:rPrChange>
        </w:rPr>
        <w:pPrChange w:id="4532" w:author="Cheick Traoré" w:date="2026-01-07T16:26:00Z" w16du:dateUtc="2026-01-07T16:26:00Z">
          <w:pPr>
            <w:tabs>
              <w:tab w:val="left" w:pos="3200"/>
            </w:tabs>
            <w:spacing w:line="480" w:lineRule="auto"/>
          </w:pPr>
        </w:pPrChange>
      </w:pPr>
      <w:del w:id="4533" w:author="Cheick Traoré" w:date="2026-01-07T16:26:00Z" w16du:dateUtc="2026-01-07T16:26:00Z">
        <w:r w:rsidRPr="002B4BE1" w:rsidDel="00974EF5">
          <w:rPr>
            <w:rFonts w:ascii="Times New Roman" w:hAnsi="Times New Roman" w:cs="Times New Roman"/>
            <w:rPrChange w:id="4534" w:author="Cheick Traoré" w:date="2025-12-30T11:56:00Z" w16du:dateUtc="2025-12-30T11:56:00Z">
              <w:rPr>
                <w:rFonts w:ascii="Times New Roman" w:hAnsi="Times New Roman" w:cs="Times New Roman"/>
                <w:lang w:val="en-US"/>
              </w:rPr>
            </w:rPrChange>
          </w:rPr>
          <w:delText>    pass</w:delText>
        </w:r>
      </w:del>
    </w:p>
    <w:p w14:paraId="214F42F8" w14:textId="5D36043C" w:rsidR="009600FD" w:rsidRPr="002B4BE1" w:rsidDel="00974EF5" w:rsidRDefault="009600FD" w:rsidP="00974EF5">
      <w:pPr>
        <w:tabs>
          <w:tab w:val="left" w:pos="3200"/>
        </w:tabs>
        <w:spacing w:line="480" w:lineRule="auto"/>
        <w:ind w:left="720" w:firstLine="0"/>
        <w:rPr>
          <w:del w:id="4535" w:author="Cheick Traoré" w:date="2026-01-07T16:26:00Z" w16du:dateUtc="2026-01-07T16:26:00Z"/>
          <w:rFonts w:ascii="Times New Roman" w:hAnsi="Times New Roman" w:cs="Times New Roman"/>
          <w:rPrChange w:id="4536" w:author="Cheick Traoré" w:date="2025-12-30T11:56:00Z" w16du:dateUtc="2025-12-30T11:56:00Z">
            <w:rPr>
              <w:del w:id="4537" w:author="Cheick Traoré" w:date="2026-01-07T16:26:00Z" w16du:dateUtc="2026-01-07T16:26:00Z"/>
              <w:rFonts w:ascii="Times New Roman" w:hAnsi="Times New Roman" w:cs="Times New Roman"/>
              <w:lang w:val="en-US"/>
            </w:rPr>
          </w:rPrChange>
        </w:rPr>
        <w:pPrChange w:id="4538" w:author="Cheick Traoré" w:date="2026-01-07T16:26:00Z" w16du:dateUtc="2026-01-07T16:26:00Z">
          <w:pPr>
            <w:tabs>
              <w:tab w:val="left" w:pos="3200"/>
            </w:tabs>
            <w:spacing w:line="480" w:lineRule="auto"/>
          </w:pPr>
        </w:pPrChange>
      </w:pPr>
    </w:p>
    <w:p w14:paraId="78C8F131" w14:textId="3C10C140" w:rsidR="009600FD" w:rsidRPr="002B4BE1" w:rsidDel="00974EF5" w:rsidRDefault="009600FD" w:rsidP="00974EF5">
      <w:pPr>
        <w:tabs>
          <w:tab w:val="left" w:pos="3200"/>
        </w:tabs>
        <w:spacing w:line="480" w:lineRule="auto"/>
        <w:ind w:left="720" w:firstLine="0"/>
        <w:rPr>
          <w:del w:id="4539" w:author="Cheick Traoré" w:date="2026-01-07T16:26:00Z" w16du:dateUtc="2026-01-07T16:26:00Z"/>
          <w:rFonts w:ascii="Times New Roman" w:hAnsi="Times New Roman" w:cs="Times New Roman"/>
          <w:rPrChange w:id="4540" w:author="Cheick Traoré" w:date="2025-12-30T11:56:00Z" w16du:dateUtc="2025-12-30T11:56:00Z">
            <w:rPr>
              <w:del w:id="4541" w:author="Cheick Traoré" w:date="2026-01-07T16:26:00Z" w16du:dateUtc="2026-01-07T16:26:00Z"/>
              <w:rFonts w:ascii="Times New Roman" w:hAnsi="Times New Roman" w:cs="Times New Roman"/>
              <w:lang w:val="en-US"/>
            </w:rPr>
          </w:rPrChange>
        </w:rPr>
        <w:pPrChange w:id="4542" w:author="Cheick Traoré" w:date="2026-01-07T16:26:00Z" w16du:dateUtc="2026-01-07T16:26:00Z">
          <w:pPr>
            <w:tabs>
              <w:tab w:val="left" w:pos="3200"/>
            </w:tabs>
            <w:spacing w:line="480" w:lineRule="auto"/>
          </w:pPr>
        </w:pPrChange>
      </w:pPr>
      <w:del w:id="4543" w:author="Cheick Traoré" w:date="2026-01-07T16:26:00Z" w16du:dateUtc="2026-01-07T16:26:00Z">
        <w:r w:rsidRPr="002B4BE1" w:rsidDel="00974EF5">
          <w:rPr>
            <w:rFonts w:ascii="Times New Roman" w:hAnsi="Times New Roman" w:cs="Times New Roman"/>
            <w:i/>
            <w:iCs/>
            <w:rPrChange w:id="4544" w:author="Cheick Traoré" w:date="2025-12-30T11:56:00Z" w16du:dateUtc="2025-12-30T11:56:00Z">
              <w:rPr>
                <w:rFonts w:ascii="Times New Roman" w:hAnsi="Times New Roman" w:cs="Times New Roman"/>
                <w:i/>
                <w:iCs/>
                <w:lang w:val="en-US"/>
              </w:rPr>
            </w:rPrChange>
          </w:rPr>
          <w:delText># Gestion des erreurs</w:delText>
        </w:r>
      </w:del>
    </w:p>
    <w:p w14:paraId="4FD9E17B" w14:textId="69D285B2" w:rsidR="009600FD" w:rsidRPr="002B4BE1" w:rsidDel="00974EF5" w:rsidRDefault="009600FD" w:rsidP="00974EF5">
      <w:pPr>
        <w:tabs>
          <w:tab w:val="left" w:pos="3200"/>
        </w:tabs>
        <w:spacing w:line="480" w:lineRule="auto"/>
        <w:ind w:left="720" w:firstLine="0"/>
        <w:rPr>
          <w:del w:id="4545" w:author="Cheick Traoré" w:date="2026-01-07T16:26:00Z" w16du:dateUtc="2026-01-07T16:26:00Z"/>
          <w:rFonts w:ascii="Times New Roman" w:hAnsi="Times New Roman" w:cs="Times New Roman"/>
          <w:rPrChange w:id="4546" w:author="Cheick Traoré" w:date="2025-12-30T11:56:00Z" w16du:dateUtc="2025-12-30T11:56:00Z">
            <w:rPr>
              <w:del w:id="4547" w:author="Cheick Traoré" w:date="2026-01-07T16:26:00Z" w16du:dateUtc="2026-01-07T16:26:00Z"/>
              <w:rFonts w:ascii="Times New Roman" w:hAnsi="Times New Roman" w:cs="Times New Roman"/>
              <w:lang w:val="en-US"/>
            </w:rPr>
          </w:rPrChange>
        </w:rPr>
        <w:pPrChange w:id="4548" w:author="Cheick Traoré" w:date="2026-01-07T16:26:00Z" w16du:dateUtc="2026-01-07T16:26:00Z">
          <w:pPr>
            <w:tabs>
              <w:tab w:val="left" w:pos="3200"/>
            </w:tabs>
            <w:spacing w:line="480" w:lineRule="auto"/>
          </w:pPr>
        </w:pPrChange>
      </w:pPr>
      <w:del w:id="4549" w:author="Cheick Traoré" w:date="2026-01-07T16:26:00Z" w16du:dateUtc="2026-01-07T16:26:00Z">
        <w:r w:rsidRPr="002B4BE1" w:rsidDel="00974EF5">
          <w:rPr>
            <w:rFonts w:ascii="Times New Roman" w:hAnsi="Times New Roman" w:cs="Times New Roman"/>
            <w:rPrChange w:id="4550" w:author="Cheick Traoré" w:date="2025-12-30T11:56:00Z" w16du:dateUtc="2025-12-30T11:56:00Z">
              <w:rPr>
                <w:rFonts w:ascii="Times New Roman" w:hAnsi="Times New Roman" w:cs="Times New Roman"/>
                <w:lang w:val="en-US"/>
              </w:rPr>
            </w:rPrChange>
          </w:rPr>
          <w:delText>try:</w:delText>
        </w:r>
      </w:del>
    </w:p>
    <w:p w14:paraId="74AC0F1C" w14:textId="1667C42E" w:rsidR="009600FD" w:rsidRPr="007A4601" w:rsidDel="00974EF5" w:rsidRDefault="009600FD" w:rsidP="00974EF5">
      <w:pPr>
        <w:tabs>
          <w:tab w:val="left" w:pos="3200"/>
        </w:tabs>
        <w:spacing w:line="480" w:lineRule="auto"/>
        <w:ind w:left="720" w:firstLine="0"/>
        <w:rPr>
          <w:del w:id="4551" w:author="Cheick Traoré" w:date="2026-01-07T16:26:00Z" w16du:dateUtc="2026-01-07T16:26:00Z"/>
          <w:rFonts w:ascii="Times New Roman" w:hAnsi="Times New Roman" w:cs="Times New Roman"/>
          <w:rPrChange w:id="4552" w:author="Cheick Traoré" w:date="2026-01-08T10:20:00Z" w16du:dateUtc="2026-01-08T10:20:00Z">
            <w:rPr>
              <w:del w:id="4553" w:author="Cheick Traoré" w:date="2026-01-07T16:26:00Z" w16du:dateUtc="2026-01-07T16:26:00Z"/>
              <w:rFonts w:ascii="Times New Roman" w:hAnsi="Times New Roman" w:cs="Times New Roman"/>
              <w:lang w:val="en-US"/>
            </w:rPr>
          </w:rPrChange>
        </w:rPr>
        <w:pPrChange w:id="4554" w:author="Cheick Traoré" w:date="2026-01-07T16:26:00Z" w16du:dateUtc="2026-01-07T16:26:00Z">
          <w:pPr>
            <w:tabs>
              <w:tab w:val="left" w:pos="3200"/>
            </w:tabs>
            <w:spacing w:line="480" w:lineRule="auto"/>
          </w:pPr>
        </w:pPrChange>
      </w:pPr>
      <w:del w:id="4555" w:author="Cheick Traoré" w:date="2026-01-07T16:26:00Z" w16du:dateUtc="2026-01-07T16:26:00Z">
        <w:r w:rsidRPr="002B4BE1" w:rsidDel="00974EF5">
          <w:rPr>
            <w:rFonts w:ascii="Times New Roman" w:hAnsi="Times New Roman" w:cs="Times New Roman"/>
            <w:rPrChange w:id="4556" w:author="Cheick Traoré" w:date="2025-12-30T11:56:00Z" w16du:dateUtc="2025-12-30T11:56:00Z">
              <w:rPr>
                <w:rFonts w:ascii="Times New Roman" w:hAnsi="Times New Roman" w:cs="Times New Roman"/>
                <w:lang w:val="en-US"/>
              </w:rPr>
            </w:rPrChange>
          </w:rPr>
          <w:delText>    </w:delText>
        </w:r>
        <w:r w:rsidRPr="007A4601" w:rsidDel="00974EF5">
          <w:rPr>
            <w:rFonts w:ascii="Times New Roman" w:hAnsi="Times New Roman" w:cs="Times New Roman"/>
            <w:rPrChange w:id="4557" w:author="Cheick Traoré" w:date="2026-01-08T10:20:00Z" w16du:dateUtc="2026-01-08T10:20:00Z">
              <w:rPr>
                <w:rFonts w:ascii="Times New Roman" w:hAnsi="Times New Roman" w:cs="Times New Roman"/>
                <w:lang w:val="en-US"/>
              </w:rPr>
            </w:rPrChange>
          </w:rPr>
          <w:delText>forecast = model.fit(data)</w:delText>
        </w:r>
      </w:del>
    </w:p>
    <w:p w14:paraId="07CCA6CD" w14:textId="25DDE357" w:rsidR="009600FD" w:rsidRPr="007A4601" w:rsidDel="00974EF5" w:rsidRDefault="009600FD" w:rsidP="00974EF5">
      <w:pPr>
        <w:tabs>
          <w:tab w:val="left" w:pos="3200"/>
        </w:tabs>
        <w:spacing w:line="480" w:lineRule="auto"/>
        <w:ind w:left="720" w:firstLine="0"/>
        <w:rPr>
          <w:del w:id="4558" w:author="Cheick Traoré" w:date="2026-01-07T16:26:00Z" w16du:dateUtc="2026-01-07T16:26:00Z"/>
          <w:rFonts w:ascii="Times New Roman" w:hAnsi="Times New Roman" w:cs="Times New Roman"/>
          <w:rPrChange w:id="4559" w:author="Cheick Traoré" w:date="2026-01-08T10:20:00Z" w16du:dateUtc="2026-01-08T10:20:00Z">
            <w:rPr>
              <w:del w:id="4560" w:author="Cheick Traoré" w:date="2026-01-07T16:26:00Z" w16du:dateUtc="2026-01-07T16:26:00Z"/>
              <w:rFonts w:ascii="Times New Roman" w:hAnsi="Times New Roman" w:cs="Times New Roman"/>
              <w:lang w:val="en-US"/>
            </w:rPr>
          </w:rPrChange>
        </w:rPr>
        <w:pPrChange w:id="4561" w:author="Cheick Traoré" w:date="2026-01-07T16:26:00Z" w16du:dateUtc="2026-01-07T16:26:00Z">
          <w:pPr>
            <w:tabs>
              <w:tab w:val="left" w:pos="3200"/>
            </w:tabs>
            <w:spacing w:line="480" w:lineRule="auto"/>
          </w:pPr>
        </w:pPrChange>
      </w:pPr>
      <w:del w:id="4562" w:author="Cheick Traoré" w:date="2026-01-07T16:26:00Z" w16du:dateUtc="2026-01-07T16:26:00Z">
        <w:r w:rsidRPr="007A4601" w:rsidDel="00974EF5">
          <w:rPr>
            <w:rFonts w:ascii="Times New Roman" w:hAnsi="Times New Roman" w:cs="Times New Roman"/>
            <w:rPrChange w:id="4563" w:author="Cheick Traoré" w:date="2026-01-08T10:20:00Z" w16du:dateUtc="2026-01-08T10:20:00Z">
              <w:rPr>
                <w:rFonts w:ascii="Times New Roman" w:hAnsi="Times New Roman" w:cs="Times New Roman"/>
                <w:lang w:val="en-US"/>
              </w:rPr>
            </w:rPrChange>
          </w:rPr>
          <w:delText>except ValueError as e:</w:delText>
        </w:r>
      </w:del>
    </w:p>
    <w:p w14:paraId="5127C33D" w14:textId="33871EC7" w:rsidR="009600FD" w:rsidRPr="00AB1D00" w:rsidDel="00974EF5" w:rsidRDefault="009600FD" w:rsidP="00974EF5">
      <w:pPr>
        <w:tabs>
          <w:tab w:val="left" w:pos="3200"/>
        </w:tabs>
        <w:spacing w:line="480" w:lineRule="auto"/>
        <w:ind w:left="720" w:firstLine="0"/>
        <w:rPr>
          <w:del w:id="4564" w:author="Cheick Traoré" w:date="2026-01-07T16:26:00Z" w16du:dateUtc="2026-01-07T16:26:00Z"/>
          <w:rFonts w:ascii="Times New Roman" w:hAnsi="Times New Roman" w:cs="Times New Roman"/>
        </w:rPr>
        <w:pPrChange w:id="4565" w:author="Cheick Traoré" w:date="2026-01-07T16:26:00Z" w16du:dateUtc="2026-01-07T16:26:00Z">
          <w:pPr>
            <w:tabs>
              <w:tab w:val="left" w:pos="3200"/>
            </w:tabs>
            <w:spacing w:line="480" w:lineRule="auto"/>
          </w:pPr>
        </w:pPrChange>
      </w:pPr>
      <w:del w:id="4566" w:author="Cheick Traoré" w:date="2026-01-07T16:26:00Z" w16du:dateUtc="2026-01-07T16:26:00Z">
        <w:r w:rsidRPr="007A4601" w:rsidDel="00974EF5">
          <w:rPr>
            <w:rFonts w:ascii="Times New Roman" w:hAnsi="Times New Roman" w:cs="Times New Roman"/>
            <w:rPrChange w:id="4567"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logger.error(f"Erreur modélisation : {str(e)}")</w:delText>
        </w:r>
      </w:del>
    </w:p>
    <w:p w14:paraId="7D79E0E9" w14:textId="29B3FF89" w:rsidR="009600FD" w:rsidRPr="00AB1D00" w:rsidDel="00974EF5" w:rsidRDefault="009600FD" w:rsidP="00974EF5">
      <w:pPr>
        <w:tabs>
          <w:tab w:val="left" w:pos="3200"/>
        </w:tabs>
        <w:spacing w:line="480" w:lineRule="auto"/>
        <w:ind w:left="720" w:firstLine="0"/>
        <w:rPr>
          <w:del w:id="4568" w:author="Cheick Traoré" w:date="2026-01-07T16:26:00Z" w16du:dateUtc="2026-01-07T16:26:00Z"/>
          <w:rFonts w:ascii="Times New Roman" w:hAnsi="Times New Roman" w:cs="Times New Roman"/>
        </w:rPr>
        <w:pPrChange w:id="4569" w:author="Cheick Traoré" w:date="2026-01-07T16:26:00Z" w16du:dateUtc="2026-01-07T16:26:00Z">
          <w:pPr>
            <w:tabs>
              <w:tab w:val="left" w:pos="3200"/>
            </w:tabs>
            <w:spacing w:line="480" w:lineRule="auto"/>
          </w:pPr>
        </w:pPrChange>
      </w:pPr>
      <w:del w:id="4570" w:author="Cheick Traoré" w:date="2026-01-07T16:26:00Z" w16du:dateUtc="2026-01-07T16:26:00Z">
        <w:r w:rsidRPr="00AB1D00" w:rsidDel="00974EF5">
          <w:rPr>
            <w:rFonts w:ascii="Times New Roman" w:hAnsi="Times New Roman" w:cs="Times New Roman"/>
          </w:rPr>
          <w:delText xml:space="preserve">    raise CustomException("Impossible de générer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w:delText>
        </w:r>
      </w:del>
    </w:p>
    <w:p w14:paraId="47B63E1C" w14:textId="795EE8A8" w:rsidR="009600FD" w:rsidRPr="00AB1D00" w:rsidDel="00974EF5" w:rsidRDefault="009600FD" w:rsidP="00974EF5">
      <w:pPr>
        <w:tabs>
          <w:tab w:val="left" w:pos="3200"/>
        </w:tabs>
        <w:spacing w:line="480" w:lineRule="auto"/>
        <w:ind w:left="720" w:firstLine="0"/>
        <w:rPr>
          <w:del w:id="4571" w:author="Cheick Traoré" w:date="2026-01-07T16:26:00Z" w16du:dateUtc="2026-01-07T16:26:00Z"/>
          <w:rFonts w:ascii="Times New Roman" w:hAnsi="Times New Roman" w:cs="Times New Roman"/>
          <w:b/>
          <w:bCs/>
        </w:rPr>
        <w:pPrChange w:id="4572" w:author="Cheick Traoré" w:date="2026-01-07T16:26:00Z" w16du:dateUtc="2026-01-07T16:26:00Z">
          <w:pPr>
            <w:tabs>
              <w:tab w:val="left" w:pos="3200"/>
            </w:tabs>
            <w:spacing w:line="480" w:lineRule="auto"/>
          </w:pPr>
        </w:pPrChange>
      </w:pPr>
      <w:del w:id="4573" w:author="Cheick Traoré" w:date="2026-01-07T16:26:00Z" w16du:dateUtc="2026-01-07T16:26:00Z">
        <w:r w:rsidRPr="00AB1D00" w:rsidDel="00974EF5">
          <w:rPr>
            <w:rFonts w:ascii="Times New Roman" w:hAnsi="Times New Roman" w:cs="Times New Roman"/>
            <w:b/>
            <w:bCs/>
          </w:rPr>
          <w:delText>JavaScript/React (ES6+)</w:delText>
        </w:r>
      </w:del>
    </w:p>
    <w:p w14:paraId="35798E91" w14:textId="49107695" w:rsidR="009600FD" w:rsidRPr="00AB1D00" w:rsidDel="00974EF5" w:rsidRDefault="009600FD" w:rsidP="00974EF5">
      <w:pPr>
        <w:tabs>
          <w:tab w:val="left" w:pos="3200"/>
        </w:tabs>
        <w:spacing w:line="480" w:lineRule="auto"/>
        <w:ind w:left="720" w:firstLine="0"/>
        <w:rPr>
          <w:del w:id="4574" w:author="Cheick Traoré" w:date="2026-01-07T16:26:00Z" w16du:dateUtc="2026-01-07T16:26:00Z"/>
          <w:rFonts w:ascii="Times New Roman" w:hAnsi="Times New Roman" w:cs="Times New Roman"/>
        </w:rPr>
        <w:pPrChange w:id="4575" w:author="Cheick Traoré" w:date="2026-01-07T16:26:00Z" w16du:dateUtc="2026-01-07T16:26:00Z">
          <w:pPr>
            <w:tabs>
              <w:tab w:val="left" w:pos="3200"/>
            </w:tabs>
            <w:spacing w:line="480" w:lineRule="auto"/>
          </w:pPr>
        </w:pPrChange>
      </w:pPr>
      <w:del w:id="4576" w:author="Cheick Traoré" w:date="2026-01-07T16:26:00Z" w16du:dateUtc="2026-01-07T16:26:00Z">
        <w:r w:rsidRPr="00AB1D00" w:rsidDel="00974EF5">
          <w:rPr>
            <w:rFonts w:ascii="Times New Roman" w:hAnsi="Times New Roman" w:cs="Times New Roman"/>
          </w:rPr>
          <w:delText>javascript</w:delText>
        </w:r>
      </w:del>
    </w:p>
    <w:p w14:paraId="135F14B7" w14:textId="3F0836E3" w:rsidR="009600FD" w:rsidRPr="00AB1D00" w:rsidDel="00974EF5" w:rsidRDefault="009600FD" w:rsidP="00974EF5">
      <w:pPr>
        <w:tabs>
          <w:tab w:val="left" w:pos="3200"/>
        </w:tabs>
        <w:spacing w:line="480" w:lineRule="auto"/>
        <w:ind w:left="720" w:firstLine="0"/>
        <w:rPr>
          <w:del w:id="4577" w:author="Cheick Traoré" w:date="2026-01-07T16:26:00Z" w16du:dateUtc="2026-01-07T16:26:00Z"/>
          <w:rFonts w:ascii="Times New Roman" w:hAnsi="Times New Roman" w:cs="Times New Roman"/>
        </w:rPr>
        <w:pPrChange w:id="4578" w:author="Cheick Traoré" w:date="2026-01-07T16:26:00Z" w16du:dateUtc="2026-01-07T16:26:00Z">
          <w:pPr>
            <w:tabs>
              <w:tab w:val="left" w:pos="3200"/>
            </w:tabs>
            <w:spacing w:line="480" w:lineRule="auto"/>
          </w:pPr>
        </w:pPrChange>
      </w:pPr>
      <w:del w:id="4579" w:author="Cheick Traoré" w:date="2026-01-07T16:26:00Z" w16du:dateUtc="2026-01-07T16:26:00Z">
        <w:r w:rsidRPr="00AB1D00" w:rsidDel="00974EF5">
          <w:rPr>
            <w:rFonts w:ascii="Times New Roman" w:hAnsi="Times New Roman" w:cs="Times New Roman"/>
            <w:i/>
            <w:iCs/>
          </w:rPr>
          <w:delText>// Nommage des variables et fonctions</w:delText>
        </w:r>
      </w:del>
    </w:p>
    <w:p w14:paraId="41AA6142" w14:textId="204A193D" w:rsidR="009600FD" w:rsidRPr="00AB1D00" w:rsidDel="00974EF5" w:rsidRDefault="009600FD" w:rsidP="00974EF5">
      <w:pPr>
        <w:tabs>
          <w:tab w:val="left" w:pos="3200"/>
        </w:tabs>
        <w:spacing w:line="480" w:lineRule="auto"/>
        <w:ind w:left="720" w:firstLine="0"/>
        <w:rPr>
          <w:del w:id="4580" w:author="Cheick Traoré" w:date="2026-01-07T16:26:00Z" w16du:dateUtc="2026-01-07T16:26:00Z"/>
          <w:rFonts w:ascii="Times New Roman" w:hAnsi="Times New Roman" w:cs="Times New Roman"/>
        </w:rPr>
        <w:pPrChange w:id="4581" w:author="Cheick Traoré" w:date="2026-01-07T16:26:00Z" w16du:dateUtc="2026-01-07T16:26:00Z">
          <w:pPr>
            <w:tabs>
              <w:tab w:val="left" w:pos="3200"/>
            </w:tabs>
            <w:spacing w:line="480" w:lineRule="auto"/>
          </w:pPr>
        </w:pPrChange>
      </w:pPr>
      <w:del w:id="4582" w:author="Cheick Traoré" w:date="2026-01-07T16:26:00Z" w16du:dateUtc="2026-01-07T16:26:00Z">
        <w:r w:rsidRPr="00AB1D00" w:rsidDel="00974EF5">
          <w:rPr>
            <w:rFonts w:ascii="Times New Roman" w:hAnsi="Times New Roman" w:cs="Times New Roman"/>
          </w:rPr>
          <w:delText xml:space="preserve">const userData = {};           </w:delText>
        </w:r>
        <w:r w:rsidRPr="00AB1D00" w:rsidDel="00974EF5">
          <w:rPr>
            <w:rFonts w:ascii="Times New Roman" w:hAnsi="Times New Roman" w:cs="Times New Roman"/>
            <w:i/>
            <w:iCs/>
          </w:rPr>
          <w:delText>// camelCase</w:delText>
        </w:r>
      </w:del>
    </w:p>
    <w:p w14:paraId="40620455" w14:textId="4BC2F471" w:rsidR="009600FD" w:rsidRPr="00AB1D00" w:rsidDel="00974EF5" w:rsidRDefault="009600FD" w:rsidP="00974EF5">
      <w:pPr>
        <w:tabs>
          <w:tab w:val="left" w:pos="3200"/>
        </w:tabs>
        <w:spacing w:line="480" w:lineRule="auto"/>
        <w:ind w:left="720" w:firstLine="0"/>
        <w:rPr>
          <w:del w:id="4583" w:author="Cheick Traoré" w:date="2026-01-07T16:26:00Z" w16du:dateUtc="2026-01-07T16:26:00Z"/>
          <w:rFonts w:ascii="Times New Roman" w:hAnsi="Times New Roman" w:cs="Times New Roman"/>
        </w:rPr>
        <w:pPrChange w:id="4584" w:author="Cheick Traoré" w:date="2026-01-07T16:26:00Z" w16du:dateUtc="2026-01-07T16:26:00Z">
          <w:pPr>
            <w:tabs>
              <w:tab w:val="left" w:pos="3200"/>
            </w:tabs>
            <w:spacing w:line="480" w:lineRule="auto"/>
          </w:pPr>
        </w:pPrChange>
      </w:pPr>
      <w:del w:id="4585" w:author="Cheick Traoré" w:date="2026-01-07T16:26:00Z" w16du:dateUtc="2026-01-07T16:26:00Z">
        <w:r w:rsidRPr="00AB1D00" w:rsidDel="00974EF5">
          <w:rPr>
            <w:rFonts w:ascii="Times New Roman" w:hAnsi="Times New Roman" w:cs="Times New Roman"/>
          </w:rPr>
          <w:delText xml:space="preserve">const ComponentName = () =&gt; {} </w:delText>
        </w:r>
        <w:r w:rsidRPr="00AB1D00" w:rsidDel="00974EF5">
          <w:rPr>
            <w:rFonts w:ascii="Times New Roman" w:hAnsi="Times New Roman" w:cs="Times New Roman"/>
            <w:i/>
            <w:iCs/>
          </w:rPr>
          <w:delText>// PascalCase pour composants</w:delText>
        </w:r>
      </w:del>
    </w:p>
    <w:p w14:paraId="0B4D052D" w14:textId="11287955" w:rsidR="009600FD" w:rsidRPr="00AB1D00" w:rsidDel="00974EF5" w:rsidRDefault="009600FD" w:rsidP="00974EF5">
      <w:pPr>
        <w:tabs>
          <w:tab w:val="left" w:pos="3200"/>
        </w:tabs>
        <w:spacing w:line="480" w:lineRule="auto"/>
        <w:ind w:left="720" w:firstLine="0"/>
        <w:rPr>
          <w:del w:id="4586" w:author="Cheick Traoré" w:date="2026-01-07T16:26:00Z" w16du:dateUtc="2026-01-07T16:26:00Z"/>
          <w:rFonts w:ascii="Times New Roman" w:hAnsi="Times New Roman" w:cs="Times New Roman"/>
        </w:rPr>
        <w:pPrChange w:id="4587" w:author="Cheick Traoré" w:date="2026-01-07T16:26:00Z" w16du:dateUtc="2026-01-07T16:26:00Z">
          <w:pPr>
            <w:tabs>
              <w:tab w:val="left" w:pos="3200"/>
            </w:tabs>
            <w:spacing w:line="480" w:lineRule="auto"/>
          </w:pPr>
        </w:pPrChange>
      </w:pPr>
    </w:p>
    <w:p w14:paraId="24CC5016" w14:textId="5ABB09BD" w:rsidR="009600FD" w:rsidRPr="00AB1D00" w:rsidDel="00974EF5" w:rsidRDefault="009600FD" w:rsidP="00974EF5">
      <w:pPr>
        <w:tabs>
          <w:tab w:val="left" w:pos="3200"/>
        </w:tabs>
        <w:spacing w:line="480" w:lineRule="auto"/>
        <w:ind w:left="720" w:firstLine="0"/>
        <w:rPr>
          <w:del w:id="4588" w:author="Cheick Traoré" w:date="2026-01-07T16:26:00Z" w16du:dateUtc="2026-01-07T16:26:00Z"/>
          <w:rFonts w:ascii="Times New Roman" w:hAnsi="Times New Roman" w:cs="Times New Roman"/>
        </w:rPr>
        <w:pPrChange w:id="4589" w:author="Cheick Traoré" w:date="2026-01-07T16:26:00Z" w16du:dateUtc="2026-01-07T16:26:00Z">
          <w:pPr>
            <w:tabs>
              <w:tab w:val="left" w:pos="3200"/>
            </w:tabs>
            <w:spacing w:line="480" w:lineRule="auto"/>
          </w:pPr>
        </w:pPrChange>
      </w:pPr>
      <w:del w:id="4590" w:author="Cheick Traoré" w:date="2026-01-07T16:26:00Z" w16du:dateUtc="2026-01-07T16:26:00Z">
        <w:r w:rsidRPr="00AB1D00" w:rsidDel="00974EF5">
          <w:rPr>
            <w:rFonts w:ascii="Times New Roman" w:hAnsi="Times New Roman" w:cs="Times New Roman"/>
            <w:i/>
            <w:iCs/>
          </w:rPr>
          <w:delText>// Imports modulaires</w:delText>
        </w:r>
      </w:del>
    </w:p>
    <w:p w14:paraId="4D29336F" w14:textId="54717DB6" w:rsidR="009600FD" w:rsidRPr="002B4BE1" w:rsidDel="00974EF5" w:rsidRDefault="009600FD" w:rsidP="00974EF5">
      <w:pPr>
        <w:tabs>
          <w:tab w:val="left" w:pos="3200"/>
        </w:tabs>
        <w:spacing w:line="480" w:lineRule="auto"/>
        <w:ind w:left="720" w:firstLine="0"/>
        <w:rPr>
          <w:del w:id="4591" w:author="Cheick Traoré" w:date="2026-01-07T16:26:00Z" w16du:dateUtc="2026-01-07T16:26:00Z"/>
          <w:rFonts w:ascii="Times New Roman" w:hAnsi="Times New Roman" w:cs="Times New Roman"/>
          <w:rPrChange w:id="4592" w:author="Cheick Traoré" w:date="2025-12-30T11:56:00Z" w16du:dateUtc="2025-12-30T11:56:00Z">
            <w:rPr>
              <w:del w:id="4593" w:author="Cheick Traoré" w:date="2026-01-07T16:26:00Z" w16du:dateUtc="2026-01-07T16:26:00Z"/>
              <w:rFonts w:ascii="Times New Roman" w:hAnsi="Times New Roman" w:cs="Times New Roman"/>
              <w:lang w:val="en-US"/>
            </w:rPr>
          </w:rPrChange>
        </w:rPr>
        <w:pPrChange w:id="4594" w:author="Cheick Traoré" w:date="2026-01-07T16:26:00Z" w16du:dateUtc="2026-01-07T16:26:00Z">
          <w:pPr>
            <w:tabs>
              <w:tab w:val="left" w:pos="3200"/>
            </w:tabs>
            <w:spacing w:line="480" w:lineRule="auto"/>
          </w:pPr>
        </w:pPrChange>
      </w:pPr>
      <w:del w:id="4595" w:author="Cheick Traoré" w:date="2026-01-07T16:26:00Z" w16du:dateUtc="2026-01-07T16:26:00Z">
        <w:r w:rsidRPr="002B4BE1" w:rsidDel="00974EF5">
          <w:rPr>
            <w:rFonts w:ascii="Times New Roman" w:hAnsi="Times New Roman" w:cs="Times New Roman"/>
            <w:rPrChange w:id="4596" w:author="Cheick Traoré" w:date="2025-12-30T11:56:00Z" w16du:dateUtc="2025-12-30T11:56:00Z">
              <w:rPr>
                <w:rFonts w:ascii="Times New Roman" w:hAnsi="Times New Roman" w:cs="Times New Roman"/>
                <w:lang w:val="en-US"/>
              </w:rPr>
            </w:rPrChange>
          </w:rPr>
          <w:delText>import { useState } from 'react';</w:delText>
        </w:r>
      </w:del>
    </w:p>
    <w:p w14:paraId="40A70231" w14:textId="20F09818" w:rsidR="009600FD" w:rsidRPr="002B4BE1" w:rsidDel="00974EF5" w:rsidRDefault="009600FD" w:rsidP="00974EF5">
      <w:pPr>
        <w:tabs>
          <w:tab w:val="left" w:pos="3200"/>
        </w:tabs>
        <w:spacing w:line="480" w:lineRule="auto"/>
        <w:ind w:left="720" w:firstLine="0"/>
        <w:rPr>
          <w:del w:id="4597" w:author="Cheick Traoré" w:date="2026-01-07T16:26:00Z" w16du:dateUtc="2026-01-07T16:26:00Z"/>
          <w:rFonts w:ascii="Times New Roman" w:hAnsi="Times New Roman" w:cs="Times New Roman"/>
          <w:rPrChange w:id="4598" w:author="Cheick Traoré" w:date="2025-12-30T11:56:00Z" w16du:dateUtc="2025-12-30T11:56:00Z">
            <w:rPr>
              <w:del w:id="4599" w:author="Cheick Traoré" w:date="2026-01-07T16:26:00Z" w16du:dateUtc="2026-01-07T16:26:00Z"/>
              <w:rFonts w:ascii="Times New Roman" w:hAnsi="Times New Roman" w:cs="Times New Roman"/>
              <w:lang w:val="en-US"/>
            </w:rPr>
          </w:rPrChange>
        </w:rPr>
        <w:pPrChange w:id="4600" w:author="Cheick Traoré" w:date="2026-01-07T16:26:00Z" w16du:dateUtc="2026-01-07T16:26:00Z">
          <w:pPr>
            <w:tabs>
              <w:tab w:val="left" w:pos="3200"/>
            </w:tabs>
            <w:spacing w:line="480" w:lineRule="auto"/>
          </w:pPr>
        </w:pPrChange>
      </w:pPr>
      <w:del w:id="4601" w:author="Cheick Traoré" w:date="2026-01-07T16:26:00Z" w16du:dateUtc="2026-01-07T16:26:00Z">
        <w:r w:rsidRPr="002B4BE1" w:rsidDel="00974EF5">
          <w:rPr>
            <w:rFonts w:ascii="Times New Roman" w:hAnsi="Times New Roman" w:cs="Times New Roman"/>
            <w:rPrChange w:id="4602" w:author="Cheick Traoré" w:date="2025-12-30T11:56:00Z" w16du:dateUtc="2025-12-30T11:56:00Z">
              <w:rPr>
                <w:rFonts w:ascii="Times New Roman" w:hAnsi="Times New Roman" w:cs="Times New Roman"/>
                <w:lang w:val="en-US"/>
              </w:rPr>
            </w:rPrChange>
          </w:rPr>
          <w:delText>import { formatData } from './utils/formatter';</w:delText>
        </w:r>
      </w:del>
    </w:p>
    <w:p w14:paraId="620BD59C" w14:textId="4907968D" w:rsidR="009600FD" w:rsidRPr="002B4BE1" w:rsidDel="00974EF5" w:rsidRDefault="009600FD" w:rsidP="00974EF5">
      <w:pPr>
        <w:tabs>
          <w:tab w:val="left" w:pos="3200"/>
        </w:tabs>
        <w:spacing w:line="480" w:lineRule="auto"/>
        <w:ind w:left="720" w:firstLine="0"/>
        <w:rPr>
          <w:del w:id="4603" w:author="Cheick Traoré" w:date="2026-01-07T16:26:00Z" w16du:dateUtc="2026-01-07T16:26:00Z"/>
          <w:rFonts w:ascii="Times New Roman" w:hAnsi="Times New Roman" w:cs="Times New Roman"/>
          <w:rPrChange w:id="4604" w:author="Cheick Traoré" w:date="2025-12-30T11:56:00Z" w16du:dateUtc="2025-12-30T11:56:00Z">
            <w:rPr>
              <w:del w:id="4605" w:author="Cheick Traoré" w:date="2026-01-07T16:26:00Z" w16du:dateUtc="2026-01-07T16:26:00Z"/>
              <w:rFonts w:ascii="Times New Roman" w:hAnsi="Times New Roman" w:cs="Times New Roman"/>
              <w:lang w:val="en-US"/>
            </w:rPr>
          </w:rPrChange>
        </w:rPr>
        <w:pPrChange w:id="4606" w:author="Cheick Traoré" w:date="2026-01-07T16:26:00Z" w16du:dateUtc="2026-01-07T16:26:00Z">
          <w:pPr>
            <w:tabs>
              <w:tab w:val="left" w:pos="3200"/>
            </w:tabs>
            <w:spacing w:line="480" w:lineRule="auto"/>
          </w:pPr>
        </w:pPrChange>
      </w:pPr>
    </w:p>
    <w:p w14:paraId="7B0EAA45" w14:textId="406A3FA4" w:rsidR="009600FD" w:rsidRPr="007A4601" w:rsidDel="00974EF5" w:rsidRDefault="009600FD" w:rsidP="00974EF5">
      <w:pPr>
        <w:tabs>
          <w:tab w:val="left" w:pos="3200"/>
        </w:tabs>
        <w:spacing w:line="480" w:lineRule="auto"/>
        <w:ind w:left="720" w:firstLine="0"/>
        <w:rPr>
          <w:del w:id="4607" w:author="Cheick Traoré" w:date="2026-01-07T16:26:00Z" w16du:dateUtc="2026-01-07T16:26:00Z"/>
          <w:rFonts w:ascii="Times New Roman" w:hAnsi="Times New Roman" w:cs="Times New Roman"/>
          <w:rPrChange w:id="4608" w:author="Cheick Traoré" w:date="2026-01-08T10:20:00Z" w16du:dateUtc="2026-01-08T10:20:00Z">
            <w:rPr>
              <w:del w:id="4609" w:author="Cheick Traoré" w:date="2026-01-07T16:26:00Z" w16du:dateUtc="2026-01-07T16:26:00Z"/>
              <w:rFonts w:ascii="Times New Roman" w:hAnsi="Times New Roman" w:cs="Times New Roman"/>
              <w:lang w:val="en-US"/>
            </w:rPr>
          </w:rPrChange>
        </w:rPr>
        <w:pPrChange w:id="4610" w:author="Cheick Traoré" w:date="2026-01-07T16:26:00Z" w16du:dateUtc="2026-01-07T16:26:00Z">
          <w:pPr>
            <w:tabs>
              <w:tab w:val="left" w:pos="3200"/>
            </w:tabs>
            <w:spacing w:line="480" w:lineRule="auto"/>
          </w:pPr>
        </w:pPrChange>
      </w:pPr>
      <w:del w:id="4611" w:author="Cheick Traoré" w:date="2026-01-07T16:26:00Z" w16du:dateUtc="2026-01-07T16:26:00Z">
        <w:r w:rsidRPr="007A4601" w:rsidDel="00974EF5">
          <w:rPr>
            <w:rFonts w:ascii="Times New Roman" w:hAnsi="Times New Roman" w:cs="Times New Roman"/>
            <w:i/>
            <w:iCs/>
            <w:rPrChange w:id="4612" w:author="Cheick Traoré" w:date="2026-01-08T10:20:00Z" w16du:dateUtc="2026-01-08T10:20:00Z">
              <w:rPr>
                <w:rFonts w:ascii="Times New Roman" w:hAnsi="Times New Roman" w:cs="Times New Roman"/>
                <w:i/>
                <w:iCs/>
                <w:lang w:val="en-US"/>
              </w:rPr>
            </w:rPrChange>
          </w:rPr>
          <w:delText>// Composants fonctionnels et hooks</w:delText>
        </w:r>
      </w:del>
    </w:p>
    <w:p w14:paraId="7CA708C8" w14:textId="47183F8F" w:rsidR="009600FD" w:rsidRPr="007A4601" w:rsidDel="00974EF5" w:rsidRDefault="009600FD" w:rsidP="00974EF5">
      <w:pPr>
        <w:tabs>
          <w:tab w:val="left" w:pos="3200"/>
        </w:tabs>
        <w:spacing w:line="480" w:lineRule="auto"/>
        <w:ind w:left="720" w:firstLine="0"/>
        <w:rPr>
          <w:del w:id="4613" w:author="Cheick Traoré" w:date="2026-01-07T16:26:00Z" w16du:dateUtc="2026-01-07T16:26:00Z"/>
          <w:rFonts w:ascii="Times New Roman" w:hAnsi="Times New Roman" w:cs="Times New Roman"/>
          <w:rPrChange w:id="4614" w:author="Cheick Traoré" w:date="2026-01-08T10:20:00Z" w16du:dateUtc="2026-01-08T10:20:00Z">
            <w:rPr>
              <w:del w:id="4615" w:author="Cheick Traoré" w:date="2026-01-07T16:26:00Z" w16du:dateUtc="2026-01-07T16:26:00Z"/>
              <w:rFonts w:ascii="Times New Roman" w:hAnsi="Times New Roman" w:cs="Times New Roman"/>
              <w:lang w:val="en-US"/>
            </w:rPr>
          </w:rPrChange>
        </w:rPr>
        <w:pPrChange w:id="4616" w:author="Cheick Traoré" w:date="2026-01-07T16:26:00Z" w16du:dateUtc="2026-01-07T16:26:00Z">
          <w:pPr>
            <w:tabs>
              <w:tab w:val="left" w:pos="3200"/>
            </w:tabs>
            <w:spacing w:line="480" w:lineRule="auto"/>
          </w:pPr>
        </w:pPrChange>
      </w:pPr>
      <w:del w:id="4617" w:author="Cheick Traoré" w:date="2026-01-07T16:26:00Z" w16du:dateUtc="2026-01-07T16:26:00Z">
        <w:r w:rsidRPr="007A4601" w:rsidDel="00974EF5">
          <w:rPr>
            <w:rFonts w:ascii="Times New Roman" w:hAnsi="Times New Roman" w:cs="Times New Roman"/>
            <w:rPrChange w:id="4618" w:author="Cheick Traoré" w:date="2026-01-08T10:20:00Z" w16du:dateUtc="2026-01-08T10:20:00Z">
              <w:rPr>
                <w:rFonts w:ascii="Times New Roman" w:hAnsi="Times New Roman" w:cs="Times New Roman"/>
                <w:lang w:val="en-US"/>
              </w:rPr>
            </w:rPrChange>
          </w:rPr>
          <w:delText>const ForecastDashboard = () =&gt; {</w:delText>
        </w:r>
      </w:del>
    </w:p>
    <w:p w14:paraId="2F08DA44" w14:textId="084B27A5" w:rsidR="009600FD" w:rsidRPr="007A4601" w:rsidDel="00974EF5" w:rsidRDefault="009600FD" w:rsidP="00974EF5">
      <w:pPr>
        <w:tabs>
          <w:tab w:val="left" w:pos="3200"/>
        </w:tabs>
        <w:spacing w:line="480" w:lineRule="auto"/>
        <w:ind w:left="720" w:firstLine="0"/>
        <w:rPr>
          <w:del w:id="4619" w:author="Cheick Traoré" w:date="2026-01-07T16:26:00Z" w16du:dateUtc="2026-01-07T16:26:00Z"/>
          <w:rFonts w:ascii="Times New Roman" w:hAnsi="Times New Roman" w:cs="Times New Roman"/>
          <w:rPrChange w:id="4620" w:author="Cheick Traoré" w:date="2026-01-08T10:20:00Z" w16du:dateUtc="2026-01-08T10:20:00Z">
            <w:rPr>
              <w:del w:id="4621" w:author="Cheick Traoré" w:date="2026-01-07T16:26:00Z" w16du:dateUtc="2026-01-07T16:26:00Z"/>
              <w:rFonts w:ascii="Times New Roman" w:hAnsi="Times New Roman" w:cs="Times New Roman"/>
              <w:lang w:val="en-US"/>
            </w:rPr>
          </w:rPrChange>
        </w:rPr>
        <w:pPrChange w:id="4622" w:author="Cheick Traoré" w:date="2026-01-07T16:26:00Z" w16du:dateUtc="2026-01-07T16:26:00Z">
          <w:pPr>
            <w:tabs>
              <w:tab w:val="left" w:pos="3200"/>
            </w:tabs>
            <w:spacing w:line="480" w:lineRule="auto"/>
          </w:pPr>
        </w:pPrChange>
      </w:pPr>
      <w:del w:id="4623" w:author="Cheick Traoré" w:date="2026-01-07T16:26:00Z" w16du:dateUtc="2026-01-07T16:26:00Z">
        <w:r w:rsidRPr="007A4601" w:rsidDel="00974EF5">
          <w:rPr>
            <w:rFonts w:ascii="Times New Roman" w:hAnsi="Times New Roman" w:cs="Times New Roman"/>
            <w:rPrChange w:id="4624" w:author="Cheick Traoré" w:date="2026-01-08T10:20:00Z" w16du:dateUtc="2026-01-08T10:20:00Z">
              <w:rPr>
                <w:rFonts w:ascii="Times New Roman" w:hAnsi="Times New Roman" w:cs="Times New Roman"/>
                <w:lang w:val="en-US"/>
              </w:rPr>
            </w:rPrChange>
          </w:rPr>
          <w:delText>  const [data, setData] = useState(null);</w:delText>
        </w:r>
      </w:del>
    </w:p>
    <w:p w14:paraId="01AA350E" w14:textId="6B0BB907" w:rsidR="009600FD" w:rsidRPr="007A4601" w:rsidDel="00974EF5" w:rsidRDefault="009600FD" w:rsidP="00974EF5">
      <w:pPr>
        <w:tabs>
          <w:tab w:val="left" w:pos="3200"/>
        </w:tabs>
        <w:spacing w:line="480" w:lineRule="auto"/>
        <w:ind w:left="720" w:firstLine="0"/>
        <w:rPr>
          <w:del w:id="4625" w:author="Cheick Traoré" w:date="2026-01-07T16:26:00Z" w16du:dateUtc="2026-01-07T16:26:00Z"/>
          <w:rFonts w:ascii="Times New Roman" w:hAnsi="Times New Roman" w:cs="Times New Roman"/>
          <w:rPrChange w:id="4626" w:author="Cheick Traoré" w:date="2026-01-08T10:20:00Z" w16du:dateUtc="2026-01-08T10:20:00Z">
            <w:rPr>
              <w:del w:id="4627" w:author="Cheick Traoré" w:date="2026-01-07T16:26:00Z" w16du:dateUtc="2026-01-07T16:26:00Z"/>
              <w:rFonts w:ascii="Times New Roman" w:hAnsi="Times New Roman" w:cs="Times New Roman"/>
              <w:lang w:val="en-US"/>
            </w:rPr>
          </w:rPrChange>
        </w:rPr>
        <w:pPrChange w:id="4628" w:author="Cheick Traoré" w:date="2026-01-07T16:26:00Z" w16du:dateUtc="2026-01-07T16:26:00Z">
          <w:pPr>
            <w:tabs>
              <w:tab w:val="left" w:pos="3200"/>
            </w:tabs>
            <w:spacing w:line="480" w:lineRule="auto"/>
          </w:pPr>
        </w:pPrChange>
      </w:pPr>
      <w:del w:id="4629" w:author="Cheick Traoré" w:date="2026-01-07T16:26:00Z" w16du:dateUtc="2026-01-07T16:26:00Z">
        <w:r w:rsidRPr="007A4601" w:rsidDel="00974EF5">
          <w:rPr>
            <w:rFonts w:ascii="Times New Roman" w:hAnsi="Times New Roman" w:cs="Times New Roman"/>
            <w:rPrChange w:id="4630" w:author="Cheick Traoré" w:date="2026-01-08T10:20:00Z" w16du:dateUtc="2026-01-08T10:20:00Z">
              <w:rPr>
                <w:rFonts w:ascii="Times New Roman" w:hAnsi="Times New Roman" w:cs="Times New Roman"/>
                <w:lang w:val="en-US"/>
              </w:rPr>
            </w:rPrChange>
          </w:rPr>
          <w:delText>  return &lt;div&gt;{</w:delText>
        </w:r>
        <w:r w:rsidRPr="007A4601" w:rsidDel="00974EF5">
          <w:rPr>
            <w:rFonts w:ascii="Times New Roman" w:hAnsi="Times New Roman" w:cs="Times New Roman"/>
            <w:i/>
            <w:iCs/>
            <w:rPrChange w:id="4631" w:author="Cheick Traoré" w:date="2026-01-08T10:20:00Z" w16du:dateUtc="2026-01-08T10:20:00Z">
              <w:rPr>
                <w:rFonts w:ascii="Times New Roman" w:hAnsi="Times New Roman" w:cs="Times New Roman"/>
                <w:i/>
                <w:iCs/>
                <w:lang w:val="en-US"/>
              </w:rPr>
            </w:rPrChange>
          </w:rPr>
          <w:delText>/* JSX content */</w:delText>
        </w:r>
        <w:r w:rsidRPr="007A4601" w:rsidDel="00974EF5">
          <w:rPr>
            <w:rFonts w:ascii="Times New Roman" w:hAnsi="Times New Roman" w:cs="Times New Roman"/>
            <w:rPrChange w:id="4632" w:author="Cheick Traoré" w:date="2026-01-08T10:20:00Z" w16du:dateUtc="2026-01-08T10:20:00Z">
              <w:rPr>
                <w:rFonts w:ascii="Times New Roman" w:hAnsi="Times New Roman" w:cs="Times New Roman"/>
                <w:lang w:val="en-US"/>
              </w:rPr>
            </w:rPrChange>
          </w:rPr>
          <w:delText>}&lt;/div&gt;;</w:delText>
        </w:r>
      </w:del>
    </w:p>
    <w:p w14:paraId="79C1FF19" w14:textId="3BC62E1D" w:rsidR="009600FD" w:rsidRPr="007A4601" w:rsidDel="00974EF5" w:rsidRDefault="009600FD" w:rsidP="00974EF5">
      <w:pPr>
        <w:tabs>
          <w:tab w:val="left" w:pos="3200"/>
        </w:tabs>
        <w:spacing w:line="480" w:lineRule="auto"/>
        <w:ind w:left="720" w:firstLine="0"/>
        <w:rPr>
          <w:del w:id="4633" w:author="Cheick Traoré" w:date="2026-01-07T16:26:00Z" w16du:dateUtc="2026-01-07T16:26:00Z"/>
          <w:rFonts w:ascii="Times New Roman" w:hAnsi="Times New Roman" w:cs="Times New Roman"/>
          <w:rPrChange w:id="4634" w:author="Cheick Traoré" w:date="2026-01-08T10:20:00Z" w16du:dateUtc="2026-01-08T10:20:00Z">
            <w:rPr>
              <w:del w:id="4635" w:author="Cheick Traoré" w:date="2026-01-07T16:26:00Z" w16du:dateUtc="2026-01-07T16:26:00Z"/>
              <w:rFonts w:ascii="Times New Roman" w:hAnsi="Times New Roman" w:cs="Times New Roman"/>
              <w:lang w:val="en-US"/>
            </w:rPr>
          </w:rPrChange>
        </w:rPr>
        <w:pPrChange w:id="4636" w:author="Cheick Traoré" w:date="2026-01-07T16:26:00Z" w16du:dateUtc="2026-01-07T16:26:00Z">
          <w:pPr>
            <w:tabs>
              <w:tab w:val="left" w:pos="3200"/>
            </w:tabs>
            <w:spacing w:line="480" w:lineRule="auto"/>
          </w:pPr>
        </w:pPrChange>
      </w:pPr>
      <w:del w:id="4637" w:author="Cheick Traoré" w:date="2026-01-07T16:26:00Z" w16du:dateUtc="2026-01-07T16:26:00Z">
        <w:r w:rsidRPr="007A4601" w:rsidDel="00974EF5">
          <w:rPr>
            <w:rFonts w:ascii="Times New Roman" w:hAnsi="Times New Roman" w:cs="Times New Roman"/>
            <w:rPrChange w:id="4638" w:author="Cheick Traoré" w:date="2026-01-08T10:20:00Z" w16du:dateUtc="2026-01-08T10:20:00Z">
              <w:rPr>
                <w:rFonts w:ascii="Times New Roman" w:hAnsi="Times New Roman" w:cs="Times New Roman"/>
                <w:lang w:val="en-US"/>
              </w:rPr>
            </w:rPrChange>
          </w:rPr>
          <w:delText>};</w:delText>
        </w:r>
      </w:del>
    </w:p>
    <w:p w14:paraId="226457F3" w14:textId="3CE3F004" w:rsidR="009600FD" w:rsidRPr="007A4601" w:rsidDel="00974EF5" w:rsidRDefault="009600FD" w:rsidP="00974EF5">
      <w:pPr>
        <w:tabs>
          <w:tab w:val="left" w:pos="3200"/>
        </w:tabs>
        <w:spacing w:line="480" w:lineRule="auto"/>
        <w:ind w:left="720" w:firstLine="0"/>
        <w:rPr>
          <w:del w:id="4639" w:author="Cheick Traoré" w:date="2026-01-07T16:26:00Z" w16du:dateUtc="2026-01-07T16:26:00Z"/>
          <w:rFonts w:ascii="Times New Roman" w:hAnsi="Times New Roman" w:cs="Times New Roman"/>
          <w:rPrChange w:id="4640" w:author="Cheick Traoré" w:date="2026-01-08T10:20:00Z" w16du:dateUtc="2026-01-08T10:20:00Z">
            <w:rPr>
              <w:del w:id="4641" w:author="Cheick Traoré" w:date="2026-01-07T16:26:00Z" w16du:dateUtc="2026-01-07T16:26:00Z"/>
              <w:rFonts w:ascii="Times New Roman" w:hAnsi="Times New Roman" w:cs="Times New Roman"/>
              <w:lang w:val="en-US"/>
            </w:rPr>
          </w:rPrChange>
        </w:rPr>
        <w:pPrChange w:id="4642" w:author="Cheick Traoré" w:date="2026-01-07T16:26:00Z" w16du:dateUtc="2026-01-07T16:26:00Z">
          <w:pPr>
            <w:tabs>
              <w:tab w:val="left" w:pos="3200"/>
            </w:tabs>
            <w:spacing w:line="480" w:lineRule="auto"/>
          </w:pPr>
        </w:pPrChange>
      </w:pPr>
    </w:p>
    <w:p w14:paraId="7E8EB9A6" w14:textId="17031119" w:rsidR="009600FD" w:rsidRPr="007A4601" w:rsidDel="00974EF5" w:rsidRDefault="009600FD" w:rsidP="00974EF5">
      <w:pPr>
        <w:tabs>
          <w:tab w:val="left" w:pos="3200"/>
        </w:tabs>
        <w:spacing w:line="480" w:lineRule="auto"/>
        <w:ind w:left="720" w:firstLine="0"/>
        <w:rPr>
          <w:del w:id="4643" w:author="Cheick Traoré" w:date="2026-01-07T16:26:00Z" w16du:dateUtc="2026-01-07T16:26:00Z"/>
          <w:rFonts w:ascii="Times New Roman" w:hAnsi="Times New Roman" w:cs="Times New Roman"/>
          <w:rPrChange w:id="4644" w:author="Cheick Traoré" w:date="2026-01-08T10:20:00Z" w16du:dateUtc="2026-01-08T10:20:00Z">
            <w:rPr>
              <w:del w:id="4645" w:author="Cheick Traoré" w:date="2026-01-07T16:26:00Z" w16du:dateUtc="2026-01-07T16:26:00Z"/>
              <w:rFonts w:ascii="Times New Roman" w:hAnsi="Times New Roman" w:cs="Times New Roman"/>
              <w:lang w:val="en-US"/>
            </w:rPr>
          </w:rPrChange>
        </w:rPr>
        <w:pPrChange w:id="4646" w:author="Cheick Traoré" w:date="2026-01-07T16:26:00Z" w16du:dateUtc="2026-01-07T16:26:00Z">
          <w:pPr>
            <w:tabs>
              <w:tab w:val="left" w:pos="3200"/>
            </w:tabs>
            <w:spacing w:line="480" w:lineRule="auto"/>
          </w:pPr>
        </w:pPrChange>
      </w:pPr>
      <w:del w:id="4647" w:author="Cheick Traoré" w:date="2026-01-07T16:26:00Z" w16du:dateUtc="2026-01-07T16:26:00Z">
        <w:r w:rsidRPr="007A4601" w:rsidDel="00974EF5">
          <w:rPr>
            <w:rFonts w:ascii="Times New Roman" w:hAnsi="Times New Roman" w:cs="Times New Roman"/>
            <w:i/>
            <w:iCs/>
            <w:rPrChange w:id="4648" w:author="Cheick Traoré" w:date="2026-01-08T10:20:00Z" w16du:dateUtc="2026-01-08T10:20:00Z">
              <w:rPr>
                <w:rFonts w:ascii="Times New Roman" w:hAnsi="Times New Roman" w:cs="Times New Roman"/>
                <w:i/>
                <w:iCs/>
                <w:lang w:val="en-US"/>
              </w:rPr>
            </w:rPrChange>
          </w:rPr>
          <w:delText>// Gestion d'erreurs</w:delText>
        </w:r>
      </w:del>
    </w:p>
    <w:p w14:paraId="4475143C" w14:textId="6BB3BA28" w:rsidR="009600FD" w:rsidRPr="007A4601" w:rsidDel="00974EF5" w:rsidRDefault="009600FD" w:rsidP="00974EF5">
      <w:pPr>
        <w:tabs>
          <w:tab w:val="left" w:pos="3200"/>
        </w:tabs>
        <w:spacing w:line="480" w:lineRule="auto"/>
        <w:ind w:left="720" w:firstLine="0"/>
        <w:rPr>
          <w:del w:id="4649" w:author="Cheick Traoré" w:date="2026-01-07T16:26:00Z" w16du:dateUtc="2026-01-07T16:26:00Z"/>
          <w:rFonts w:ascii="Times New Roman" w:hAnsi="Times New Roman" w:cs="Times New Roman"/>
          <w:rPrChange w:id="4650" w:author="Cheick Traoré" w:date="2026-01-08T10:20:00Z" w16du:dateUtc="2026-01-08T10:20:00Z">
            <w:rPr>
              <w:del w:id="4651" w:author="Cheick Traoré" w:date="2026-01-07T16:26:00Z" w16du:dateUtc="2026-01-07T16:26:00Z"/>
              <w:rFonts w:ascii="Times New Roman" w:hAnsi="Times New Roman" w:cs="Times New Roman"/>
              <w:lang w:val="en-US"/>
            </w:rPr>
          </w:rPrChange>
        </w:rPr>
        <w:pPrChange w:id="4652" w:author="Cheick Traoré" w:date="2026-01-07T16:26:00Z" w16du:dateUtc="2026-01-07T16:26:00Z">
          <w:pPr>
            <w:tabs>
              <w:tab w:val="left" w:pos="3200"/>
            </w:tabs>
            <w:spacing w:line="480" w:lineRule="auto"/>
          </w:pPr>
        </w:pPrChange>
      </w:pPr>
      <w:del w:id="4653" w:author="Cheick Traoré" w:date="2026-01-07T16:26:00Z" w16du:dateUtc="2026-01-07T16:26:00Z">
        <w:r w:rsidRPr="007A4601" w:rsidDel="00974EF5">
          <w:rPr>
            <w:rFonts w:ascii="Times New Roman" w:hAnsi="Times New Roman" w:cs="Times New Roman"/>
            <w:rPrChange w:id="4654" w:author="Cheick Traoré" w:date="2026-01-08T10:20:00Z" w16du:dateUtc="2026-01-08T10:20:00Z">
              <w:rPr>
                <w:rFonts w:ascii="Times New Roman" w:hAnsi="Times New Roman" w:cs="Times New Roman"/>
                <w:lang w:val="en-US"/>
              </w:rPr>
            </w:rPrChange>
          </w:rPr>
          <w:delText>try {</w:delText>
        </w:r>
      </w:del>
    </w:p>
    <w:p w14:paraId="5A96103F" w14:textId="68F974B5" w:rsidR="009600FD" w:rsidRPr="007A4601" w:rsidDel="00974EF5" w:rsidRDefault="009600FD" w:rsidP="00974EF5">
      <w:pPr>
        <w:tabs>
          <w:tab w:val="left" w:pos="3200"/>
        </w:tabs>
        <w:spacing w:line="480" w:lineRule="auto"/>
        <w:ind w:left="720" w:firstLine="0"/>
        <w:rPr>
          <w:del w:id="4655" w:author="Cheick Traoré" w:date="2026-01-07T16:26:00Z" w16du:dateUtc="2026-01-07T16:26:00Z"/>
          <w:rFonts w:ascii="Times New Roman" w:hAnsi="Times New Roman" w:cs="Times New Roman"/>
          <w:rPrChange w:id="4656" w:author="Cheick Traoré" w:date="2026-01-08T10:20:00Z" w16du:dateUtc="2026-01-08T10:20:00Z">
            <w:rPr>
              <w:del w:id="4657" w:author="Cheick Traoré" w:date="2026-01-07T16:26:00Z" w16du:dateUtc="2026-01-07T16:26:00Z"/>
              <w:rFonts w:ascii="Times New Roman" w:hAnsi="Times New Roman" w:cs="Times New Roman"/>
              <w:lang w:val="en-US"/>
            </w:rPr>
          </w:rPrChange>
        </w:rPr>
        <w:pPrChange w:id="4658" w:author="Cheick Traoré" w:date="2026-01-07T16:26:00Z" w16du:dateUtc="2026-01-07T16:26:00Z">
          <w:pPr>
            <w:tabs>
              <w:tab w:val="left" w:pos="3200"/>
            </w:tabs>
            <w:spacing w:line="480" w:lineRule="auto"/>
          </w:pPr>
        </w:pPrChange>
      </w:pPr>
      <w:del w:id="4659" w:author="Cheick Traoré" w:date="2026-01-07T16:26:00Z" w16du:dateUtc="2026-01-07T16:26:00Z">
        <w:r w:rsidRPr="007A4601" w:rsidDel="00974EF5">
          <w:rPr>
            <w:rFonts w:ascii="Times New Roman" w:hAnsi="Times New Roman" w:cs="Times New Roman"/>
            <w:rPrChange w:id="4660" w:author="Cheick Traoré" w:date="2026-01-08T10:20:00Z" w16du:dateUtc="2026-01-08T10:20:00Z">
              <w:rPr>
                <w:rFonts w:ascii="Times New Roman" w:hAnsi="Times New Roman" w:cs="Times New Roman"/>
                <w:lang w:val="en-US"/>
              </w:rPr>
            </w:rPrChange>
          </w:rPr>
          <w:delText>  const response = await axios.get('/api/forecast');</w:delText>
        </w:r>
      </w:del>
    </w:p>
    <w:p w14:paraId="49FA218B" w14:textId="44FF3E69" w:rsidR="009600FD" w:rsidRPr="007A4601" w:rsidDel="00974EF5" w:rsidRDefault="009600FD" w:rsidP="00974EF5">
      <w:pPr>
        <w:tabs>
          <w:tab w:val="left" w:pos="3200"/>
        </w:tabs>
        <w:spacing w:line="480" w:lineRule="auto"/>
        <w:ind w:left="720" w:firstLine="0"/>
        <w:rPr>
          <w:del w:id="4661" w:author="Cheick Traoré" w:date="2026-01-07T16:26:00Z" w16du:dateUtc="2026-01-07T16:26:00Z"/>
          <w:rFonts w:ascii="Times New Roman" w:hAnsi="Times New Roman" w:cs="Times New Roman"/>
          <w:rPrChange w:id="4662" w:author="Cheick Traoré" w:date="2026-01-08T10:20:00Z" w16du:dateUtc="2026-01-08T10:20:00Z">
            <w:rPr>
              <w:del w:id="4663" w:author="Cheick Traoré" w:date="2026-01-07T16:26:00Z" w16du:dateUtc="2026-01-07T16:26:00Z"/>
              <w:rFonts w:ascii="Times New Roman" w:hAnsi="Times New Roman" w:cs="Times New Roman"/>
              <w:lang w:val="en-US"/>
            </w:rPr>
          </w:rPrChange>
        </w:rPr>
        <w:pPrChange w:id="4664" w:author="Cheick Traoré" w:date="2026-01-07T16:26:00Z" w16du:dateUtc="2026-01-07T16:26:00Z">
          <w:pPr>
            <w:tabs>
              <w:tab w:val="left" w:pos="3200"/>
            </w:tabs>
            <w:spacing w:line="480" w:lineRule="auto"/>
          </w:pPr>
        </w:pPrChange>
      </w:pPr>
      <w:del w:id="4665" w:author="Cheick Traoré" w:date="2026-01-07T16:26:00Z" w16du:dateUtc="2026-01-07T16:26:00Z">
        <w:r w:rsidRPr="007A4601" w:rsidDel="00974EF5">
          <w:rPr>
            <w:rFonts w:ascii="Times New Roman" w:hAnsi="Times New Roman" w:cs="Times New Roman"/>
            <w:rPrChange w:id="4666" w:author="Cheick Traoré" w:date="2026-01-08T10:20:00Z" w16du:dateUtc="2026-01-08T10:20:00Z">
              <w:rPr>
                <w:rFonts w:ascii="Times New Roman" w:hAnsi="Times New Roman" w:cs="Times New Roman"/>
                <w:lang w:val="en-US"/>
              </w:rPr>
            </w:rPrChange>
          </w:rPr>
          <w:delText>  setForecastData(response.data);</w:delText>
        </w:r>
      </w:del>
    </w:p>
    <w:p w14:paraId="1BE5B77A" w14:textId="0F0A2940" w:rsidR="009600FD" w:rsidRPr="00AB1D00" w:rsidDel="00974EF5" w:rsidRDefault="009600FD" w:rsidP="00974EF5">
      <w:pPr>
        <w:tabs>
          <w:tab w:val="left" w:pos="3200"/>
        </w:tabs>
        <w:spacing w:line="480" w:lineRule="auto"/>
        <w:ind w:left="720" w:firstLine="0"/>
        <w:rPr>
          <w:del w:id="4667" w:author="Cheick Traoré" w:date="2026-01-07T16:26:00Z" w16du:dateUtc="2026-01-07T16:26:00Z"/>
          <w:rFonts w:ascii="Times New Roman" w:hAnsi="Times New Roman" w:cs="Times New Roman"/>
        </w:rPr>
        <w:pPrChange w:id="4668" w:author="Cheick Traoré" w:date="2026-01-07T16:26:00Z" w16du:dateUtc="2026-01-07T16:26:00Z">
          <w:pPr>
            <w:tabs>
              <w:tab w:val="left" w:pos="3200"/>
            </w:tabs>
            <w:spacing w:line="480" w:lineRule="auto"/>
          </w:pPr>
        </w:pPrChange>
      </w:pPr>
      <w:del w:id="4669" w:author="Cheick Traoré" w:date="2026-01-07T16:26:00Z" w16du:dateUtc="2026-01-07T16:26:00Z">
        <w:r w:rsidRPr="00AB1D00" w:rsidDel="00974EF5">
          <w:rPr>
            <w:rFonts w:ascii="Times New Roman" w:hAnsi="Times New Roman" w:cs="Times New Roman"/>
          </w:rPr>
          <w:delText>} catch (error) {</w:delText>
        </w:r>
      </w:del>
    </w:p>
    <w:p w14:paraId="56BC7EF6" w14:textId="2FB41B6A" w:rsidR="009600FD" w:rsidRPr="00AB1D00" w:rsidDel="00974EF5" w:rsidRDefault="009600FD" w:rsidP="00974EF5">
      <w:pPr>
        <w:tabs>
          <w:tab w:val="left" w:pos="3200"/>
        </w:tabs>
        <w:spacing w:line="480" w:lineRule="auto"/>
        <w:ind w:left="720" w:firstLine="0"/>
        <w:rPr>
          <w:del w:id="4670" w:author="Cheick Traoré" w:date="2026-01-07T16:26:00Z" w16du:dateUtc="2026-01-07T16:26:00Z"/>
          <w:rFonts w:ascii="Times New Roman" w:hAnsi="Times New Roman" w:cs="Times New Roman"/>
        </w:rPr>
        <w:pPrChange w:id="4671" w:author="Cheick Traoré" w:date="2026-01-07T16:26:00Z" w16du:dateUtc="2026-01-07T16:26:00Z">
          <w:pPr>
            <w:tabs>
              <w:tab w:val="left" w:pos="3200"/>
            </w:tabs>
            <w:spacing w:line="480" w:lineRule="auto"/>
          </w:pPr>
        </w:pPrChange>
      </w:pPr>
      <w:del w:id="4672" w:author="Cheick Traoré" w:date="2026-01-07T16:26:00Z" w16du:dateUtc="2026-01-07T16:26:00Z">
        <w:r w:rsidRPr="00AB1D00" w:rsidDel="00974EF5">
          <w:rPr>
            <w:rFonts w:ascii="Times New Roman" w:hAnsi="Times New Roman" w:cs="Times New Roman"/>
          </w:rPr>
          <w:delText xml:space="preserve">  console.error('Erreur récupération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 error);</w:delText>
        </w:r>
      </w:del>
    </w:p>
    <w:p w14:paraId="185F93B0" w14:textId="4DD15F31" w:rsidR="009600FD" w:rsidRPr="00AB1D00" w:rsidDel="00974EF5" w:rsidRDefault="009600FD" w:rsidP="00974EF5">
      <w:pPr>
        <w:tabs>
          <w:tab w:val="left" w:pos="3200"/>
        </w:tabs>
        <w:spacing w:line="480" w:lineRule="auto"/>
        <w:ind w:left="720" w:firstLine="0"/>
        <w:rPr>
          <w:del w:id="4673" w:author="Cheick Traoré" w:date="2026-01-07T16:26:00Z" w16du:dateUtc="2026-01-07T16:26:00Z"/>
          <w:rFonts w:ascii="Times New Roman" w:hAnsi="Times New Roman" w:cs="Times New Roman"/>
        </w:rPr>
        <w:pPrChange w:id="4674" w:author="Cheick Traoré" w:date="2026-01-07T16:26:00Z" w16du:dateUtc="2026-01-07T16:26:00Z">
          <w:pPr>
            <w:tabs>
              <w:tab w:val="left" w:pos="3200"/>
            </w:tabs>
            <w:spacing w:line="480" w:lineRule="auto"/>
          </w:pPr>
        </w:pPrChange>
      </w:pPr>
      <w:del w:id="4675" w:author="Cheick Traoré" w:date="2026-01-07T16:26:00Z" w16du:dateUtc="2026-01-07T16:26:00Z">
        <w:r w:rsidRPr="00AB1D00" w:rsidDel="00974EF5">
          <w:rPr>
            <w:rFonts w:ascii="Times New Roman" w:hAnsi="Times New Roman" w:cs="Times New Roman"/>
          </w:rPr>
          <w:delText xml:space="preserve">  showErrorNotification('Impossible de charger les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w:delText>
        </w:r>
      </w:del>
    </w:p>
    <w:p w14:paraId="25B18521" w14:textId="743DCC77" w:rsidR="009600FD" w:rsidRPr="00AB1D00" w:rsidDel="00974EF5" w:rsidRDefault="009600FD" w:rsidP="00974EF5">
      <w:pPr>
        <w:tabs>
          <w:tab w:val="left" w:pos="3200"/>
        </w:tabs>
        <w:spacing w:line="480" w:lineRule="auto"/>
        <w:ind w:left="720" w:firstLine="0"/>
        <w:rPr>
          <w:del w:id="4676" w:author="Cheick Traoré" w:date="2026-01-07T16:26:00Z" w16du:dateUtc="2026-01-07T16:26:00Z"/>
          <w:rFonts w:ascii="Times New Roman" w:hAnsi="Times New Roman" w:cs="Times New Roman"/>
        </w:rPr>
        <w:pPrChange w:id="4677" w:author="Cheick Traoré" w:date="2026-01-07T16:26:00Z" w16du:dateUtc="2026-01-07T16:26:00Z">
          <w:pPr>
            <w:tabs>
              <w:tab w:val="left" w:pos="3200"/>
            </w:tabs>
            <w:spacing w:line="480" w:lineRule="auto"/>
          </w:pPr>
        </w:pPrChange>
      </w:pPr>
      <w:del w:id="4678" w:author="Cheick Traoré" w:date="2026-01-07T16:26:00Z" w16du:dateUtc="2026-01-07T16:26:00Z">
        <w:r w:rsidRPr="00AB1D00" w:rsidDel="00974EF5">
          <w:rPr>
            <w:rFonts w:ascii="Times New Roman" w:hAnsi="Times New Roman" w:cs="Times New Roman"/>
          </w:rPr>
          <w:delText>}</w:delText>
        </w:r>
      </w:del>
    </w:p>
    <w:p w14:paraId="264D13B0" w14:textId="56959D35" w:rsidR="009600FD" w:rsidRPr="00E97976" w:rsidDel="00974EF5" w:rsidRDefault="009600FD" w:rsidP="00974EF5">
      <w:pPr>
        <w:tabs>
          <w:tab w:val="left" w:pos="3200"/>
        </w:tabs>
        <w:spacing w:line="480" w:lineRule="auto"/>
        <w:ind w:left="720" w:firstLine="0"/>
        <w:rPr>
          <w:del w:id="4679" w:author="Cheick Traoré" w:date="2026-01-07T16:26:00Z" w16du:dateUtc="2026-01-07T16:26:00Z"/>
          <w:rFonts w:ascii="Times New Roman" w:hAnsi="Times New Roman" w:cs="Times New Roman"/>
          <w:b/>
          <w:bCs/>
          <w:u w:val="single"/>
        </w:rPr>
        <w:pPrChange w:id="4680" w:author="Cheick Traoré" w:date="2026-01-07T16:26:00Z" w16du:dateUtc="2026-01-07T16:26:00Z">
          <w:pPr>
            <w:tabs>
              <w:tab w:val="left" w:pos="3200"/>
            </w:tabs>
            <w:spacing w:line="480" w:lineRule="auto"/>
            <w:ind w:left="11" w:hanging="11"/>
            <w:outlineLvl w:val="1"/>
          </w:pPr>
        </w:pPrChange>
      </w:pPr>
      <w:bookmarkStart w:id="4681" w:name="_Toc217034659"/>
      <w:del w:id="4682" w:author="Cheick Traoré" w:date="2026-01-07T16:26:00Z" w16du:dateUtc="2026-01-07T16:26:00Z">
        <w:r w:rsidRPr="00E97976" w:rsidDel="00974EF5">
          <w:rPr>
            <w:rFonts w:ascii="Times New Roman" w:hAnsi="Times New Roman" w:cs="Times New Roman"/>
            <w:b/>
            <w:bCs/>
            <w:u w:val="single"/>
          </w:rPr>
          <w:delText>Approches pour accélérer le développement</w:delText>
        </w:r>
        <w:bookmarkEnd w:id="4681"/>
        <w:r w:rsidR="00E97976" w:rsidDel="00974EF5">
          <w:rPr>
            <w:rFonts w:ascii="Times New Roman" w:hAnsi="Times New Roman" w:cs="Times New Roman"/>
            <w:b/>
            <w:bCs/>
            <w:u w:val="single"/>
          </w:rPr>
          <w:delText> :</w:delText>
        </w:r>
      </w:del>
    </w:p>
    <w:p w14:paraId="75F91276" w14:textId="44BCE2EE" w:rsidR="009600FD" w:rsidRPr="00AB1D00" w:rsidDel="00974EF5" w:rsidRDefault="009600FD" w:rsidP="00974EF5">
      <w:pPr>
        <w:tabs>
          <w:tab w:val="left" w:pos="3200"/>
        </w:tabs>
        <w:spacing w:line="480" w:lineRule="auto"/>
        <w:ind w:left="720" w:firstLine="0"/>
        <w:rPr>
          <w:del w:id="4683" w:author="Cheick Traoré" w:date="2026-01-07T16:26:00Z" w16du:dateUtc="2026-01-07T16:26:00Z"/>
          <w:rFonts w:ascii="Times New Roman" w:hAnsi="Times New Roman" w:cs="Times New Roman"/>
          <w:b/>
          <w:bCs/>
        </w:rPr>
        <w:pPrChange w:id="4684" w:author="Cheick Traoré" w:date="2026-01-07T16:26:00Z" w16du:dateUtc="2026-01-07T16:26:00Z">
          <w:pPr>
            <w:tabs>
              <w:tab w:val="left" w:pos="3200"/>
            </w:tabs>
            <w:spacing w:line="480" w:lineRule="auto"/>
          </w:pPr>
        </w:pPrChange>
      </w:pPr>
      <w:del w:id="4685" w:author="Cheick Traoré" w:date="2026-01-07T16:26:00Z" w16du:dateUtc="2026-01-07T16:26:00Z">
        <w:r w:rsidRPr="00AB1D00" w:rsidDel="00974EF5">
          <w:rPr>
            <w:rFonts w:ascii="Times New Roman" w:hAnsi="Times New Roman" w:cs="Times New Roman"/>
            <w:b/>
            <w:bCs/>
          </w:rPr>
          <w:delText>Conteneurisation Docker</w:delText>
        </w:r>
      </w:del>
    </w:p>
    <w:p w14:paraId="6F463CAA" w14:textId="370AB212" w:rsidR="009600FD" w:rsidRPr="00AB1D00" w:rsidDel="00974EF5" w:rsidRDefault="009600FD" w:rsidP="00974EF5">
      <w:pPr>
        <w:tabs>
          <w:tab w:val="left" w:pos="3200"/>
        </w:tabs>
        <w:spacing w:line="480" w:lineRule="auto"/>
        <w:ind w:left="720" w:firstLine="0"/>
        <w:rPr>
          <w:del w:id="4686" w:author="Cheick Traoré" w:date="2026-01-07T16:26:00Z" w16du:dateUtc="2026-01-07T16:26:00Z"/>
          <w:rFonts w:ascii="Times New Roman" w:hAnsi="Times New Roman" w:cs="Times New Roman"/>
        </w:rPr>
        <w:pPrChange w:id="4687" w:author="Cheick Traoré" w:date="2026-01-07T16:26:00Z" w16du:dateUtc="2026-01-07T16:26:00Z">
          <w:pPr>
            <w:tabs>
              <w:tab w:val="left" w:pos="3200"/>
            </w:tabs>
            <w:spacing w:line="480" w:lineRule="auto"/>
          </w:pPr>
        </w:pPrChange>
      </w:pPr>
      <w:del w:id="4688" w:author="Cheick Traoré" w:date="2026-01-07T16:26:00Z" w16du:dateUtc="2026-01-07T16:26:00Z">
        <w:r w:rsidRPr="00AB1D00" w:rsidDel="00974EF5">
          <w:rPr>
            <w:rFonts w:ascii="Times New Roman" w:hAnsi="Times New Roman" w:cs="Times New Roman"/>
            <w:b/>
            <w:bCs/>
          </w:rPr>
          <w:delText>Avantages réalisés</w:delText>
        </w:r>
        <w:r w:rsidRPr="00AB1D00" w:rsidDel="00974EF5">
          <w:rPr>
            <w:rFonts w:ascii="Times New Roman" w:hAnsi="Times New Roman" w:cs="Times New Roman"/>
          </w:rPr>
          <w:delText xml:space="preserve"> :</w:delText>
        </w:r>
      </w:del>
    </w:p>
    <w:p w14:paraId="74923313" w14:textId="305E2838" w:rsidR="009600FD" w:rsidRPr="00AB1D00" w:rsidDel="00974EF5" w:rsidRDefault="009600FD" w:rsidP="00974EF5">
      <w:pPr>
        <w:tabs>
          <w:tab w:val="left" w:pos="3200"/>
        </w:tabs>
        <w:spacing w:line="480" w:lineRule="auto"/>
        <w:ind w:left="720" w:firstLine="0"/>
        <w:rPr>
          <w:del w:id="4689" w:author="Cheick Traoré" w:date="2026-01-07T16:26:00Z" w16du:dateUtc="2026-01-07T16:26:00Z"/>
          <w:rFonts w:ascii="Times New Roman" w:hAnsi="Times New Roman" w:cs="Times New Roman"/>
        </w:rPr>
        <w:pPrChange w:id="4690" w:author="Cheick Traoré" w:date="2026-01-07T16:26:00Z" w16du:dateUtc="2026-01-07T16:26:00Z">
          <w:pPr>
            <w:numPr>
              <w:numId w:val="73"/>
            </w:numPr>
            <w:tabs>
              <w:tab w:val="num" w:pos="720"/>
              <w:tab w:val="left" w:pos="3200"/>
            </w:tabs>
            <w:spacing w:line="480" w:lineRule="auto"/>
            <w:ind w:left="720" w:hanging="360"/>
          </w:pPr>
        </w:pPrChange>
      </w:pPr>
      <w:del w:id="4691" w:author="Cheick Traoré" w:date="2026-01-07T16:26:00Z" w16du:dateUtc="2026-01-07T16:26:00Z">
        <w:r w:rsidRPr="00AB1D00" w:rsidDel="00974EF5">
          <w:rPr>
            <w:rFonts w:ascii="Times New Roman" w:hAnsi="Times New Roman" w:cs="Times New Roman"/>
          </w:rPr>
          <w:delText>Élimination des erreurs d'installation</w:delText>
        </w:r>
      </w:del>
    </w:p>
    <w:p w14:paraId="27BE60B5" w14:textId="2739B15B" w:rsidR="009600FD" w:rsidRPr="00AB1D00" w:rsidDel="00974EF5" w:rsidRDefault="009600FD" w:rsidP="00974EF5">
      <w:pPr>
        <w:tabs>
          <w:tab w:val="left" w:pos="3200"/>
        </w:tabs>
        <w:spacing w:line="480" w:lineRule="auto"/>
        <w:ind w:left="720" w:firstLine="0"/>
        <w:rPr>
          <w:del w:id="4692" w:author="Cheick Traoré" w:date="2026-01-07T16:26:00Z" w16du:dateUtc="2026-01-07T16:26:00Z"/>
          <w:rFonts w:ascii="Times New Roman" w:hAnsi="Times New Roman" w:cs="Times New Roman"/>
        </w:rPr>
        <w:pPrChange w:id="4693" w:author="Cheick Traoré" w:date="2026-01-07T16:26:00Z" w16du:dateUtc="2026-01-07T16:26:00Z">
          <w:pPr>
            <w:numPr>
              <w:numId w:val="73"/>
            </w:numPr>
            <w:tabs>
              <w:tab w:val="num" w:pos="720"/>
              <w:tab w:val="left" w:pos="3200"/>
            </w:tabs>
            <w:spacing w:line="480" w:lineRule="auto"/>
            <w:ind w:left="720" w:hanging="360"/>
          </w:pPr>
        </w:pPrChange>
      </w:pPr>
      <w:del w:id="4694" w:author="Cheick Traoré" w:date="2026-01-07T16:26:00Z" w16du:dateUtc="2026-01-07T16:26:00Z">
        <w:r w:rsidRPr="00AB1D00" w:rsidDel="00974EF5">
          <w:rPr>
            <w:rFonts w:ascii="Times New Roman" w:hAnsi="Times New Roman" w:cs="Times New Roman"/>
          </w:rPr>
          <w:delText>Environnement de développement identique à production</w:delText>
        </w:r>
      </w:del>
    </w:p>
    <w:p w14:paraId="4D90BC85" w14:textId="6B55AEB2" w:rsidR="009600FD" w:rsidRPr="00AB1D00" w:rsidDel="00974EF5" w:rsidRDefault="009600FD" w:rsidP="00974EF5">
      <w:pPr>
        <w:tabs>
          <w:tab w:val="left" w:pos="3200"/>
        </w:tabs>
        <w:spacing w:line="480" w:lineRule="auto"/>
        <w:ind w:left="720" w:firstLine="0"/>
        <w:rPr>
          <w:del w:id="4695" w:author="Cheick Traoré" w:date="2026-01-07T16:26:00Z" w16du:dateUtc="2026-01-07T16:26:00Z"/>
          <w:rFonts w:ascii="Times New Roman" w:hAnsi="Times New Roman" w:cs="Times New Roman"/>
        </w:rPr>
        <w:pPrChange w:id="4696" w:author="Cheick Traoré" w:date="2026-01-07T16:26:00Z" w16du:dateUtc="2026-01-07T16:26:00Z">
          <w:pPr>
            <w:numPr>
              <w:numId w:val="73"/>
            </w:numPr>
            <w:tabs>
              <w:tab w:val="num" w:pos="720"/>
              <w:tab w:val="left" w:pos="3200"/>
            </w:tabs>
            <w:spacing w:line="480" w:lineRule="auto"/>
            <w:ind w:left="720" w:hanging="360"/>
          </w:pPr>
        </w:pPrChange>
      </w:pPr>
      <w:del w:id="4697" w:author="Cheick Traoré" w:date="2026-01-07T16:26:00Z" w16du:dateUtc="2026-01-07T16:26:00Z">
        <w:r w:rsidRPr="00AB1D00" w:rsidDel="00974EF5">
          <w:rPr>
            <w:rFonts w:ascii="Times New Roman" w:hAnsi="Times New Roman" w:cs="Times New Roman"/>
          </w:rPr>
          <w:delText>Déploiement simplifié sur n'importe quelle machine</w:delText>
        </w:r>
      </w:del>
    </w:p>
    <w:p w14:paraId="449D2012" w14:textId="3500BA3A" w:rsidR="009600FD" w:rsidRPr="00AB1D00" w:rsidDel="00974EF5" w:rsidRDefault="009600FD" w:rsidP="00974EF5">
      <w:pPr>
        <w:tabs>
          <w:tab w:val="left" w:pos="3200"/>
        </w:tabs>
        <w:spacing w:line="480" w:lineRule="auto"/>
        <w:ind w:left="720" w:firstLine="0"/>
        <w:rPr>
          <w:del w:id="4698" w:author="Cheick Traoré" w:date="2026-01-07T16:26:00Z" w16du:dateUtc="2026-01-07T16:26:00Z"/>
          <w:rFonts w:ascii="Times New Roman" w:hAnsi="Times New Roman" w:cs="Times New Roman"/>
        </w:rPr>
        <w:pPrChange w:id="4699" w:author="Cheick Traoré" w:date="2026-01-07T16:26:00Z" w16du:dateUtc="2026-01-07T16:26:00Z">
          <w:pPr>
            <w:tabs>
              <w:tab w:val="left" w:pos="3200"/>
            </w:tabs>
            <w:spacing w:line="480" w:lineRule="auto"/>
          </w:pPr>
        </w:pPrChange>
      </w:pPr>
      <w:del w:id="4700" w:author="Cheick Traoré" w:date="2026-01-07T16:26:00Z" w16du:dateUtc="2026-01-07T16:26:00Z">
        <w:r w:rsidRPr="00AB1D00" w:rsidDel="00974EF5">
          <w:rPr>
            <w:rFonts w:ascii="Times New Roman" w:hAnsi="Times New Roman" w:cs="Times New Roman"/>
            <w:b/>
            <w:bCs/>
          </w:rPr>
          <w:delText>Structure Docker Compose</w:delText>
        </w:r>
        <w:r w:rsidRPr="00AB1D00" w:rsidDel="00974EF5">
          <w:rPr>
            <w:rFonts w:ascii="Times New Roman" w:hAnsi="Times New Roman" w:cs="Times New Roman"/>
          </w:rPr>
          <w:delText xml:space="preserve"> :</w:delText>
        </w:r>
      </w:del>
    </w:p>
    <w:p w14:paraId="5AE41FA4" w14:textId="77F5035B" w:rsidR="009600FD" w:rsidRPr="00AB1D00" w:rsidDel="00974EF5" w:rsidRDefault="009600FD" w:rsidP="00974EF5">
      <w:pPr>
        <w:tabs>
          <w:tab w:val="left" w:pos="3200"/>
        </w:tabs>
        <w:spacing w:line="480" w:lineRule="auto"/>
        <w:ind w:left="720" w:firstLine="0"/>
        <w:rPr>
          <w:del w:id="4701" w:author="Cheick Traoré" w:date="2026-01-07T16:26:00Z" w16du:dateUtc="2026-01-07T16:26:00Z"/>
          <w:rFonts w:ascii="Times New Roman" w:hAnsi="Times New Roman" w:cs="Times New Roman"/>
        </w:rPr>
        <w:pPrChange w:id="4702" w:author="Cheick Traoré" w:date="2026-01-07T16:26:00Z" w16du:dateUtc="2026-01-07T16:26:00Z">
          <w:pPr>
            <w:tabs>
              <w:tab w:val="left" w:pos="3200"/>
            </w:tabs>
            <w:spacing w:line="480" w:lineRule="auto"/>
          </w:pPr>
        </w:pPrChange>
      </w:pPr>
      <w:del w:id="4703" w:author="Cheick Traoré" w:date="2026-01-07T16:26:00Z" w16du:dateUtc="2026-01-07T16:26:00Z">
        <w:r w:rsidRPr="00AB1D00" w:rsidDel="00974EF5">
          <w:rPr>
            <w:rFonts w:ascii="Times New Roman" w:hAnsi="Times New Roman" w:cs="Times New Roman"/>
          </w:rPr>
          <w:delText>yaml</w:delText>
        </w:r>
      </w:del>
    </w:p>
    <w:p w14:paraId="7C9EACE4" w14:textId="0D8EB46B" w:rsidR="009600FD" w:rsidRPr="00AB1D00" w:rsidDel="00974EF5" w:rsidRDefault="009600FD" w:rsidP="00974EF5">
      <w:pPr>
        <w:tabs>
          <w:tab w:val="left" w:pos="3200"/>
        </w:tabs>
        <w:spacing w:line="480" w:lineRule="auto"/>
        <w:ind w:left="720" w:firstLine="0"/>
        <w:rPr>
          <w:del w:id="4704" w:author="Cheick Traoré" w:date="2026-01-07T16:26:00Z" w16du:dateUtc="2026-01-07T16:26:00Z"/>
          <w:rFonts w:ascii="Times New Roman" w:hAnsi="Times New Roman" w:cs="Times New Roman"/>
        </w:rPr>
        <w:pPrChange w:id="4705" w:author="Cheick Traoré" w:date="2026-01-07T16:26:00Z" w16du:dateUtc="2026-01-07T16:26:00Z">
          <w:pPr>
            <w:tabs>
              <w:tab w:val="left" w:pos="3200"/>
            </w:tabs>
            <w:spacing w:line="480" w:lineRule="auto"/>
          </w:pPr>
        </w:pPrChange>
      </w:pPr>
      <w:del w:id="4706" w:author="Cheick Traoré" w:date="2026-01-07T16:26:00Z" w16du:dateUtc="2026-01-07T16:26:00Z">
        <w:r w:rsidRPr="00AB1D00" w:rsidDel="00974EF5">
          <w:rPr>
            <w:rFonts w:ascii="Times New Roman" w:hAnsi="Times New Roman" w:cs="Times New Roman"/>
          </w:rPr>
          <w:delText>version: '3.8'</w:delText>
        </w:r>
      </w:del>
    </w:p>
    <w:p w14:paraId="6E5BB09E" w14:textId="36AC382D" w:rsidR="009600FD" w:rsidRPr="00AB1D00" w:rsidDel="00974EF5" w:rsidRDefault="009600FD" w:rsidP="00974EF5">
      <w:pPr>
        <w:tabs>
          <w:tab w:val="left" w:pos="3200"/>
        </w:tabs>
        <w:spacing w:line="480" w:lineRule="auto"/>
        <w:ind w:left="720" w:firstLine="0"/>
        <w:rPr>
          <w:del w:id="4707" w:author="Cheick Traoré" w:date="2026-01-07T16:26:00Z" w16du:dateUtc="2026-01-07T16:26:00Z"/>
          <w:rFonts w:ascii="Times New Roman" w:hAnsi="Times New Roman" w:cs="Times New Roman"/>
        </w:rPr>
        <w:pPrChange w:id="4708" w:author="Cheick Traoré" w:date="2026-01-07T16:26:00Z" w16du:dateUtc="2026-01-07T16:26:00Z">
          <w:pPr>
            <w:tabs>
              <w:tab w:val="left" w:pos="3200"/>
            </w:tabs>
            <w:spacing w:line="480" w:lineRule="auto"/>
          </w:pPr>
        </w:pPrChange>
      </w:pPr>
      <w:del w:id="4709" w:author="Cheick Traoré" w:date="2026-01-07T16:26:00Z" w16du:dateUtc="2026-01-07T16:26:00Z">
        <w:r w:rsidRPr="00AB1D00" w:rsidDel="00974EF5">
          <w:rPr>
            <w:rFonts w:ascii="Times New Roman" w:hAnsi="Times New Roman" w:cs="Times New Roman"/>
          </w:rPr>
          <w:delText>services:</w:delText>
        </w:r>
      </w:del>
    </w:p>
    <w:p w14:paraId="4E939F19" w14:textId="07F3DEE2" w:rsidR="009600FD" w:rsidRPr="00AB1D00" w:rsidDel="00974EF5" w:rsidRDefault="009600FD" w:rsidP="00974EF5">
      <w:pPr>
        <w:tabs>
          <w:tab w:val="left" w:pos="3200"/>
        </w:tabs>
        <w:spacing w:line="480" w:lineRule="auto"/>
        <w:ind w:left="720" w:firstLine="0"/>
        <w:rPr>
          <w:del w:id="4710" w:author="Cheick Traoré" w:date="2026-01-07T16:26:00Z" w16du:dateUtc="2026-01-07T16:26:00Z"/>
          <w:rFonts w:ascii="Times New Roman" w:hAnsi="Times New Roman" w:cs="Times New Roman"/>
        </w:rPr>
        <w:pPrChange w:id="4711" w:author="Cheick Traoré" w:date="2026-01-07T16:26:00Z" w16du:dateUtc="2026-01-07T16:26:00Z">
          <w:pPr>
            <w:tabs>
              <w:tab w:val="left" w:pos="3200"/>
            </w:tabs>
            <w:spacing w:line="480" w:lineRule="auto"/>
          </w:pPr>
        </w:pPrChange>
      </w:pPr>
      <w:del w:id="4712" w:author="Cheick Traoré" w:date="2026-01-07T16:26:00Z" w16du:dateUtc="2026-01-07T16:26:00Z">
        <w:r w:rsidRPr="00AB1D00" w:rsidDel="00974EF5">
          <w:rPr>
            <w:rFonts w:ascii="Times New Roman" w:hAnsi="Times New Roman" w:cs="Times New Roman"/>
          </w:rPr>
          <w:delText>  mysql:</w:delText>
        </w:r>
      </w:del>
    </w:p>
    <w:p w14:paraId="104B6C1C" w14:textId="31BA30FC" w:rsidR="009600FD" w:rsidRPr="00AB1D00" w:rsidDel="00974EF5" w:rsidRDefault="009600FD" w:rsidP="00974EF5">
      <w:pPr>
        <w:tabs>
          <w:tab w:val="left" w:pos="3200"/>
        </w:tabs>
        <w:spacing w:line="480" w:lineRule="auto"/>
        <w:ind w:left="720" w:firstLine="0"/>
        <w:rPr>
          <w:del w:id="4713" w:author="Cheick Traoré" w:date="2026-01-07T16:26:00Z" w16du:dateUtc="2026-01-07T16:26:00Z"/>
          <w:rFonts w:ascii="Times New Roman" w:hAnsi="Times New Roman" w:cs="Times New Roman"/>
        </w:rPr>
        <w:pPrChange w:id="4714" w:author="Cheick Traoré" w:date="2026-01-07T16:26:00Z" w16du:dateUtc="2026-01-07T16:26:00Z">
          <w:pPr>
            <w:tabs>
              <w:tab w:val="left" w:pos="3200"/>
            </w:tabs>
            <w:spacing w:line="480" w:lineRule="auto"/>
          </w:pPr>
        </w:pPrChange>
      </w:pPr>
      <w:del w:id="4715" w:author="Cheick Traoré" w:date="2026-01-07T16:26:00Z" w16du:dateUtc="2026-01-07T16:26:00Z">
        <w:r w:rsidRPr="00AB1D00" w:rsidDel="00974EF5">
          <w:rPr>
            <w:rFonts w:ascii="Times New Roman" w:hAnsi="Times New Roman" w:cs="Times New Roman"/>
          </w:rPr>
          <w:delText>    image: mysql:8.0</w:delText>
        </w:r>
      </w:del>
    </w:p>
    <w:p w14:paraId="387F2279" w14:textId="4EF605D1" w:rsidR="009600FD" w:rsidRPr="00AB1D00" w:rsidDel="00974EF5" w:rsidRDefault="009600FD" w:rsidP="00974EF5">
      <w:pPr>
        <w:tabs>
          <w:tab w:val="left" w:pos="3200"/>
        </w:tabs>
        <w:spacing w:line="480" w:lineRule="auto"/>
        <w:ind w:left="720" w:firstLine="0"/>
        <w:rPr>
          <w:del w:id="4716" w:author="Cheick Traoré" w:date="2026-01-07T16:26:00Z" w16du:dateUtc="2026-01-07T16:26:00Z"/>
          <w:rFonts w:ascii="Times New Roman" w:hAnsi="Times New Roman" w:cs="Times New Roman"/>
        </w:rPr>
        <w:pPrChange w:id="4717" w:author="Cheick Traoré" w:date="2026-01-07T16:26:00Z" w16du:dateUtc="2026-01-07T16:26:00Z">
          <w:pPr>
            <w:tabs>
              <w:tab w:val="left" w:pos="3200"/>
            </w:tabs>
            <w:spacing w:line="480" w:lineRule="auto"/>
          </w:pPr>
        </w:pPrChange>
      </w:pPr>
      <w:del w:id="4718" w:author="Cheick Traoré" w:date="2026-01-07T16:26:00Z" w16du:dateUtc="2026-01-07T16:26:00Z">
        <w:r w:rsidRPr="00AB1D00" w:rsidDel="00974EF5">
          <w:rPr>
            <w:rFonts w:ascii="Times New Roman" w:hAnsi="Times New Roman" w:cs="Times New Roman"/>
          </w:rPr>
          <w:delText>    environment:</w:delText>
        </w:r>
      </w:del>
    </w:p>
    <w:p w14:paraId="005A4D8F" w14:textId="66FC5FA5" w:rsidR="009600FD" w:rsidRPr="007A4601" w:rsidDel="00974EF5" w:rsidRDefault="009600FD" w:rsidP="00974EF5">
      <w:pPr>
        <w:tabs>
          <w:tab w:val="left" w:pos="3200"/>
        </w:tabs>
        <w:spacing w:line="480" w:lineRule="auto"/>
        <w:ind w:left="720" w:firstLine="0"/>
        <w:rPr>
          <w:del w:id="4719" w:author="Cheick Traoré" w:date="2026-01-07T16:26:00Z" w16du:dateUtc="2026-01-07T16:26:00Z"/>
          <w:rFonts w:ascii="Times New Roman" w:hAnsi="Times New Roman" w:cs="Times New Roman"/>
        </w:rPr>
        <w:pPrChange w:id="4720" w:author="Cheick Traoré" w:date="2026-01-07T16:26:00Z" w16du:dateUtc="2026-01-07T16:26:00Z">
          <w:pPr>
            <w:tabs>
              <w:tab w:val="left" w:pos="3200"/>
            </w:tabs>
            <w:spacing w:line="480" w:lineRule="auto"/>
          </w:pPr>
        </w:pPrChange>
      </w:pPr>
      <w:del w:id="4721"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
          <w:delText>MYSQL_ROOT_PASSWORD: secure_password</w:delText>
        </w:r>
      </w:del>
    </w:p>
    <w:p w14:paraId="235E1302" w14:textId="7AEE320D" w:rsidR="009600FD" w:rsidRPr="007A4601" w:rsidDel="00974EF5" w:rsidRDefault="009600FD" w:rsidP="00974EF5">
      <w:pPr>
        <w:tabs>
          <w:tab w:val="left" w:pos="3200"/>
        </w:tabs>
        <w:spacing w:line="480" w:lineRule="auto"/>
        <w:ind w:left="720" w:firstLine="0"/>
        <w:rPr>
          <w:del w:id="4722" w:author="Cheick Traoré" w:date="2026-01-07T16:26:00Z" w16du:dateUtc="2026-01-07T16:26:00Z"/>
          <w:rFonts w:ascii="Times New Roman" w:hAnsi="Times New Roman" w:cs="Times New Roman"/>
        </w:rPr>
        <w:pPrChange w:id="4723" w:author="Cheick Traoré" w:date="2026-01-07T16:26:00Z" w16du:dateUtc="2026-01-07T16:26:00Z">
          <w:pPr>
            <w:tabs>
              <w:tab w:val="left" w:pos="3200"/>
            </w:tabs>
            <w:spacing w:line="480" w:lineRule="auto"/>
          </w:pPr>
        </w:pPrChange>
      </w:pPr>
      <w:del w:id="4724" w:author="Cheick Traoré" w:date="2026-01-07T16:26:00Z" w16du:dateUtc="2026-01-07T16:26:00Z">
        <w:r w:rsidRPr="007A4601" w:rsidDel="00974EF5">
          <w:rPr>
            <w:rFonts w:ascii="Times New Roman" w:hAnsi="Times New Roman" w:cs="Times New Roman"/>
          </w:rPr>
          <w:delText>    volumes:</w:delText>
        </w:r>
      </w:del>
    </w:p>
    <w:p w14:paraId="6B0C0612" w14:textId="1F031941" w:rsidR="009600FD" w:rsidRPr="007A4601" w:rsidDel="00974EF5" w:rsidRDefault="009600FD" w:rsidP="00974EF5">
      <w:pPr>
        <w:tabs>
          <w:tab w:val="left" w:pos="3200"/>
        </w:tabs>
        <w:spacing w:line="480" w:lineRule="auto"/>
        <w:ind w:left="720" w:firstLine="0"/>
        <w:rPr>
          <w:del w:id="4725" w:author="Cheick Traoré" w:date="2026-01-07T16:26:00Z" w16du:dateUtc="2026-01-07T16:26:00Z"/>
          <w:rFonts w:ascii="Times New Roman" w:hAnsi="Times New Roman" w:cs="Times New Roman"/>
        </w:rPr>
        <w:pPrChange w:id="4726" w:author="Cheick Traoré" w:date="2026-01-07T16:26:00Z" w16du:dateUtc="2026-01-07T16:26:00Z">
          <w:pPr>
            <w:tabs>
              <w:tab w:val="left" w:pos="3200"/>
            </w:tabs>
            <w:spacing w:line="480" w:lineRule="auto"/>
          </w:pPr>
        </w:pPrChange>
      </w:pPr>
      <w:del w:id="4727" w:author="Cheick Traoré" w:date="2026-01-07T16:26:00Z" w16du:dateUtc="2026-01-07T16:26:00Z">
        <w:r w:rsidRPr="007A4601" w:rsidDel="00974EF5">
          <w:rPr>
            <w:rFonts w:ascii="Times New Roman" w:hAnsi="Times New Roman" w:cs="Times New Roman"/>
          </w:rPr>
          <w:delText>      - mysql_data:/var/lib/mysql</w:delText>
        </w:r>
      </w:del>
    </w:p>
    <w:p w14:paraId="4751E0AB" w14:textId="54ECA841" w:rsidR="009600FD" w:rsidRPr="007A4601" w:rsidDel="00974EF5" w:rsidRDefault="009600FD" w:rsidP="00974EF5">
      <w:pPr>
        <w:tabs>
          <w:tab w:val="left" w:pos="3200"/>
        </w:tabs>
        <w:spacing w:line="480" w:lineRule="auto"/>
        <w:ind w:left="720" w:firstLine="0"/>
        <w:rPr>
          <w:del w:id="4728" w:author="Cheick Traoré" w:date="2026-01-07T16:26:00Z" w16du:dateUtc="2026-01-07T16:26:00Z"/>
          <w:rFonts w:ascii="Times New Roman" w:hAnsi="Times New Roman" w:cs="Times New Roman"/>
        </w:rPr>
        <w:pPrChange w:id="4729" w:author="Cheick Traoré" w:date="2026-01-07T16:26:00Z" w16du:dateUtc="2026-01-07T16:26:00Z">
          <w:pPr>
            <w:tabs>
              <w:tab w:val="left" w:pos="3200"/>
            </w:tabs>
            <w:spacing w:line="480" w:lineRule="auto"/>
          </w:pPr>
        </w:pPrChange>
      </w:pPr>
      <w:del w:id="4730" w:author="Cheick Traoré" w:date="2026-01-07T16:26:00Z" w16du:dateUtc="2026-01-07T16:26:00Z">
        <w:r w:rsidRPr="007A4601" w:rsidDel="00974EF5">
          <w:rPr>
            <w:rFonts w:ascii="Times New Roman" w:hAnsi="Times New Roman" w:cs="Times New Roman"/>
          </w:rPr>
          <w:delText>  </w:delText>
        </w:r>
      </w:del>
    </w:p>
    <w:p w14:paraId="2B24CAFA" w14:textId="15FFB70F" w:rsidR="009600FD" w:rsidRPr="007A4601" w:rsidDel="00974EF5" w:rsidRDefault="009600FD" w:rsidP="00974EF5">
      <w:pPr>
        <w:tabs>
          <w:tab w:val="left" w:pos="3200"/>
        </w:tabs>
        <w:spacing w:line="480" w:lineRule="auto"/>
        <w:ind w:left="720" w:firstLine="0"/>
        <w:rPr>
          <w:del w:id="4731" w:author="Cheick Traoré" w:date="2026-01-07T16:26:00Z" w16du:dateUtc="2026-01-07T16:26:00Z"/>
          <w:rFonts w:ascii="Times New Roman" w:hAnsi="Times New Roman" w:cs="Times New Roman"/>
        </w:rPr>
        <w:pPrChange w:id="4732" w:author="Cheick Traoré" w:date="2026-01-07T16:26:00Z" w16du:dateUtc="2026-01-07T16:26:00Z">
          <w:pPr>
            <w:tabs>
              <w:tab w:val="left" w:pos="3200"/>
            </w:tabs>
            <w:spacing w:line="480" w:lineRule="auto"/>
          </w:pPr>
        </w:pPrChange>
      </w:pPr>
      <w:del w:id="4733" w:author="Cheick Traoré" w:date="2026-01-07T16:26:00Z" w16du:dateUtc="2026-01-07T16:26:00Z">
        <w:r w:rsidRPr="007A4601" w:rsidDel="00974EF5">
          <w:rPr>
            <w:rFonts w:ascii="Times New Roman" w:hAnsi="Times New Roman" w:cs="Times New Roman"/>
          </w:rPr>
          <w:delText>  adminer:</w:delText>
        </w:r>
      </w:del>
    </w:p>
    <w:p w14:paraId="3D8B9DE8" w14:textId="0E1E6E14" w:rsidR="009600FD" w:rsidRPr="007A4601" w:rsidDel="00974EF5" w:rsidRDefault="009600FD" w:rsidP="00974EF5">
      <w:pPr>
        <w:tabs>
          <w:tab w:val="left" w:pos="3200"/>
        </w:tabs>
        <w:spacing w:line="480" w:lineRule="auto"/>
        <w:ind w:left="720" w:firstLine="0"/>
        <w:rPr>
          <w:del w:id="4734" w:author="Cheick Traoré" w:date="2026-01-07T16:26:00Z" w16du:dateUtc="2026-01-07T16:26:00Z"/>
          <w:rFonts w:ascii="Times New Roman" w:hAnsi="Times New Roman" w:cs="Times New Roman"/>
        </w:rPr>
        <w:pPrChange w:id="4735" w:author="Cheick Traoré" w:date="2026-01-07T16:26:00Z" w16du:dateUtc="2026-01-07T16:26:00Z">
          <w:pPr>
            <w:tabs>
              <w:tab w:val="left" w:pos="3200"/>
            </w:tabs>
            <w:spacing w:line="480" w:lineRule="auto"/>
          </w:pPr>
        </w:pPrChange>
      </w:pPr>
      <w:del w:id="4736" w:author="Cheick Traoré" w:date="2026-01-07T16:26:00Z" w16du:dateUtc="2026-01-07T16:26:00Z">
        <w:r w:rsidRPr="007A4601" w:rsidDel="00974EF5">
          <w:rPr>
            <w:rFonts w:ascii="Times New Roman" w:hAnsi="Times New Roman" w:cs="Times New Roman"/>
          </w:rPr>
          <w:delText>    image: adminer:latest</w:delText>
        </w:r>
      </w:del>
    </w:p>
    <w:p w14:paraId="303592E4" w14:textId="4071AE83" w:rsidR="009600FD" w:rsidRPr="007A4601" w:rsidDel="00974EF5" w:rsidRDefault="009600FD" w:rsidP="00974EF5">
      <w:pPr>
        <w:tabs>
          <w:tab w:val="left" w:pos="3200"/>
        </w:tabs>
        <w:spacing w:line="480" w:lineRule="auto"/>
        <w:ind w:left="720" w:firstLine="0"/>
        <w:rPr>
          <w:del w:id="4737" w:author="Cheick Traoré" w:date="2026-01-07T16:26:00Z" w16du:dateUtc="2026-01-07T16:26:00Z"/>
          <w:rFonts w:ascii="Times New Roman" w:hAnsi="Times New Roman" w:cs="Times New Roman"/>
        </w:rPr>
        <w:pPrChange w:id="4738" w:author="Cheick Traoré" w:date="2026-01-07T16:26:00Z" w16du:dateUtc="2026-01-07T16:26:00Z">
          <w:pPr>
            <w:tabs>
              <w:tab w:val="left" w:pos="3200"/>
            </w:tabs>
            <w:spacing w:line="480" w:lineRule="auto"/>
          </w:pPr>
        </w:pPrChange>
      </w:pPr>
      <w:del w:id="4739" w:author="Cheick Traoré" w:date="2026-01-07T16:26:00Z" w16du:dateUtc="2026-01-07T16:26:00Z">
        <w:r w:rsidRPr="007A4601" w:rsidDel="00974EF5">
          <w:rPr>
            <w:rFonts w:ascii="Times New Roman" w:hAnsi="Times New Roman" w:cs="Times New Roman"/>
          </w:rPr>
          <w:delText>    ports:</w:delText>
        </w:r>
      </w:del>
    </w:p>
    <w:p w14:paraId="125104DB" w14:textId="1F9629A3" w:rsidR="009600FD" w:rsidRPr="007A4601" w:rsidDel="00974EF5" w:rsidRDefault="009600FD" w:rsidP="00974EF5">
      <w:pPr>
        <w:tabs>
          <w:tab w:val="left" w:pos="3200"/>
        </w:tabs>
        <w:spacing w:line="480" w:lineRule="auto"/>
        <w:ind w:left="720" w:firstLine="0"/>
        <w:rPr>
          <w:del w:id="4740" w:author="Cheick Traoré" w:date="2026-01-07T16:26:00Z" w16du:dateUtc="2026-01-07T16:26:00Z"/>
          <w:rFonts w:ascii="Times New Roman" w:hAnsi="Times New Roman" w:cs="Times New Roman"/>
          <w:rPrChange w:id="4741" w:author="Cheick Traoré" w:date="2026-01-08T10:20:00Z" w16du:dateUtc="2026-01-08T10:20:00Z">
            <w:rPr>
              <w:del w:id="4742" w:author="Cheick Traoré" w:date="2026-01-07T16:26:00Z" w16du:dateUtc="2026-01-07T16:26:00Z"/>
              <w:rFonts w:ascii="Times New Roman" w:hAnsi="Times New Roman" w:cs="Times New Roman"/>
              <w:lang w:val="en-US"/>
            </w:rPr>
          </w:rPrChange>
        </w:rPr>
        <w:pPrChange w:id="4743" w:author="Cheick Traoré" w:date="2026-01-07T16:26:00Z" w16du:dateUtc="2026-01-07T16:26:00Z">
          <w:pPr>
            <w:tabs>
              <w:tab w:val="left" w:pos="3200"/>
            </w:tabs>
            <w:spacing w:line="480" w:lineRule="auto"/>
          </w:pPr>
        </w:pPrChange>
      </w:pPr>
      <w:del w:id="4744" w:author="Cheick Traoré" w:date="2026-01-07T16:26:00Z" w16du:dateUtc="2026-01-07T16:26:00Z">
        <w:r w:rsidRPr="007A4601" w:rsidDel="00974EF5">
          <w:rPr>
            <w:rFonts w:ascii="Times New Roman" w:hAnsi="Times New Roman" w:cs="Times New Roman"/>
          </w:rPr>
          <w:delText>      </w:delText>
        </w:r>
        <w:r w:rsidRPr="007A4601" w:rsidDel="00974EF5">
          <w:rPr>
            <w:rFonts w:ascii="Times New Roman" w:hAnsi="Times New Roman" w:cs="Times New Roman"/>
            <w:rPrChange w:id="4745" w:author="Cheick Traoré" w:date="2026-01-08T10:20:00Z" w16du:dateUtc="2026-01-08T10:20:00Z">
              <w:rPr>
                <w:rFonts w:ascii="Times New Roman" w:hAnsi="Times New Roman" w:cs="Times New Roman"/>
                <w:lang w:val="en-US"/>
              </w:rPr>
            </w:rPrChange>
          </w:rPr>
          <w:delText>- "8080:8080"</w:delText>
        </w:r>
      </w:del>
    </w:p>
    <w:p w14:paraId="4933F8BC" w14:textId="5EC816EC" w:rsidR="009600FD" w:rsidRPr="007A4601" w:rsidDel="00974EF5" w:rsidRDefault="009600FD" w:rsidP="00974EF5">
      <w:pPr>
        <w:tabs>
          <w:tab w:val="left" w:pos="3200"/>
        </w:tabs>
        <w:spacing w:line="480" w:lineRule="auto"/>
        <w:ind w:left="720" w:firstLine="0"/>
        <w:rPr>
          <w:del w:id="4746" w:author="Cheick Traoré" w:date="2026-01-07T16:26:00Z" w16du:dateUtc="2026-01-07T16:26:00Z"/>
          <w:rFonts w:ascii="Times New Roman" w:hAnsi="Times New Roman" w:cs="Times New Roman"/>
          <w:rPrChange w:id="4747" w:author="Cheick Traoré" w:date="2026-01-08T10:20:00Z" w16du:dateUtc="2026-01-08T10:20:00Z">
            <w:rPr>
              <w:del w:id="4748" w:author="Cheick Traoré" w:date="2026-01-07T16:26:00Z" w16du:dateUtc="2026-01-07T16:26:00Z"/>
              <w:rFonts w:ascii="Times New Roman" w:hAnsi="Times New Roman" w:cs="Times New Roman"/>
              <w:lang w:val="en-US"/>
            </w:rPr>
          </w:rPrChange>
        </w:rPr>
        <w:pPrChange w:id="4749" w:author="Cheick Traoré" w:date="2026-01-07T16:26:00Z" w16du:dateUtc="2026-01-07T16:26:00Z">
          <w:pPr>
            <w:tabs>
              <w:tab w:val="left" w:pos="3200"/>
            </w:tabs>
            <w:spacing w:line="480" w:lineRule="auto"/>
          </w:pPr>
        </w:pPrChange>
      </w:pPr>
      <w:del w:id="4750" w:author="Cheick Traoré" w:date="2026-01-07T16:26:00Z" w16du:dateUtc="2026-01-07T16:26:00Z">
        <w:r w:rsidRPr="007A4601" w:rsidDel="00974EF5">
          <w:rPr>
            <w:rFonts w:ascii="Times New Roman" w:hAnsi="Times New Roman" w:cs="Times New Roman"/>
            <w:rPrChange w:id="4751" w:author="Cheick Traoré" w:date="2026-01-08T10:20:00Z" w16du:dateUtc="2026-01-08T10:20:00Z">
              <w:rPr>
                <w:rFonts w:ascii="Times New Roman" w:hAnsi="Times New Roman" w:cs="Times New Roman"/>
                <w:lang w:val="en-US"/>
              </w:rPr>
            </w:rPrChange>
          </w:rPr>
          <w:delText>  </w:delText>
        </w:r>
      </w:del>
    </w:p>
    <w:p w14:paraId="69DA2075" w14:textId="3D244B3A" w:rsidR="009600FD" w:rsidRPr="007A4601" w:rsidDel="00974EF5" w:rsidRDefault="009600FD" w:rsidP="00974EF5">
      <w:pPr>
        <w:tabs>
          <w:tab w:val="left" w:pos="3200"/>
        </w:tabs>
        <w:spacing w:line="480" w:lineRule="auto"/>
        <w:ind w:left="720" w:firstLine="0"/>
        <w:rPr>
          <w:del w:id="4752" w:author="Cheick Traoré" w:date="2026-01-07T16:26:00Z" w16du:dateUtc="2026-01-07T16:26:00Z"/>
          <w:rFonts w:ascii="Times New Roman" w:hAnsi="Times New Roman" w:cs="Times New Roman"/>
          <w:rPrChange w:id="4753" w:author="Cheick Traoré" w:date="2026-01-08T10:20:00Z" w16du:dateUtc="2026-01-08T10:20:00Z">
            <w:rPr>
              <w:del w:id="4754" w:author="Cheick Traoré" w:date="2026-01-07T16:26:00Z" w16du:dateUtc="2026-01-07T16:26:00Z"/>
              <w:rFonts w:ascii="Times New Roman" w:hAnsi="Times New Roman" w:cs="Times New Roman"/>
              <w:lang w:val="en-US"/>
            </w:rPr>
          </w:rPrChange>
        </w:rPr>
        <w:pPrChange w:id="4755" w:author="Cheick Traoré" w:date="2026-01-07T16:26:00Z" w16du:dateUtc="2026-01-07T16:26:00Z">
          <w:pPr>
            <w:tabs>
              <w:tab w:val="left" w:pos="3200"/>
            </w:tabs>
            <w:spacing w:line="480" w:lineRule="auto"/>
          </w:pPr>
        </w:pPrChange>
      </w:pPr>
      <w:del w:id="4756" w:author="Cheick Traoré" w:date="2026-01-07T16:26:00Z" w16du:dateUtc="2026-01-07T16:26:00Z">
        <w:r w:rsidRPr="007A4601" w:rsidDel="00974EF5">
          <w:rPr>
            <w:rFonts w:ascii="Times New Roman" w:hAnsi="Times New Roman" w:cs="Times New Roman"/>
            <w:rPrChange w:id="4757" w:author="Cheick Traoré" w:date="2026-01-08T10:20:00Z" w16du:dateUtc="2026-01-08T10:20:00Z">
              <w:rPr>
                <w:rFonts w:ascii="Times New Roman" w:hAnsi="Times New Roman" w:cs="Times New Roman"/>
                <w:lang w:val="en-US"/>
              </w:rPr>
            </w:rPrChange>
          </w:rPr>
          <w:delText>  python-api:</w:delText>
        </w:r>
      </w:del>
    </w:p>
    <w:p w14:paraId="701C1260" w14:textId="67FAAEB1" w:rsidR="009600FD" w:rsidRPr="007A4601" w:rsidDel="00974EF5" w:rsidRDefault="009600FD" w:rsidP="00974EF5">
      <w:pPr>
        <w:tabs>
          <w:tab w:val="left" w:pos="3200"/>
        </w:tabs>
        <w:spacing w:line="480" w:lineRule="auto"/>
        <w:ind w:left="720" w:firstLine="0"/>
        <w:rPr>
          <w:del w:id="4758" w:author="Cheick Traoré" w:date="2026-01-07T16:26:00Z" w16du:dateUtc="2026-01-07T16:26:00Z"/>
          <w:rFonts w:ascii="Times New Roman" w:hAnsi="Times New Roman" w:cs="Times New Roman"/>
          <w:rPrChange w:id="4759" w:author="Cheick Traoré" w:date="2026-01-08T10:20:00Z" w16du:dateUtc="2026-01-08T10:20:00Z">
            <w:rPr>
              <w:del w:id="4760" w:author="Cheick Traoré" w:date="2026-01-07T16:26:00Z" w16du:dateUtc="2026-01-07T16:26:00Z"/>
              <w:rFonts w:ascii="Times New Roman" w:hAnsi="Times New Roman" w:cs="Times New Roman"/>
              <w:lang w:val="en-US"/>
            </w:rPr>
          </w:rPrChange>
        </w:rPr>
        <w:pPrChange w:id="4761" w:author="Cheick Traoré" w:date="2026-01-07T16:26:00Z" w16du:dateUtc="2026-01-07T16:26:00Z">
          <w:pPr>
            <w:tabs>
              <w:tab w:val="left" w:pos="3200"/>
            </w:tabs>
            <w:spacing w:line="480" w:lineRule="auto"/>
          </w:pPr>
        </w:pPrChange>
      </w:pPr>
      <w:del w:id="4762" w:author="Cheick Traoré" w:date="2026-01-07T16:26:00Z" w16du:dateUtc="2026-01-07T16:26:00Z">
        <w:r w:rsidRPr="007A4601" w:rsidDel="00974EF5">
          <w:rPr>
            <w:rFonts w:ascii="Times New Roman" w:hAnsi="Times New Roman" w:cs="Times New Roman"/>
            <w:rPrChange w:id="4763" w:author="Cheick Traoré" w:date="2026-01-08T10:20:00Z" w16du:dateUtc="2026-01-08T10:20:00Z">
              <w:rPr>
                <w:rFonts w:ascii="Times New Roman" w:hAnsi="Times New Roman" w:cs="Times New Roman"/>
                <w:lang w:val="en-US"/>
              </w:rPr>
            </w:rPrChange>
          </w:rPr>
          <w:delText>    build: ./backend</w:delText>
        </w:r>
      </w:del>
    </w:p>
    <w:p w14:paraId="7FF9DFF6" w14:textId="5BE55259" w:rsidR="009600FD" w:rsidRPr="002B4BE1" w:rsidDel="00974EF5" w:rsidRDefault="009600FD" w:rsidP="00974EF5">
      <w:pPr>
        <w:tabs>
          <w:tab w:val="left" w:pos="3200"/>
        </w:tabs>
        <w:spacing w:line="480" w:lineRule="auto"/>
        <w:ind w:left="720" w:firstLine="0"/>
        <w:rPr>
          <w:del w:id="4764" w:author="Cheick Traoré" w:date="2026-01-07T16:26:00Z" w16du:dateUtc="2026-01-07T16:26:00Z"/>
          <w:rFonts w:ascii="Times New Roman" w:hAnsi="Times New Roman" w:cs="Times New Roman"/>
          <w:rPrChange w:id="4765" w:author="Cheick Traoré" w:date="2025-12-30T11:56:00Z" w16du:dateUtc="2025-12-30T11:56:00Z">
            <w:rPr>
              <w:del w:id="4766" w:author="Cheick Traoré" w:date="2026-01-07T16:26:00Z" w16du:dateUtc="2026-01-07T16:26:00Z"/>
              <w:rFonts w:ascii="Times New Roman" w:hAnsi="Times New Roman" w:cs="Times New Roman"/>
              <w:lang w:val="en-US"/>
            </w:rPr>
          </w:rPrChange>
        </w:rPr>
        <w:pPrChange w:id="4767" w:author="Cheick Traoré" w:date="2026-01-07T16:26:00Z" w16du:dateUtc="2026-01-07T16:26:00Z">
          <w:pPr>
            <w:tabs>
              <w:tab w:val="left" w:pos="3200"/>
            </w:tabs>
            <w:spacing w:line="480" w:lineRule="auto"/>
          </w:pPr>
        </w:pPrChange>
      </w:pPr>
      <w:del w:id="4768" w:author="Cheick Traoré" w:date="2026-01-07T16:26:00Z" w16du:dateUtc="2026-01-07T16:26:00Z">
        <w:r w:rsidRPr="007A4601" w:rsidDel="00974EF5">
          <w:rPr>
            <w:rFonts w:ascii="Times New Roman" w:hAnsi="Times New Roman" w:cs="Times New Roman"/>
            <w:rPrChange w:id="4769" w:author="Cheick Traoré" w:date="2026-01-08T10:20:00Z" w16du:dateUtc="2026-01-08T10:20:00Z">
              <w:rPr>
                <w:rFonts w:ascii="Times New Roman" w:hAnsi="Times New Roman" w:cs="Times New Roman"/>
                <w:lang w:val="en-US"/>
              </w:rPr>
            </w:rPrChange>
          </w:rPr>
          <w:delText>    </w:delText>
        </w:r>
        <w:r w:rsidRPr="002B4BE1" w:rsidDel="00974EF5">
          <w:rPr>
            <w:rFonts w:ascii="Times New Roman" w:hAnsi="Times New Roman" w:cs="Times New Roman"/>
            <w:rPrChange w:id="4770" w:author="Cheick Traoré" w:date="2025-12-30T11:56:00Z" w16du:dateUtc="2025-12-30T11:56:00Z">
              <w:rPr>
                <w:rFonts w:ascii="Times New Roman" w:hAnsi="Times New Roman" w:cs="Times New Roman"/>
                <w:lang w:val="en-US"/>
              </w:rPr>
            </w:rPrChange>
          </w:rPr>
          <w:delText>depends_on:</w:delText>
        </w:r>
      </w:del>
    </w:p>
    <w:p w14:paraId="3011E092" w14:textId="07950A0F" w:rsidR="009600FD" w:rsidRPr="002B4BE1" w:rsidDel="00974EF5" w:rsidRDefault="009600FD" w:rsidP="00974EF5">
      <w:pPr>
        <w:tabs>
          <w:tab w:val="left" w:pos="3200"/>
        </w:tabs>
        <w:spacing w:line="480" w:lineRule="auto"/>
        <w:ind w:left="720" w:firstLine="0"/>
        <w:rPr>
          <w:del w:id="4771" w:author="Cheick Traoré" w:date="2026-01-07T16:26:00Z" w16du:dateUtc="2026-01-07T16:26:00Z"/>
          <w:rFonts w:ascii="Times New Roman" w:hAnsi="Times New Roman" w:cs="Times New Roman"/>
          <w:rPrChange w:id="4772" w:author="Cheick Traoré" w:date="2025-12-30T11:56:00Z" w16du:dateUtc="2025-12-30T11:56:00Z">
            <w:rPr>
              <w:del w:id="4773" w:author="Cheick Traoré" w:date="2026-01-07T16:26:00Z" w16du:dateUtc="2026-01-07T16:26:00Z"/>
              <w:rFonts w:ascii="Times New Roman" w:hAnsi="Times New Roman" w:cs="Times New Roman"/>
              <w:lang w:val="en-US"/>
            </w:rPr>
          </w:rPrChange>
        </w:rPr>
        <w:pPrChange w:id="4774" w:author="Cheick Traoré" w:date="2026-01-07T16:26:00Z" w16du:dateUtc="2026-01-07T16:26:00Z">
          <w:pPr>
            <w:tabs>
              <w:tab w:val="left" w:pos="3200"/>
            </w:tabs>
            <w:spacing w:line="480" w:lineRule="auto"/>
          </w:pPr>
        </w:pPrChange>
      </w:pPr>
      <w:del w:id="4775" w:author="Cheick Traoré" w:date="2026-01-07T16:26:00Z" w16du:dateUtc="2026-01-07T16:26:00Z">
        <w:r w:rsidRPr="002B4BE1" w:rsidDel="00974EF5">
          <w:rPr>
            <w:rFonts w:ascii="Times New Roman" w:hAnsi="Times New Roman" w:cs="Times New Roman"/>
            <w:rPrChange w:id="4776" w:author="Cheick Traoré" w:date="2025-12-30T11:56:00Z" w16du:dateUtc="2025-12-30T11:56:00Z">
              <w:rPr>
                <w:rFonts w:ascii="Times New Roman" w:hAnsi="Times New Roman" w:cs="Times New Roman"/>
                <w:lang w:val="en-US"/>
              </w:rPr>
            </w:rPrChange>
          </w:rPr>
          <w:delText>      - mysql</w:delText>
        </w:r>
      </w:del>
    </w:p>
    <w:p w14:paraId="38E112C9" w14:textId="1BA3263E" w:rsidR="009600FD" w:rsidRPr="005D7EC5" w:rsidDel="00974EF5" w:rsidRDefault="009600FD" w:rsidP="00974EF5">
      <w:pPr>
        <w:tabs>
          <w:tab w:val="left" w:pos="3200"/>
        </w:tabs>
        <w:spacing w:line="480" w:lineRule="auto"/>
        <w:ind w:left="720" w:firstLine="0"/>
        <w:rPr>
          <w:del w:id="4777" w:author="Cheick Traoré" w:date="2026-01-07T16:26:00Z" w16du:dateUtc="2026-01-07T16:26:00Z"/>
          <w:rFonts w:ascii="Times New Roman" w:hAnsi="Times New Roman" w:cs="Times New Roman"/>
        </w:rPr>
        <w:pPrChange w:id="4778" w:author="Cheick Traoré" w:date="2026-01-07T16:26:00Z" w16du:dateUtc="2026-01-07T16:26:00Z">
          <w:pPr>
            <w:tabs>
              <w:tab w:val="left" w:pos="3200"/>
            </w:tabs>
            <w:spacing w:line="480" w:lineRule="auto"/>
          </w:pPr>
        </w:pPrChange>
      </w:pPr>
      <w:del w:id="4779" w:author="Cheick Traoré" w:date="2026-01-07T16:26:00Z" w16du:dateUtc="2026-01-07T16:26:00Z">
        <w:r w:rsidRPr="002B4BE1" w:rsidDel="00974EF5">
          <w:rPr>
            <w:rFonts w:ascii="Times New Roman" w:hAnsi="Times New Roman" w:cs="Times New Roman"/>
            <w:rPrChange w:id="4780" w:author="Cheick Traoré" w:date="2025-12-30T11:56:00Z" w16du:dateUtc="2025-12-30T11:56:00Z">
              <w:rPr>
                <w:rFonts w:ascii="Times New Roman" w:hAnsi="Times New Roman" w:cs="Times New Roman"/>
                <w:lang w:val="en-US"/>
              </w:rPr>
            </w:rPrChange>
          </w:rPr>
          <w:delText>    </w:delText>
        </w:r>
        <w:r w:rsidRPr="005D7EC5" w:rsidDel="00974EF5">
          <w:rPr>
            <w:rFonts w:ascii="Times New Roman" w:hAnsi="Times New Roman" w:cs="Times New Roman"/>
          </w:rPr>
          <w:delText>environment:</w:delText>
        </w:r>
      </w:del>
    </w:p>
    <w:p w14:paraId="2D9A8961" w14:textId="5CFEE985" w:rsidR="009600FD" w:rsidRPr="005D7EC5" w:rsidDel="00974EF5" w:rsidRDefault="009600FD" w:rsidP="00974EF5">
      <w:pPr>
        <w:tabs>
          <w:tab w:val="left" w:pos="3200"/>
        </w:tabs>
        <w:spacing w:line="480" w:lineRule="auto"/>
        <w:ind w:left="720" w:firstLine="0"/>
        <w:rPr>
          <w:del w:id="4781" w:author="Cheick Traoré" w:date="2026-01-07T16:26:00Z" w16du:dateUtc="2026-01-07T16:26:00Z"/>
          <w:rFonts w:ascii="Times New Roman" w:hAnsi="Times New Roman" w:cs="Times New Roman"/>
        </w:rPr>
        <w:pPrChange w:id="4782" w:author="Cheick Traoré" w:date="2026-01-07T16:26:00Z" w16du:dateUtc="2026-01-07T16:26:00Z">
          <w:pPr>
            <w:tabs>
              <w:tab w:val="left" w:pos="3200"/>
            </w:tabs>
            <w:spacing w:line="480" w:lineRule="auto"/>
          </w:pPr>
        </w:pPrChange>
      </w:pPr>
      <w:del w:id="4783" w:author="Cheick Traoré" w:date="2026-01-07T16:26:00Z" w16du:dateUtc="2026-01-07T16:26:00Z">
        <w:r w:rsidRPr="005D7EC5" w:rsidDel="00974EF5">
          <w:rPr>
            <w:rFonts w:ascii="Times New Roman" w:hAnsi="Times New Roman" w:cs="Times New Roman"/>
          </w:rPr>
          <w:delText>      DB_HOST: mysql</w:delText>
        </w:r>
      </w:del>
    </w:p>
    <w:p w14:paraId="1C951858" w14:textId="3A517AB8" w:rsidR="009600FD" w:rsidRPr="005D7EC5" w:rsidDel="00974EF5" w:rsidRDefault="009600FD" w:rsidP="00974EF5">
      <w:pPr>
        <w:tabs>
          <w:tab w:val="left" w:pos="3200"/>
        </w:tabs>
        <w:spacing w:line="480" w:lineRule="auto"/>
        <w:ind w:left="720" w:firstLine="0"/>
        <w:rPr>
          <w:del w:id="4784" w:author="Cheick Traoré" w:date="2026-01-07T16:26:00Z" w16du:dateUtc="2026-01-07T16:26:00Z"/>
          <w:rFonts w:ascii="Times New Roman" w:hAnsi="Times New Roman" w:cs="Times New Roman"/>
          <w:b/>
          <w:bCs/>
        </w:rPr>
        <w:pPrChange w:id="4785" w:author="Cheick Traoré" w:date="2026-01-07T16:26:00Z" w16du:dateUtc="2026-01-07T16:26:00Z">
          <w:pPr>
            <w:tabs>
              <w:tab w:val="left" w:pos="3200"/>
            </w:tabs>
            <w:spacing w:line="480" w:lineRule="auto"/>
          </w:pPr>
        </w:pPrChange>
      </w:pPr>
      <w:del w:id="4786" w:author="Cheick Traoré" w:date="2026-01-07T16:26:00Z" w16du:dateUtc="2026-01-07T16:26:00Z">
        <w:r w:rsidRPr="005D7EC5" w:rsidDel="00974EF5">
          <w:rPr>
            <w:rFonts w:ascii="Times New Roman" w:hAnsi="Times New Roman" w:cs="Times New Roman"/>
            <w:b/>
            <w:bCs/>
          </w:rPr>
          <w:delText>Automatisation ETL</w:delText>
        </w:r>
      </w:del>
    </w:p>
    <w:p w14:paraId="1ED3B419" w14:textId="6DFAA77D" w:rsidR="009600FD" w:rsidRPr="00AB1D00" w:rsidDel="00974EF5" w:rsidRDefault="009600FD" w:rsidP="00974EF5">
      <w:pPr>
        <w:tabs>
          <w:tab w:val="left" w:pos="3200"/>
        </w:tabs>
        <w:spacing w:line="480" w:lineRule="auto"/>
        <w:ind w:left="720" w:firstLine="0"/>
        <w:rPr>
          <w:del w:id="4787" w:author="Cheick Traoré" w:date="2026-01-07T16:26:00Z" w16du:dateUtc="2026-01-07T16:26:00Z"/>
          <w:rFonts w:ascii="Times New Roman" w:hAnsi="Times New Roman" w:cs="Times New Roman"/>
        </w:rPr>
        <w:pPrChange w:id="4788" w:author="Cheick Traoré" w:date="2026-01-07T16:26:00Z" w16du:dateUtc="2026-01-07T16:26:00Z">
          <w:pPr>
            <w:tabs>
              <w:tab w:val="left" w:pos="3200"/>
            </w:tabs>
            <w:spacing w:line="480" w:lineRule="auto"/>
          </w:pPr>
        </w:pPrChange>
      </w:pPr>
      <w:del w:id="4789" w:author="Cheick Traoré" w:date="2026-01-07T16:26:00Z" w16du:dateUtc="2026-01-07T16:26:00Z">
        <w:r w:rsidRPr="00AB1D00" w:rsidDel="00974EF5">
          <w:rPr>
            <w:rFonts w:ascii="Times New Roman" w:hAnsi="Times New Roman" w:cs="Times New Roman"/>
            <w:b/>
            <w:bCs/>
          </w:rPr>
          <w:delText>Scripts réutilisables</w:delText>
        </w:r>
        <w:r w:rsidRPr="00AB1D00" w:rsidDel="00974EF5">
          <w:rPr>
            <w:rFonts w:ascii="Times New Roman" w:hAnsi="Times New Roman" w:cs="Times New Roman"/>
          </w:rPr>
          <w:delText xml:space="preserve"> :</w:delText>
        </w:r>
      </w:del>
    </w:p>
    <w:p w14:paraId="3AB0EB8A" w14:textId="43F85215" w:rsidR="009600FD" w:rsidRPr="00AB1D00" w:rsidDel="00974EF5" w:rsidRDefault="009600FD" w:rsidP="00974EF5">
      <w:pPr>
        <w:tabs>
          <w:tab w:val="left" w:pos="3200"/>
        </w:tabs>
        <w:spacing w:line="480" w:lineRule="auto"/>
        <w:ind w:left="720" w:firstLine="0"/>
        <w:rPr>
          <w:del w:id="4790" w:author="Cheick Traoré" w:date="2026-01-07T16:26:00Z" w16du:dateUtc="2026-01-07T16:26:00Z"/>
          <w:rFonts w:ascii="Times New Roman" w:hAnsi="Times New Roman" w:cs="Times New Roman"/>
        </w:rPr>
        <w:pPrChange w:id="4791" w:author="Cheick Traoré" w:date="2026-01-07T16:26:00Z" w16du:dateUtc="2026-01-07T16:26:00Z">
          <w:pPr>
            <w:numPr>
              <w:numId w:val="74"/>
            </w:numPr>
            <w:tabs>
              <w:tab w:val="num" w:pos="720"/>
              <w:tab w:val="left" w:pos="3200"/>
            </w:tabs>
            <w:spacing w:line="480" w:lineRule="auto"/>
            <w:ind w:left="720" w:hanging="360"/>
          </w:pPr>
        </w:pPrChange>
      </w:pPr>
      <w:del w:id="4792" w:author="Cheick Traoré" w:date="2026-01-07T16:26:00Z" w16du:dateUtc="2026-01-07T16:26:00Z">
        <w:r w:rsidRPr="00AB1D00" w:rsidDel="00974EF5">
          <w:rPr>
            <w:rFonts w:ascii="Times New Roman" w:hAnsi="Times New Roman" w:cs="Times New Roman"/>
          </w:rPr>
          <w:delText>Fonctions généralisées pour traitement de données</w:delText>
        </w:r>
      </w:del>
    </w:p>
    <w:p w14:paraId="3048D969" w14:textId="2871CA38" w:rsidR="009600FD" w:rsidRPr="00AB1D00" w:rsidDel="00974EF5" w:rsidRDefault="009600FD" w:rsidP="00974EF5">
      <w:pPr>
        <w:tabs>
          <w:tab w:val="left" w:pos="3200"/>
        </w:tabs>
        <w:spacing w:line="480" w:lineRule="auto"/>
        <w:ind w:left="720" w:firstLine="0"/>
        <w:rPr>
          <w:del w:id="4793" w:author="Cheick Traoré" w:date="2026-01-07T16:26:00Z" w16du:dateUtc="2026-01-07T16:26:00Z"/>
          <w:rFonts w:ascii="Times New Roman" w:hAnsi="Times New Roman" w:cs="Times New Roman"/>
        </w:rPr>
        <w:pPrChange w:id="4794" w:author="Cheick Traoré" w:date="2026-01-07T16:26:00Z" w16du:dateUtc="2026-01-07T16:26:00Z">
          <w:pPr>
            <w:numPr>
              <w:numId w:val="74"/>
            </w:numPr>
            <w:tabs>
              <w:tab w:val="num" w:pos="720"/>
              <w:tab w:val="left" w:pos="3200"/>
            </w:tabs>
            <w:spacing w:line="480" w:lineRule="auto"/>
            <w:ind w:left="720" w:hanging="360"/>
          </w:pPr>
        </w:pPrChange>
      </w:pPr>
      <w:del w:id="4795" w:author="Cheick Traoré" w:date="2026-01-07T16:26:00Z" w16du:dateUtc="2026-01-07T16:26:00Z">
        <w:r w:rsidRPr="00AB1D00" w:rsidDel="00974EF5">
          <w:rPr>
            <w:rFonts w:ascii="Times New Roman" w:hAnsi="Times New Roman" w:cs="Times New Roman"/>
          </w:rPr>
          <w:delText>Réduction des interventions manuelles</w:delText>
        </w:r>
      </w:del>
    </w:p>
    <w:p w14:paraId="75C96789" w14:textId="306790F9" w:rsidR="009600FD" w:rsidRPr="00AB1D00" w:rsidDel="00974EF5" w:rsidRDefault="009600FD" w:rsidP="00974EF5">
      <w:pPr>
        <w:tabs>
          <w:tab w:val="left" w:pos="3200"/>
        </w:tabs>
        <w:spacing w:line="480" w:lineRule="auto"/>
        <w:ind w:left="720" w:firstLine="0"/>
        <w:rPr>
          <w:del w:id="4796" w:author="Cheick Traoré" w:date="2026-01-07T16:26:00Z" w16du:dateUtc="2026-01-07T16:26:00Z"/>
          <w:rFonts w:ascii="Times New Roman" w:hAnsi="Times New Roman" w:cs="Times New Roman"/>
        </w:rPr>
        <w:pPrChange w:id="4797" w:author="Cheick Traoré" w:date="2026-01-07T16:26:00Z" w16du:dateUtc="2026-01-07T16:26:00Z">
          <w:pPr>
            <w:numPr>
              <w:numId w:val="74"/>
            </w:numPr>
            <w:tabs>
              <w:tab w:val="num" w:pos="720"/>
              <w:tab w:val="left" w:pos="3200"/>
            </w:tabs>
            <w:spacing w:line="480" w:lineRule="auto"/>
            <w:ind w:left="720" w:hanging="360"/>
          </w:pPr>
        </w:pPrChange>
      </w:pPr>
      <w:del w:id="4798" w:author="Cheick Traoré" w:date="2026-01-07T16:26:00Z" w16du:dateUtc="2026-01-07T16:26:00Z">
        <w:r w:rsidRPr="00AB1D00" w:rsidDel="00974EF5">
          <w:rPr>
            <w:rFonts w:ascii="Times New Roman" w:hAnsi="Times New Roman" w:cs="Times New Roman"/>
          </w:rPr>
          <w:delText>Minimisation des risques d'erreurs</w:delText>
        </w:r>
      </w:del>
    </w:p>
    <w:p w14:paraId="4A95DD2B" w14:textId="10317701" w:rsidR="009600FD" w:rsidRPr="00AB1D00" w:rsidDel="00974EF5" w:rsidRDefault="009600FD" w:rsidP="00974EF5">
      <w:pPr>
        <w:tabs>
          <w:tab w:val="left" w:pos="3200"/>
        </w:tabs>
        <w:spacing w:line="480" w:lineRule="auto"/>
        <w:ind w:left="720" w:firstLine="0"/>
        <w:rPr>
          <w:del w:id="4799" w:author="Cheick Traoré" w:date="2026-01-07T16:26:00Z" w16du:dateUtc="2026-01-07T16:26:00Z"/>
          <w:rFonts w:ascii="Times New Roman" w:hAnsi="Times New Roman" w:cs="Times New Roman"/>
          <w:b/>
          <w:bCs/>
        </w:rPr>
        <w:pPrChange w:id="4800" w:author="Cheick Traoré" w:date="2026-01-07T16:26:00Z" w16du:dateUtc="2026-01-07T16:26:00Z">
          <w:pPr>
            <w:tabs>
              <w:tab w:val="left" w:pos="3200"/>
            </w:tabs>
            <w:spacing w:line="480" w:lineRule="auto"/>
          </w:pPr>
        </w:pPrChange>
      </w:pPr>
      <w:del w:id="4801" w:author="Cheick Traoré" w:date="2026-01-07T16:26:00Z" w16du:dateUtc="2026-01-07T16:26:00Z">
        <w:r w:rsidRPr="00AB1D00" w:rsidDel="00974EF5">
          <w:rPr>
            <w:rFonts w:ascii="Times New Roman" w:hAnsi="Times New Roman" w:cs="Times New Roman"/>
            <w:b/>
            <w:bCs/>
          </w:rPr>
          <w:delText>Développement parallèle</w:delText>
        </w:r>
      </w:del>
    </w:p>
    <w:p w14:paraId="725291C3" w14:textId="5A917B5B" w:rsidR="009600FD" w:rsidRPr="00AB1D00" w:rsidDel="00974EF5" w:rsidRDefault="009600FD" w:rsidP="00974EF5">
      <w:pPr>
        <w:tabs>
          <w:tab w:val="left" w:pos="3200"/>
        </w:tabs>
        <w:spacing w:line="480" w:lineRule="auto"/>
        <w:ind w:left="720" w:firstLine="0"/>
        <w:rPr>
          <w:del w:id="4802" w:author="Cheick Traoré" w:date="2026-01-07T16:26:00Z" w16du:dateUtc="2026-01-07T16:26:00Z"/>
          <w:rFonts w:ascii="Times New Roman" w:hAnsi="Times New Roman" w:cs="Times New Roman"/>
        </w:rPr>
        <w:pPrChange w:id="4803" w:author="Cheick Traoré" w:date="2026-01-07T16:26:00Z" w16du:dateUtc="2026-01-07T16:26:00Z">
          <w:pPr>
            <w:tabs>
              <w:tab w:val="left" w:pos="3200"/>
            </w:tabs>
            <w:spacing w:line="480" w:lineRule="auto"/>
          </w:pPr>
        </w:pPrChange>
      </w:pPr>
      <w:del w:id="4804" w:author="Cheick Traoré" w:date="2026-01-07T16:26:00Z" w16du:dateUtc="2026-01-07T16:26:00Z">
        <w:r w:rsidRPr="00AB1D00" w:rsidDel="00974EF5">
          <w:rPr>
            <w:rFonts w:ascii="Times New Roman" w:hAnsi="Times New Roman" w:cs="Times New Roman"/>
            <w:b/>
            <w:bCs/>
          </w:rPr>
          <w:delText>Organisation du travail</w:delText>
        </w:r>
        <w:r w:rsidRPr="00AB1D00" w:rsidDel="00974EF5">
          <w:rPr>
            <w:rFonts w:ascii="Times New Roman" w:hAnsi="Times New Roman" w:cs="Times New Roman"/>
          </w:rPr>
          <w:delText xml:space="preserve"> :</w:delText>
        </w:r>
      </w:del>
    </w:p>
    <w:p w14:paraId="64AEC931" w14:textId="1A36362A" w:rsidR="009600FD" w:rsidRPr="00AB1D00" w:rsidDel="00974EF5" w:rsidRDefault="009600FD" w:rsidP="00974EF5">
      <w:pPr>
        <w:tabs>
          <w:tab w:val="left" w:pos="3200"/>
        </w:tabs>
        <w:spacing w:line="480" w:lineRule="auto"/>
        <w:ind w:left="720" w:firstLine="0"/>
        <w:rPr>
          <w:del w:id="4805" w:author="Cheick Traoré" w:date="2026-01-07T16:26:00Z" w16du:dateUtc="2026-01-07T16:26:00Z"/>
          <w:rFonts w:ascii="Times New Roman" w:hAnsi="Times New Roman" w:cs="Times New Roman"/>
        </w:rPr>
        <w:pPrChange w:id="4806" w:author="Cheick Traoré" w:date="2026-01-07T16:26:00Z" w16du:dateUtc="2026-01-07T16:26:00Z">
          <w:pPr>
            <w:numPr>
              <w:numId w:val="75"/>
            </w:numPr>
            <w:tabs>
              <w:tab w:val="num" w:pos="720"/>
              <w:tab w:val="left" w:pos="3200"/>
            </w:tabs>
            <w:spacing w:line="480" w:lineRule="auto"/>
            <w:ind w:left="720" w:hanging="360"/>
          </w:pPr>
        </w:pPrChange>
      </w:pPr>
      <w:del w:id="4807" w:author="Cheick Traoré" w:date="2026-01-07T16:26:00Z" w16du:dateUtc="2026-01-07T16:26:00Z">
        <w:r w:rsidRPr="00AB1D00" w:rsidDel="00974EF5">
          <w:rPr>
            <w:rFonts w:ascii="Times New Roman" w:hAnsi="Times New Roman" w:cs="Times New Roman"/>
          </w:rPr>
          <w:delText>Frontend développé indépendamment pendant backend</w:delText>
        </w:r>
      </w:del>
    </w:p>
    <w:p w14:paraId="2069579C" w14:textId="2CC8B683" w:rsidR="009600FD" w:rsidRPr="00AB1D00" w:rsidDel="00974EF5" w:rsidRDefault="009600FD" w:rsidP="00974EF5">
      <w:pPr>
        <w:tabs>
          <w:tab w:val="left" w:pos="3200"/>
        </w:tabs>
        <w:spacing w:line="480" w:lineRule="auto"/>
        <w:ind w:left="720" w:firstLine="0"/>
        <w:rPr>
          <w:del w:id="4808" w:author="Cheick Traoré" w:date="2026-01-07T16:26:00Z" w16du:dateUtc="2026-01-07T16:26:00Z"/>
          <w:rFonts w:ascii="Times New Roman" w:hAnsi="Times New Roman" w:cs="Times New Roman"/>
        </w:rPr>
        <w:pPrChange w:id="4809" w:author="Cheick Traoré" w:date="2026-01-07T16:26:00Z" w16du:dateUtc="2026-01-07T16:26:00Z">
          <w:pPr>
            <w:numPr>
              <w:numId w:val="75"/>
            </w:numPr>
            <w:tabs>
              <w:tab w:val="num" w:pos="720"/>
              <w:tab w:val="left" w:pos="3200"/>
            </w:tabs>
            <w:spacing w:line="480" w:lineRule="auto"/>
            <w:ind w:left="720" w:hanging="360"/>
          </w:pPr>
        </w:pPrChange>
      </w:pPr>
      <w:del w:id="4810" w:author="Cheick Traoré" w:date="2026-01-07T16:26:00Z" w16du:dateUtc="2026-01-07T16:26:00Z">
        <w:r w:rsidRPr="00AB1D00" w:rsidDel="00974EF5">
          <w:rPr>
            <w:rFonts w:ascii="Times New Roman" w:hAnsi="Times New Roman" w:cs="Times New Roman"/>
          </w:rPr>
          <w:delText>API bien documentée pour coordination</w:delText>
        </w:r>
      </w:del>
    </w:p>
    <w:p w14:paraId="0452CA5A" w14:textId="2B0E7D7B" w:rsidR="009600FD" w:rsidRPr="00AB1D00" w:rsidDel="00974EF5" w:rsidRDefault="009600FD" w:rsidP="00974EF5">
      <w:pPr>
        <w:tabs>
          <w:tab w:val="left" w:pos="3200"/>
        </w:tabs>
        <w:spacing w:line="480" w:lineRule="auto"/>
        <w:ind w:left="720" w:firstLine="0"/>
        <w:rPr>
          <w:del w:id="4811" w:author="Cheick Traoré" w:date="2026-01-07T16:26:00Z" w16du:dateUtc="2026-01-07T16:26:00Z"/>
          <w:rFonts w:ascii="Times New Roman" w:hAnsi="Times New Roman" w:cs="Times New Roman"/>
        </w:rPr>
        <w:pPrChange w:id="4812" w:author="Cheick Traoré" w:date="2026-01-07T16:26:00Z" w16du:dateUtc="2026-01-07T16:26:00Z">
          <w:pPr>
            <w:numPr>
              <w:numId w:val="75"/>
            </w:numPr>
            <w:tabs>
              <w:tab w:val="num" w:pos="720"/>
              <w:tab w:val="left" w:pos="3200"/>
            </w:tabs>
            <w:spacing w:line="480" w:lineRule="auto"/>
            <w:ind w:left="720" w:hanging="360"/>
          </w:pPr>
        </w:pPrChange>
      </w:pPr>
      <w:del w:id="4813" w:author="Cheick Traoré" w:date="2026-01-07T16:26:00Z" w16du:dateUtc="2026-01-07T16:26:00Z">
        <w:r w:rsidRPr="00AB1D00" w:rsidDel="00974EF5">
          <w:rPr>
            <w:rFonts w:ascii="Times New Roman" w:hAnsi="Times New Roman" w:cs="Times New Roman"/>
          </w:rPr>
          <w:delText>Tests itératifs sur sous-ensembles de données</w:delText>
        </w:r>
      </w:del>
    </w:p>
    <w:p w14:paraId="77298787" w14:textId="65F0B2DF" w:rsidR="009600FD" w:rsidRPr="00AB1D00" w:rsidDel="00974EF5" w:rsidRDefault="009600FD" w:rsidP="00974EF5">
      <w:pPr>
        <w:tabs>
          <w:tab w:val="left" w:pos="3200"/>
        </w:tabs>
        <w:spacing w:line="480" w:lineRule="auto"/>
        <w:ind w:left="720" w:firstLine="0"/>
        <w:rPr>
          <w:del w:id="4814" w:author="Cheick Traoré" w:date="2026-01-07T16:26:00Z" w16du:dateUtc="2026-01-07T16:26:00Z"/>
          <w:rFonts w:ascii="Times New Roman" w:hAnsi="Times New Roman" w:cs="Times New Roman"/>
          <w:b/>
          <w:bCs/>
        </w:rPr>
        <w:pPrChange w:id="4815" w:author="Cheick Traoré" w:date="2026-01-07T16:26:00Z" w16du:dateUtc="2026-01-07T16:26:00Z">
          <w:pPr>
            <w:tabs>
              <w:tab w:val="left" w:pos="3200"/>
            </w:tabs>
            <w:spacing w:line="480" w:lineRule="auto"/>
          </w:pPr>
        </w:pPrChange>
      </w:pPr>
      <w:del w:id="4816" w:author="Cheick Traoré" w:date="2026-01-07T16:26:00Z" w16du:dateUtc="2026-01-07T16:26:00Z">
        <w:r w:rsidRPr="00AB1D00" w:rsidDel="00974EF5">
          <w:rPr>
            <w:rFonts w:ascii="Times New Roman" w:hAnsi="Times New Roman" w:cs="Times New Roman"/>
            <w:b/>
            <w:bCs/>
          </w:rPr>
          <w:delText>Tests itératifs</w:delText>
        </w:r>
      </w:del>
    </w:p>
    <w:p w14:paraId="0F414606" w14:textId="64CD4F1D" w:rsidR="009600FD" w:rsidRPr="00AB1D00" w:rsidDel="00974EF5" w:rsidRDefault="009600FD" w:rsidP="00974EF5">
      <w:pPr>
        <w:tabs>
          <w:tab w:val="left" w:pos="3200"/>
        </w:tabs>
        <w:spacing w:line="480" w:lineRule="auto"/>
        <w:ind w:left="720" w:firstLine="0"/>
        <w:rPr>
          <w:del w:id="4817" w:author="Cheick Traoré" w:date="2026-01-07T16:26:00Z" w16du:dateUtc="2026-01-07T16:26:00Z"/>
          <w:rFonts w:ascii="Times New Roman" w:hAnsi="Times New Roman" w:cs="Times New Roman"/>
        </w:rPr>
        <w:pPrChange w:id="4818" w:author="Cheick Traoré" w:date="2026-01-07T16:26:00Z" w16du:dateUtc="2026-01-07T16:26:00Z">
          <w:pPr>
            <w:tabs>
              <w:tab w:val="left" w:pos="3200"/>
            </w:tabs>
            <w:spacing w:line="480" w:lineRule="auto"/>
          </w:pPr>
        </w:pPrChange>
      </w:pPr>
      <w:del w:id="4819" w:author="Cheick Traoré" w:date="2026-01-07T16:26:00Z" w16du:dateUtc="2026-01-07T16:26:00Z">
        <w:r w:rsidRPr="00AB1D00" w:rsidDel="00974EF5">
          <w:rPr>
            <w:rFonts w:ascii="Times New Roman" w:hAnsi="Times New Roman" w:cs="Times New Roman"/>
            <w:b/>
            <w:bCs/>
          </w:rPr>
          <w:delText>Stratégie mise en œuvre</w:delText>
        </w:r>
        <w:r w:rsidRPr="00AB1D00" w:rsidDel="00974EF5">
          <w:rPr>
            <w:rFonts w:ascii="Times New Roman" w:hAnsi="Times New Roman" w:cs="Times New Roman"/>
          </w:rPr>
          <w:delText xml:space="preserve"> :</w:delText>
        </w:r>
      </w:del>
    </w:p>
    <w:p w14:paraId="562810F2" w14:textId="336106DE" w:rsidR="009600FD" w:rsidRPr="00AB1D00" w:rsidDel="00974EF5" w:rsidRDefault="009600FD" w:rsidP="00974EF5">
      <w:pPr>
        <w:tabs>
          <w:tab w:val="left" w:pos="3200"/>
        </w:tabs>
        <w:spacing w:line="480" w:lineRule="auto"/>
        <w:ind w:left="720" w:firstLine="0"/>
        <w:rPr>
          <w:del w:id="4820" w:author="Cheick Traoré" w:date="2026-01-07T16:26:00Z" w16du:dateUtc="2026-01-07T16:26:00Z"/>
          <w:rFonts w:ascii="Times New Roman" w:hAnsi="Times New Roman" w:cs="Times New Roman"/>
        </w:rPr>
        <w:pPrChange w:id="4821" w:author="Cheick Traoré" w:date="2026-01-07T16:26:00Z" w16du:dateUtc="2026-01-07T16:26:00Z">
          <w:pPr>
            <w:numPr>
              <w:numId w:val="76"/>
            </w:numPr>
            <w:tabs>
              <w:tab w:val="num" w:pos="720"/>
              <w:tab w:val="left" w:pos="3200"/>
            </w:tabs>
            <w:spacing w:line="480" w:lineRule="auto"/>
            <w:ind w:left="720" w:hanging="360"/>
          </w:pPr>
        </w:pPrChange>
      </w:pPr>
      <w:del w:id="4822" w:author="Cheick Traoré" w:date="2026-01-07T16:26:00Z" w16du:dateUtc="2026-01-07T16:26:00Z">
        <w:r w:rsidRPr="00AB1D00" w:rsidDel="00974EF5">
          <w:rPr>
            <w:rFonts w:ascii="Times New Roman" w:hAnsi="Times New Roman" w:cs="Times New Roman"/>
          </w:rPr>
          <w:delText>Tests sur 1 mois de données</w:delText>
        </w:r>
      </w:del>
    </w:p>
    <w:p w14:paraId="5A1EF9AA" w14:textId="2C514BBD" w:rsidR="009600FD" w:rsidRPr="00AB1D00" w:rsidDel="00974EF5" w:rsidRDefault="009600FD" w:rsidP="00974EF5">
      <w:pPr>
        <w:tabs>
          <w:tab w:val="left" w:pos="3200"/>
        </w:tabs>
        <w:spacing w:line="480" w:lineRule="auto"/>
        <w:ind w:left="720" w:firstLine="0"/>
        <w:rPr>
          <w:del w:id="4823" w:author="Cheick Traoré" w:date="2026-01-07T16:26:00Z" w16du:dateUtc="2026-01-07T16:26:00Z"/>
          <w:rFonts w:ascii="Times New Roman" w:hAnsi="Times New Roman" w:cs="Times New Roman"/>
        </w:rPr>
        <w:pPrChange w:id="4824" w:author="Cheick Traoré" w:date="2026-01-07T16:26:00Z" w16du:dateUtc="2026-01-07T16:26:00Z">
          <w:pPr>
            <w:numPr>
              <w:numId w:val="76"/>
            </w:numPr>
            <w:tabs>
              <w:tab w:val="num" w:pos="720"/>
              <w:tab w:val="left" w:pos="3200"/>
            </w:tabs>
            <w:spacing w:line="480" w:lineRule="auto"/>
            <w:ind w:left="720" w:hanging="360"/>
          </w:pPr>
        </w:pPrChange>
      </w:pPr>
      <w:del w:id="4825" w:author="Cheick Traoré" w:date="2026-01-07T16:26:00Z" w16du:dateUtc="2026-01-07T16:26:00Z">
        <w:r w:rsidRPr="00AB1D00" w:rsidDel="00974EF5">
          <w:rPr>
            <w:rFonts w:ascii="Times New Roman" w:hAnsi="Times New Roman" w:cs="Times New Roman"/>
          </w:rPr>
          <w:delText>Tests sur 1 année de données</w:delText>
        </w:r>
      </w:del>
    </w:p>
    <w:p w14:paraId="715CE238" w14:textId="45D36A60" w:rsidR="009600FD" w:rsidRPr="00AB1D00" w:rsidDel="00974EF5" w:rsidRDefault="009600FD" w:rsidP="00974EF5">
      <w:pPr>
        <w:tabs>
          <w:tab w:val="left" w:pos="3200"/>
        </w:tabs>
        <w:spacing w:line="480" w:lineRule="auto"/>
        <w:ind w:left="720" w:firstLine="0"/>
        <w:rPr>
          <w:del w:id="4826" w:author="Cheick Traoré" w:date="2026-01-07T16:26:00Z" w16du:dateUtc="2026-01-07T16:26:00Z"/>
          <w:rFonts w:ascii="Times New Roman" w:hAnsi="Times New Roman" w:cs="Times New Roman"/>
        </w:rPr>
        <w:pPrChange w:id="4827" w:author="Cheick Traoré" w:date="2026-01-07T16:26:00Z" w16du:dateUtc="2026-01-07T16:26:00Z">
          <w:pPr>
            <w:numPr>
              <w:numId w:val="76"/>
            </w:numPr>
            <w:tabs>
              <w:tab w:val="num" w:pos="720"/>
              <w:tab w:val="left" w:pos="3200"/>
            </w:tabs>
            <w:spacing w:line="480" w:lineRule="auto"/>
            <w:ind w:left="720" w:hanging="360"/>
          </w:pPr>
        </w:pPrChange>
      </w:pPr>
      <w:del w:id="4828" w:author="Cheick Traoré" w:date="2026-01-07T16:26:00Z" w16du:dateUtc="2026-01-07T16:26:00Z">
        <w:r w:rsidRPr="00AB1D00" w:rsidDel="00974EF5">
          <w:rPr>
            <w:rFonts w:ascii="Times New Roman" w:hAnsi="Times New Roman" w:cs="Times New Roman"/>
          </w:rPr>
          <w:delText>Tests sur ensemble complet (10 ans)</w:delText>
        </w:r>
      </w:del>
    </w:p>
    <w:p w14:paraId="135F7B07" w14:textId="5AA4C11C" w:rsidR="009600FD" w:rsidRPr="00AB1D00" w:rsidDel="00974EF5" w:rsidRDefault="009600FD" w:rsidP="00974EF5">
      <w:pPr>
        <w:tabs>
          <w:tab w:val="left" w:pos="3200"/>
        </w:tabs>
        <w:spacing w:line="480" w:lineRule="auto"/>
        <w:ind w:left="720" w:firstLine="0"/>
        <w:rPr>
          <w:del w:id="4829" w:author="Cheick Traoré" w:date="2026-01-07T16:26:00Z" w16du:dateUtc="2026-01-07T16:26:00Z"/>
          <w:rFonts w:ascii="Times New Roman" w:hAnsi="Times New Roman" w:cs="Times New Roman"/>
        </w:rPr>
        <w:pPrChange w:id="4830" w:author="Cheick Traoré" w:date="2026-01-07T16:26:00Z" w16du:dateUtc="2026-01-07T16:26:00Z">
          <w:pPr>
            <w:numPr>
              <w:numId w:val="76"/>
            </w:numPr>
            <w:tabs>
              <w:tab w:val="num" w:pos="720"/>
              <w:tab w:val="left" w:pos="3200"/>
            </w:tabs>
            <w:spacing w:line="480" w:lineRule="auto"/>
            <w:ind w:left="720" w:hanging="360"/>
          </w:pPr>
        </w:pPrChange>
      </w:pPr>
      <w:del w:id="4831" w:author="Cheick Traoré" w:date="2026-01-07T16:26:00Z" w16du:dateUtc="2026-01-07T16:26:00Z">
        <w:r w:rsidRPr="00AB1D00" w:rsidDel="00974EF5">
          <w:rPr>
            <w:rFonts w:ascii="Times New Roman" w:hAnsi="Times New Roman" w:cs="Times New Roman"/>
          </w:rPr>
          <w:delText>Validation avec analystes</w:delText>
        </w:r>
      </w:del>
    </w:p>
    <w:p w14:paraId="14CDEF49" w14:textId="7D914003" w:rsidR="00CC2107" w:rsidRPr="00AB1D00" w:rsidDel="00974EF5" w:rsidRDefault="00CC2107" w:rsidP="00974EF5">
      <w:pPr>
        <w:tabs>
          <w:tab w:val="left" w:pos="3200"/>
        </w:tabs>
        <w:spacing w:line="480" w:lineRule="auto"/>
        <w:ind w:left="720" w:firstLine="0"/>
        <w:rPr>
          <w:del w:id="4832" w:author="Cheick Traoré" w:date="2026-01-07T16:26:00Z" w16du:dateUtc="2026-01-07T16:26:00Z"/>
          <w:rFonts w:ascii="Times New Roman" w:hAnsi="Times New Roman" w:cs="Times New Roman"/>
        </w:rPr>
        <w:pPrChange w:id="4833" w:author="Cheick Traoré" w:date="2026-01-07T16:26:00Z" w16du:dateUtc="2026-01-07T16:26:00Z">
          <w:pPr>
            <w:tabs>
              <w:tab w:val="left" w:pos="3200"/>
            </w:tabs>
            <w:spacing w:line="480" w:lineRule="auto"/>
            <w:ind w:left="720" w:firstLine="0"/>
          </w:pPr>
        </w:pPrChange>
      </w:pPr>
    </w:p>
    <w:p w14:paraId="6D424E61" w14:textId="4851A20F" w:rsidR="00CC2107" w:rsidRPr="00AB1D00" w:rsidDel="00974EF5" w:rsidRDefault="00CC2107" w:rsidP="00974EF5">
      <w:pPr>
        <w:tabs>
          <w:tab w:val="left" w:pos="3200"/>
        </w:tabs>
        <w:spacing w:line="480" w:lineRule="auto"/>
        <w:ind w:left="720" w:firstLine="0"/>
        <w:rPr>
          <w:del w:id="4834" w:author="Cheick Traoré" w:date="2026-01-07T16:26:00Z" w16du:dateUtc="2026-01-07T16:26:00Z"/>
          <w:rFonts w:ascii="Times New Roman" w:hAnsi="Times New Roman" w:cs="Times New Roman"/>
        </w:rPr>
        <w:pPrChange w:id="4835" w:author="Cheick Traoré" w:date="2026-01-07T16:26:00Z" w16du:dateUtc="2026-01-07T16:26:00Z">
          <w:pPr>
            <w:tabs>
              <w:tab w:val="left" w:pos="3200"/>
            </w:tabs>
            <w:spacing w:line="480" w:lineRule="auto"/>
            <w:ind w:left="720" w:firstLine="0"/>
          </w:pPr>
        </w:pPrChange>
      </w:pPr>
    </w:p>
    <w:p w14:paraId="02D8FA62" w14:textId="7EC2F3BC" w:rsidR="00CC2107" w:rsidRPr="00AB1D00" w:rsidDel="00974EF5" w:rsidRDefault="00CC2107" w:rsidP="00974EF5">
      <w:pPr>
        <w:tabs>
          <w:tab w:val="left" w:pos="3200"/>
        </w:tabs>
        <w:spacing w:line="480" w:lineRule="auto"/>
        <w:ind w:left="720" w:firstLine="0"/>
        <w:rPr>
          <w:del w:id="4836" w:author="Cheick Traoré" w:date="2026-01-07T16:26:00Z" w16du:dateUtc="2026-01-07T16:26:00Z"/>
          <w:rFonts w:ascii="Times New Roman" w:hAnsi="Times New Roman" w:cs="Times New Roman"/>
        </w:rPr>
        <w:pPrChange w:id="4837" w:author="Cheick Traoré" w:date="2026-01-07T16:26:00Z" w16du:dateUtc="2026-01-07T16:26:00Z">
          <w:pPr>
            <w:tabs>
              <w:tab w:val="left" w:pos="3200"/>
            </w:tabs>
            <w:spacing w:line="480" w:lineRule="auto"/>
            <w:ind w:left="720" w:firstLine="0"/>
          </w:pPr>
        </w:pPrChange>
      </w:pPr>
    </w:p>
    <w:p w14:paraId="50FF789C" w14:textId="2CAC683A" w:rsidR="009600FD" w:rsidRPr="00E97976" w:rsidDel="00974EF5" w:rsidRDefault="009600FD" w:rsidP="00974EF5">
      <w:pPr>
        <w:tabs>
          <w:tab w:val="left" w:pos="3200"/>
        </w:tabs>
        <w:spacing w:line="480" w:lineRule="auto"/>
        <w:ind w:left="720" w:firstLine="0"/>
        <w:rPr>
          <w:del w:id="4838" w:author="Cheick Traoré" w:date="2026-01-07T16:26:00Z" w16du:dateUtc="2026-01-07T16:26:00Z"/>
          <w:rFonts w:ascii="Times New Roman" w:hAnsi="Times New Roman" w:cs="Times New Roman"/>
          <w:b/>
          <w:bCs/>
          <w:u w:val="single"/>
        </w:rPr>
        <w:pPrChange w:id="4839" w:author="Cheick Traoré" w:date="2026-01-07T16:26:00Z" w16du:dateUtc="2026-01-07T16:26:00Z">
          <w:pPr>
            <w:tabs>
              <w:tab w:val="left" w:pos="3200"/>
            </w:tabs>
            <w:spacing w:line="480" w:lineRule="auto"/>
            <w:ind w:left="11" w:hanging="11"/>
            <w:outlineLvl w:val="1"/>
          </w:pPr>
        </w:pPrChange>
      </w:pPr>
      <w:bookmarkStart w:id="4840" w:name="_Toc217034660"/>
      <w:del w:id="4841" w:author="Cheick Traoré" w:date="2026-01-07T16:26:00Z" w16du:dateUtc="2026-01-07T16:26:00Z">
        <w:r w:rsidRPr="00E97976" w:rsidDel="00974EF5">
          <w:rPr>
            <w:rFonts w:ascii="Times New Roman" w:hAnsi="Times New Roman" w:cs="Times New Roman"/>
            <w:b/>
            <w:bCs/>
            <w:u w:val="single"/>
          </w:rPr>
          <w:delText>Interaction entre les couches</w:delText>
        </w:r>
        <w:bookmarkEnd w:id="4840"/>
        <w:r w:rsidR="00E97976" w:rsidRPr="00E97976" w:rsidDel="00974EF5">
          <w:rPr>
            <w:rFonts w:ascii="Times New Roman" w:hAnsi="Times New Roman" w:cs="Times New Roman"/>
            <w:b/>
            <w:bCs/>
            <w:u w:val="single"/>
          </w:rPr>
          <w:delText> :</w:delText>
        </w:r>
      </w:del>
    </w:p>
    <w:p w14:paraId="25DC9DC6" w14:textId="6D2742F2" w:rsidR="00CC2107" w:rsidRPr="00AB1D00" w:rsidDel="00974EF5" w:rsidRDefault="00CC2107" w:rsidP="00974EF5">
      <w:pPr>
        <w:tabs>
          <w:tab w:val="left" w:pos="3200"/>
        </w:tabs>
        <w:spacing w:line="480" w:lineRule="auto"/>
        <w:ind w:left="720" w:firstLine="0"/>
        <w:rPr>
          <w:del w:id="4842" w:author="Cheick Traoré" w:date="2026-01-07T16:26:00Z" w16du:dateUtc="2026-01-07T16:26:00Z"/>
          <w:rFonts w:ascii="Times New Roman" w:hAnsi="Times New Roman" w:cs="Times New Roman"/>
          <w:b/>
          <w:bCs/>
        </w:rPr>
        <w:pPrChange w:id="4843" w:author="Cheick Traoré" w:date="2026-01-07T16:26:00Z" w16du:dateUtc="2026-01-07T16:26:00Z">
          <w:pPr>
            <w:tabs>
              <w:tab w:val="left" w:pos="3200"/>
            </w:tabs>
            <w:spacing w:line="480" w:lineRule="auto"/>
            <w:ind w:left="11" w:hanging="11"/>
          </w:pPr>
        </w:pPrChange>
      </w:pPr>
    </w:p>
    <w:p w14:paraId="73C2D3EF" w14:textId="164041DE" w:rsidR="009600FD" w:rsidRPr="00AB1D00" w:rsidDel="00974EF5" w:rsidRDefault="009600FD" w:rsidP="00974EF5">
      <w:pPr>
        <w:tabs>
          <w:tab w:val="left" w:pos="3200"/>
        </w:tabs>
        <w:spacing w:line="480" w:lineRule="auto"/>
        <w:ind w:left="720" w:firstLine="0"/>
        <w:rPr>
          <w:del w:id="4844" w:author="Cheick Traoré" w:date="2026-01-07T16:26:00Z" w16du:dateUtc="2026-01-07T16:26:00Z"/>
          <w:rFonts w:ascii="Times New Roman" w:hAnsi="Times New Roman" w:cs="Times New Roman"/>
        </w:rPr>
        <w:pPrChange w:id="4845" w:author="Cheick Traoré" w:date="2026-01-07T16:26:00Z" w16du:dateUtc="2026-01-07T16:26:00Z">
          <w:pPr>
            <w:tabs>
              <w:tab w:val="left" w:pos="3200"/>
            </w:tabs>
            <w:spacing w:line="480" w:lineRule="auto"/>
          </w:pPr>
        </w:pPrChange>
      </w:pPr>
      <w:del w:id="4846" w:author="Cheick Traoré" w:date="2026-01-07T16:26:00Z" w16du:dateUtc="2026-01-07T16:26:00Z">
        <w:r w:rsidRPr="00AB1D00" w:rsidDel="00974EF5">
          <w:rPr>
            <w:rFonts w:ascii="Times New Roman" w:hAnsi="Times New Roman" w:cs="Times New Roman"/>
          </w:rPr>
          <w:delText>FLUX DE REQUÊTE UTILISATEUR</w:delText>
        </w:r>
      </w:del>
    </w:p>
    <w:p w14:paraId="2BF763E0" w14:textId="344706D5" w:rsidR="00AE3F9C" w:rsidDel="00974EF5" w:rsidRDefault="00AE3F9C" w:rsidP="00974EF5">
      <w:pPr>
        <w:tabs>
          <w:tab w:val="left" w:pos="3200"/>
        </w:tabs>
        <w:spacing w:line="480" w:lineRule="auto"/>
        <w:ind w:left="720" w:firstLine="0"/>
        <w:rPr>
          <w:del w:id="4847" w:author="Cheick Traoré" w:date="2026-01-07T16:26:00Z" w16du:dateUtc="2026-01-07T16:26:00Z"/>
          <w:b/>
          <w:bCs/>
          <w:u w:val="single"/>
        </w:rPr>
        <w:pPrChange w:id="4848" w:author="Cheick Traoré" w:date="2026-01-07T16:26:00Z" w16du:dateUtc="2026-01-07T16:26:00Z">
          <w:pPr>
            <w:pStyle w:val="Corpsdetext"/>
            <w:jc w:val="both"/>
          </w:pPr>
        </w:pPrChange>
      </w:pPr>
      <w:del w:id="4849" w:author="Cheick Traoré" w:date="2026-01-07T16:26:00Z" w16du:dateUtc="2026-01-07T16:26:00Z">
        <w:r w:rsidRPr="000B570D" w:rsidDel="00974EF5">
          <w:rPr>
            <w:b/>
            <w:bCs/>
            <w:u w:val="single"/>
          </w:rPr>
          <w:delText>Schema MOT</w:delText>
        </w:r>
        <w:r w:rsidDel="00974EF5">
          <w:rPr>
            <w:b/>
            <w:bCs/>
            <w:u w:val="single"/>
          </w:rPr>
          <w:delText> :</w:delText>
        </w:r>
      </w:del>
    </w:p>
    <w:p w14:paraId="4CBF6044" w14:textId="23DDF638" w:rsidR="00AE3F9C" w:rsidDel="00974EF5" w:rsidRDefault="00AE3F9C" w:rsidP="00974EF5">
      <w:pPr>
        <w:tabs>
          <w:tab w:val="left" w:pos="3200"/>
        </w:tabs>
        <w:spacing w:line="480" w:lineRule="auto"/>
        <w:ind w:left="720" w:firstLine="0"/>
        <w:rPr>
          <w:del w:id="4850" w:author="Cheick Traoré" w:date="2026-01-07T16:26:00Z" w16du:dateUtc="2026-01-07T16:26:00Z"/>
        </w:rPr>
        <w:pPrChange w:id="4851" w:author="Cheick Traoré" w:date="2026-01-07T16:26:00Z" w16du:dateUtc="2026-01-07T16:26:00Z">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1981"/>
        <w:gridCol w:w="2036"/>
        <w:gridCol w:w="1664"/>
        <w:gridCol w:w="1653"/>
      </w:tblGrid>
      <w:tr w:rsidR="00AE3F9C" w:rsidRPr="000B570D" w:rsidDel="00974EF5" w14:paraId="04C7CB9B" w14:textId="39734EE5" w:rsidTr="00DB0AE3">
        <w:trPr>
          <w:trHeight w:val="905"/>
          <w:del w:id="4852" w:author="Cheick Traoré" w:date="2026-01-07T16:26:00Z" w16du:dateUtc="2026-01-07T16:26:00Z"/>
        </w:trPr>
        <w:tc>
          <w:tcPr>
            <w:tcW w:w="0" w:type="auto"/>
            <w:tcMar>
              <w:top w:w="100" w:type="dxa"/>
              <w:left w:w="100" w:type="dxa"/>
              <w:bottom w:w="100" w:type="dxa"/>
              <w:right w:w="100" w:type="dxa"/>
            </w:tcMar>
            <w:hideMark/>
          </w:tcPr>
          <w:p w14:paraId="64DCED03" w14:textId="153B77D8" w:rsidR="00AE3F9C" w:rsidRPr="000B570D" w:rsidDel="00974EF5" w:rsidRDefault="00AE3F9C" w:rsidP="00974EF5">
            <w:pPr>
              <w:tabs>
                <w:tab w:val="left" w:pos="3200"/>
              </w:tabs>
              <w:spacing w:line="480" w:lineRule="auto"/>
              <w:ind w:left="720" w:firstLine="0"/>
              <w:rPr>
                <w:del w:id="4853" w:author="Cheick Traoré" w:date="2026-01-07T16:26:00Z" w16du:dateUtc="2026-01-07T16:26:00Z"/>
                <w:rFonts w:ascii="Times New Roman" w:hAnsi="Times New Roman" w:cs="Times New Roman"/>
                <w:b/>
                <w:bCs/>
              </w:rPr>
              <w:pPrChange w:id="4854" w:author="Cheick Traoré" w:date="2026-01-07T16:26:00Z" w16du:dateUtc="2026-01-07T16:26:00Z">
                <w:pPr/>
              </w:pPrChange>
            </w:pPr>
            <w:del w:id="4855" w:author="Cheick Traoré" w:date="2026-01-07T16:26:00Z" w16du:dateUtc="2026-01-07T16:26:00Z">
              <w:r w:rsidRPr="000B570D" w:rsidDel="00974EF5">
                <w:rPr>
                  <w:rFonts w:ascii="Times New Roman" w:hAnsi="Times New Roman" w:cs="Times New Roman"/>
                  <w:b/>
                  <w:bCs/>
                </w:rPr>
                <w:delText>Traitement</w:delText>
              </w:r>
            </w:del>
          </w:p>
        </w:tc>
        <w:tc>
          <w:tcPr>
            <w:tcW w:w="0" w:type="auto"/>
            <w:tcMar>
              <w:top w:w="100" w:type="dxa"/>
              <w:left w:w="100" w:type="dxa"/>
              <w:bottom w:w="100" w:type="dxa"/>
              <w:right w:w="100" w:type="dxa"/>
            </w:tcMar>
            <w:hideMark/>
          </w:tcPr>
          <w:p w14:paraId="0A7D83E7" w14:textId="25716779" w:rsidR="00AE3F9C" w:rsidRPr="000B570D" w:rsidDel="00974EF5" w:rsidRDefault="00AE3F9C" w:rsidP="00974EF5">
            <w:pPr>
              <w:tabs>
                <w:tab w:val="left" w:pos="3200"/>
              </w:tabs>
              <w:spacing w:line="480" w:lineRule="auto"/>
              <w:ind w:left="720" w:firstLine="0"/>
              <w:rPr>
                <w:del w:id="4856" w:author="Cheick Traoré" w:date="2026-01-07T16:26:00Z" w16du:dateUtc="2026-01-07T16:26:00Z"/>
                <w:rFonts w:ascii="Times New Roman" w:hAnsi="Times New Roman" w:cs="Times New Roman"/>
                <w:b/>
                <w:bCs/>
              </w:rPr>
              <w:pPrChange w:id="4857" w:author="Cheick Traoré" w:date="2026-01-07T16:26:00Z" w16du:dateUtc="2026-01-07T16:26:00Z">
                <w:pPr/>
              </w:pPrChange>
            </w:pPr>
            <w:del w:id="4858" w:author="Cheick Traoré" w:date="2026-01-07T16:26:00Z" w16du:dateUtc="2026-01-07T16:26:00Z">
              <w:r w:rsidRPr="000B570D" w:rsidDel="00974EF5">
                <w:rPr>
                  <w:rFonts w:ascii="Times New Roman" w:hAnsi="Times New Roman" w:cs="Times New Roman"/>
                  <w:b/>
                  <w:bCs/>
                </w:rPr>
                <w:delText>Acteur</w:delText>
              </w:r>
            </w:del>
          </w:p>
        </w:tc>
        <w:tc>
          <w:tcPr>
            <w:tcW w:w="0" w:type="auto"/>
            <w:tcMar>
              <w:top w:w="100" w:type="dxa"/>
              <w:left w:w="100" w:type="dxa"/>
              <w:bottom w:w="100" w:type="dxa"/>
              <w:right w:w="100" w:type="dxa"/>
            </w:tcMar>
            <w:hideMark/>
          </w:tcPr>
          <w:p w14:paraId="0C39F968" w14:textId="0A9B43CF" w:rsidR="00AE3F9C" w:rsidRPr="000B570D" w:rsidDel="00974EF5" w:rsidRDefault="00AE3F9C" w:rsidP="00974EF5">
            <w:pPr>
              <w:tabs>
                <w:tab w:val="left" w:pos="3200"/>
              </w:tabs>
              <w:spacing w:line="480" w:lineRule="auto"/>
              <w:ind w:left="720" w:firstLine="0"/>
              <w:rPr>
                <w:del w:id="4859" w:author="Cheick Traoré" w:date="2026-01-07T16:26:00Z" w16du:dateUtc="2026-01-07T16:26:00Z"/>
                <w:rFonts w:ascii="Times New Roman" w:hAnsi="Times New Roman" w:cs="Times New Roman"/>
                <w:b/>
                <w:bCs/>
              </w:rPr>
              <w:pPrChange w:id="4860" w:author="Cheick Traoré" w:date="2026-01-07T16:26:00Z" w16du:dateUtc="2026-01-07T16:26:00Z">
                <w:pPr/>
              </w:pPrChange>
            </w:pPr>
            <w:del w:id="4861" w:author="Cheick Traoré" w:date="2026-01-07T16:26:00Z" w16du:dateUtc="2026-01-07T16:26:00Z">
              <w:r w:rsidRPr="000B570D" w:rsidDel="00974EF5">
                <w:rPr>
                  <w:rFonts w:ascii="Times New Roman" w:hAnsi="Times New Roman" w:cs="Times New Roman"/>
                  <w:b/>
                  <w:bCs/>
                </w:rPr>
                <w:delText>Moment</w:delText>
              </w:r>
            </w:del>
          </w:p>
        </w:tc>
        <w:tc>
          <w:tcPr>
            <w:tcW w:w="0" w:type="auto"/>
            <w:tcMar>
              <w:top w:w="100" w:type="dxa"/>
              <w:left w:w="100" w:type="dxa"/>
              <w:bottom w:w="100" w:type="dxa"/>
              <w:right w:w="100" w:type="dxa"/>
            </w:tcMar>
            <w:hideMark/>
          </w:tcPr>
          <w:p w14:paraId="2721BF02" w14:textId="01850E2E" w:rsidR="00AE3F9C" w:rsidRPr="000B570D" w:rsidDel="00974EF5" w:rsidRDefault="00AE3F9C" w:rsidP="00974EF5">
            <w:pPr>
              <w:tabs>
                <w:tab w:val="left" w:pos="3200"/>
              </w:tabs>
              <w:spacing w:line="480" w:lineRule="auto"/>
              <w:ind w:left="720" w:firstLine="0"/>
              <w:rPr>
                <w:del w:id="4862" w:author="Cheick Traoré" w:date="2026-01-07T16:26:00Z" w16du:dateUtc="2026-01-07T16:26:00Z"/>
                <w:rFonts w:ascii="Times New Roman" w:hAnsi="Times New Roman" w:cs="Times New Roman"/>
                <w:b/>
                <w:bCs/>
              </w:rPr>
              <w:pPrChange w:id="4863" w:author="Cheick Traoré" w:date="2026-01-07T16:26:00Z" w16du:dateUtc="2026-01-07T16:26:00Z">
                <w:pPr/>
              </w:pPrChange>
            </w:pPr>
            <w:del w:id="4864" w:author="Cheick Traoré" w:date="2026-01-07T16:26:00Z" w16du:dateUtc="2026-01-07T16:26:00Z">
              <w:r w:rsidRPr="000B570D" w:rsidDel="00974EF5">
                <w:rPr>
                  <w:rFonts w:ascii="Times New Roman" w:hAnsi="Times New Roman" w:cs="Times New Roman"/>
                  <w:b/>
                  <w:bCs/>
                </w:rPr>
                <w:delText>Support d’entrée</w:delText>
              </w:r>
            </w:del>
          </w:p>
        </w:tc>
        <w:tc>
          <w:tcPr>
            <w:tcW w:w="0" w:type="auto"/>
            <w:tcMar>
              <w:top w:w="100" w:type="dxa"/>
              <w:left w:w="100" w:type="dxa"/>
              <w:bottom w:w="100" w:type="dxa"/>
              <w:right w:w="100" w:type="dxa"/>
            </w:tcMar>
            <w:hideMark/>
          </w:tcPr>
          <w:p w14:paraId="54A97A5B" w14:textId="687DB41B" w:rsidR="00AE3F9C" w:rsidRPr="000B570D" w:rsidDel="00974EF5" w:rsidRDefault="00AE3F9C" w:rsidP="00974EF5">
            <w:pPr>
              <w:tabs>
                <w:tab w:val="left" w:pos="3200"/>
              </w:tabs>
              <w:spacing w:line="480" w:lineRule="auto"/>
              <w:ind w:left="720" w:firstLine="0"/>
              <w:rPr>
                <w:del w:id="4865" w:author="Cheick Traoré" w:date="2026-01-07T16:26:00Z" w16du:dateUtc="2026-01-07T16:26:00Z"/>
                <w:rFonts w:ascii="Times New Roman" w:hAnsi="Times New Roman" w:cs="Times New Roman"/>
                <w:b/>
                <w:bCs/>
              </w:rPr>
              <w:pPrChange w:id="4866" w:author="Cheick Traoré" w:date="2026-01-07T16:26:00Z" w16du:dateUtc="2026-01-07T16:26:00Z">
                <w:pPr/>
              </w:pPrChange>
            </w:pPr>
            <w:del w:id="4867" w:author="Cheick Traoré" w:date="2026-01-07T16:26:00Z" w16du:dateUtc="2026-01-07T16:26:00Z">
              <w:r w:rsidRPr="000B570D" w:rsidDel="00974EF5">
                <w:rPr>
                  <w:rFonts w:ascii="Times New Roman" w:hAnsi="Times New Roman" w:cs="Times New Roman"/>
                  <w:b/>
                  <w:bCs/>
                </w:rPr>
                <w:delText>Support de sortie</w:delText>
              </w:r>
            </w:del>
          </w:p>
        </w:tc>
      </w:tr>
      <w:tr w:rsidR="00AE3F9C" w:rsidRPr="000B570D" w:rsidDel="00974EF5" w14:paraId="201CDE6A" w14:textId="6BF4A0F4" w:rsidTr="00DB0AE3">
        <w:trPr>
          <w:trHeight w:val="905"/>
          <w:del w:id="4868" w:author="Cheick Traoré" w:date="2026-01-07T16:26:00Z" w16du:dateUtc="2026-01-07T16:26:00Z"/>
        </w:trPr>
        <w:tc>
          <w:tcPr>
            <w:tcW w:w="0" w:type="auto"/>
            <w:tcMar>
              <w:top w:w="100" w:type="dxa"/>
              <w:left w:w="100" w:type="dxa"/>
              <w:bottom w:w="100" w:type="dxa"/>
              <w:right w:w="100" w:type="dxa"/>
            </w:tcMar>
            <w:hideMark/>
          </w:tcPr>
          <w:p w14:paraId="7FDAA4EA" w14:textId="17A67964" w:rsidR="00AE3F9C" w:rsidRPr="000B570D" w:rsidDel="00974EF5" w:rsidRDefault="00AE3F9C" w:rsidP="00974EF5">
            <w:pPr>
              <w:tabs>
                <w:tab w:val="left" w:pos="3200"/>
              </w:tabs>
              <w:spacing w:line="480" w:lineRule="auto"/>
              <w:ind w:left="720" w:firstLine="0"/>
              <w:rPr>
                <w:del w:id="4869" w:author="Cheick Traoré" w:date="2026-01-07T16:26:00Z" w16du:dateUtc="2026-01-07T16:26:00Z"/>
                <w:rFonts w:ascii="Times New Roman" w:hAnsi="Times New Roman" w:cs="Times New Roman"/>
              </w:rPr>
              <w:pPrChange w:id="4870" w:author="Cheick Traoré" w:date="2026-01-07T16:26:00Z" w16du:dateUtc="2026-01-07T16:26:00Z">
                <w:pPr/>
              </w:pPrChange>
            </w:pPr>
            <w:del w:id="4871" w:author="Cheick Traoré" w:date="2026-01-07T16:26:00Z" w16du:dateUtc="2026-01-07T16:26:00Z">
              <w:r w:rsidRPr="000B570D" w:rsidDel="00974EF5">
                <w:rPr>
                  <w:rFonts w:ascii="Times New Roman" w:hAnsi="Times New Roman" w:cs="Times New Roman"/>
                </w:rPr>
                <w:delText>Créer une année</w:delText>
              </w:r>
            </w:del>
          </w:p>
        </w:tc>
        <w:tc>
          <w:tcPr>
            <w:tcW w:w="0" w:type="auto"/>
            <w:tcMar>
              <w:top w:w="100" w:type="dxa"/>
              <w:left w:w="100" w:type="dxa"/>
              <w:bottom w:w="100" w:type="dxa"/>
              <w:right w:w="100" w:type="dxa"/>
            </w:tcMar>
            <w:hideMark/>
          </w:tcPr>
          <w:p w14:paraId="01F59A46" w14:textId="688BAEC4" w:rsidR="00AE3F9C" w:rsidRPr="000B570D" w:rsidDel="00974EF5" w:rsidRDefault="00AE3F9C" w:rsidP="00974EF5">
            <w:pPr>
              <w:tabs>
                <w:tab w:val="left" w:pos="3200"/>
              </w:tabs>
              <w:spacing w:line="480" w:lineRule="auto"/>
              <w:ind w:left="720" w:firstLine="0"/>
              <w:rPr>
                <w:del w:id="4872" w:author="Cheick Traoré" w:date="2026-01-07T16:26:00Z" w16du:dateUtc="2026-01-07T16:26:00Z"/>
                <w:rFonts w:ascii="Times New Roman" w:hAnsi="Times New Roman" w:cs="Times New Roman"/>
              </w:rPr>
              <w:pPrChange w:id="4873" w:author="Cheick Traoré" w:date="2026-01-07T16:26:00Z" w16du:dateUtc="2026-01-07T16:26:00Z">
                <w:pPr/>
              </w:pPrChange>
            </w:pPr>
            <w:del w:id="4874" w:author="Cheick Traoré" w:date="2026-01-07T16:26:00Z" w16du:dateUtc="2026-01-07T16:26:00Z">
              <w:r w:rsidRPr="000B570D" w:rsidDel="00974EF5">
                <w:rPr>
                  <w:rFonts w:ascii="Times New Roman" w:hAnsi="Times New Roman" w:cs="Times New Roman"/>
                </w:rPr>
                <w:delText>Administrateur</w:delText>
              </w:r>
            </w:del>
          </w:p>
        </w:tc>
        <w:tc>
          <w:tcPr>
            <w:tcW w:w="0" w:type="auto"/>
            <w:tcMar>
              <w:top w:w="100" w:type="dxa"/>
              <w:left w:w="100" w:type="dxa"/>
              <w:bottom w:w="100" w:type="dxa"/>
              <w:right w:w="100" w:type="dxa"/>
            </w:tcMar>
            <w:hideMark/>
          </w:tcPr>
          <w:p w14:paraId="462C2D3F" w14:textId="51BC934F" w:rsidR="00AE3F9C" w:rsidRPr="000B570D" w:rsidDel="00974EF5" w:rsidRDefault="00AE3F9C" w:rsidP="00974EF5">
            <w:pPr>
              <w:tabs>
                <w:tab w:val="left" w:pos="3200"/>
              </w:tabs>
              <w:spacing w:line="480" w:lineRule="auto"/>
              <w:ind w:left="720" w:firstLine="0"/>
              <w:rPr>
                <w:del w:id="4875" w:author="Cheick Traoré" w:date="2026-01-07T16:26:00Z" w16du:dateUtc="2026-01-07T16:26:00Z"/>
                <w:rFonts w:ascii="Times New Roman" w:hAnsi="Times New Roman" w:cs="Times New Roman"/>
              </w:rPr>
              <w:pPrChange w:id="4876" w:author="Cheick Traoré" w:date="2026-01-07T16:26:00Z" w16du:dateUtc="2026-01-07T16:26:00Z">
                <w:pPr/>
              </w:pPrChange>
            </w:pPr>
            <w:del w:id="4877" w:author="Cheick Traoré" w:date="2026-01-07T16:26:00Z" w16du:dateUtc="2026-01-07T16:26:00Z">
              <w:r w:rsidRPr="000B570D" w:rsidDel="00974EF5">
                <w:rPr>
                  <w:rFonts w:ascii="Times New Roman" w:hAnsi="Times New Roman" w:cs="Times New Roman"/>
                </w:rPr>
                <w:delText>Début d’exercice</w:delText>
              </w:r>
            </w:del>
          </w:p>
        </w:tc>
        <w:tc>
          <w:tcPr>
            <w:tcW w:w="0" w:type="auto"/>
            <w:tcMar>
              <w:top w:w="100" w:type="dxa"/>
              <w:left w:w="100" w:type="dxa"/>
              <w:bottom w:w="100" w:type="dxa"/>
              <w:right w:w="100" w:type="dxa"/>
            </w:tcMar>
            <w:hideMark/>
          </w:tcPr>
          <w:p w14:paraId="27D09E1C" w14:textId="4A6C0C13" w:rsidR="00AE3F9C" w:rsidRPr="000B570D" w:rsidDel="00974EF5" w:rsidRDefault="00AE3F9C" w:rsidP="00974EF5">
            <w:pPr>
              <w:tabs>
                <w:tab w:val="left" w:pos="3200"/>
              </w:tabs>
              <w:spacing w:line="480" w:lineRule="auto"/>
              <w:ind w:left="720" w:firstLine="0"/>
              <w:rPr>
                <w:del w:id="4878" w:author="Cheick Traoré" w:date="2026-01-07T16:26:00Z" w16du:dateUtc="2026-01-07T16:26:00Z"/>
                <w:rFonts w:ascii="Times New Roman" w:hAnsi="Times New Roman" w:cs="Times New Roman"/>
              </w:rPr>
              <w:pPrChange w:id="4879" w:author="Cheick Traoré" w:date="2026-01-07T16:26:00Z" w16du:dateUtc="2026-01-07T16:26:00Z">
                <w:pPr/>
              </w:pPrChange>
            </w:pPr>
            <w:del w:id="4880" w:author="Cheick Traoré" w:date="2026-01-07T16:26:00Z" w16du:dateUtc="2026-01-07T16:26:00Z">
              <w:r w:rsidRPr="000B570D" w:rsidDel="00974EF5">
                <w:rPr>
                  <w:rFonts w:ascii="Times New Roman" w:hAnsi="Times New Roman" w:cs="Times New Roman"/>
                </w:rPr>
                <w:delText>Formulaire année</w:delText>
              </w:r>
            </w:del>
          </w:p>
        </w:tc>
        <w:tc>
          <w:tcPr>
            <w:tcW w:w="0" w:type="auto"/>
            <w:tcMar>
              <w:top w:w="100" w:type="dxa"/>
              <w:left w:w="100" w:type="dxa"/>
              <w:bottom w:w="100" w:type="dxa"/>
              <w:right w:w="100" w:type="dxa"/>
            </w:tcMar>
            <w:hideMark/>
          </w:tcPr>
          <w:p w14:paraId="094E68F3" w14:textId="2E180E98" w:rsidR="00AE3F9C" w:rsidRPr="000B570D" w:rsidDel="00974EF5" w:rsidRDefault="00AE3F9C" w:rsidP="00974EF5">
            <w:pPr>
              <w:tabs>
                <w:tab w:val="left" w:pos="3200"/>
              </w:tabs>
              <w:spacing w:line="480" w:lineRule="auto"/>
              <w:ind w:left="720" w:firstLine="0"/>
              <w:rPr>
                <w:del w:id="4881" w:author="Cheick Traoré" w:date="2026-01-07T16:26:00Z" w16du:dateUtc="2026-01-07T16:26:00Z"/>
                <w:rFonts w:ascii="Times New Roman" w:hAnsi="Times New Roman" w:cs="Times New Roman"/>
              </w:rPr>
              <w:pPrChange w:id="4882" w:author="Cheick Traoré" w:date="2026-01-07T16:26:00Z" w16du:dateUtc="2026-01-07T16:26:00Z">
                <w:pPr/>
              </w:pPrChange>
            </w:pPr>
            <w:del w:id="4883" w:author="Cheick Traoré" w:date="2026-01-07T16:26:00Z" w16du:dateUtc="2026-01-07T16:26:00Z">
              <w:r w:rsidRPr="000B570D" w:rsidDel="00974EF5">
                <w:rPr>
                  <w:rFonts w:ascii="Times New Roman" w:hAnsi="Times New Roman" w:cs="Times New Roman"/>
                </w:rPr>
                <w:delText>Année enregistrée</w:delText>
              </w:r>
            </w:del>
          </w:p>
        </w:tc>
      </w:tr>
      <w:tr w:rsidR="00AE3F9C" w:rsidRPr="000B570D" w:rsidDel="00974EF5" w14:paraId="54A5B8F5" w14:textId="4BF78284" w:rsidTr="00DB0AE3">
        <w:trPr>
          <w:trHeight w:val="905"/>
          <w:del w:id="4884" w:author="Cheick Traoré" w:date="2026-01-07T16:26:00Z" w16du:dateUtc="2026-01-07T16:26:00Z"/>
        </w:trPr>
        <w:tc>
          <w:tcPr>
            <w:tcW w:w="0" w:type="auto"/>
            <w:tcMar>
              <w:top w:w="100" w:type="dxa"/>
              <w:left w:w="100" w:type="dxa"/>
              <w:bottom w:w="100" w:type="dxa"/>
              <w:right w:w="100" w:type="dxa"/>
            </w:tcMar>
            <w:hideMark/>
          </w:tcPr>
          <w:p w14:paraId="0E8D3B76" w14:textId="22CF9246" w:rsidR="00AE3F9C" w:rsidRPr="000B570D" w:rsidDel="00974EF5" w:rsidRDefault="00AE3F9C" w:rsidP="00974EF5">
            <w:pPr>
              <w:tabs>
                <w:tab w:val="left" w:pos="3200"/>
              </w:tabs>
              <w:spacing w:line="480" w:lineRule="auto"/>
              <w:ind w:left="720" w:firstLine="0"/>
              <w:rPr>
                <w:del w:id="4885" w:author="Cheick Traoré" w:date="2026-01-07T16:26:00Z" w16du:dateUtc="2026-01-07T16:26:00Z"/>
                <w:rFonts w:ascii="Times New Roman" w:hAnsi="Times New Roman" w:cs="Times New Roman"/>
              </w:rPr>
              <w:pPrChange w:id="4886" w:author="Cheick Traoré" w:date="2026-01-07T16:26:00Z" w16du:dateUtc="2026-01-07T16:26:00Z">
                <w:pPr/>
              </w:pPrChange>
            </w:pPr>
            <w:del w:id="4887" w:author="Cheick Traoré" w:date="2026-01-07T16:26:00Z" w16du:dateUtc="2026-01-07T16:26:00Z">
              <w:r w:rsidRPr="000B570D" w:rsidDel="00974EF5">
                <w:rPr>
                  <w:rFonts w:ascii="Times New Roman" w:hAnsi="Times New Roman" w:cs="Times New Roman"/>
                </w:rPr>
                <w:delText>Créer un cadrage</w:delText>
              </w:r>
            </w:del>
          </w:p>
        </w:tc>
        <w:tc>
          <w:tcPr>
            <w:tcW w:w="0" w:type="auto"/>
            <w:tcMar>
              <w:top w:w="100" w:type="dxa"/>
              <w:left w:w="100" w:type="dxa"/>
              <w:bottom w:w="100" w:type="dxa"/>
              <w:right w:w="100" w:type="dxa"/>
            </w:tcMar>
            <w:hideMark/>
          </w:tcPr>
          <w:p w14:paraId="5B2EE51F" w14:textId="102B54FC" w:rsidR="00AE3F9C" w:rsidRPr="000B570D" w:rsidDel="00974EF5" w:rsidRDefault="00AE3F9C" w:rsidP="00974EF5">
            <w:pPr>
              <w:tabs>
                <w:tab w:val="left" w:pos="3200"/>
              </w:tabs>
              <w:spacing w:line="480" w:lineRule="auto"/>
              <w:ind w:left="720" w:firstLine="0"/>
              <w:rPr>
                <w:del w:id="4888" w:author="Cheick Traoré" w:date="2026-01-07T16:26:00Z" w16du:dateUtc="2026-01-07T16:26:00Z"/>
                <w:rFonts w:ascii="Times New Roman" w:hAnsi="Times New Roman" w:cs="Times New Roman"/>
              </w:rPr>
              <w:pPrChange w:id="4889" w:author="Cheick Traoré" w:date="2026-01-07T16:26:00Z" w16du:dateUtc="2026-01-07T16:26:00Z">
                <w:pPr/>
              </w:pPrChange>
            </w:pPr>
            <w:del w:id="4890" w:author="Cheick Traoré" w:date="2026-01-07T16:26:00Z" w16du:dateUtc="2026-01-07T16:26:00Z">
              <w:r w:rsidRPr="000B570D" w:rsidDel="00974EF5">
                <w:rPr>
                  <w:rFonts w:ascii="Times New Roman" w:hAnsi="Times New Roman" w:cs="Times New Roman"/>
                </w:rPr>
                <w:delText>Administrateur</w:delText>
              </w:r>
            </w:del>
          </w:p>
        </w:tc>
        <w:tc>
          <w:tcPr>
            <w:tcW w:w="0" w:type="auto"/>
            <w:tcMar>
              <w:top w:w="100" w:type="dxa"/>
              <w:left w:w="100" w:type="dxa"/>
              <w:bottom w:w="100" w:type="dxa"/>
              <w:right w:w="100" w:type="dxa"/>
            </w:tcMar>
            <w:hideMark/>
          </w:tcPr>
          <w:p w14:paraId="3118CC80" w14:textId="6967FAF2" w:rsidR="00AE3F9C" w:rsidRPr="000B570D" w:rsidDel="00974EF5" w:rsidRDefault="00AE3F9C" w:rsidP="00974EF5">
            <w:pPr>
              <w:tabs>
                <w:tab w:val="left" w:pos="3200"/>
              </w:tabs>
              <w:spacing w:line="480" w:lineRule="auto"/>
              <w:ind w:left="720" w:firstLine="0"/>
              <w:rPr>
                <w:del w:id="4891" w:author="Cheick Traoré" w:date="2026-01-07T16:26:00Z" w16du:dateUtc="2026-01-07T16:26:00Z"/>
                <w:rFonts w:ascii="Times New Roman" w:hAnsi="Times New Roman" w:cs="Times New Roman"/>
              </w:rPr>
              <w:pPrChange w:id="4892" w:author="Cheick Traoré" w:date="2026-01-07T16:26:00Z" w16du:dateUtc="2026-01-07T16:26:00Z">
                <w:pPr/>
              </w:pPrChange>
            </w:pPr>
            <w:del w:id="4893" w:author="Cheick Traoré" w:date="2026-01-07T16:26:00Z" w16du:dateUtc="2026-01-07T16:26:00Z">
              <w:r w:rsidRPr="000B570D" w:rsidDel="00974EF5">
                <w:rPr>
                  <w:rFonts w:ascii="Times New Roman" w:hAnsi="Times New Roman" w:cs="Times New Roman"/>
                </w:rPr>
                <w:delText>À la création d’une année</w:delText>
              </w:r>
            </w:del>
          </w:p>
        </w:tc>
        <w:tc>
          <w:tcPr>
            <w:tcW w:w="0" w:type="auto"/>
            <w:tcMar>
              <w:top w:w="100" w:type="dxa"/>
              <w:left w:w="100" w:type="dxa"/>
              <w:bottom w:w="100" w:type="dxa"/>
              <w:right w:w="100" w:type="dxa"/>
            </w:tcMar>
            <w:hideMark/>
          </w:tcPr>
          <w:p w14:paraId="1F6A161B" w14:textId="551306FB" w:rsidR="00AE3F9C" w:rsidRPr="000B570D" w:rsidDel="00974EF5" w:rsidRDefault="00AE3F9C" w:rsidP="00974EF5">
            <w:pPr>
              <w:tabs>
                <w:tab w:val="left" w:pos="3200"/>
              </w:tabs>
              <w:spacing w:line="480" w:lineRule="auto"/>
              <w:ind w:left="720" w:firstLine="0"/>
              <w:rPr>
                <w:del w:id="4894" w:author="Cheick Traoré" w:date="2026-01-07T16:26:00Z" w16du:dateUtc="2026-01-07T16:26:00Z"/>
                <w:rFonts w:ascii="Times New Roman" w:hAnsi="Times New Roman" w:cs="Times New Roman"/>
              </w:rPr>
              <w:pPrChange w:id="4895" w:author="Cheick Traoré" w:date="2026-01-07T16:26:00Z" w16du:dateUtc="2026-01-07T16:26:00Z">
                <w:pPr/>
              </w:pPrChange>
            </w:pPr>
            <w:del w:id="4896" w:author="Cheick Traoré" w:date="2026-01-07T16:26:00Z" w16du:dateUtc="2026-01-07T16:26:00Z">
              <w:r w:rsidRPr="000B570D" w:rsidDel="00974EF5">
                <w:rPr>
                  <w:rFonts w:ascii="Times New Roman" w:hAnsi="Times New Roman" w:cs="Times New Roman"/>
                </w:rPr>
                <w:delText>Formulaire cadrage</w:delText>
              </w:r>
            </w:del>
          </w:p>
        </w:tc>
        <w:tc>
          <w:tcPr>
            <w:tcW w:w="0" w:type="auto"/>
            <w:tcMar>
              <w:top w:w="100" w:type="dxa"/>
              <w:left w:w="100" w:type="dxa"/>
              <w:bottom w:w="100" w:type="dxa"/>
              <w:right w:w="100" w:type="dxa"/>
            </w:tcMar>
            <w:hideMark/>
          </w:tcPr>
          <w:p w14:paraId="43DEC7D9" w14:textId="55FFA8B1" w:rsidR="00AE3F9C" w:rsidRPr="000B570D" w:rsidDel="00974EF5" w:rsidRDefault="00AE3F9C" w:rsidP="00974EF5">
            <w:pPr>
              <w:tabs>
                <w:tab w:val="left" w:pos="3200"/>
              </w:tabs>
              <w:spacing w:line="480" w:lineRule="auto"/>
              <w:ind w:left="720" w:firstLine="0"/>
              <w:rPr>
                <w:del w:id="4897" w:author="Cheick Traoré" w:date="2026-01-07T16:26:00Z" w16du:dateUtc="2026-01-07T16:26:00Z"/>
                <w:rFonts w:ascii="Times New Roman" w:hAnsi="Times New Roman" w:cs="Times New Roman"/>
              </w:rPr>
              <w:pPrChange w:id="4898" w:author="Cheick Traoré" w:date="2026-01-07T16:26:00Z" w16du:dateUtc="2026-01-07T16:26:00Z">
                <w:pPr/>
              </w:pPrChange>
            </w:pPr>
            <w:del w:id="4899" w:author="Cheick Traoré" w:date="2026-01-07T16:26:00Z" w16du:dateUtc="2026-01-07T16:26:00Z">
              <w:r w:rsidRPr="000B570D" w:rsidDel="00974EF5">
                <w:rPr>
                  <w:rFonts w:ascii="Times New Roman" w:hAnsi="Times New Roman" w:cs="Times New Roman"/>
                </w:rPr>
                <w:delText>Cadrage lié à l’année</w:delText>
              </w:r>
            </w:del>
          </w:p>
        </w:tc>
      </w:tr>
      <w:tr w:rsidR="00AE3F9C" w:rsidRPr="000B570D" w:rsidDel="00974EF5" w14:paraId="46571384" w14:textId="2621FA56" w:rsidTr="00DB0AE3">
        <w:trPr>
          <w:trHeight w:val="1235"/>
          <w:del w:id="4900" w:author="Cheick Traoré" w:date="2026-01-07T16:26:00Z" w16du:dateUtc="2026-01-07T16:26:00Z"/>
        </w:trPr>
        <w:tc>
          <w:tcPr>
            <w:tcW w:w="0" w:type="auto"/>
            <w:tcMar>
              <w:top w:w="100" w:type="dxa"/>
              <w:left w:w="100" w:type="dxa"/>
              <w:bottom w:w="100" w:type="dxa"/>
              <w:right w:w="100" w:type="dxa"/>
            </w:tcMar>
            <w:hideMark/>
          </w:tcPr>
          <w:p w14:paraId="74B562C5" w14:textId="7156D139" w:rsidR="00AE3F9C" w:rsidRPr="000B570D" w:rsidDel="00974EF5" w:rsidRDefault="00AE3F9C" w:rsidP="00974EF5">
            <w:pPr>
              <w:tabs>
                <w:tab w:val="left" w:pos="3200"/>
              </w:tabs>
              <w:spacing w:line="480" w:lineRule="auto"/>
              <w:ind w:left="720" w:firstLine="0"/>
              <w:rPr>
                <w:del w:id="4901" w:author="Cheick Traoré" w:date="2026-01-07T16:26:00Z" w16du:dateUtc="2026-01-07T16:26:00Z"/>
                <w:rFonts w:ascii="Times New Roman" w:hAnsi="Times New Roman" w:cs="Times New Roman"/>
              </w:rPr>
              <w:pPrChange w:id="4902" w:author="Cheick Traoré" w:date="2026-01-07T16:26:00Z" w16du:dateUtc="2026-01-07T16:26:00Z">
                <w:pPr/>
              </w:pPrChange>
            </w:pPr>
            <w:del w:id="4903" w:author="Cheick Traoré" w:date="2026-01-07T16:26:00Z" w16du:dateUtc="2026-01-07T16:26:00Z">
              <w:r w:rsidRPr="000B570D" w:rsidDel="00974EF5">
                <w:rPr>
                  <w:rFonts w:ascii="Times New Roman" w:hAnsi="Times New Roman" w:cs="Times New Roman"/>
                </w:rPr>
                <w:delText>Ajouter un facteur</w:delText>
              </w:r>
            </w:del>
          </w:p>
        </w:tc>
        <w:tc>
          <w:tcPr>
            <w:tcW w:w="0" w:type="auto"/>
            <w:tcMar>
              <w:top w:w="100" w:type="dxa"/>
              <w:left w:w="100" w:type="dxa"/>
              <w:bottom w:w="100" w:type="dxa"/>
              <w:right w:w="100" w:type="dxa"/>
            </w:tcMar>
            <w:hideMark/>
          </w:tcPr>
          <w:p w14:paraId="6D9B229D" w14:textId="2AA57EA8" w:rsidR="00AE3F9C" w:rsidRPr="000B570D" w:rsidDel="00974EF5" w:rsidRDefault="00AE3F9C" w:rsidP="00974EF5">
            <w:pPr>
              <w:tabs>
                <w:tab w:val="left" w:pos="3200"/>
              </w:tabs>
              <w:spacing w:line="480" w:lineRule="auto"/>
              <w:ind w:left="720" w:firstLine="0"/>
              <w:rPr>
                <w:del w:id="4904" w:author="Cheick Traoré" w:date="2026-01-07T16:26:00Z" w16du:dateUtc="2026-01-07T16:26:00Z"/>
                <w:rFonts w:ascii="Times New Roman" w:hAnsi="Times New Roman" w:cs="Times New Roman"/>
              </w:rPr>
              <w:pPrChange w:id="4905" w:author="Cheick Traoré" w:date="2026-01-07T16:26:00Z" w16du:dateUtc="2026-01-07T16:26:00Z">
                <w:pPr/>
              </w:pPrChange>
            </w:pPr>
            <w:del w:id="4906" w:author="Cheick Traoré" w:date="2026-01-07T16:26:00Z" w16du:dateUtc="2026-01-07T16:26:00Z">
              <w:r w:rsidRPr="000B570D" w:rsidDel="00974EF5">
                <w:rPr>
                  <w:rFonts w:ascii="Times New Roman" w:hAnsi="Times New Roman" w:cs="Times New Roman"/>
                </w:rPr>
                <w:delText>Administrateur</w:delText>
              </w:r>
            </w:del>
          </w:p>
        </w:tc>
        <w:tc>
          <w:tcPr>
            <w:tcW w:w="0" w:type="auto"/>
            <w:tcMar>
              <w:top w:w="100" w:type="dxa"/>
              <w:left w:w="100" w:type="dxa"/>
              <w:bottom w:w="100" w:type="dxa"/>
              <w:right w:w="100" w:type="dxa"/>
            </w:tcMar>
            <w:hideMark/>
          </w:tcPr>
          <w:p w14:paraId="738BD565" w14:textId="29F8ABC1" w:rsidR="00AE3F9C" w:rsidRPr="000B570D" w:rsidDel="00974EF5" w:rsidRDefault="00AE3F9C" w:rsidP="00974EF5">
            <w:pPr>
              <w:tabs>
                <w:tab w:val="left" w:pos="3200"/>
              </w:tabs>
              <w:spacing w:line="480" w:lineRule="auto"/>
              <w:ind w:left="720" w:firstLine="0"/>
              <w:rPr>
                <w:del w:id="4907" w:author="Cheick Traoré" w:date="2026-01-07T16:26:00Z" w16du:dateUtc="2026-01-07T16:26:00Z"/>
                <w:rFonts w:ascii="Times New Roman" w:hAnsi="Times New Roman" w:cs="Times New Roman"/>
              </w:rPr>
              <w:pPrChange w:id="4908" w:author="Cheick Traoré" w:date="2026-01-07T16:26:00Z" w16du:dateUtc="2026-01-07T16:26:00Z">
                <w:pPr/>
              </w:pPrChange>
            </w:pPr>
            <w:del w:id="4909" w:author="Cheick Traoré" w:date="2026-01-07T16:26:00Z" w16du:dateUtc="2026-01-07T16:26:00Z">
              <w:r w:rsidRPr="000B570D" w:rsidDel="00974EF5">
                <w:rPr>
                  <w:rFonts w:ascii="Times New Roman" w:hAnsi="Times New Roman" w:cs="Times New Roman"/>
                </w:rPr>
                <w:delText>Paramétrage</w:delText>
              </w:r>
            </w:del>
          </w:p>
        </w:tc>
        <w:tc>
          <w:tcPr>
            <w:tcW w:w="0" w:type="auto"/>
            <w:tcMar>
              <w:top w:w="100" w:type="dxa"/>
              <w:left w:w="100" w:type="dxa"/>
              <w:bottom w:w="100" w:type="dxa"/>
              <w:right w:w="100" w:type="dxa"/>
            </w:tcMar>
            <w:hideMark/>
          </w:tcPr>
          <w:p w14:paraId="56868757" w14:textId="43E1D1D8" w:rsidR="00AE3F9C" w:rsidRPr="000B570D" w:rsidDel="00974EF5" w:rsidRDefault="00AE3F9C" w:rsidP="00974EF5">
            <w:pPr>
              <w:tabs>
                <w:tab w:val="left" w:pos="3200"/>
              </w:tabs>
              <w:spacing w:line="480" w:lineRule="auto"/>
              <w:ind w:left="720" w:firstLine="0"/>
              <w:rPr>
                <w:del w:id="4910" w:author="Cheick Traoré" w:date="2026-01-07T16:26:00Z" w16du:dateUtc="2026-01-07T16:26:00Z"/>
                <w:rFonts w:ascii="Times New Roman" w:hAnsi="Times New Roman" w:cs="Times New Roman"/>
              </w:rPr>
              <w:pPrChange w:id="4911" w:author="Cheick Traoré" w:date="2026-01-07T16:26:00Z" w16du:dateUtc="2026-01-07T16:26:00Z">
                <w:pPr/>
              </w:pPrChange>
            </w:pPr>
            <w:del w:id="4912" w:author="Cheick Traoré" w:date="2026-01-07T16:26:00Z" w16du:dateUtc="2026-01-07T16:26:00Z">
              <w:r w:rsidRPr="000B570D" w:rsidDel="00974EF5">
                <w:rPr>
                  <w:rFonts w:ascii="Times New Roman" w:hAnsi="Times New Roman" w:cs="Times New Roman"/>
                </w:rPr>
                <w:delText>Formulaire facteur</w:delText>
              </w:r>
            </w:del>
          </w:p>
        </w:tc>
        <w:tc>
          <w:tcPr>
            <w:tcW w:w="0" w:type="auto"/>
            <w:tcMar>
              <w:top w:w="100" w:type="dxa"/>
              <w:left w:w="100" w:type="dxa"/>
              <w:bottom w:w="100" w:type="dxa"/>
              <w:right w:w="100" w:type="dxa"/>
            </w:tcMar>
            <w:hideMark/>
          </w:tcPr>
          <w:p w14:paraId="0202F3FE" w14:textId="493C374A" w:rsidR="00AE3F9C" w:rsidRPr="000B570D" w:rsidDel="00974EF5" w:rsidRDefault="00AE3F9C" w:rsidP="00974EF5">
            <w:pPr>
              <w:tabs>
                <w:tab w:val="left" w:pos="3200"/>
              </w:tabs>
              <w:spacing w:line="480" w:lineRule="auto"/>
              <w:ind w:left="720" w:firstLine="0"/>
              <w:rPr>
                <w:del w:id="4913" w:author="Cheick Traoré" w:date="2026-01-07T16:26:00Z" w16du:dateUtc="2026-01-07T16:26:00Z"/>
                <w:rFonts w:ascii="Times New Roman" w:hAnsi="Times New Roman" w:cs="Times New Roman"/>
              </w:rPr>
              <w:pPrChange w:id="4914" w:author="Cheick Traoré" w:date="2026-01-07T16:26:00Z" w16du:dateUtc="2026-01-07T16:26:00Z">
                <w:pPr/>
              </w:pPrChange>
            </w:pPr>
            <w:del w:id="4915" w:author="Cheick Traoré" w:date="2026-01-07T16:26:00Z" w16du:dateUtc="2026-01-07T16:26:00Z">
              <w:r w:rsidRPr="000B570D" w:rsidDel="00974EF5">
                <w:rPr>
                  <w:rFonts w:ascii="Times New Roman" w:hAnsi="Times New Roman" w:cs="Times New Roman"/>
                </w:rPr>
                <w:delText>Facteur associé au cadrage</w:delText>
              </w:r>
            </w:del>
          </w:p>
        </w:tc>
      </w:tr>
      <w:tr w:rsidR="00AE3F9C" w:rsidRPr="000B570D" w:rsidDel="00974EF5" w14:paraId="0C2D2D5A" w14:textId="00AA04B5" w:rsidTr="00DB0AE3">
        <w:trPr>
          <w:trHeight w:val="1235"/>
          <w:del w:id="4916" w:author="Cheick Traoré" w:date="2026-01-07T16:26:00Z" w16du:dateUtc="2026-01-07T16:26:00Z"/>
        </w:trPr>
        <w:tc>
          <w:tcPr>
            <w:tcW w:w="0" w:type="auto"/>
            <w:tcMar>
              <w:top w:w="100" w:type="dxa"/>
              <w:left w:w="100" w:type="dxa"/>
              <w:bottom w:w="100" w:type="dxa"/>
              <w:right w:w="100" w:type="dxa"/>
            </w:tcMar>
            <w:hideMark/>
          </w:tcPr>
          <w:p w14:paraId="15948A4C" w14:textId="008D70AA" w:rsidR="00AE3F9C" w:rsidRPr="000B570D" w:rsidDel="00974EF5" w:rsidRDefault="00AE3F9C" w:rsidP="00974EF5">
            <w:pPr>
              <w:tabs>
                <w:tab w:val="left" w:pos="3200"/>
              </w:tabs>
              <w:spacing w:line="480" w:lineRule="auto"/>
              <w:ind w:left="720" w:firstLine="0"/>
              <w:rPr>
                <w:del w:id="4917" w:author="Cheick Traoré" w:date="2026-01-07T16:26:00Z" w16du:dateUtc="2026-01-07T16:26:00Z"/>
                <w:rFonts w:ascii="Times New Roman" w:hAnsi="Times New Roman" w:cs="Times New Roman"/>
              </w:rPr>
              <w:pPrChange w:id="4918" w:author="Cheick Traoré" w:date="2026-01-07T16:26:00Z" w16du:dateUtc="2026-01-07T16:26:00Z">
                <w:pPr/>
              </w:pPrChange>
            </w:pPr>
            <w:del w:id="4919" w:author="Cheick Traoré" w:date="2026-01-07T16:26:00Z" w16du:dateUtc="2026-01-07T16:26:00Z">
              <w:r w:rsidRPr="000B570D" w:rsidDel="00974EF5">
                <w:rPr>
                  <w:rFonts w:ascii="Times New Roman" w:hAnsi="Times New Roman" w:cs="Times New Roman"/>
                </w:rPr>
                <w:delText>Saisir valeur de facteur</w:delText>
              </w:r>
            </w:del>
          </w:p>
        </w:tc>
        <w:tc>
          <w:tcPr>
            <w:tcW w:w="0" w:type="auto"/>
            <w:tcMar>
              <w:top w:w="100" w:type="dxa"/>
              <w:left w:w="100" w:type="dxa"/>
              <w:bottom w:w="100" w:type="dxa"/>
              <w:right w:w="100" w:type="dxa"/>
            </w:tcMar>
            <w:hideMark/>
          </w:tcPr>
          <w:p w14:paraId="7E8A39D5" w14:textId="4D27DECE" w:rsidR="00AE3F9C" w:rsidRPr="000B570D" w:rsidDel="00974EF5" w:rsidRDefault="00AE3F9C" w:rsidP="00974EF5">
            <w:pPr>
              <w:tabs>
                <w:tab w:val="left" w:pos="3200"/>
              </w:tabs>
              <w:spacing w:line="480" w:lineRule="auto"/>
              <w:ind w:left="720" w:firstLine="0"/>
              <w:rPr>
                <w:del w:id="4920" w:author="Cheick Traoré" w:date="2026-01-07T16:26:00Z" w16du:dateUtc="2026-01-07T16:26:00Z"/>
                <w:rFonts w:ascii="Times New Roman" w:hAnsi="Times New Roman" w:cs="Times New Roman"/>
              </w:rPr>
              <w:pPrChange w:id="4921" w:author="Cheick Traoré" w:date="2026-01-07T16:26:00Z" w16du:dateUtc="2026-01-07T16:26:00Z">
                <w:pPr/>
              </w:pPrChange>
            </w:pPr>
            <w:del w:id="4922" w:author="Cheick Traoré" w:date="2026-01-07T16:26:00Z" w16du:dateUtc="2026-01-07T16:26:00Z">
              <w:r w:rsidRPr="000B570D" w:rsidDel="00974EF5">
                <w:rPr>
                  <w:rFonts w:ascii="Times New Roman" w:hAnsi="Times New Roman" w:cs="Times New Roman"/>
                </w:rPr>
                <w:delText>Analyste</w:delText>
              </w:r>
            </w:del>
          </w:p>
        </w:tc>
        <w:tc>
          <w:tcPr>
            <w:tcW w:w="0" w:type="auto"/>
            <w:tcMar>
              <w:top w:w="100" w:type="dxa"/>
              <w:left w:w="100" w:type="dxa"/>
              <w:bottom w:w="100" w:type="dxa"/>
              <w:right w:w="100" w:type="dxa"/>
            </w:tcMar>
            <w:hideMark/>
          </w:tcPr>
          <w:p w14:paraId="17D99160" w14:textId="0D9B75C2" w:rsidR="00AE3F9C" w:rsidRPr="000B570D" w:rsidDel="00974EF5" w:rsidRDefault="00AE3F9C" w:rsidP="00974EF5">
            <w:pPr>
              <w:tabs>
                <w:tab w:val="left" w:pos="3200"/>
              </w:tabs>
              <w:spacing w:line="480" w:lineRule="auto"/>
              <w:ind w:left="720" w:firstLine="0"/>
              <w:rPr>
                <w:del w:id="4923" w:author="Cheick Traoré" w:date="2026-01-07T16:26:00Z" w16du:dateUtc="2026-01-07T16:26:00Z"/>
                <w:rFonts w:ascii="Times New Roman" w:hAnsi="Times New Roman" w:cs="Times New Roman"/>
              </w:rPr>
              <w:pPrChange w:id="4924" w:author="Cheick Traoré" w:date="2026-01-07T16:26:00Z" w16du:dateUtc="2026-01-07T16:26:00Z">
                <w:pPr/>
              </w:pPrChange>
            </w:pPr>
            <w:del w:id="4925" w:author="Cheick Traoré" w:date="2026-01-07T16:26:00Z" w16du:dateUtc="2026-01-07T16:26:00Z">
              <w:r w:rsidRPr="000B570D" w:rsidDel="00974EF5">
                <w:rPr>
                  <w:rFonts w:ascii="Times New Roman" w:hAnsi="Times New Roman" w:cs="Times New Roman"/>
                </w:rPr>
                <w:delText>Périodiquement</w:delText>
              </w:r>
            </w:del>
          </w:p>
        </w:tc>
        <w:tc>
          <w:tcPr>
            <w:tcW w:w="0" w:type="auto"/>
            <w:tcMar>
              <w:top w:w="100" w:type="dxa"/>
              <w:left w:w="100" w:type="dxa"/>
              <w:bottom w:w="100" w:type="dxa"/>
              <w:right w:w="100" w:type="dxa"/>
            </w:tcMar>
            <w:hideMark/>
          </w:tcPr>
          <w:p w14:paraId="10AAC00F" w14:textId="20014827" w:rsidR="00AE3F9C" w:rsidRPr="000B570D" w:rsidDel="00974EF5" w:rsidRDefault="00AE3F9C" w:rsidP="00974EF5">
            <w:pPr>
              <w:tabs>
                <w:tab w:val="left" w:pos="3200"/>
              </w:tabs>
              <w:spacing w:line="480" w:lineRule="auto"/>
              <w:ind w:left="720" w:firstLine="0"/>
              <w:rPr>
                <w:del w:id="4926" w:author="Cheick Traoré" w:date="2026-01-07T16:26:00Z" w16du:dateUtc="2026-01-07T16:26:00Z"/>
                <w:rFonts w:ascii="Times New Roman" w:hAnsi="Times New Roman" w:cs="Times New Roman"/>
              </w:rPr>
              <w:pPrChange w:id="4927" w:author="Cheick Traoré" w:date="2026-01-07T16:26:00Z" w16du:dateUtc="2026-01-07T16:26:00Z">
                <w:pPr/>
              </w:pPrChange>
            </w:pPr>
            <w:del w:id="4928" w:author="Cheick Traoré" w:date="2026-01-07T16:26:00Z" w16du:dateUtc="2026-01-07T16:26:00Z">
              <w:r w:rsidRPr="000B570D" w:rsidDel="00974EF5">
                <w:rPr>
                  <w:rFonts w:ascii="Times New Roman" w:hAnsi="Times New Roman" w:cs="Times New Roman"/>
                </w:rPr>
                <w:delText>Formulaire valeur facteur</w:delText>
              </w:r>
            </w:del>
          </w:p>
        </w:tc>
        <w:tc>
          <w:tcPr>
            <w:tcW w:w="0" w:type="auto"/>
            <w:tcMar>
              <w:top w:w="100" w:type="dxa"/>
              <w:left w:w="100" w:type="dxa"/>
              <w:bottom w:w="100" w:type="dxa"/>
              <w:right w:w="100" w:type="dxa"/>
            </w:tcMar>
            <w:hideMark/>
          </w:tcPr>
          <w:p w14:paraId="0196AB10" w14:textId="6C39CE3E" w:rsidR="00AE3F9C" w:rsidRPr="000B570D" w:rsidDel="00974EF5" w:rsidRDefault="00AE3F9C" w:rsidP="00974EF5">
            <w:pPr>
              <w:tabs>
                <w:tab w:val="left" w:pos="3200"/>
              </w:tabs>
              <w:spacing w:line="480" w:lineRule="auto"/>
              <w:ind w:left="720" w:firstLine="0"/>
              <w:rPr>
                <w:del w:id="4929" w:author="Cheick Traoré" w:date="2026-01-07T16:26:00Z" w16du:dateUtc="2026-01-07T16:26:00Z"/>
                <w:rFonts w:ascii="Times New Roman" w:hAnsi="Times New Roman" w:cs="Times New Roman"/>
              </w:rPr>
              <w:pPrChange w:id="4930" w:author="Cheick Traoré" w:date="2026-01-07T16:26:00Z" w16du:dateUtc="2026-01-07T16:26:00Z">
                <w:pPr/>
              </w:pPrChange>
            </w:pPr>
            <w:del w:id="4931" w:author="Cheick Traoré" w:date="2026-01-07T16:26:00Z" w16du:dateUtc="2026-01-07T16:26:00Z">
              <w:r w:rsidRPr="000B570D" w:rsidDel="00974EF5">
                <w:rPr>
                  <w:rFonts w:ascii="Times New Roman" w:hAnsi="Times New Roman" w:cs="Times New Roman"/>
                </w:rPr>
                <w:delText>Valeur enregistrée</w:delText>
              </w:r>
            </w:del>
          </w:p>
        </w:tc>
      </w:tr>
      <w:tr w:rsidR="00AE3F9C" w:rsidRPr="000B570D" w:rsidDel="00974EF5" w14:paraId="59AD5C2A" w14:textId="19242F9F" w:rsidTr="00DB0AE3">
        <w:trPr>
          <w:trHeight w:val="905"/>
          <w:del w:id="4932" w:author="Cheick Traoré" w:date="2026-01-07T16:26:00Z" w16du:dateUtc="2026-01-07T16:26:00Z"/>
        </w:trPr>
        <w:tc>
          <w:tcPr>
            <w:tcW w:w="0" w:type="auto"/>
            <w:tcMar>
              <w:top w:w="100" w:type="dxa"/>
              <w:left w:w="100" w:type="dxa"/>
              <w:bottom w:w="100" w:type="dxa"/>
              <w:right w:w="100" w:type="dxa"/>
            </w:tcMar>
            <w:hideMark/>
          </w:tcPr>
          <w:p w14:paraId="3C319370" w14:textId="158341B0" w:rsidR="00AE3F9C" w:rsidRPr="000B570D" w:rsidDel="00974EF5" w:rsidRDefault="00AE3F9C" w:rsidP="00974EF5">
            <w:pPr>
              <w:tabs>
                <w:tab w:val="left" w:pos="3200"/>
              </w:tabs>
              <w:spacing w:line="480" w:lineRule="auto"/>
              <w:ind w:left="720" w:firstLine="0"/>
              <w:rPr>
                <w:del w:id="4933" w:author="Cheick Traoré" w:date="2026-01-07T16:26:00Z" w16du:dateUtc="2026-01-07T16:26:00Z"/>
                <w:rFonts w:ascii="Times New Roman" w:hAnsi="Times New Roman" w:cs="Times New Roman"/>
              </w:rPr>
              <w:pPrChange w:id="4934" w:author="Cheick Traoré" w:date="2026-01-07T16:26:00Z" w16du:dateUtc="2026-01-07T16:26:00Z">
                <w:pPr/>
              </w:pPrChange>
            </w:pPr>
            <w:del w:id="4935" w:author="Cheick Traoré" w:date="2026-01-07T16:26:00Z" w16du:dateUtc="2026-01-07T16:26:00Z">
              <w:r w:rsidRPr="000B570D" w:rsidDel="00974EF5">
                <w:rPr>
                  <w:rFonts w:ascii="Times New Roman" w:hAnsi="Times New Roman" w:cs="Times New Roman"/>
                </w:rPr>
                <w:delText>Créer une rubrique</w:delText>
              </w:r>
            </w:del>
          </w:p>
        </w:tc>
        <w:tc>
          <w:tcPr>
            <w:tcW w:w="0" w:type="auto"/>
            <w:tcMar>
              <w:top w:w="100" w:type="dxa"/>
              <w:left w:w="100" w:type="dxa"/>
              <w:bottom w:w="100" w:type="dxa"/>
              <w:right w:w="100" w:type="dxa"/>
            </w:tcMar>
            <w:hideMark/>
          </w:tcPr>
          <w:p w14:paraId="54F20870" w14:textId="677BBDAD" w:rsidR="00AE3F9C" w:rsidRPr="000B570D" w:rsidDel="00974EF5" w:rsidRDefault="00AE3F9C" w:rsidP="00974EF5">
            <w:pPr>
              <w:tabs>
                <w:tab w:val="left" w:pos="3200"/>
              </w:tabs>
              <w:spacing w:line="480" w:lineRule="auto"/>
              <w:ind w:left="720" w:firstLine="0"/>
              <w:rPr>
                <w:del w:id="4936" w:author="Cheick Traoré" w:date="2026-01-07T16:26:00Z" w16du:dateUtc="2026-01-07T16:26:00Z"/>
                <w:rFonts w:ascii="Times New Roman" w:hAnsi="Times New Roman" w:cs="Times New Roman"/>
              </w:rPr>
              <w:pPrChange w:id="4937" w:author="Cheick Traoré" w:date="2026-01-07T16:26:00Z" w16du:dateUtc="2026-01-07T16:26:00Z">
                <w:pPr/>
              </w:pPrChange>
            </w:pPr>
            <w:del w:id="4938" w:author="Cheick Traoré" w:date="2026-01-07T16:26:00Z" w16du:dateUtc="2026-01-07T16:26:00Z">
              <w:r w:rsidRPr="000B570D" w:rsidDel="00974EF5">
                <w:rPr>
                  <w:rFonts w:ascii="Times New Roman" w:hAnsi="Times New Roman" w:cs="Times New Roman"/>
                </w:rPr>
                <w:delText>Administrateur</w:delText>
              </w:r>
            </w:del>
          </w:p>
        </w:tc>
        <w:tc>
          <w:tcPr>
            <w:tcW w:w="0" w:type="auto"/>
            <w:tcMar>
              <w:top w:w="100" w:type="dxa"/>
              <w:left w:w="100" w:type="dxa"/>
              <w:bottom w:w="100" w:type="dxa"/>
              <w:right w:w="100" w:type="dxa"/>
            </w:tcMar>
            <w:hideMark/>
          </w:tcPr>
          <w:p w14:paraId="643AA3A0" w14:textId="112878CB" w:rsidR="00AE3F9C" w:rsidRPr="000B570D" w:rsidDel="00974EF5" w:rsidRDefault="00AE3F9C" w:rsidP="00974EF5">
            <w:pPr>
              <w:tabs>
                <w:tab w:val="left" w:pos="3200"/>
              </w:tabs>
              <w:spacing w:line="480" w:lineRule="auto"/>
              <w:ind w:left="720" w:firstLine="0"/>
              <w:rPr>
                <w:del w:id="4939" w:author="Cheick Traoré" w:date="2026-01-07T16:26:00Z" w16du:dateUtc="2026-01-07T16:26:00Z"/>
                <w:rFonts w:ascii="Times New Roman" w:hAnsi="Times New Roman" w:cs="Times New Roman"/>
              </w:rPr>
              <w:pPrChange w:id="4940" w:author="Cheick Traoré" w:date="2026-01-07T16:26:00Z" w16du:dateUtc="2026-01-07T16:26:00Z">
                <w:pPr/>
              </w:pPrChange>
            </w:pPr>
            <w:del w:id="4941" w:author="Cheick Traoré" w:date="2026-01-07T16:26:00Z" w16du:dateUtc="2026-01-07T16:26:00Z">
              <w:r w:rsidRPr="000B570D" w:rsidDel="00974EF5">
                <w:rPr>
                  <w:rFonts w:ascii="Times New Roman" w:hAnsi="Times New Roman" w:cs="Times New Roman"/>
                </w:rPr>
                <w:delText>Paramétrage</w:delText>
              </w:r>
            </w:del>
          </w:p>
        </w:tc>
        <w:tc>
          <w:tcPr>
            <w:tcW w:w="0" w:type="auto"/>
            <w:tcMar>
              <w:top w:w="100" w:type="dxa"/>
              <w:left w:w="100" w:type="dxa"/>
              <w:bottom w:w="100" w:type="dxa"/>
              <w:right w:w="100" w:type="dxa"/>
            </w:tcMar>
            <w:hideMark/>
          </w:tcPr>
          <w:p w14:paraId="38A42364" w14:textId="58AEC4EF" w:rsidR="00AE3F9C" w:rsidRPr="000B570D" w:rsidDel="00974EF5" w:rsidRDefault="00AE3F9C" w:rsidP="00974EF5">
            <w:pPr>
              <w:tabs>
                <w:tab w:val="left" w:pos="3200"/>
              </w:tabs>
              <w:spacing w:line="480" w:lineRule="auto"/>
              <w:ind w:left="720" w:firstLine="0"/>
              <w:rPr>
                <w:del w:id="4942" w:author="Cheick Traoré" w:date="2026-01-07T16:26:00Z" w16du:dateUtc="2026-01-07T16:26:00Z"/>
                <w:rFonts w:ascii="Times New Roman" w:hAnsi="Times New Roman" w:cs="Times New Roman"/>
              </w:rPr>
              <w:pPrChange w:id="4943" w:author="Cheick Traoré" w:date="2026-01-07T16:26:00Z" w16du:dateUtc="2026-01-07T16:26:00Z">
                <w:pPr/>
              </w:pPrChange>
            </w:pPr>
            <w:del w:id="4944" w:author="Cheick Traoré" w:date="2026-01-07T16:26:00Z" w16du:dateUtc="2026-01-07T16:26:00Z">
              <w:r w:rsidRPr="000B570D" w:rsidDel="00974EF5">
                <w:rPr>
                  <w:rFonts w:ascii="Times New Roman" w:hAnsi="Times New Roman" w:cs="Times New Roman"/>
                </w:rPr>
                <w:delText>Formulaire rubrique</w:delText>
              </w:r>
            </w:del>
          </w:p>
        </w:tc>
        <w:tc>
          <w:tcPr>
            <w:tcW w:w="0" w:type="auto"/>
            <w:tcMar>
              <w:top w:w="100" w:type="dxa"/>
              <w:left w:w="100" w:type="dxa"/>
              <w:bottom w:w="100" w:type="dxa"/>
              <w:right w:w="100" w:type="dxa"/>
            </w:tcMar>
            <w:hideMark/>
          </w:tcPr>
          <w:p w14:paraId="0BEE8D3F" w14:textId="43C5DFB6" w:rsidR="00AE3F9C" w:rsidRPr="000B570D" w:rsidDel="00974EF5" w:rsidRDefault="00AE3F9C" w:rsidP="00974EF5">
            <w:pPr>
              <w:tabs>
                <w:tab w:val="left" w:pos="3200"/>
              </w:tabs>
              <w:spacing w:line="480" w:lineRule="auto"/>
              <w:ind w:left="720" w:firstLine="0"/>
              <w:rPr>
                <w:del w:id="4945" w:author="Cheick Traoré" w:date="2026-01-07T16:26:00Z" w16du:dateUtc="2026-01-07T16:26:00Z"/>
                <w:rFonts w:ascii="Times New Roman" w:hAnsi="Times New Roman" w:cs="Times New Roman"/>
              </w:rPr>
              <w:pPrChange w:id="4946" w:author="Cheick Traoré" w:date="2026-01-07T16:26:00Z" w16du:dateUtc="2026-01-07T16:26:00Z">
                <w:pPr/>
              </w:pPrChange>
            </w:pPr>
            <w:del w:id="4947" w:author="Cheick Traoré" w:date="2026-01-07T16:26:00Z" w16du:dateUtc="2026-01-07T16:26:00Z">
              <w:r w:rsidRPr="000B570D" w:rsidDel="00974EF5">
                <w:rPr>
                  <w:rFonts w:ascii="Times New Roman" w:hAnsi="Times New Roman" w:cs="Times New Roman"/>
                </w:rPr>
                <w:delText>Rubrique structurée</w:delText>
              </w:r>
            </w:del>
          </w:p>
        </w:tc>
      </w:tr>
      <w:tr w:rsidR="00AE3F9C" w:rsidRPr="000B570D" w:rsidDel="00974EF5" w14:paraId="35A1B3DB" w14:textId="1103C62B" w:rsidTr="00DB0AE3">
        <w:trPr>
          <w:trHeight w:val="1235"/>
          <w:del w:id="4948" w:author="Cheick Traoré" w:date="2026-01-07T16:26:00Z" w16du:dateUtc="2026-01-07T16:26:00Z"/>
        </w:trPr>
        <w:tc>
          <w:tcPr>
            <w:tcW w:w="0" w:type="auto"/>
            <w:tcMar>
              <w:top w:w="100" w:type="dxa"/>
              <w:left w:w="100" w:type="dxa"/>
              <w:bottom w:w="100" w:type="dxa"/>
              <w:right w:w="100" w:type="dxa"/>
            </w:tcMar>
            <w:hideMark/>
          </w:tcPr>
          <w:p w14:paraId="6AB58C86" w14:textId="1C43ACD2" w:rsidR="00AE3F9C" w:rsidRPr="000B570D" w:rsidDel="00974EF5" w:rsidRDefault="00AE3F9C" w:rsidP="00974EF5">
            <w:pPr>
              <w:tabs>
                <w:tab w:val="left" w:pos="3200"/>
              </w:tabs>
              <w:spacing w:line="480" w:lineRule="auto"/>
              <w:ind w:left="720" w:firstLine="0"/>
              <w:rPr>
                <w:del w:id="4949" w:author="Cheick Traoré" w:date="2026-01-07T16:26:00Z" w16du:dateUtc="2026-01-07T16:26:00Z"/>
                <w:rFonts w:ascii="Times New Roman" w:hAnsi="Times New Roman" w:cs="Times New Roman"/>
              </w:rPr>
              <w:pPrChange w:id="4950" w:author="Cheick Traoré" w:date="2026-01-07T16:26:00Z" w16du:dateUtc="2026-01-07T16:26:00Z">
                <w:pPr/>
              </w:pPrChange>
            </w:pPr>
            <w:del w:id="4951" w:author="Cheick Traoré" w:date="2026-01-07T16:26:00Z" w16du:dateUtc="2026-01-07T16:26:00Z">
              <w:r w:rsidRPr="000B570D" w:rsidDel="00974EF5">
                <w:rPr>
                  <w:rFonts w:ascii="Times New Roman" w:hAnsi="Times New Roman" w:cs="Times New Roman"/>
                </w:rPr>
                <w:delText>Saisir hypothèse</w:delText>
              </w:r>
            </w:del>
          </w:p>
        </w:tc>
        <w:tc>
          <w:tcPr>
            <w:tcW w:w="0" w:type="auto"/>
            <w:tcMar>
              <w:top w:w="100" w:type="dxa"/>
              <w:left w:w="100" w:type="dxa"/>
              <w:bottom w:w="100" w:type="dxa"/>
              <w:right w:w="100" w:type="dxa"/>
            </w:tcMar>
            <w:hideMark/>
          </w:tcPr>
          <w:p w14:paraId="51DCE5A4" w14:textId="6B49C7C2" w:rsidR="00AE3F9C" w:rsidRPr="000B570D" w:rsidDel="00974EF5" w:rsidRDefault="00AE3F9C" w:rsidP="00974EF5">
            <w:pPr>
              <w:tabs>
                <w:tab w:val="left" w:pos="3200"/>
              </w:tabs>
              <w:spacing w:line="480" w:lineRule="auto"/>
              <w:ind w:left="720" w:firstLine="0"/>
              <w:rPr>
                <w:del w:id="4952" w:author="Cheick Traoré" w:date="2026-01-07T16:26:00Z" w16du:dateUtc="2026-01-07T16:26:00Z"/>
                <w:rFonts w:ascii="Times New Roman" w:hAnsi="Times New Roman" w:cs="Times New Roman"/>
              </w:rPr>
              <w:pPrChange w:id="4953" w:author="Cheick Traoré" w:date="2026-01-07T16:26:00Z" w16du:dateUtc="2026-01-07T16:26:00Z">
                <w:pPr/>
              </w:pPrChange>
            </w:pPr>
            <w:del w:id="4954" w:author="Cheick Traoré" w:date="2026-01-07T16:26:00Z" w16du:dateUtc="2026-01-07T16:26:00Z">
              <w:r w:rsidRPr="000B570D" w:rsidDel="00974EF5">
                <w:rPr>
                  <w:rFonts w:ascii="Times New Roman" w:hAnsi="Times New Roman" w:cs="Times New Roman"/>
                </w:rPr>
                <w:delText>Analyste</w:delText>
              </w:r>
            </w:del>
          </w:p>
        </w:tc>
        <w:tc>
          <w:tcPr>
            <w:tcW w:w="0" w:type="auto"/>
            <w:tcMar>
              <w:top w:w="100" w:type="dxa"/>
              <w:left w:w="100" w:type="dxa"/>
              <w:bottom w:w="100" w:type="dxa"/>
              <w:right w:w="100" w:type="dxa"/>
            </w:tcMar>
            <w:hideMark/>
          </w:tcPr>
          <w:p w14:paraId="2262B32D" w14:textId="088144A8" w:rsidR="00AE3F9C" w:rsidRPr="000B570D" w:rsidDel="00974EF5" w:rsidRDefault="00AE3F9C" w:rsidP="00974EF5">
            <w:pPr>
              <w:tabs>
                <w:tab w:val="left" w:pos="3200"/>
              </w:tabs>
              <w:spacing w:line="480" w:lineRule="auto"/>
              <w:ind w:left="720" w:firstLine="0"/>
              <w:rPr>
                <w:del w:id="4955" w:author="Cheick Traoré" w:date="2026-01-07T16:26:00Z" w16du:dateUtc="2026-01-07T16:26:00Z"/>
                <w:rFonts w:ascii="Times New Roman" w:hAnsi="Times New Roman" w:cs="Times New Roman"/>
              </w:rPr>
              <w:pPrChange w:id="4956" w:author="Cheick Traoré" w:date="2026-01-07T16:26:00Z" w16du:dateUtc="2026-01-07T16:26:00Z">
                <w:pPr/>
              </w:pPrChange>
            </w:pPr>
            <w:del w:id="4957" w:author="Cheick Traoré" w:date="2026-01-07T16:26:00Z" w16du:dateUtc="2026-01-07T16:26:00Z">
              <w:r w:rsidRPr="000B570D" w:rsidDel="00974EF5">
                <w:rPr>
                  <w:rFonts w:ascii="Times New Roman" w:hAnsi="Times New Roman" w:cs="Times New Roman"/>
                </w:rPr>
                <w:delText>Analyse annuelle</w:delText>
              </w:r>
            </w:del>
          </w:p>
        </w:tc>
        <w:tc>
          <w:tcPr>
            <w:tcW w:w="0" w:type="auto"/>
            <w:tcMar>
              <w:top w:w="100" w:type="dxa"/>
              <w:left w:w="100" w:type="dxa"/>
              <w:bottom w:w="100" w:type="dxa"/>
              <w:right w:w="100" w:type="dxa"/>
            </w:tcMar>
            <w:hideMark/>
          </w:tcPr>
          <w:p w14:paraId="3F807CB8" w14:textId="62339927" w:rsidR="00AE3F9C" w:rsidRPr="000B570D" w:rsidDel="00974EF5" w:rsidRDefault="00AE3F9C" w:rsidP="00974EF5">
            <w:pPr>
              <w:tabs>
                <w:tab w:val="left" w:pos="3200"/>
              </w:tabs>
              <w:spacing w:line="480" w:lineRule="auto"/>
              <w:ind w:left="720" w:firstLine="0"/>
              <w:rPr>
                <w:del w:id="4958" w:author="Cheick Traoré" w:date="2026-01-07T16:26:00Z" w16du:dateUtc="2026-01-07T16:26:00Z"/>
                <w:rFonts w:ascii="Times New Roman" w:hAnsi="Times New Roman" w:cs="Times New Roman"/>
              </w:rPr>
              <w:pPrChange w:id="4959" w:author="Cheick Traoré" w:date="2026-01-07T16:26:00Z" w16du:dateUtc="2026-01-07T16:26:00Z">
                <w:pPr/>
              </w:pPrChange>
            </w:pPr>
            <w:del w:id="4960" w:author="Cheick Traoré" w:date="2026-01-07T16:26:00Z" w16du:dateUtc="2026-01-07T16:26:00Z">
              <w:r w:rsidRPr="000B570D" w:rsidDel="00974EF5">
                <w:rPr>
                  <w:rFonts w:ascii="Times New Roman" w:hAnsi="Times New Roman" w:cs="Times New Roman"/>
                </w:rPr>
                <w:delText>Formulaire hypothèse</w:delText>
              </w:r>
            </w:del>
          </w:p>
        </w:tc>
        <w:tc>
          <w:tcPr>
            <w:tcW w:w="0" w:type="auto"/>
            <w:tcMar>
              <w:top w:w="100" w:type="dxa"/>
              <w:left w:w="100" w:type="dxa"/>
              <w:bottom w:w="100" w:type="dxa"/>
              <w:right w:w="100" w:type="dxa"/>
            </w:tcMar>
            <w:hideMark/>
          </w:tcPr>
          <w:p w14:paraId="3F3D819A" w14:textId="708748E1" w:rsidR="00AE3F9C" w:rsidRPr="000B570D" w:rsidDel="00974EF5" w:rsidRDefault="00AE3F9C" w:rsidP="00974EF5">
            <w:pPr>
              <w:tabs>
                <w:tab w:val="left" w:pos="3200"/>
              </w:tabs>
              <w:spacing w:line="480" w:lineRule="auto"/>
              <w:ind w:left="720" w:firstLine="0"/>
              <w:rPr>
                <w:del w:id="4961" w:author="Cheick Traoré" w:date="2026-01-07T16:26:00Z" w16du:dateUtc="2026-01-07T16:26:00Z"/>
                <w:rFonts w:ascii="Times New Roman" w:hAnsi="Times New Roman" w:cs="Times New Roman"/>
              </w:rPr>
              <w:pPrChange w:id="4962" w:author="Cheick Traoré" w:date="2026-01-07T16:26:00Z" w16du:dateUtc="2026-01-07T16:26:00Z">
                <w:pPr/>
              </w:pPrChange>
            </w:pPr>
            <w:del w:id="4963" w:author="Cheick Traoré" w:date="2026-01-07T16:26:00Z" w16du:dateUtc="2026-01-07T16:26:00Z">
              <w:r w:rsidRPr="000B570D" w:rsidDel="00974EF5">
                <w:rPr>
                  <w:rFonts w:ascii="Times New Roman" w:hAnsi="Times New Roman" w:cs="Times New Roman"/>
                </w:rPr>
                <w:delText>Hypothèse liée à l’année</w:delText>
              </w:r>
            </w:del>
          </w:p>
        </w:tc>
      </w:tr>
    </w:tbl>
    <w:p w14:paraId="4D21FD18" w14:textId="58D61EC9" w:rsidR="00AE3F9C" w:rsidRPr="00AB1D00" w:rsidDel="00974EF5" w:rsidRDefault="00AE3F9C" w:rsidP="00974EF5">
      <w:pPr>
        <w:tabs>
          <w:tab w:val="left" w:pos="3200"/>
        </w:tabs>
        <w:spacing w:line="480" w:lineRule="auto"/>
        <w:ind w:left="720" w:firstLine="0"/>
        <w:rPr>
          <w:del w:id="4964" w:author="Cheick Traoré" w:date="2026-01-07T16:26:00Z" w16du:dateUtc="2026-01-07T16:26:00Z"/>
          <w:rFonts w:ascii="Times New Roman" w:hAnsi="Times New Roman" w:cs="Times New Roman"/>
          <w:b/>
          <w:bCs/>
        </w:rPr>
        <w:pPrChange w:id="4965" w:author="Cheick Traoré" w:date="2026-01-07T16:26:00Z" w16du:dateUtc="2026-01-07T16:26:00Z">
          <w:pPr>
            <w:tabs>
              <w:tab w:val="left" w:pos="3200"/>
            </w:tabs>
            <w:spacing w:line="480" w:lineRule="auto"/>
            <w:ind w:left="0" w:firstLine="0"/>
          </w:pPr>
        </w:pPrChange>
      </w:pPr>
    </w:p>
    <w:p w14:paraId="6E4AEC56" w14:textId="2967E395" w:rsidR="00930B5F" w:rsidRPr="00AB1D00" w:rsidDel="00974EF5" w:rsidRDefault="00930B5F" w:rsidP="00974EF5">
      <w:pPr>
        <w:tabs>
          <w:tab w:val="left" w:pos="3200"/>
        </w:tabs>
        <w:spacing w:line="480" w:lineRule="auto"/>
        <w:ind w:left="720" w:firstLine="0"/>
        <w:rPr>
          <w:del w:id="4966" w:author="Cheick Traoré" w:date="2026-01-07T16:26:00Z" w16du:dateUtc="2026-01-07T16:26:00Z"/>
          <w:rFonts w:ascii="Times New Roman" w:hAnsi="Times New Roman" w:cs="Times New Roman"/>
          <w:b/>
          <w:bCs/>
        </w:rPr>
        <w:pPrChange w:id="4967" w:author="Cheick Traoré" w:date="2026-01-07T16:26:00Z" w16du:dateUtc="2026-01-07T16:26:00Z">
          <w:pPr>
            <w:tabs>
              <w:tab w:val="left" w:pos="3200"/>
            </w:tabs>
            <w:spacing w:line="480" w:lineRule="auto"/>
          </w:pPr>
        </w:pPrChange>
      </w:pPr>
    </w:p>
    <w:p w14:paraId="45724AC0" w14:textId="11928773" w:rsidR="00930B5F" w:rsidRPr="00AB1D00" w:rsidDel="00974EF5" w:rsidRDefault="00930B5F" w:rsidP="00974EF5">
      <w:pPr>
        <w:tabs>
          <w:tab w:val="left" w:pos="3200"/>
        </w:tabs>
        <w:spacing w:line="480" w:lineRule="auto"/>
        <w:ind w:left="720" w:firstLine="0"/>
        <w:rPr>
          <w:del w:id="4968" w:author="Cheick Traoré" w:date="2026-01-07T16:26:00Z" w16du:dateUtc="2026-01-07T16:26:00Z"/>
          <w:rFonts w:ascii="Times New Roman" w:hAnsi="Times New Roman" w:cs="Times New Roman"/>
          <w:b/>
          <w:bCs/>
        </w:rPr>
        <w:pPrChange w:id="4969" w:author="Cheick Traoré" w:date="2026-01-07T16:26:00Z" w16du:dateUtc="2026-01-07T16:26:00Z">
          <w:pPr>
            <w:tabs>
              <w:tab w:val="left" w:pos="3200"/>
            </w:tabs>
            <w:spacing w:line="480" w:lineRule="auto"/>
          </w:pPr>
        </w:pPrChange>
      </w:pPr>
    </w:p>
    <w:p w14:paraId="28DB61C7" w14:textId="19B6F7FF" w:rsidR="009600FD" w:rsidRPr="00E97976" w:rsidDel="00974EF5" w:rsidRDefault="009600FD" w:rsidP="00974EF5">
      <w:pPr>
        <w:tabs>
          <w:tab w:val="left" w:pos="3200"/>
        </w:tabs>
        <w:spacing w:line="480" w:lineRule="auto"/>
        <w:ind w:left="720" w:firstLine="0"/>
        <w:rPr>
          <w:del w:id="4970" w:author="Cheick Traoré" w:date="2026-01-07T16:26:00Z" w16du:dateUtc="2026-01-07T16:26:00Z"/>
          <w:rFonts w:ascii="Times New Roman" w:hAnsi="Times New Roman" w:cs="Times New Roman"/>
          <w:b/>
          <w:bCs/>
          <w:u w:val="single"/>
        </w:rPr>
        <w:pPrChange w:id="4971" w:author="Cheick Traoré" w:date="2026-01-07T16:26:00Z" w16du:dateUtc="2026-01-07T16:26:00Z">
          <w:pPr>
            <w:tabs>
              <w:tab w:val="left" w:pos="3200"/>
            </w:tabs>
            <w:spacing w:line="480" w:lineRule="auto"/>
            <w:ind w:left="11" w:hanging="11"/>
            <w:outlineLvl w:val="1"/>
          </w:pPr>
        </w:pPrChange>
      </w:pPr>
      <w:bookmarkStart w:id="4972" w:name="_Toc217034661"/>
      <w:del w:id="4973" w:author="Cheick Traoré" w:date="2026-01-07T16:26:00Z" w16du:dateUtc="2026-01-07T16:26:00Z">
        <w:r w:rsidRPr="00E97976" w:rsidDel="00974EF5">
          <w:rPr>
            <w:rFonts w:ascii="Times New Roman" w:hAnsi="Times New Roman" w:cs="Times New Roman"/>
            <w:b/>
            <w:bCs/>
            <w:u w:val="single"/>
          </w:rPr>
          <w:delText>Exemple de code intégré</w:delText>
        </w:r>
        <w:bookmarkEnd w:id="4972"/>
      </w:del>
    </w:p>
    <w:p w14:paraId="66A0667B" w14:textId="1B54B839" w:rsidR="00CC2107" w:rsidRPr="00AB1D00" w:rsidDel="00974EF5" w:rsidRDefault="00CC2107" w:rsidP="00974EF5">
      <w:pPr>
        <w:tabs>
          <w:tab w:val="left" w:pos="3200"/>
        </w:tabs>
        <w:spacing w:line="480" w:lineRule="auto"/>
        <w:ind w:left="720" w:firstLine="0"/>
        <w:rPr>
          <w:del w:id="4974" w:author="Cheick Traoré" w:date="2026-01-07T16:26:00Z" w16du:dateUtc="2026-01-07T16:26:00Z"/>
          <w:rFonts w:ascii="Times New Roman" w:hAnsi="Times New Roman" w:cs="Times New Roman"/>
          <w:b/>
          <w:bCs/>
        </w:rPr>
        <w:pPrChange w:id="4975" w:author="Cheick Traoré" w:date="2026-01-07T16:26:00Z" w16du:dateUtc="2026-01-07T16:26:00Z">
          <w:pPr>
            <w:tabs>
              <w:tab w:val="left" w:pos="3200"/>
            </w:tabs>
            <w:spacing w:line="480" w:lineRule="auto"/>
            <w:ind w:left="11" w:hanging="11"/>
          </w:pPr>
        </w:pPrChange>
      </w:pPr>
    </w:p>
    <w:p w14:paraId="0342C71E" w14:textId="1C2C1A3B" w:rsidR="009600FD" w:rsidRPr="00AB1D00" w:rsidDel="00974EF5" w:rsidRDefault="009600FD" w:rsidP="00974EF5">
      <w:pPr>
        <w:tabs>
          <w:tab w:val="left" w:pos="3200"/>
        </w:tabs>
        <w:spacing w:line="480" w:lineRule="auto"/>
        <w:ind w:left="720" w:firstLine="0"/>
        <w:rPr>
          <w:del w:id="4976" w:author="Cheick Traoré" w:date="2026-01-07T16:26:00Z" w16du:dateUtc="2026-01-07T16:26:00Z"/>
          <w:rFonts w:ascii="Times New Roman" w:hAnsi="Times New Roman" w:cs="Times New Roman"/>
          <w:b/>
          <w:bCs/>
        </w:rPr>
        <w:pPrChange w:id="4977" w:author="Cheick Traoré" w:date="2026-01-07T16:26:00Z" w16du:dateUtc="2026-01-07T16:26:00Z">
          <w:pPr>
            <w:tabs>
              <w:tab w:val="left" w:pos="3200"/>
            </w:tabs>
            <w:spacing w:line="480" w:lineRule="auto"/>
          </w:pPr>
        </w:pPrChange>
      </w:pPr>
      <w:del w:id="4978" w:author="Cheick Traoré" w:date="2026-01-07T16:26:00Z" w16du:dateUtc="2026-01-07T16:26:00Z">
        <w:r w:rsidRPr="00AB1D00" w:rsidDel="00974EF5">
          <w:rPr>
            <w:rFonts w:ascii="Times New Roman" w:hAnsi="Times New Roman" w:cs="Times New Roman"/>
            <w:b/>
            <w:bCs/>
          </w:rPr>
          <w:delText>Pipeline ETL complet</w:delText>
        </w:r>
      </w:del>
    </w:p>
    <w:p w14:paraId="33DD89BD" w14:textId="62F713C3" w:rsidR="009600FD" w:rsidRPr="00AB1D00" w:rsidDel="00974EF5" w:rsidRDefault="009600FD" w:rsidP="00974EF5">
      <w:pPr>
        <w:tabs>
          <w:tab w:val="left" w:pos="3200"/>
        </w:tabs>
        <w:spacing w:line="480" w:lineRule="auto"/>
        <w:ind w:left="720" w:firstLine="0"/>
        <w:rPr>
          <w:del w:id="4979" w:author="Cheick Traoré" w:date="2026-01-07T16:26:00Z" w16du:dateUtc="2026-01-07T16:26:00Z"/>
          <w:rFonts w:ascii="Times New Roman" w:hAnsi="Times New Roman" w:cs="Times New Roman"/>
        </w:rPr>
        <w:pPrChange w:id="4980" w:author="Cheick Traoré" w:date="2026-01-07T16:26:00Z" w16du:dateUtc="2026-01-07T16:26:00Z">
          <w:pPr>
            <w:tabs>
              <w:tab w:val="left" w:pos="3200"/>
            </w:tabs>
            <w:spacing w:line="480" w:lineRule="auto"/>
          </w:pPr>
        </w:pPrChange>
      </w:pPr>
      <w:del w:id="4981" w:author="Cheick Traoré" w:date="2026-01-07T16:26:00Z" w16du:dateUtc="2026-01-07T16:26:00Z">
        <w:r w:rsidRPr="00AB1D00" w:rsidDel="00974EF5">
          <w:rPr>
            <w:rFonts w:ascii="Times New Roman" w:hAnsi="Times New Roman" w:cs="Times New Roman"/>
          </w:rPr>
          <w:delText>python</w:delText>
        </w:r>
      </w:del>
    </w:p>
    <w:p w14:paraId="54F9E836" w14:textId="03344D79" w:rsidR="009600FD" w:rsidRPr="00AB1D00" w:rsidDel="00974EF5" w:rsidRDefault="009600FD" w:rsidP="00974EF5">
      <w:pPr>
        <w:tabs>
          <w:tab w:val="left" w:pos="3200"/>
        </w:tabs>
        <w:spacing w:line="480" w:lineRule="auto"/>
        <w:ind w:left="720" w:firstLine="0"/>
        <w:rPr>
          <w:del w:id="4982" w:author="Cheick Traoré" w:date="2026-01-07T16:26:00Z" w16du:dateUtc="2026-01-07T16:26:00Z"/>
          <w:rFonts w:ascii="Times New Roman" w:hAnsi="Times New Roman" w:cs="Times New Roman"/>
        </w:rPr>
        <w:pPrChange w:id="4983" w:author="Cheick Traoré" w:date="2026-01-07T16:26:00Z" w16du:dateUtc="2026-01-07T16:26:00Z">
          <w:pPr>
            <w:tabs>
              <w:tab w:val="left" w:pos="3200"/>
            </w:tabs>
            <w:spacing w:line="480" w:lineRule="auto"/>
          </w:pPr>
        </w:pPrChange>
      </w:pPr>
      <w:del w:id="4984" w:author="Cheick Traoré" w:date="2026-01-07T16:26:00Z" w16du:dateUtc="2026-01-07T16:26:00Z">
        <w:r w:rsidRPr="00AB1D00" w:rsidDel="00974EF5">
          <w:rPr>
            <w:rFonts w:ascii="Times New Roman" w:hAnsi="Times New Roman" w:cs="Times New Roman"/>
            <w:i/>
            <w:iCs/>
          </w:rPr>
          <w:delText># backend/services/data_pipeline.py</w:delText>
        </w:r>
      </w:del>
    </w:p>
    <w:p w14:paraId="124E3437" w14:textId="088CC200" w:rsidR="009600FD" w:rsidRPr="007A4601" w:rsidDel="00974EF5" w:rsidRDefault="009600FD" w:rsidP="00974EF5">
      <w:pPr>
        <w:tabs>
          <w:tab w:val="left" w:pos="3200"/>
        </w:tabs>
        <w:spacing w:line="480" w:lineRule="auto"/>
        <w:ind w:left="720" w:firstLine="0"/>
        <w:rPr>
          <w:del w:id="4985" w:author="Cheick Traoré" w:date="2026-01-07T16:26:00Z" w16du:dateUtc="2026-01-07T16:26:00Z"/>
          <w:rFonts w:ascii="Times New Roman" w:hAnsi="Times New Roman" w:cs="Times New Roman"/>
          <w:rPrChange w:id="4986" w:author="Cheick Traoré" w:date="2026-01-08T10:20:00Z" w16du:dateUtc="2026-01-08T10:20:00Z">
            <w:rPr>
              <w:del w:id="4987" w:author="Cheick Traoré" w:date="2026-01-07T16:26:00Z" w16du:dateUtc="2026-01-07T16:26:00Z"/>
              <w:rFonts w:ascii="Times New Roman" w:hAnsi="Times New Roman" w:cs="Times New Roman"/>
              <w:lang w:val="en-US"/>
            </w:rPr>
          </w:rPrChange>
        </w:rPr>
        <w:pPrChange w:id="4988" w:author="Cheick Traoré" w:date="2026-01-07T16:26:00Z" w16du:dateUtc="2026-01-07T16:26:00Z">
          <w:pPr>
            <w:tabs>
              <w:tab w:val="left" w:pos="3200"/>
            </w:tabs>
            <w:spacing w:line="480" w:lineRule="auto"/>
          </w:pPr>
        </w:pPrChange>
      </w:pPr>
      <w:del w:id="4989" w:author="Cheick Traoré" w:date="2026-01-07T16:26:00Z" w16du:dateUtc="2026-01-07T16:26:00Z">
        <w:r w:rsidRPr="007A4601" w:rsidDel="00974EF5">
          <w:rPr>
            <w:rFonts w:ascii="Times New Roman" w:hAnsi="Times New Roman" w:cs="Times New Roman"/>
            <w:rPrChange w:id="4990" w:author="Cheick Traoré" w:date="2026-01-08T10:20:00Z" w16du:dateUtc="2026-01-08T10:20:00Z">
              <w:rPr>
                <w:rFonts w:ascii="Times New Roman" w:hAnsi="Times New Roman" w:cs="Times New Roman"/>
                <w:lang w:val="en-US"/>
              </w:rPr>
            </w:rPrChange>
          </w:rPr>
          <w:delText>import pandas as pd</w:delText>
        </w:r>
      </w:del>
    </w:p>
    <w:p w14:paraId="5D35D83A" w14:textId="1AFB1F78" w:rsidR="009600FD" w:rsidRPr="007A4601" w:rsidDel="00974EF5" w:rsidRDefault="009600FD" w:rsidP="00974EF5">
      <w:pPr>
        <w:tabs>
          <w:tab w:val="left" w:pos="3200"/>
        </w:tabs>
        <w:spacing w:line="480" w:lineRule="auto"/>
        <w:ind w:left="720" w:firstLine="0"/>
        <w:rPr>
          <w:del w:id="4991" w:author="Cheick Traoré" w:date="2026-01-07T16:26:00Z" w16du:dateUtc="2026-01-07T16:26:00Z"/>
          <w:rFonts w:ascii="Times New Roman" w:hAnsi="Times New Roman" w:cs="Times New Roman"/>
          <w:rPrChange w:id="4992" w:author="Cheick Traoré" w:date="2026-01-08T10:20:00Z" w16du:dateUtc="2026-01-08T10:20:00Z">
            <w:rPr>
              <w:del w:id="4993" w:author="Cheick Traoré" w:date="2026-01-07T16:26:00Z" w16du:dateUtc="2026-01-07T16:26:00Z"/>
              <w:rFonts w:ascii="Times New Roman" w:hAnsi="Times New Roman" w:cs="Times New Roman"/>
              <w:lang w:val="en-US"/>
            </w:rPr>
          </w:rPrChange>
        </w:rPr>
        <w:pPrChange w:id="4994" w:author="Cheick Traoré" w:date="2026-01-07T16:26:00Z" w16du:dateUtc="2026-01-07T16:26:00Z">
          <w:pPr>
            <w:tabs>
              <w:tab w:val="left" w:pos="3200"/>
            </w:tabs>
            <w:spacing w:line="480" w:lineRule="auto"/>
          </w:pPr>
        </w:pPrChange>
      </w:pPr>
      <w:del w:id="4995" w:author="Cheick Traoré" w:date="2026-01-07T16:26:00Z" w16du:dateUtc="2026-01-07T16:26:00Z">
        <w:r w:rsidRPr="007A4601" w:rsidDel="00974EF5">
          <w:rPr>
            <w:rFonts w:ascii="Times New Roman" w:hAnsi="Times New Roman" w:cs="Times New Roman"/>
            <w:rPrChange w:id="4996" w:author="Cheick Traoré" w:date="2026-01-08T10:20:00Z" w16du:dateUtc="2026-01-08T10:20:00Z">
              <w:rPr>
                <w:rFonts w:ascii="Times New Roman" w:hAnsi="Times New Roman" w:cs="Times New Roman"/>
                <w:lang w:val="en-US"/>
              </w:rPr>
            </w:rPrChange>
          </w:rPr>
          <w:delText>from sqlalchemy import create_engine</w:delText>
        </w:r>
      </w:del>
    </w:p>
    <w:p w14:paraId="75B51663" w14:textId="2EF3022C" w:rsidR="009600FD" w:rsidRPr="007A4601" w:rsidDel="00974EF5" w:rsidRDefault="009600FD" w:rsidP="00974EF5">
      <w:pPr>
        <w:tabs>
          <w:tab w:val="left" w:pos="3200"/>
        </w:tabs>
        <w:spacing w:line="480" w:lineRule="auto"/>
        <w:ind w:left="720" w:firstLine="0"/>
        <w:rPr>
          <w:del w:id="4997" w:author="Cheick Traoré" w:date="2026-01-07T16:26:00Z" w16du:dateUtc="2026-01-07T16:26:00Z"/>
          <w:rFonts w:ascii="Times New Roman" w:hAnsi="Times New Roman" w:cs="Times New Roman"/>
          <w:rPrChange w:id="4998" w:author="Cheick Traoré" w:date="2026-01-08T10:20:00Z" w16du:dateUtc="2026-01-08T10:20:00Z">
            <w:rPr>
              <w:del w:id="4999" w:author="Cheick Traoré" w:date="2026-01-07T16:26:00Z" w16du:dateUtc="2026-01-07T16:26:00Z"/>
              <w:rFonts w:ascii="Times New Roman" w:hAnsi="Times New Roman" w:cs="Times New Roman"/>
              <w:lang w:val="en-US"/>
            </w:rPr>
          </w:rPrChange>
        </w:rPr>
        <w:pPrChange w:id="5000" w:author="Cheick Traoré" w:date="2026-01-07T16:26:00Z" w16du:dateUtc="2026-01-07T16:26:00Z">
          <w:pPr>
            <w:tabs>
              <w:tab w:val="left" w:pos="3200"/>
            </w:tabs>
            <w:spacing w:line="480" w:lineRule="auto"/>
          </w:pPr>
        </w:pPrChange>
      </w:pPr>
      <w:del w:id="5001" w:author="Cheick Traoré" w:date="2026-01-07T16:26:00Z" w16du:dateUtc="2026-01-07T16:26:00Z">
        <w:r w:rsidRPr="007A4601" w:rsidDel="00974EF5">
          <w:rPr>
            <w:rFonts w:ascii="Times New Roman" w:hAnsi="Times New Roman" w:cs="Times New Roman"/>
            <w:rPrChange w:id="5002" w:author="Cheick Traoré" w:date="2026-01-08T10:20:00Z" w16du:dateUtc="2026-01-08T10:20:00Z">
              <w:rPr>
                <w:rFonts w:ascii="Times New Roman" w:hAnsi="Times New Roman" w:cs="Times New Roman"/>
                <w:lang w:val="en-US"/>
              </w:rPr>
            </w:rPrChange>
          </w:rPr>
          <w:delText>import logging</w:delText>
        </w:r>
      </w:del>
    </w:p>
    <w:p w14:paraId="3F28D4B1" w14:textId="3BA7166F" w:rsidR="009600FD" w:rsidRPr="007A4601" w:rsidDel="00974EF5" w:rsidRDefault="009600FD" w:rsidP="00974EF5">
      <w:pPr>
        <w:tabs>
          <w:tab w:val="left" w:pos="3200"/>
        </w:tabs>
        <w:spacing w:line="480" w:lineRule="auto"/>
        <w:ind w:left="720" w:firstLine="0"/>
        <w:rPr>
          <w:del w:id="5003" w:author="Cheick Traoré" w:date="2026-01-07T16:26:00Z" w16du:dateUtc="2026-01-07T16:26:00Z"/>
          <w:rFonts w:ascii="Times New Roman" w:hAnsi="Times New Roman" w:cs="Times New Roman"/>
          <w:rPrChange w:id="5004" w:author="Cheick Traoré" w:date="2026-01-08T10:20:00Z" w16du:dateUtc="2026-01-08T10:20:00Z">
            <w:rPr>
              <w:del w:id="5005" w:author="Cheick Traoré" w:date="2026-01-07T16:26:00Z" w16du:dateUtc="2026-01-07T16:26:00Z"/>
              <w:rFonts w:ascii="Times New Roman" w:hAnsi="Times New Roman" w:cs="Times New Roman"/>
              <w:lang w:val="en-US"/>
            </w:rPr>
          </w:rPrChange>
        </w:rPr>
        <w:pPrChange w:id="5006" w:author="Cheick Traoré" w:date="2026-01-07T16:26:00Z" w16du:dateUtc="2026-01-07T16:26:00Z">
          <w:pPr>
            <w:tabs>
              <w:tab w:val="left" w:pos="3200"/>
            </w:tabs>
            <w:spacing w:line="480" w:lineRule="auto"/>
          </w:pPr>
        </w:pPrChange>
      </w:pPr>
    </w:p>
    <w:p w14:paraId="1C74668A" w14:textId="14146440" w:rsidR="009600FD" w:rsidRPr="007A4601" w:rsidDel="00974EF5" w:rsidRDefault="009600FD" w:rsidP="00974EF5">
      <w:pPr>
        <w:tabs>
          <w:tab w:val="left" w:pos="3200"/>
        </w:tabs>
        <w:spacing w:line="480" w:lineRule="auto"/>
        <w:ind w:left="720" w:firstLine="0"/>
        <w:rPr>
          <w:del w:id="5007" w:author="Cheick Traoré" w:date="2026-01-07T16:26:00Z" w16du:dateUtc="2026-01-07T16:26:00Z"/>
          <w:rFonts w:ascii="Times New Roman" w:hAnsi="Times New Roman" w:cs="Times New Roman"/>
          <w:rPrChange w:id="5008" w:author="Cheick Traoré" w:date="2026-01-08T10:20:00Z" w16du:dateUtc="2026-01-08T10:20:00Z">
            <w:rPr>
              <w:del w:id="5009" w:author="Cheick Traoré" w:date="2026-01-07T16:26:00Z" w16du:dateUtc="2026-01-07T16:26:00Z"/>
              <w:rFonts w:ascii="Times New Roman" w:hAnsi="Times New Roman" w:cs="Times New Roman"/>
              <w:lang w:val="en-US"/>
            </w:rPr>
          </w:rPrChange>
        </w:rPr>
        <w:pPrChange w:id="5010" w:author="Cheick Traoré" w:date="2026-01-07T16:26:00Z" w16du:dateUtc="2026-01-07T16:26:00Z">
          <w:pPr>
            <w:tabs>
              <w:tab w:val="left" w:pos="3200"/>
            </w:tabs>
            <w:spacing w:line="480" w:lineRule="auto"/>
          </w:pPr>
        </w:pPrChange>
      </w:pPr>
      <w:del w:id="5011" w:author="Cheick Traoré" w:date="2026-01-07T16:26:00Z" w16du:dateUtc="2026-01-07T16:26:00Z">
        <w:r w:rsidRPr="007A4601" w:rsidDel="00974EF5">
          <w:rPr>
            <w:rFonts w:ascii="Times New Roman" w:hAnsi="Times New Roman" w:cs="Times New Roman"/>
            <w:rPrChange w:id="5012" w:author="Cheick Traoré" w:date="2026-01-08T10:20:00Z" w16du:dateUtc="2026-01-08T10:20:00Z">
              <w:rPr>
                <w:rFonts w:ascii="Times New Roman" w:hAnsi="Times New Roman" w:cs="Times New Roman"/>
                <w:lang w:val="en-US"/>
              </w:rPr>
            </w:rPrChange>
          </w:rPr>
          <w:delText>logger = logging.getLogger(__name__)</w:delText>
        </w:r>
      </w:del>
    </w:p>
    <w:p w14:paraId="388E869D" w14:textId="6D56A4CB" w:rsidR="009600FD" w:rsidRPr="007A4601" w:rsidDel="00974EF5" w:rsidRDefault="009600FD" w:rsidP="00974EF5">
      <w:pPr>
        <w:tabs>
          <w:tab w:val="left" w:pos="3200"/>
        </w:tabs>
        <w:spacing w:line="480" w:lineRule="auto"/>
        <w:ind w:left="720" w:firstLine="0"/>
        <w:rPr>
          <w:del w:id="5013" w:author="Cheick Traoré" w:date="2026-01-07T16:26:00Z" w16du:dateUtc="2026-01-07T16:26:00Z"/>
          <w:rFonts w:ascii="Times New Roman" w:hAnsi="Times New Roman" w:cs="Times New Roman"/>
          <w:rPrChange w:id="5014" w:author="Cheick Traoré" w:date="2026-01-08T10:20:00Z" w16du:dateUtc="2026-01-08T10:20:00Z">
            <w:rPr>
              <w:del w:id="5015" w:author="Cheick Traoré" w:date="2026-01-07T16:26:00Z" w16du:dateUtc="2026-01-07T16:26:00Z"/>
              <w:rFonts w:ascii="Times New Roman" w:hAnsi="Times New Roman" w:cs="Times New Roman"/>
              <w:lang w:val="en-US"/>
            </w:rPr>
          </w:rPrChange>
        </w:rPr>
        <w:pPrChange w:id="5016" w:author="Cheick Traoré" w:date="2026-01-07T16:26:00Z" w16du:dateUtc="2026-01-07T16:26:00Z">
          <w:pPr>
            <w:tabs>
              <w:tab w:val="left" w:pos="3200"/>
            </w:tabs>
            <w:spacing w:line="480" w:lineRule="auto"/>
          </w:pPr>
        </w:pPrChange>
      </w:pPr>
    </w:p>
    <w:p w14:paraId="4ECEFDA4" w14:textId="2FFCECC5" w:rsidR="009600FD" w:rsidRPr="007A4601" w:rsidDel="00974EF5" w:rsidRDefault="009600FD" w:rsidP="00974EF5">
      <w:pPr>
        <w:tabs>
          <w:tab w:val="left" w:pos="3200"/>
        </w:tabs>
        <w:spacing w:line="480" w:lineRule="auto"/>
        <w:ind w:left="720" w:firstLine="0"/>
        <w:rPr>
          <w:del w:id="5017" w:author="Cheick Traoré" w:date="2026-01-07T16:26:00Z" w16du:dateUtc="2026-01-07T16:26:00Z"/>
          <w:rFonts w:ascii="Times New Roman" w:hAnsi="Times New Roman" w:cs="Times New Roman"/>
          <w:rPrChange w:id="5018" w:author="Cheick Traoré" w:date="2026-01-08T10:20:00Z" w16du:dateUtc="2026-01-08T10:20:00Z">
            <w:rPr>
              <w:del w:id="5019" w:author="Cheick Traoré" w:date="2026-01-07T16:26:00Z" w16du:dateUtc="2026-01-07T16:26:00Z"/>
              <w:rFonts w:ascii="Times New Roman" w:hAnsi="Times New Roman" w:cs="Times New Roman"/>
              <w:lang w:val="en-US"/>
            </w:rPr>
          </w:rPrChange>
        </w:rPr>
        <w:pPrChange w:id="5020" w:author="Cheick Traoré" w:date="2026-01-07T16:26:00Z" w16du:dateUtc="2026-01-07T16:26:00Z">
          <w:pPr>
            <w:tabs>
              <w:tab w:val="left" w:pos="3200"/>
            </w:tabs>
            <w:spacing w:line="480" w:lineRule="auto"/>
          </w:pPr>
        </w:pPrChange>
      </w:pPr>
      <w:del w:id="5021" w:author="Cheick Traoré" w:date="2026-01-07T16:26:00Z" w16du:dateUtc="2026-01-07T16:26:00Z">
        <w:r w:rsidRPr="007A4601" w:rsidDel="00974EF5">
          <w:rPr>
            <w:rFonts w:ascii="Times New Roman" w:hAnsi="Times New Roman" w:cs="Times New Roman"/>
            <w:rPrChange w:id="5022" w:author="Cheick Traoré" w:date="2026-01-08T10:20:00Z" w16du:dateUtc="2026-01-08T10:20:00Z">
              <w:rPr>
                <w:rFonts w:ascii="Times New Roman" w:hAnsi="Times New Roman" w:cs="Times New Roman"/>
                <w:lang w:val="en-US"/>
              </w:rPr>
            </w:rPrChange>
          </w:rPr>
          <w:delText>class DataPipeline:</w:delText>
        </w:r>
      </w:del>
    </w:p>
    <w:p w14:paraId="75E556CA" w14:textId="15140022" w:rsidR="009600FD" w:rsidRPr="007A4601" w:rsidDel="00974EF5" w:rsidRDefault="009600FD" w:rsidP="00974EF5">
      <w:pPr>
        <w:tabs>
          <w:tab w:val="left" w:pos="3200"/>
        </w:tabs>
        <w:spacing w:line="480" w:lineRule="auto"/>
        <w:ind w:left="720" w:firstLine="0"/>
        <w:rPr>
          <w:del w:id="5023" w:author="Cheick Traoré" w:date="2026-01-07T16:26:00Z" w16du:dateUtc="2026-01-07T16:26:00Z"/>
          <w:rFonts w:ascii="Times New Roman" w:hAnsi="Times New Roman" w:cs="Times New Roman"/>
          <w:rPrChange w:id="5024" w:author="Cheick Traoré" w:date="2026-01-08T10:20:00Z" w16du:dateUtc="2026-01-08T10:20:00Z">
            <w:rPr>
              <w:del w:id="5025" w:author="Cheick Traoré" w:date="2026-01-07T16:26:00Z" w16du:dateUtc="2026-01-07T16:26:00Z"/>
              <w:rFonts w:ascii="Times New Roman" w:hAnsi="Times New Roman" w:cs="Times New Roman"/>
              <w:lang w:val="en-US"/>
            </w:rPr>
          </w:rPrChange>
        </w:rPr>
        <w:pPrChange w:id="5026" w:author="Cheick Traoré" w:date="2026-01-07T16:26:00Z" w16du:dateUtc="2026-01-07T16:26:00Z">
          <w:pPr>
            <w:tabs>
              <w:tab w:val="left" w:pos="3200"/>
            </w:tabs>
            <w:spacing w:line="480" w:lineRule="auto"/>
          </w:pPr>
        </w:pPrChange>
      </w:pPr>
      <w:del w:id="5027" w:author="Cheick Traoré" w:date="2026-01-07T16:26:00Z" w16du:dateUtc="2026-01-07T16:26:00Z">
        <w:r w:rsidRPr="007A4601" w:rsidDel="00974EF5">
          <w:rPr>
            <w:rFonts w:ascii="Times New Roman" w:hAnsi="Times New Roman" w:cs="Times New Roman"/>
            <w:rPrChange w:id="5028" w:author="Cheick Traoré" w:date="2026-01-08T10:20:00Z" w16du:dateUtc="2026-01-08T10:20:00Z">
              <w:rPr>
                <w:rFonts w:ascii="Times New Roman" w:hAnsi="Times New Roman" w:cs="Times New Roman"/>
                <w:lang w:val="en-US"/>
              </w:rPr>
            </w:rPrChange>
          </w:rPr>
          <w:delText>    def __init__(self, db_url):</w:delText>
        </w:r>
      </w:del>
    </w:p>
    <w:p w14:paraId="7A3F77E5" w14:textId="3B55E587" w:rsidR="009600FD" w:rsidRPr="007A4601" w:rsidDel="00974EF5" w:rsidRDefault="009600FD" w:rsidP="00974EF5">
      <w:pPr>
        <w:tabs>
          <w:tab w:val="left" w:pos="3200"/>
        </w:tabs>
        <w:spacing w:line="480" w:lineRule="auto"/>
        <w:ind w:left="720" w:firstLine="0"/>
        <w:rPr>
          <w:del w:id="5029" w:author="Cheick Traoré" w:date="2026-01-07T16:26:00Z" w16du:dateUtc="2026-01-07T16:26:00Z"/>
          <w:rFonts w:ascii="Times New Roman" w:hAnsi="Times New Roman" w:cs="Times New Roman"/>
          <w:rPrChange w:id="5030" w:author="Cheick Traoré" w:date="2026-01-08T10:20:00Z" w16du:dateUtc="2026-01-08T10:20:00Z">
            <w:rPr>
              <w:del w:id="5031" w:author="Cheick Traoré" w:date="2026-01-07T16:26:00Z" w16du:dateUtc="2026-01-07T16:26:00Z"/>
              <w:rFonts w:ascii="Times New Roman" w:hAnsi="Times New Roman" w:cs="Times New Roman"/>
              <w:lang w:val="en-US"/>
            </w:rPr>
          </w:rPrChange>
        </w:rPr>
        <w:pPrChange w:id="5032" w:author="Cheick Traoré" w:date="2026-01-07T16:26:00Z" w16du:dateUtc="2026-01-07T16:26:00Z">
          <w:pPr>
            <w:tabs>
              <w:tab w:val="left" w:pos="3200"/>
            </w:tabs>
            <w:spacing w:line="480" w:lineRule="auto"/>
          </w:pPr>
        </w:pPrChange>
      </w:pPr>
      <w:del w:id="5033" w:author="Cheick Traoré" w:date="2026-01-07T16:26:00Z" w16du:dateUtc="2026-01-07T16:26:00Z">
        <w:r w:rsidRPr="007A4601" w:rsidDel="00974EF5">
          <w:rPr>
            <w:rFonts w:ascii="Times New Roman" w:hAnsi="Times New Roman" w:cs="Times New Roman"/>
            <w:rPrChange w:id="5034" w:author="Cheick Traoré" w:date="2026-01-08T10:20:00Z" w16du:dateUtc="2026-01-08T10:20:00Z">
              <w:rPr>
                <w:rFonts w:ascii="Times New Roman" w:hAnsi="Times New Roman" w:cs="Times New Roman"/>
                <w:lang w:val="en-US"/>
              </w:rPr>
            </w:rPrChange>
          </w:rPr>
          <w:delText>        self.engine = create_engine(db_url)</w:delText>
        </w:r>
      </w:del>
    </w:p>
    <w:p w14:paraId="6FE77769" w14:textId="69534954" w:rsidR="009600FD" w:rsidRPr="007A4601" w:rsidDel="00974EF5" w:rsidRDefault="009600FD" w:rsidP="00974EF5">
      <w:pPr>
        <w:tabs>
          <w:tab w:val="left" w:pos="3200"/>
        </w:tabs>
        <w:spacing w:line="480" w:lineRule="auto"/>
        <w:ind w:left="720" w:firstLine="0"/>
        <w:rPr>
          <w:del w:id="5035" w:author="Cheick Traoré" w:date="2026-01-07T16:26:00Z" w16du:dateUtc="2026-01-07T16:26:00Z"/>
          <w:rFonts w:ascii="Times New Roman" w:hAnsi="Times New Roman" w:cs="Times New Roman"/>
          <w:rPrChange w:id="5036" w:author="Cheick Traoré" w:date="2026-01-08T10:20:00Z" w16du:dateUtc="2026-01-08T10:20:00Z">
            <w:rPr>
              <w:del w:id="5037" w:author="Cheick Traoré" w:date="2026-01-07T16:26:00Z" w16du:dateUtc="2026-01-07T16:26:00Z"/>
              <w:rFonts w:ascii="Times New Roman" w:hAnsi="Times New Roman" w:cs="Times New Roman"/>
              <w:lang w:val="en-US"/>
            </w:rPr>
          </w:rPrChange>
        </w:rPr>
        <w:pPrChange w:id="5038" w:author="Cheick Traoré" w:date="2026-01-07T16:26:00Z" w16du:dateUtc="2026-01-07T16:26:00Z">
          <w:pPr>
            <w:tabs>
              <w:tab w:val="left" w:pos="3200"/>
            </w:tabs>
            <w:spacing w:line="480" w:lineRule="auto"/>
          </w:pPr>
        </w:pPrChange>
      </w:pPr>
      <w:del w:id="5039" w:author="Cheick Traoré" w:date="2026-01-07T16:26:00Z" w16du:dateUtc="2026-01-07T16:26:00Z">
        <w:r w:rsidRPr="007A4601" w:rsidDel="00974EF5">
          <w:rPr>
            <w:rFonts w:ascii="Times New Roman" w:hAnsi="Times New Roman" w:cs="Times New Roman"/>
            <w:rPrChange w:id="5040" w:author="Cheick Traoré" w:date="2026-01-08T10:20:00Z" w16du:dateUtc="2026-01-08T10:20:00Z">
              <w:rPr>
                <w:rFonts w:ascii="Times New Roman" w:hAnsi="Times New Roman" w:cs="Times New Roman"/>
                <w:lang w:val="en-US"/>
              </w:rPr>
            </w:rPrChange>
          </w:rPr>
          <w:delText>    </w:delText>
        </w:r>
      </w:del>
    </w:p>
    <w:p w14:paraId="1DDCF4A7" w14:textId="3B30FAD3" w:rsidR="009600FD" w:rsidRPr="007A4601" w:rsidDel="00974EF5" w:rsidRDefault="009600FD" w:rsidP="00974EF5">
      <w:pPr>
        <w:tabs>
          <w:tab w:val="left" w:pos="3200"/>
        </w:tabs>
        <w:spacing w:line="480" w:lineRule="auto"/>
        <w:ind w:left="720" w:firstLine="0"/>
        <w:rPr>
          <w:del w:id="5041" w:author="Cheick Traoré" w:date="2026-01-07T16:26:00Z" w16du:dateUtc="2026-01-07T16:26:00Z"/>
          <w:rFonts w:ascii="Times New Roman" w:hAnsi="Times New Roman" w:cs="Times New Roman"/>
          <w:rPrChange w:id="5042" w:author="Cheick Traoré" w:date="2026-01-08T10:20:00Z" w16du:dateUtc="2026-01-08T10:20:00Z">
            <w:rPr>
              <w:del w:id="5043" w:author="Cheick Traoré" w:date="2026-01-07T16:26:00Z" w16du:dateUtc="2026-01-07T16:26:00Z"/>
              <w:rFonts w:ascii="Times New Roman" w:hAnsi="Times New Roman" w:cs="Times New Roman"/>
              <w:lang w:val="en-US"/>
            </w:rPr>
          </w:rPrChange>
        </w:rPr>
        <w:pPrChange w:id="5044" w:author="Cheick Traoré" w:date="2026-01-07T16:26:00Z" w16du:dateUtc="2026-01-07T16:26:00Z">
          <w:pPr>
            <w:tabs>
              <w:tab w:val="left" w:pos="3200"/>
            </w:tabs>
            <w:spacing w:line="480" w:lineRule="auto"/>
          </w:pPr>
        </w:pPrChange>
      </w:pPr>
      <w:del w:id="5045" w:author="Cheick Traoré" w:date="2026-01-07T16:26:00Z" w16du:dateUtc="2026-01-07T16:26:00Z">
        <w:r w:rsidRPr="007A4601" w:rsidDel="00974EF5">
          <w:rPr>
            <w:rFonts w:ascii="Times New Roman" w:hAnsi="Times New Roman" w:cs="Times New Roman"/>
            <w:rPrChange w:id="5046" w:author="Cheick Traoré" w:date="2026-01-08T10:20:00Z" w16du:dateUtc="2026-01-08T10:20:00Z">
              <w:rPr>
                <w:rFonts w:ascii="Times New Roman" w:hAnsi="Times New Roman" w:cs="Times New Roman"/>
                <w:lang w:val="en-US"/>
              </w:rPr>
            </w:rPrChange>
          </w:rPr>
          <w:delText>    def extract_data(self, category: str, start_date: str, end_date: str):</w:delText>
        </w:r>
      </w:del>
    </w:p>
    <w:p w14:paraId="40A267BC" w14:textId="3C629258" w:rsidR="009600FD" w:rsidRPr="00AB1D00" w:rsidDel="00974EF5" w:rsidRDefault="009600FD" w:rsidP="00974EF5">
      <w:pPr>
        <w:tabs>
          <w:tab w:val="left" w:pos="3200"/>
        </w:tabs>
        <w:spacing w:line="480" w:lineRule="auto"/>
        <w:ind w:left="720" w:firstLine="0"/>
        <w:rPr>
          <w:del w:id="5047" w:author="Cheick Traoré" w:date="2026-01-07T16:26:00Z" w16du:dateUtc="2026-01-07T16:26:00Z"/>
          <w:rFonts w:ascii="Times New Roman" w:hAnsi="Times New Roman" w:cs="Times New Roman"/>
        </w:rPr>
        <w:pPrChange w:id="5048" w:author="Cheick Traoré" w:date="2026-01-07T16:26:00Z" w16du:dateUtc="2026-01-07T16:26:00Z">
          <w:pPr>
            <w:tabs>
              <w:tab w:val="left" w:pos="3200"/>
            </w:tabs>
            <w:spacing w:line="480" w:lineRule="auto"/>
          </w:pPr>
        </w:pPrChange>
      </w:pPr>
      <w:del w:id="5049" w:author="Cheick Traoré" w:date="2026-01-07T16:26:00Z" w16du:dateUtc="2026-01-07T16:26:00Z">
        <w:r w:rsidRPr="007A4601" w:rsidDel="00974EF5">
          <w:rPr>
            <w:rFonts w:ascii="Times New Roman" w:hAnsi="Times New Roman" w:cs="Times New Roman"/>
            <w:rPrChange w:id="5050"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"""Extraction sécurisée des données MySQL"""</w:delText>
        </w:r>
      </w:del>
    </w:p>
    <w:p w14:paraId="31727290" w14:textId="6AC1A4ED" w:rsidR="009600FD" w:rsidRPr="007A4601" w:rsidDel="00974EF5" w:rsidRDefault="009600FD" w:rsidP="00974EF5">
      <w:pPr>
        <w:tabs>
          <w:tab w:val="left" w:pos="3200"/>
        </w:tabs>
        <w:spacing w:line="480" w:lineRule="auto"/>
        <w:ind w:left="720" w:firstLine="0"/>
        <w:rPr>
          <w:del w:id="5051" w:author="Cheick Traoré" w:date="2026-01-07T16:26:00Z" w16du:dateUtc="2026-01-07T16:26:00Z"/>
          <w:rFonts w:ascii="Times New Roman" w:hAnsi="Times New Roman" w:cs="Times New Roman"/>
          <w:rPrChange w:id="5052" w:author="Cheick Traoré" w:date="2026-01-08T10:20:00Z" w16du:dateUtc="2026-01-08T10:20:00Z">
            <w:rPr>
              <w:del w:id="5053" w:author="Cheick Traoré" w:date="2026-01-07T16:26:00Z" w16du:dateUtc="2026-01-07T16:26:00Z"/>
              <w:rFonts w:ascii="Times New Roman" w:hAnsi="Times New Roman" w:cs="Times New Roman"/>
              <w:lang w:val="en-US"/>
            </w:rPr>
          </w:rPrChange>
        </w:rPr>
        <w:pPrChange w:id="5054" w:author="Cheick Traoré" w:date="2026-01-07T16:26:00Z" w16du:dateUtc="2026-01-07T16:26:00Z">
          <w:pPr>
            <w:tabs>
              <w:tab w:val="left" w:pos="3200"/>
            </w:tabs>
            <w:spacing w:line="480" w:lineRule="auto"/>
          </w:pPr>
        </w:pPrChange>
      </w:pPr>
      <w:del w:id="5055"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056" w:author="Cheick Traoré" w:date="2026-01-08T10:20:00Z" w16du:dateUtc="2026-01-08T10:20:00Z">
              <w:rPr>
                <w:rFonts w:ascii="Times New Roman" w:hAnsi="Times New Roman" w:cs="Times New Roman"/>
                <w:lang w:val="en-US"/>
              </w:rPr>
            </w:rPrChange>
          </w:rPr>
          <w:delText>query = f"""</w:delText>
        </w:r>
      </w:del>
    </w:p>
    <w:p w14:paraId="0EA1BAEF" w14:textId="21E1026C" w:rsidR="009600FD" w:rsidRPr="007A4601" w:rsidDel="00974EF5" w:rsidRDefault="009600FD" w:rsidP="00974EF5">
      <w:pPr>
        <w:tabs>
          <w:tab w:val="left" w:pos="3200"/>
        </w:tabs>
        <w:spacing w:line="480" w:lineRule="auto"/>
        <w:ind w:left="720" w:firstLine="0"/>
        <w:rPr>
          <w:del w:id="5057" w:author="Cheick Traoré" w:date="2026-01-07T16:26:00Z" w16du:dateUtc="2026-01-07T16:26:00Z"/>
          <w:rFonts w:ascii="Times New Roman" w:hAnsi="Times New Roman" w:cs="Times New Roman"/>
          <w:rPrChange w:id="5058" w:author="Cheick Traoré" w:date="2026-01-08T10:20:00Z" w16du:dateUtc="2026-01-08T10:20:00Z">
            <w:rPr>
              <w:del w:id="5059" w:author="Cheick Traoré" w:date="2026-01-07T16:26:00Z" w16du:dateUtc="2026-01-07T16:26:00Z"/>
              <w:rFonts w:ascii="Times New Roman" w:hAnsi="Times New Roman" w:cs="Times New Roman"/>
              <w:lang w:val="en-US"/>
            </w:rPr>
          </w:rPrChange>
        </w:rPr>
        <w:pPrChange w:id="5060" w:author="Cheick Traoré" w:date="2026-01-07T16:26:00Z" w16du:dateUtc="2026-01-07T16:26:00Z">
          <w:pPr>
            <w:tabs>
              <w:tab w:val="left" w:pos="3200"/>
            </w:tabs>
            <w:spacing w:line="480" w:lineRule="auto"/>
          </w:pPr>
        </w:pPrChange>
      </w:pPr>
      <w:del w:id="5061" w:author="Cheick Traoré" w:date="2026-01-07T16:26:00Z" w16du:dateUtc="2026-01-07T16:26:00Z">
        <w:r w:rsidRPr="007A4601" w:rsidDel="00974EF5">
          <w:rPr>
            <w:rFonts w:ascii="Times New Roman" w:hAnsi="Times New Roman" w:cs="Times New Roman"/>
            <w:rPrChange w:id="5062" w:author="Cheick Traoré" w:date="2026-01-08T10:20:00Z" w16du:dateUtc="2026-01-08T10:20:00Z">
              <w:rPr>
                <w:rFonts w:ascii="Times New Roman" w:hAnsi="Times New Roman" w:cs="Times New Roman"/>
                <w:lang w:val="en-US"/>
              </w:rPr>
            </w:rPrChange>
          </w:rPr>
          <w:delText>        SELECT date_perception, montant, code_categorie</w:delText>
        </w:r>
      </w:del>
    </w:p>
    <w:p w14:paraId="6D8D1446" w14:textId="5026B968" w:rsidR="009600FD" w:rsidRPr="007A4601" w:rsidDel="00974EF5" w:rsidRDefault="009600FD" w:rsidP="00974EF5">
      <w:pPr>
        <w:tabs>
          <w:tab w:val="left" w:pos="3200"/>
        </w:tabs>
        <w:spacing w:line="480" w:lineRule="auto"/>
        <w:ind w:left="720" w:firstLine="0"/>
        <w:rPr>
          <w:del w:id="5063" w:author="Cheick Traoré" w:date="2026-01-07T16:26:00Z" w16du:dateUtc="2026-01-07T16:26:00Z"/>
          <w:rFonts w:ascii="Times New Roman" w:hAnsi="Times New Roman" w:cs="Times New Roman"/>
          <w:rPrChange w:id="5064" w:author="Cheick Traoré" w:date="2026-01-08T10:20:00Z" w16du:dateUtc="2026-01-08T10:20:00Z">
            <w:rPr>
              <w:del w:id="5065" w:author="Cheick Traoré" w:date="2026-01-07T16:26:00Z" w16du:dateUtc="2026-01-07T16:26:00Z"/>
              <w:rFonts w:ascii="Times New Roman" w:hAnsi="Times New Roman" w:cs="Times New Roman"/>
              <w:lang w:val="en-US"/>
            </w:rPr>
          </w:rPrChange>
        </w:rPr>
        <w:pPrChange w:id="5066" w:author="Cheick Traoré" w:date="2026-01-07T16:26:00Z" w16du:dateUtc="2026-01-07T16:26:00Z">
          <w:pPr>
            <w:tabs>
              <w:tab w:val="left" w:pos="3200"/>
            </w:tabs>
            <w:spacing w:line="480" w:lineRule="auto"/>
          </w:pPr>
        </w:pPrChange>
      </w:pPr>
      <w:del w:id="5067" w:author="Cheick Traoré" w:date="2026-01-07T16:26:00Z" w16du:dateUtc="2026-01-07T16:26:00Z">
        <w:r w:rsidRPr="007A4601" w:rsidDel="00974EF5">
          <w:rPr>
            <w:rFonts w:ascii="Times New Roman" w:hAnsi="Times New Roman" w:cs="Times New Roman"/>
            <w:rPrChange w:id="5068" w:author="Cheick Traoré" w:date="2026-01-08T10:20:00Z" w16du:dateUtc="2026-01-08T10:20:00Z">
              <w:rPr>
                <w:rFonts w:ascii="Times New Roman" w:hAnsi="Times New Roman" w:cs="Times New Roman"/>
                <w:lang w:val="en-US"/>
              </w:rPr>
            </w:rPrChange>
          </w:rPr>
          <w:delText>        FROM recettes_budgetaires</w:delText>
        </w:r>
      </w:del>
    </w:p>
    <w:p w14:paraId="584FBD23" w14:textId="78A3B241" w:rsidR="009600FD" w:rsidRPr="007A4601" w:rsidDel="00974EF5" w:rsidRDefault="009600FD" w:rsidP="00974EF5">
      <w:pPr>
        <w:tabs>
          <w:tab w:val="left" w:pos="3200"/>
        </w:tabs>
        <w:spacing w:line="480" w:lineRule="auto"/>
        <w:ind w:left="720" w:firstLine="0"/>
        <w:rPr>
          <w:del w:id="5069" w:author="Cheick Traoré" w:date="2026-01-07T16:26:00Z" w16du:dateUtc="2026-01-07T16:26:00Z"/>
          <w:rFonts w:ascii="Times New Roman" w:hAnsi="Times New Roman" w:cs="Times New Roman"/>
          <w:rPrChange w:id="5070" w:author="Cheick Traoré" w:date="2026-01-08T10:20:00Z" w16du:dateUtc="2026-01-08T10:20:00Z">
            <w:rPr>
              <w:del w:id="5071" w:author="Cheick Traoré" w:date="2026-01-07T16:26:00Z" w16du:dateUtc="2026-01-07T16:26:00Z"/>
              <w:rFonts w:ascii="Times New Roman" w:hAnsi="Times New Roman" w:cs="Times New Roman"/>
              <w:lang w:val="en-US"/>
            </w:rPr>
          </w:rPrChange>
        </w:rPr>
        <w:pPrChange w:id="5072" w:author="Cheick Traoré" w:date="2026-01-07T16:26:00Z" w16du:dateUtc="2026-01-07T16:26:00Z">
          <w:pPr>
            <w:tabs>
              <w:tab w:val="left" w:pos="3200"/>
            </w:tabs>
            <w:spacing w:line="480" w:lineRule="auto"/>
          </w:pPr>
        </w:pPrChange>
      </w:pPr>
      <w:del w:id="5073" w:author="Cheick Traoré" w:date="2026-01-07T16:26:00Z" w16du:dateUtc="2026-01-07T16:26:00Z">
        <w:r w:rsidRPr="007A4601" w:rsidDel="00974EF5">
          <w:rPr>
            <w:rFonts w:ascii="Times New Roman" w:hAnsi="Times New Roman" w:cs="Times New Roman"/>
            <w:rPrChange w:id="5074" w:author="Cheick Traoré" w:date="2026-01-08T10:20:00Z" w16du:dateUtc="2026-01-08T10:20:00Z">
              <w:rPr>
                <w:rFonts w:ascii="Times New Roman" w:hAnsi="Times New Roman" w:cs="Times New Roman"/>
                <w:lang w:val="en-US"/>
              </w:rPr>
            </w:rPrChange>
          </w:rPr>
          <w:delText>        WHERE code_categorie = %s</w:delText>
        </w:r>
      </w:del>
    </w:p>
    <w:p w14:paraId="0617BD5D" w14:textId="3AFA61E6" w:rsidR="009600FD" w:rsidRPr="007A4601" w:rsidDel="00974EF5" w:rsidRDefault="009600FD" w:rsidP="00974EF5">
      <w:pPr>
        <w:tabs>
          <w:tab w:val="left" w:pos="3200"/>
        </w:tabs>
        <w:spacing w:line="480" w:lineRule="auto"/>
        <w:ind w:left="720" w:firstLine="0"/>
        <w:rPr>
          <w:del w:id="5075" w:author="Cheick Traoré" w:date="2026-01-07T16:26:00Z" w16du:dateUtc="2026-01-07T16:26:00Z"/>
          <w:rFonts w:ascii="Times New Roman" w:hAnsi="Times New Roman" w:cs="Times New Roman"/>
          <w:rPrChange w:id="5076" w:author="Cheick Traoré" w:date="2026-01-08T10:20:00Z" w16du:dateUtc="2026-01-08T10:20:00Z">
            <w:rPr>
              <w:del w:id="5077" w:author="Cheick Traoré" w:date="2026-01-07T16:26:00Z" w16du:dateUtc="2026-01-07T16:26:00Z"/>
              <w:rFonts w:ascii="Times New Roman" w:hAnsi="Times New Roman" w:cs="Times New Roman"/>
              <w:lang w:val="en-US"/>
            </w:rPr>
          </w:rPrChange>
        </w:rPr>
        <w:pPrChange w:id="5078" w:author="Cheick Traoré" w:date="2026-01-07T16:26:00Z" w16du:dateUtc="2026-01-07T16:26:00Z">
          <w:pPr>
            <w:tabs>
              <w:tab w:val="left" w:pos="3200"/>
            </w:tabs>
            <w:spacing w:line="480" w:lineRule="auto"/>
          </w:pPr>
        </w:pPrChange>
      </w:pPr>
      <w:del w:id="5079" w:author="Cheick Traoré" w:date="2026-01-07T16:26:00Z" w16du:dateUtc="2026-01-07T16:26:00Z">
        <w:r w:rsidRPr="007A4601" w:rsidDel="00974EF5">
          <w:rPr>
            <w:rFonts w:ascii="Times New Roman" w:hAnsi="Times New Roman" w:cs="Times New Roman"/>
            <w:rPrChange w:id="5080" w:author="Cheick Traoré" w:date="2026-01-08T10:20:00Z" w16du:dateUtc="2026-01-08T10:20:00Z">
              <w:rPr>
                <w:rFonts w:ascii="Times New Roman" w:hAnsi="Times New Roman" w:cs="Times New Roman"/>
                <w:lang w:val="en-US"/>
              </w:rPr>
            </w:rPrChange>
          </w:rPr>
          <w:delText>        AND date_perception BETWEEN %s AND %s</w:delText>
        </w:r>
      </w:del>
    </w:p>
    <w:p w14:paraId="57C83D80" w14:textId="328A78D1" w:rsidR="009600FD" w:rsidRPr="007A4601" w:rsidDel="00974EF5" w:rsidRDefault="009600FD" w:rsidP="00974EF5">
      <w:pPr>
        <w:tabs>
          <w:tab w:val="left" w:pos="3200"/>
        </w:tabs>
        <w:spacing w:line="480" w:lineRule="auto"/>
        <w:ind w:left="720" w:firstLine="0"/>
        <w:rPr>
          <w:del w:id="5081" w:author="Cheick Traoré" w:date="2026-01-07T16:26:00Z" w16du:dateUtc="2026-01-07T16:26:00Z"/>
          <w:rFonts w:ascii="Times New Roman" w:hAnsi="Times New Roman" w:cs="Times New Roman"/>
          <w:rPrChange w:id="5082" w:author="Cheick Traoré" w:date="2026-01-08T10:20:00Z" w16du:dateUtc="2026-01-08T10:20:00Z">
            <w:rPr>
              <w:del w:id="5083" w:author="Cheick Traoré" w:date="2026-01-07T16:26:00Z" w16du:dateUtc="2026-01-07T16:26:00Z"/>
              <w:rFonts w:ascii="Times New Roman" w:hAnsi="Times New Roman" w:cs="Times New Roman"/>
              <w:lang w:val="en-US"/>
            </w:rPr>
          </w:rPrChange>
        </w:rPr>
        <w:pPrChange w:id="5084" w:author="Cheick Traoré" w:date="2026-01-07T16:26:00Z" w16du:dateUtc="2026-01-07T16:26:00Z">
          <w:pPr>
            <w:tabs>
              <w:tab w:val="left" w:pos="3200"/>
            </w:tabs>
            <w:spacing w:line="480" w:lineRule="auto"/>
          </w:pPr>
        </w:pPrChange>
      </w:pPr>
      <w:del w:id="5085" w:author="Cheick Traoré" w:date="2026-01-07T16:26:00Z" w16du:dateUtc="2026-01-07T16:26:00Z">
        <w:r w:rsidRPr="007A4601" w:rsidDel="00974EF5">
          <w:rPr>
            <w:rFonts w:ascii="Times New Roman" w:hAnsi="Times New Roman" w:cs="Times New Roman"/>
            <w:rPrChange w:id="5086" w:author="Cheick Traoré" w:date="2026-01-08T10:20:00Z" w16du:dateUtc="2026-01-08T10:20:00Z">
              <w:rPr>
                <w:rFonts w:ascii="Times New Roman" w:hAnsi="Times New Roman" w:cs="Times New Roman"/>
                <w:lang w:val="en-US"/>
              </w:rPr>
            </w:rPrChange>
          </w:rPr>
          <w:delText>        ORDER BY date_perception</w:delText>
        </w:r>
      </w:del>
    </w:p>
    <w:p w14:paraId="37EC317D" w14:textId="0549AF9D" w:rsidR="009600FD" w:rsidRPr="007A4601" w:rsidDel="00974EF5" w:rsidRDefault="009600FD" w:rsidP="00974EF5">
      <w:pPr>
        <w:tabs>
          <w:tab w:val="left" w:pos="3200"/>
        </w:tabs>
        <w:spacing w:line="480" w:lineRule="auto"/>
        <w:ind w:left="720" w:firstLine="0"/>
        <w:rPr>
          <w:del w:id="5087" w:author="Cheick Traoré" w:date="2026-01-07T16:26:00Z" w16du:dateUtc="2026-01-07T16:26:00Z"/>
          <w:rFonts w:ascii="Times New Roman" w:hAnsi="Times New Roman" w:cs="Times New Roman"/>
          <w:rPrChange w:id="5088" w:author="Cheick Traoré" w:date="2026-01-08T10:20:00Z" w16du:dateUtc="2026-01-08T10:20:00Z">
            <w:rPr>
              <w:del w:id="5089" w:author="Cheick Traoré" w:date="2026-01-07T16:26:00Z" w16du:dateUtc="2026-01-07T16:26:00Z"/>
              <w:rFonts w:ascii="Times New Roman" w:hAnsi="Times New Roman" w:cs="Times New Roman"/>
              <w:lang w:val="en-US"/>
            </w:rPr>
          </w:rPrChange>
        </w:rPr>
        <w:pPrChange w:id="5090" w:author="Cheick Traoré" w:date="2026-01-07T16:26:00Z" w16du:dateUtc="2026-01-07T16:26:00Z">
          <w:pPr>
            <w:tabs>
              <w:tab w:val="left" w:pos="3200"/>
            </w:tabs>
            <w:spacing w:line="480" w:lineRule="auto"/>
          </w:pPr>
        </w:pPrChange>
      </w:pPr>
      <w:del w:id="5091" w:author="Cheick Traoré" w:date="2026-01-07T16:26:00Z" w16du:dateUtc="2026-01-07T16:26:00Z">
        <w:r w:rsidRPr="007A4601" w:rsidDel="00974EF5">
          <w:rPr>
            <w:rFonts w:ascii="Times New Roman" w:hAnsi="Times New Roman" w:cs="Times New Roman"/>
            <w:rPrChange w:id="5092" w:author="Cheick Traoré" w:date="2026-01-08T10:20:00Z" w16du:dateUtc="2026-01-08T10:20:00Z">
              <w:rPr>
                <w:rFonts w:ascii="Times New Roman" w:hAnsi="Times New Roman" w:cs="Times New Roman"/>
                <w:lang w:val="en-US"/>
              </w:rPr>
            </w:rPrChange>
          </w:rPr>
          <w:delText>        """</w:delText>
        </w:r>
      </w:del>
    </w:p>
    <w:p w14:paraId="7B336804" w14:textId="76E2CAA9" w:rsidR="009600FD" w:rsidRPr="007A4601" w:rsidDel="00974EF5" w:rsidRDefault="009600FD" w:rsidP="00974EF5">
      <w:pPr>
        <w:tabs>
          <w:tab w:val="left" w:pos="3200"/>
        </w:tabs>
        <w:spacing w:line="480" w:lineRule="auto"/>
        <w:ind w:left="720" w:firstLine="0"/>
        <w:rPr>
          <w:del w:id="5093" w:author="Cheick Traoré" w:date="2026-01-07T16:26:00Z" w16du:dateUtc="2026-01-07T16:26:00Z"/>
          <w:rFonts w:ascii="Times New Roman" w:hAnsi="Times New Roman" w:cs="Times New Roman"/>
          <w:rPrChange w:id="5094" w:author="Cheick Traoré" w:date="2026-01-08T10:20:00Z" w16du:dateUtc="2026-01-08T10:20:00Z">
            <w:rPr>
              <w:del w:id="5095" w:author="Cheick Traoré" w:date="2026-01-07T16:26:00Z" w16du:dateUtc="2026-01-07T16:26:00Z"/>
              <w:rFonts w:ascii="Times New Roman" w:hAnsi="Times New Roman" w:cs="Times New Roman"/>
              <w:lang w:val="en-US"/>
            </w:rPr>
          </w:rPrChange>
        </w:rPr>
        <w:pPrChange w:id="5096" w:author="Cheick Traoré" w:date="2026-01-07T16:26:00Z" w16du:dateUtc="2026-01-07T16:26:00Z">
          <w:pPr>
            <w:tabs>
              <w:tab w:val="left" w:pos="3200"/>
            </w:tabs>
            <w:spacing w:line="480" w:lineRule="auto"/>
          </w:pPr>
        </w:pPrChange>
      </w:pPr>
      <w:del w:id="5097" w:author="Cheick Traoré" w:date="2026-01-07T16:26:00Z" w16du:dateUtc="2026-01-07T16:26:00Z">
        <w:r w:rsidRPr="007A4601" w:rsidDel="00974EF5">
          <w:rPr>
            <w:rFonts w:ascii="Times New Roman" w:hAnsi="Times New Roman" w:cs="Times New Roman"/>
            <w:rPrChange w:id="5098" w:author="Cheick Traoré" w:date="2026-01-08T10:20:00Z" w16du:dateUtc="2026-01-08T10:20:00Z">
              <w:rPr>
                <w:rFonts w:ascii="Times New Roman" w:hAnsi="Times New Roman" w:cs="Times New Roman"/>
                <w:lang w:val="en-US"/>
              </w:rPr>
            </w:rPrChange>
          </w:rPr>
          <w:delText>        try:</w:delText>
        </w:r>
      </w:del>
    </w:p>
    <w:p w14:paraId="7E2A58F6" w14:textId="7585B12C" w:rsidR="009600FD" w:rsidRPr="007A4601" w:rsidDel="00974EF5" w:rsidRDefault="009600FD" w:rsidP="00974EF5">
      <w:pPr>
        <w:tabs>
          <w:tab w:val="left" w:pos="3200"/>
        </w:tabs>
        <w:spacing w:line="480" w:lineRule="auto"/>
        <w:ind w:left="720" w:firstLine="0"/>
        <w:rPr>
          <w:del w:id="5099" w:author="Cheick Traoré" w:date="2026-01-07T16:26:00Z" w16du:dateUtc="2026-01-07T16:26:00Z"/>
          <w:rFonts w:ascii="Times New Roman" w:hAnsi="Times New Roman" w:cs="Times New Roman"/>
          <w:rPrChange w:id="5100" w:author="Cheick Traoré" w:date="2026-01-08T10:20:00Z" w16du:dateUtc="2026-01-08T10:20:00Z">
            <w:rPr>
              <w:del w:id="5101" w:author="Cheick Traoré" w:date="2026-01-07T16:26:00Z" w16du:dateUtc="2026-01-07T16:26:00Z"/>
              <w:rFonts w:ascii="Times New Roman" w:hAnsi="Times New Roman" w:cs="Times New Roman"/>
              <w:lang w:val="en-US"/>
            </w:rPr>
          </w:rPrChange>
        </w:rPr>
        <w:pPrChange w:id="5102" w:author="Cheick Traoré" w:date="2026-01-07T16:26:00Z" w16du:dateUtc="2026-01-07T16:26:00Z">
          <w:pPr>
            <w:tabs>
              <w:tab w:val="left" w:pos="3200"/>
            </w:tabs>
            <w:spacing w:line="480" w:lineRule="auto"/>
          </w:pPr>
        </w:pPrChange>
      </w:pPr>
      <w:del w:id="5103" w:author="Cheick Traoré" w:date="2026-01-07T16:26:00Z" w16du:dateUtc="2026-01-07T16:26:00Z">
        <w:r w:rsidRPr="007A4601" w:rsidDel="00974EF5">
          <w:rPr>
            <w:rFonts w:ascii="Times New Roman" w:hAnsi="Times New Roman" w:cs="Times New Roman"/>
            <w:rPrChange w:id="5104" w:author="Cheick Traoré" w:date="2026-01-08T10:20:00Z" w16du:dateUtc="2026-01-08T10:20:00Z">
              <w:rPr>
                <w:rFonts w:ascii="Times New Roman" w:hAnsi="Times New Roman" w:cs="Times New Roman"/>
                <w:lang w:val="en-US"/>
              </w:rPr>
            </w:rPrChange>
          </w:rPr>
          <w:delText>            df = pd.read_sql(</w:delText>
        </w:r>
      </w:del>
    </w:p>
    <w:p w14:paraId="39A3CAC8" w14:textId="24EAE7E3" w:rsidR="009600FD" w:rsidRPr="007A4601" w:rsidDel="00974EF5" w:rsidRDefault="009600FD" w:rsidP="00974EF5">
      <w:pPr>
        <w:tabs>
          <w:tab w:val="left" w:pos="3200"/>
        </w:tabs>
        <w:spacing w:line="480" w:lineRule="auto"/>
        <w:ind w:left="720" w:firstLine="0"/>
        <w:rPr>
          <w:del w:id="5105" w:author="Cheick Traoré" w:date="2026-01-07T16:26:00Z" w16du:dateUtc="2026-01-07T16:26:00Z"/>
          <w:rFonts w:ascii="Times New Roman" w:hAnsi="Times New Roman" w:cs="Times New Roman"/>
          <w:rPrChange w:id="5106" w:author="Cheick Traoré" w:date="2026-01-08T10:20:00Z" w16du:dateUtc="2026-01-08T10:20:00Z">
            <w:rPr>
              <w:del w:id="5107" w:author="Cheick Traoré" w:date="2026-01-07T16:26:00Z" w16du:dateUtc="2026-01-07T16:26:00Z"/>
              <w:rFonts w:ascii="Times New Roman" w:hAnsi="Times New Roman" w:cs="Times New Roman"/>
              <w:lang w:val="en-US"/>
            </w:rPr>
          </w:rPrChange>
        </w:rPr>
        <w:pPrChange w:id="5108" w:author="Cheick Traoré" w:date="2026-01-07T16:26:00Z" w16du:dateUtc="2026-01-07T16:26:00Z">
          <w:pPr>
            <w:tabs>
              <w:tab w:val="left" w:pos="3200"/>
            </w:tabs>
            <w:spacing w:line="480" w:lineRule="auto"/>
          </w:pPr>
        </w:pPrChange>
      </w:pPr>
      <w:del w:id="5109" w:author="Cheick Traoré" w:date="2026-01-07T16:26:00Z" w16du:dateUtc="2026-01-07T16:26:00Z">
        <w:r w:rsidRPr="007A4601" w:rsidDel="00974EF5">
          <w:rPr>
            <w:rFonts w:ascii="Times New Roman" w:hAnsi="Times New Roman" w:cs="Times New Roman"/>
            <w:rPrChange w:id="5110" w:author="Cheick Traoré" w:date="2026-01-08T10:20:00Z" w16du:dateUtc="2026-01-08T10:20:00Z">
              <w:rPr>
                <w:rFonts w:ascii="Times New Roman" w:hAnsi="Times New Roman" w:cs="Times New Roman"/>
                <w:lang w:val="en-US"/>
              </w:rPr>
            </w:rPrChange>
          </w:rPr>
          <w:delText>                query, </w:delText>
        </w:r>
      </w:del>
    </w:p>
    <w:p w14:paraId="5BA72668" w14:textId="62CEAF87" w:rsidR="009600FD" w:rsidRPr="007A4601" w:rsidDel="00974EF5" w:rsidRDefault="009600FD" w:rsidP="00974EF5">
      <w:pPr>
        <w:tabs>
          <w:tab w:val="left" w:pos="3200"/>
        </w:tabs>
        <w:spacing w:line="480" w:lineRule="auto"/>
        <w:ind w:left="720" w:firstLine="0"/>
        <w:rPr>
          <w:del w:id="5111" w:author="Cheick Traoré" w:date="2026-01-07T16:26:00Z" w16du:dateUtc="2026-01-07T16:26:00Z"/>
          <w:rFonts w:ascii="Times New Roman" w:hAnsi="Times New Roman" w:cs="Times New Roman"/>
          <w:rPrChange w:id="5112" w:author="Cheick Traoré" w:date="2026-01-08T10:20:00Z" w16du:dateUtc="2026-01-08T10:20:00Z">
            <w:rPr>
              <w:del w:id="5113" w:author="Cheick Traoré" w:date="2026-01-07T16:26:00Z" w16du:dateUtc="2026-01-07T16:26:00Z"/>
              <w:rFonts w:ascii="Times New Roman" w:hAnsi="Times New Roman" w:cs="Times New Roman"/>
              <w:lang w:val="en-US"/>
            </w:rPr>
          </w:rPrChange>
        </w:rPr>
        <w:pPrChange w:id="5114" w:author="Cheick Traoré" w:date="2026-01-07T16:26:00Z" w16du:dateUtc="2026-01-07T16:26:00Z">
          <w:pPr>
            <w:tabs>
              <w:tab w:val="left" w:pos="3200"/>
            </w:tabs>
            <w:spacing w:line="480" w:lineRule="auto"/>
          </w:pPr>
        </w:pPrChange>
      </w:pPr>
      <w:del w:id="5115" w:author="Cheick Traoré" w:date="2026-01-07T16:26:00Z" w16du:dateUtc="2026-01-07T16:26:00Z">
        <w:r w:rsidRPr="007A4601" w:rsidDel="00974EF5">
          <w:rPr>
            <w:rFonts w:ascii="Times New Roman" w:hAnsi="Times New Roman" w:cs="Times New Roman"/>
            <w:rPrChange w:id="5116" w:author="Cheick Traoré" w:date="2026-01-08T10:20:00Z" w16du:dateUtc="2026-01-08T10:20:00Z">
              <w:rPr>
                <w:rFonts w:ascii="Times New Roman" w:hAnsi="Times New Roman" w:cs="Times New Roman"/>
                <w:lang w:val="en-US"/>
              </w:rPr>
            </w:rPrChange>
          </w:rPr>
          <w:delText>                self.engine,</w:delText>
        </w:r>
      </w:del>
    </w:p>
    <w:p w14:paraId="3679561F" w14:textId="2E30B37F" w:rsidR="009600FD" w:rsidRPr="007A4601" w:rsidDel="00974EF5" w:rsidRDefault="009600FD" w:rsidP="00974EF5">
      <w:pPr>
        <w:tabs>
          <w:tab w:val="left" w:pos="3200"/>
        </w:tabs>
        <w:spacing w:line="480" w:lineRule="auto"/>
        <w:ind w:left="720" w:firstLine="0"/>
        <w:rPr>
          <w:del w:id="5117" w:author="Cheick Traoré" w:date="2026-01-07T16:26:00Z" w16du:dateUtc="2026-01-07T16:26:00Z"/>
          <w:rFonts w:ascii="Times New Roman" w:hAnsi="Times New Roman" w:cs="Times New Roman"/>
          <w:rPrChange w:id="5118" w:author="Cheick Traoré" w:date="2026-01-08T10:20:00Z" w16du:dateUtc="2026-01-08T10:20:00Z">
            <w:rPr>
              <w:del w:id="5119" w:author="Cheick Traoré" w:date="2026-01-07T16:26:00Z" w16du:dateUtc="2026-01-07T16:26:00Z"/>
              <w:rFonts w:ascii="Times New Roman" w:hAnsi="Times New Roman" w:cs="Times New Roman"/>
              <w:lang w:val="en-US"/>
            </w:rPr>
          </w:rPrChange>
        </w:rPr>
        <w:pPrChange w:id="5120" w:author="Cheick Traoré" w:date="2026-01-07T16:26:00Z" w16du:dateUtc="2026-01-07T16:26:00Z">
          <w:pPr>
            <w:tabs>
              <w:tab w:val="left" w:pos="3200"/>
            </w:tabs>
            <w:spacing w:line="480" w:lineRule="auto"/>
          </w:pPr>
        </w:pPrChange>
      </w:pPr>
      <w:del w:id="5121" w:author="Cheick Traoré" w:date="2026-01-07T16:26:00Z" w16du:dateUtc="2026-01-07T16:26:00Z">
        <w:r w:rsidRPr="007A4601" w:rsidDel="00974EF5">
          <w:rPr>
            <w:rFonts w:ascii="Times New Roman" w:hAnsi="Times New Roman" w:cs="Times New Roman"/>
            <w:rPrChange w:id="5122" w:author="Cheick Traoré" w:date="2026-01-08T10:20:00Z" w16du:dateUtc="2026-01-08T10:20:00Z">
              <w:rPr>
                <w:rFonts w:ascii="Times New Roman" w:hAnsi="Times New Roman" w:cs="Times New Roman"/>
                <w:lang w:val="en-US"/>
              </w:rPr>
            </w:rPrChange>
          </w:rPr>
          <w:delText>                params=(category, start_date, end_date)</w:delText>
        </w:r>
      </w:del>
    </w:p>
    <w:p w14:paraId="67E9C424" w14:textId="763A545E" w:rsidR="009600FD" w:rsidRPr="00AB1D00" w:rsidDel="00974EF5" w:rsidRDefault="009600FD" w:rsidP="00974EF5">
      <w:pPr>
        <w:tabs>
          <w:tab w:val="left" w:pos="3200"/>
        </w:tabs>
        <w:spacing w:line="480" w:lineRule="auto"/>
        <w:ind w:left="720" w:firstLine="0"/>
        <w:rPr>
          <w:del w:id="5123" w:author="Cheick Traoré" w:date="2026-01-07T16:26:00Z" w16du:dateUtc="2026-01-07T16:26:00Z"/>
          <w:rFonts w:ascii="Times New Roman" w:hAnsi="Times New Roman" w:cs="Times New Roman"/>
        </w:rPr>
        <w:pPrChange w:id="5124" w:author="Cheick Traoré" w:date="2026-01-07T16:26:00Z" w16du:dateUtc="2026-01-07T16:26:00Z">
          <w:pPr>
            <w:tabs>
              <w:tab w:val="left" w:pos="3200"/>
            </w:tabs>
            <w:spacing w:line="480" w:lineRule="auto"/>
          </w:pPr>
        </w:pPrChange>
      </w:pPr>
      <w:del w:id="5125" w:author="Cheick Traoré" w:date="2026-01-07T16:26:00Z" w16du:dateUtc="2026-01-07T16:26:00Z">
        <w:r w:rsidRPr="007A4601" w:rsidDel="00974EF5">
          <w:rPr>
            <w:rFonts w:ascii="Times New Roman" w:hAnsi="Times New Roman" w:cs="Times New Roman"/>
            <w:rPrChange w:id="5126"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w:delText>
        </w:r>
      </w:del>
    </w:p>
    <w:p w14:paraId="0E1693F7" w14:textId="36C3A272" w:rsidR="009600FD" w:rsidRPr="00AB1D00" w:rsidDel="00974EF5" w:rsidRDefault="009600FD" w:rsidP="00974EF5">
      <w:pPr>
        <w:tabs>
          <w:tab w:val="left" w:pos="3200"/>
        </w:tabs>
        <w:spacing w:line="480" w:lineRule="auto"/>
        <w:ind w:left="720" w:firstLine="0"/>
        <w:rPr>
          <w:del w:id="5127" w:author="Cheick Traoré" w:date="2026-01-07T16:26:00Z" w16du:dateUtc="2026-01-07T16:26:00Z"/>
          <w:rFonts w:ascii="Times New Roman" w:hAnsi="Times New Roman" w:cs="Times New Roman"/>
        </w:rPr>
        <w:pPrChange w:id="5128" w:author="Cheick Traoré" w:date="2026-01-07T16:26:00Z" w16du:dateUtc="2026-01-07T16:26:00Z">
          <w:pPr>
            <w:tabs>
              <w:tab w:val="left" w:pos="3200"/>
            </w:tabs>
            <w:spacing w:line="480" w:lineRule="auto"/>
          </w:pPr>
        </w:pPrChange>
      </w:pPr>
      <w:del w:id="5129" w:author="Cheick Traoré" w:date="2026-01-07T16:26:00Z" w16du:dateUtc="2026-01-07T16:26:00Z">
        <w:r w:rsidRPr="00AB1D00" w:rsidDel="00974EF5">
          <w:rPr>
            <w:rFonts w:ascii="Times New Roman" w:hAnsi="Times New Roman" w:cs="Times New Roman"/>
          </w:rPr>
          <w:delText>            logger.info(f"Extraction réussie: {len(df)} enregistrements")</w:delText>
        </w:r>
      </w:del>
    </w:p>
    <w:p w14:paraId="13371A03" w14:textId="2F3ABB9A" w:rsidR="009600FD" w:rsidRPr="007A4601" w:rsidDel="00974EF5" w:rsidRDefault="009600FD" w:rsidP="00974EF5">
      <w:pPr>
        <w:tabs>
          <w:tab w:val="left" w:pos="3200"/>
        </w:tabs>
        <w:spacing w:line="480" w:lineRule="auto"/>
        <w:ind w:left="720" w:firstLine="0"/>
        <w:rPr>
          <w:del w:id="5130" w:author="Cheick Traoré" w:date="2026-01-07T16:26:00Z" w16du:dateUtc="2026-01-07T16:26:00Z"/>
          <w:rFonts w:ascii="Times New Roman" w:hAnsi="Times New Roman" w:cs="Times New Roman"/>
          <w:rPrChange w:id="5131" w:author="Cheick Traoré" w:date="2026-01-08T10:20:00Z" w16du:dateUtc="2026-01-08T10:20:00Z">
            <w:rPr>
              <w:del w:id="5132" w:author="Cheick Traoré" w:date="2026-01-07T16:26:00Z" w16du:dateUtc="2026-01-07T16:26:00Z"/>
              <w:rFonts w:ascii="Times New Roman" w:hAnsi="Times New Roman" w:cs="Times New Roman"/>
              <w:lang w:val="en-US"/>
            </w:rPr>
          </w:rPrChange>
        </w:rPr>
        <w:pPrChange w:id="5133" w:author="Cheick Traoré" w:date="2026-01-07T16:26:00Z" w16du:dateUtc="2026-01-07T16:26:00Z">
          <w:pPr>
            <w:tabs>
              <w:tab w:val="left" w:pos="3200"/>
            </w:tabs>
            <w:spacing w:line="480" w:lineRule="auto"/>
          </w:pPr>
        </w:pPrChange>
      </w:pPr>
      <w:del w:id="5134"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135" w:author="Cheick Traoré" w:date="2026-01-08T10:20:00Z" w16du:dateUtc="2026-01-08T10:20:00Z">
              <w:rPr>
                <w:rFonts w:ascii="Times New Roman" w:hAnsi="Times New Roman" w:cs="Times New Roman"/>
                <w:lang w:val="en-US"/>
              </w:rPr>
            </w:rPrChange>
          </w:rPr>
          <w:delText>return df</w:delText>
        </w:r>
      </w:del>
    </w:p>
    <w:p w14:paraId="43EDB02B" w14:textId="7B3BCF25" w:rsidR="009600FD" w:rsidRPr="007A4601" w:rsidDel="00974EF5" w:rsidRDefault="009600FD" w:rsidP="00974EF5">
      <w:pPr>
        <w:tabs>
          <w:tab w:val="left" w:pos="3200"/>
        </w:tabs>
        <w:spacing w:line="480" w:lineRule="auto"/>
        <w:ind w:left="720" w:firstLine="0"/>
        <w:rPr>
          <w:del w:id="5136" w:author="Cheick Traoré" w:date="2026-01-07T16:26:00Z" w16du:dateUtc="2026-01-07T16:26:00Z"/>
          <w:rFonts w:ascii="Times New Roman" w:hAnsi="Times New Roman" w:cs="Times New Roman"/>
          <w:rPrChange w:id="5137" w:author="Cheick Traoré" w:date="2026-01-08T10:20:00Z" w16du:dateUtc="2026-01-08T10:20:00Z">
            <w:rPr>
              <w:del w:id="5138" w:author="Cheick Traoré" w:date="2026-01-07T16:26:00Z" w16du:dateUtc="2026-01-07T16:26:00Z"/>
              <w:rFonts w:ascii="Times New Roman" w:hAnsi="Times New Roman" w:cs="Times New Roman"/>
              <w:lang w:val="en-US"/>
            </w:rPr>
          </w:rPrChange>
        </w:rPr>
        <w:pPrChange w:id="5139" w:author="Cheick Traoré" w:date="2026-01-07T16:26:00Z" w16du:dateUtc="2026-01-07T16:26:00Z">
          <w:pPr>
            <w:tabs>
              <w:tab w:val="left" w:pos="3200"/>
            </w:tabs>
            <w:spacing w:line="480" w:lineRule="auto"/>
          </w:pPr>
        </w:pPrChange>
      </w:pPr>
      <w:del w:id="5140" w:author="Cheick Traoré" w:date="2026-01-07T16:26:00Z" w16du:dateUtc="2026-01-07T16:26:00Z">
        <w:r w:rsidRPr="007A4601" w:rsidDel="00974EF5">
          <w:rPr>
            <w:rFonts w:ascii="Times New Roman" w:hAnsi="Times New Roman" w:cs="Times New Roman"/>
            <w:rPrChange w:id="5141" w:author="Cheick Traoré" w:date="2026-01-08T10:20:00Z" w16du:dateUtc="2026-01-08T10:20:00Z">
              <w:rPr>
                <w:rFonts w:ascii="Times New Roman" w:hAnsi="Times New Roman" w:cs="Times New Roman"/>
                <w:lang w:val="en-US"/>
              </w:rPr>
            </w:rPrChange>
          </w:rPr>
          <w:delText>        except Exception as e:</w:delText>
        </w:r>
      </w:del>
    </w:p>
    <w:p w14:paraId="108C3B9D" w14:textId="0ABD0398" w:rsidR="009600FD" w:rsidRPr="00AB1D00" w:rsidDel="00974EF5" w:rsidRDefault="009600FD" w:rsidP="00974EF5">
      <w:pPr>
        <w:tabs>
          <w:tab w:val="left" w:pos="3200"/>
        </w:tabs>
        <w:spacing w:line="480" w:lineRule="auto"/>
        <w:ind w:left="720" w:firstLine="0"/>
        <w:rPr>
          <w:del w:id="5142" w:author="Cheick Traoré" w:date="2026-01-07T16:26:00Z" w16du:dateUtc="2026-01-07T16:26:00Z"/>
          <w:rFonts w:ascii="Times New Roman" w:hAnsi="Times New Roman" w:cs="Times New Roman"/>
        </w:rPr>
        <w:pPrChange w:id="5143" w:author="Cheick Traoré" w:date="2026-01-07T16:26:00Z" w16du:dateUtc="2026-01-07T16:26:00Z">
          <w:pPr>
            <w:tabs>
              <w:tab w:val="left" w:pos="3200"/>
            </w:tabs>
            <w:spacing w:line="480" w:lineRule="auto"/>
          </w:pPr>
        </w:pPrChange>
      </w:pPr>
      <w:del w:id="5144" w:author="Cheick Traoré" w:date="2026-01-07T16:26:00Z" w16du:dateUtc="2026-01-07T16:26:00Z">
        <w:r w:rsidRPr="007A4601" w:rsidDel="00974EF5">
          <w:rPr>
            <w:rFonts w:ascii="Times New Roman" w:hAnsi="Times New Roman" w:cs="Times New Roman"/>
            <w:rPrChange w:id="5145"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logger.error(f"Erreur extraction : {str(e)}")</w:delText>
        </w:r>
      </w:del>
    </w:p>
    <w:p w14:paraId="6ED7AF47" w14:textId="103F8EA0" w:rsidR="009600FD" w:rsidRPr="00AB1D00" w:rsidDel="00974EF5" w:rsidRDefault="009600FD" w:rsidP="00974EF5">
      <w:pPr>
        <w:tabs>
          <w:tab w:val="left" w:pos="3200"/>
        </w:tabs>
        <w:spacing w:line="480" w:lineRule="auto"/>
        <w:ind w:left="720" w:firstLine="0"/>
        <w:rPr>
          <w:del w:id="5146" w:author="Cheick Traoré" w:date="2026-01-07T16:26:00Z" w16du:dateUtc="2026-01-07T16:26:00Z"/>
          <w:rFonts w:ascii="Times New Roman" w:hAnsi="Times New Roman" w:cs="Times New Roman"/>
        </w:rPr>
        <w:pPrChange w:id="5147" w:author="Cheick Traoré" w:date="2026-01-07T16:26:00Z" w16du:dateUtc="2026-01-07T16:26:00Z">
          <w:pPr>
            <w:tabs>
              <w:tab w:val="left" w:pos="3200"/>
            </w:tabs>
            <w:spacing w:line="480" w:lineRule="auto"/>
          </w:pPr>
        </w:pPrChange>
      </w:pPr>
      <w:del w:id="5148" w:author="Cheick Traoré" w:date="2026-01-07T16:26:00Z" w16du:dateUtc="2026-01-07T16:26:00Z">
        <w:r w:rsidRPr="00AB1D00" w:rsidDel="00974EF5">
          <w:rPr>
            <w:rFonts w:ascii="Times New Roman" w:hAnsi="Times New Roman" w:cs="Times New Roman"/>
          </w:rPr>
          <w:delText>            raise</w:delText>
        </w:r>
      </w:del>
    </w:p>
    <w:p w14:paraId="636C2E4D" w14:textId="714F50A3" w:rsidR="009600FD" w:rsidRPr="00AB1D00" w:rsidDel="00974EF5" w:rsidRDefault="009600FD" w:rsidP="00974EF5">
      <w:pPr>
        <w:tabs>
          <w:tab w:val="left" w:pos="3200"/>
        </w:tabs>
        <w:spacing w:line="480" w:lineRule="auto"/>
        <w:ind w:left="720" w:firstLine="0"/>
        <w:rPr>
          <w:del w:id="5149" w:author="Cheick Traoré" w:date="2026-01-07T16:26:00Z" w16du:dateUtc="2026-01-07T16:26:00Z"/>
          <w:rFonts w:ascii="Times New Roman" w:hAnsi="Times New Roman" w:cs="Times New Roman"/>
        </w:rPr>
        <w:pPrChange w:id="5150" w:author="Cheick Traoré" w:date="2026-01-07T16:26:00Z" w16du:dateUtc="2026-01-07T16:26:00Z">
          <w:pPr>
            <w:tabs>
              <w:tab w:val="left" w:pos="3200"/>
            </w:tabs>
            <w:spacing w:line="480" w:lineRule="auto"/>
          </w:pPr>
        </w:pPrChange>
      </w:pPr>
      <w:del w:id="5151" w:author="Cheick Traoré" w:date="2026-01-07T16:26:00Z" w16du:dateUtc="2026-01-07T16:26:00Z">
        <w:r w:rsidRPr="00AB1D00" w:rsidDel="00974EF5">
          <w:rPr>
            <w:rFonts w:ascii="Times New Roman" w:hAnsi="Times New Roman" w:cs="Times New Roman"/>
          </w:rPr>
          <w:delText>    </w:delText>
        </w:r>
      </w:del>
    </w:p>
    <w:p w14:paraId="48393563" w14:textId="37BB4BC4" w:rsidR="009600FD" w:rsidRPr="007A4601" w:rsidDel="00974EF5" w:rsidRDefault="009600FD" w:rsidP="00974EF5">
      <w:pPr>
        <w:tabs>
          <w:tab w:val="left" w:pos="3200"/>
        </w:tabs>
        <w:spacing w:line="480" w:lineRule="auto"/>
        <w:ind w:left="720" w:firstLine="0"/>
        <w:rPr>
          <w:del w:id="5152" w:author="Cheick Traoré" w:date="2026-01-07T16:26:00Z" w16du:dateUtc="2026-01-07T16:26:00Z"/>
          <w:rFonts w:ascii="Times New Roman" w:hAnsi="Times New Roman" w:cs="Times New Roman"/>
          <w:rPrChange w:id="5153" w:author="Cheick Traoré" w:date="2026-01-08T10:20:00Z" w16du:dateUtc="2026-01-08T10:20:00Z">
            <w:rPr>
              <w:del w:id="5154" w:author="Cheick Traoré" w:date="2026-01-07T16:26:00Z" w16du:dateUtc="2026-01-07T16:26:00Z"/>
              <w:rFonts w:ascii="Times New Roman" w:hAnsi="Times New Roman" w:cs="Times New Roman"/>
              <w:lang w:val="en-US"/>
            </w:rPr>
          </w:rPrChange>
        </w:rPr>
        <w:pPrChange w:id="5155" w:author="Cheick Traoré" w:date="2026-01-07T16:26:00Z" w16du:dateUtc="2026-01-07T16:26:00Z">
          <w:pPr>
            <w:tabs>
              <w:tab w:val="left" w:pos="3200"/>
            </w:tabs>
            <w:spacing w:line="480" w:lineRule="auto"/>
          </w:pPr>
        </w:pPrChange>
      </w:pPr>
      <w:del w:id="5156"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157" w:author="Cheick Traoré" w:date="2026-01-08T10:20:00Z" w16du:dateUtc="2026-01-08T10:20:00Z">
              <w:rPr>
                <w:rFonts w:ascii="Times New Roman" w:hAnsi="Times New Roman" w:cs="Times New Roman"/>
                <w:lang w:val="en-US"/>
              </w:rPr>
            </w:rPrChange>
          </w:rPr>
          <w:delText>def transform_data(self, df: pd.DataFrame) -&gt; pd.DataFrame:</w:delText>
        </w:r>
      </w:del>
    </w:p>
    <w:p w14:paraId="55C1E2A4" w14:textId="37CFD7A1" w:rsidR="009600FD" w:rsidRPr="00AB1D00" w:rsidDel="00974EF5" w:rsidRDefault="009600FD" w:rsidP="00974EF5">
      <w:pPr>
        <w:tabs>
          <w:tab w:val="left" w:pos="3200"/>
        </w:tabs>
        <w:spacing w:line="480" w:lineRule="auto"/>
        <w:ind w:left="720" w:firstLine="0"/>
        <w:rPr>
          <w:del w:id="5158" w:author="Cheick Traoré" w:date="2026-01-07T16:26:00Z" w16du:dateUtc="2026-01-07T16:26:00Z"/>
          <w:rFonts w:ascii="Times New Roman" w:hAnsi="Times New Roman" w:cs="Times New Roman"/>
        </w:rPr>
        <w:pPrChange w:id="5159" w:author="Cheick Traoré" w:date="2026-01-07T16:26:00Z" w16du:dateUtc="2026-01-07T16:26:00Z">
          <w:pPr>
            <w:tabs>
              <w:tab w:val="left" w:pos="3200"/>
            </w:tabs>
            <w:spacing w:line="480" w:lineRule="auto"/>
          </w:pPr>
        </w:pPrChange>
      </w:pPr>
      <w:del w:id="5160" w:author="Cheick Traoré" w:date="2026-01-07T16:26:00Z" w16du:dateUtc="2026-01-07T16:26:00Z">
        <w:r w:rsidRPr="007A4601" w:rsidDel="00974EF5">
          <w:rPr>
            <w:rFonts w:ascii="Times New Roman" w:hAnsi="Times New Roman" w:cs="Times New Roman"/>
            <w:rPrChange w:id="5161"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"""Transformation et nettoyage des données"""</w:delText>
        </w:r>
      </w:del>
    </w:p>
    <w:p w14:paraId="0A2098F4" w14:textId="16F4C7A9" w:rsidR="009600FD" w:rsidRPr="00AB1D00" w:rsidDel="00974EF5" w:rsidRDefault="009600FD" w:rsidP="00974EF5">
      <w:pPr>
        <w:tabs>
          <w:tab w:val="left" w:pos="3200"/>
        </w:tabs>
        <w:spacing w:line="480" w:lineRule="auto"/>
        <w:ind w:left="720" w:firstLine="0"/>
        <w:rPr>
          <w:del w:id="5162" w:author="Cheick Traoré" w:date="2026-01-07T16:26:00Z" w16du:dateUtc="2026-01-07T16:26:00Z"/>
          <w:rFonts w:ascii="Times New Roman" w:hAnsi="Times New Roman" w:cs="Times New Roman"/>
        </w:rPr>
        <w:pPrChange w:id="5163" w:author="Cheick Traoré" w:date="2026-01-07T16:26:00Z" w16du:dateUtc="2026-01-07T16:26:00Z">
          <w:pPr>
            <w:tabs>
              <w:tab w:val="left" w:pos="3200"/>
            </w:tabs>
            <w:spacing w:line="480" w:lineRule="auto"/>
          </w:pPr>
        </w:pPrChange>
      </w:pPr>
      <w:del w:id="5164" w:author="Cheick Traoré" w:date="2026-01-07T16:26:00Z" w16du:dateUtc="2026-01-07T16:26:00Z">
        <w:r w:rsidRPr="00AB1D00" w:rsidDel="00974EF5">
          <w:rPr>
            <w:rFonts w:ascii="Times New Roman" w:hAnsi="Times New Roman" w:cs="Times New Roman"/>
          </w:rPr>
          <w:delText>        </w:delText>
        </w:r>
        <w:r w:rsidRPr="00AB1D00" w:rsidDel="00974EF5">
          <w:rPr>
            <w:rFonts w:ascii="Times New Roman" w:hAnsi="Times New Roman" w:cs="Times New Roman"/>
            <w:i/>
            <w:iCs/>
          </w:rPr>
          <w:delText># Conversion dates</w:delText>
        </w:r>
      </w:del>
    </w:p>
    <w:p w14:paraId="1F988748" w14:textId="479C6919" w:rsidR="009600FD" w:rsidRPr="00AB1D00" w:rsidDel="00974EF5" w:rsidRDefault="009600FD" w:rsidP="00974EF5">
      <w:pPr>
        <w:tabs>
          <w:tab w:val="left" w:pos="3200"/>
        </w:tabs>
        <w:spacing w:line="480" w:lineRule="auto"/>
        <w:ind w:left="720" w:firstLine="0"/>
        <w:rPr>
          <w:del w:id="5165" w:author="Cheick Traoré" w:date="2026-01-07T16:26:00Z" w16du:dateUtc="2026-01-07T16:26:00Z"/>
          <w:rFonts w:ascii="Times New Roman" w:hAnsi="Times New Roman" w:cs="Times New Roman"/>
        </w:rPr>
        <w:pPrChange w:id="5166" w:author="Cheick Traoré" w:date="2026-01-07T16:26:00Z" w16du:dateUtc="2026-01-07T16:26:00Z">
          <w:pPr>
            <w:tabs>
              <w:tab w:val="left" w:pos="3200"/>
            </w:tabs>
            <w:spacing w:line="480" w:lineRule="auto"/>
          </w:pPr>
        </w:pPrChange>
      </w:pPr>
      <w:del w:id="5167" w:author="Cheick Traoré" w:date="2026-01-07T16:26:00Z" w16du:dateUtc="2026-01-07T16:26:00Z">
        <w:r w:rsidRPr="00AB1D00" w:rsidDel="00974EF5">
          <w:rPr>
            <w:rFonts w:ascii="Times New Roman" w:hAnsi="Times New Roman" w:cs="Times New Roman"/>
          </w:rPr>
          <w:delText>        df['date_perception'] = pd.to_datetime(df['date_perception'])</w:delText>
        </w:r>
      </w:del>
    </w:p>
    <w:p w14:paraId="398AA94D" w14:textId="5678C197" w:rsidR="009600FD" w:rsidRPr="00AB1D00" w:rsidDel="00974EF5" w:rsidRDefault="009600FD" w:rsidP="00974EF5">
      <w:pPr>
        <w:tabs>
          <w:tab w:val="left" w:pos="3200"/>
        </w:tabs>
        <w:spacing w:line="480" w:lineRule="auto"/>
        <w:ind w:left="720" w:firstLine="0"/>
        <w:rPr>
          <w:del w:id="5168" w:author="Cheick Traoré" w:date="2026-01-07T16:26:00Z" w16du:dateUtc="2026-01-07T16:26:00Z"/>
          <w:rFonts w:ascii="Times New Roman" w:hAnsi="Times New Roman" w:cs="Times New Roman"/>
        </w:rPr>
        <w:pPrChange w:id="5169" w:author="Cheick Traoré" w:date="2026-01-07T16:26:00Z" w16du:dateUtc="2026-01-07T16:26:00Z">
          <w:pPr>
            <w:tabs>
              <w:tab w:val="left" w:pos="3200"/>
            </w:tabs>
            <w:spacing w:line="480" w:lineRule="auto"/>
          </w:pPr>
        </w:pPrChange>
      </w:pPr>
      <w:del w:id="5170" w:author="Cheick Traoré" w:date="2026-01-07T16:26:00Z" w16du:dateUtc="2026-01-07T16:26:00Z">
        <w:r w:rsidRPr="00AB1D00" w:rsidDel="00974EF5">
          <w:rPr>
            <w:rFonts w:ascii="Times New Roman" w:hAnsi="Times New Roman" w:cs="Times New Roman"/>
          </w:rPr>
          <w:delText>        </w:delText>
        </w:r>
      </w:del>
    </w:p>
    <w:p w14:paraId="178DC824" w14:textId="1608AB4C" w:rsidR="009600FD" w:rsidRPr="00AB1D00" w:rsidDel="00974EF5" w:rsidRDefault="009600FD" w:rsidP="00974EF5">
      <w:pPr>
        <w:tabs>
          <w:tab w:val="left" w:pos="3200"/>
        </w:tabs>
        <w:spacing w:line="480" w:lineRule="auto"/>
        <w:ind w:left="720" w:firstLine="0"/>
        <w:rPr>
          <w:del w:id="5171" w:author="Cheick Traoré" w:date="2026-01-07T16:26:00Z" w16du:dateUtc="2026-01-07T16:26:00Z"/>
          <w:rFonts w:ascii="Times New Roman" w:hAnsi="Times New Roman" w:cs="Times New Roman"/>
        </w:rPr>
        <w:pPrChange w:id="5172" w:author="Cheick Traoré" w:date="2026-01-07T16:26:00Z" w16du:dateUtc="2026-01-07T16:26:00Z">
          <w:pPr>
            <w:tabs>
              <w:tab w:val="left" w:pos="3200"/>
            </w:tabs>
            <w:spacing w:line="480" w:lineRule="auto"/>
          </w:pPr>
        </w:pPrChange>
      </w:pPr>
      <w:del w:id="5173" w:author="Cheick Traoré" w:date="2026-01-07T16:26:00Z" w16du:dateUtc="2026-01-07T16:26:00Z">
        <w:r w:rsidRPr="00AB1D00" w:rsidDel="00974EF5">
          <w:rPr>
            <w:rFonts w:ascii="Times New Roman" w:hAnsi="Times New Roman" w:cs="Times New Roman"/>
          </w:rPr>
          <w:delText>        </w:delText>
        </w:r>
        <w:r w:rsidRPr="00AB1D00" w:rsidDel="00974EF5">
          <w:rPr>
            <w:rFonts w:ascii="Times New Roman" w:hAnsi="Times New Roman" w:cs="Times New Roman"/>
            <w:i/>
            <w:iCs/>
          </w:rPr>
          <w:delText># Suppression doublons</w:delText>
        </w:r>
      </w:del>
    </w:p>
    <w:p w14:paraId="3543C666" w14:textId="65A04931" w:rsidR="009600FD" w:rsidRPr="00AB1D00" w:rsidDel="00974EF5" w:rsidRDefault="009600FD" w:rsidP="00974EF5">
      <w:pPr>
        <w:tabs>
          <w:tab w:val="left" w:pos="3200"/>
        </w:tabs>
        <w:spacing w:line="480" w:lineRule="auto"/>
        <w:ind w:left="720" w:firstLine="0"/>
        <w:rPr>
          <w:del w:id="5174" w:author="Cheick Traoré" w:date="2026-01-07T16:26:00Z" w16du:dateUtc="2026-01-07T16:26:00Z"/>
          <w:rFonts w:ascii="Times New Roman" w:hAnsi="Times New Roman" w:cs="Times New Roman"/>
        </w:rPr>
        <w:pPrChange w:id="5175" w:author="Cheick Traoré" w:date="2026-01-07T16:26:00Z" w16du:dateUtc="2026-01-07T16:26:00Z">
          <w:pPr>
            <w:tabs>
              <w:tab w:val="left" w:pos="3200"/>
            </w:tabs>
            <w:spacing w:line="480" w:lineRule="auto"/>
          </w:pPr>
        </w:pPrChange>
      </w:pPr>
      <w:del w:id="5176" w:author="Cheick Traoré" w:date="2026-01-07T16:26:00Z" w16du:dateUtc="2026-01-07T16:26:00Z">
        <w:r w:rsidRPr="00AB1D00" w:rsidDel="00974EF5">
          <w:rPr>
            <w:rFonts w:ascii="Times New Roman" w:hAnsi="Times New Roman" w:cs="Times New Roman"/>
          </w:rPr>
          <w:delText>        df = df.drop_duplicates()</w:delText>
        </w:r>
      </w:del>
    </w:p>
    <w:p w14:paraId="041F0F2D" w14:textId="5124BAAF" w:rsidR="009600FD" w:rsidRPr="00AB1D00" w:rsidDel="00974EF5" w:rsidRDefault="009600FD" w:rsidP="00974EF5">
      <w:pPr>
        <w:tabs>
          <w:tab w:val="left" w:pos="3200"/>
        </w:tabs>
        <w:spacing w:line="480" w:lineRule="auto"/>
        <w:ind w:left="720" w:firstLine="0"/>
        <w:rPr>
          <w:del w:id="5177" w:author="Cheick Traoré" w:date="2026-01-07T16:26:00Z" w16du:dateUtc="2026-01-07T16:26:00Z"/>
          <w:rFonts w:ascii="Times New Roman" w:hAnsi="Times New Roman" w:cs="Times New Roman"/>
        </w:rPr>
        <w:pPrChange w:id="5178" w:author="Cheick Traoré" w:date="2026-01-07T16:26:00Z" w16du:dateUtc="2026-01-07T16:26:00Z">
          <w:pPr>
            <w:tabs>
              <w:tab w:val="left" w:pos="3200"/>
            </w:tabs>
            <w:spacing w:line="480" w:lineRule="auto"/>
          </w:pPr>
        </w:pPrChange>
      </w:pPr>
      <w:del w:id="5179" w:author="Cheick Traoré" w:date="2026-01-07T16:26:00Z" w16du:dateUtc="2026-01-07T16:26:00Z">
        <w:r w:rsidRPr="00AB1D00" w:rsidDel="00974EF5">
          <w:rPr>
            <w:rFonts w:ascii="Times New Roman" w:hAnsi="Times New Roman" w:cs="Times New Roman"/>
          </w:rPr>
          <w:delText>        </w:delText>
        </w:r>
      </w:del>
    </w:p>
    <w:p w14:paraId="3695D5D7" w14:textId="05D9D7C2" w:rsidR="009600FD" w:rsidRPr="00AB1D00" w:rsidDel="00974EF5" w:rsidRDefault="009600FD" w:rsidP="00974EF5">
      <w:pPr>
        <w:tabs>
          <w:tab w:val="left" w:pos="3200"/>
        </w:tabs>
        <w:spacing w:line="480" w:lineRule="auto"/>
        <w:ind w:left="720" w:firstLine="0"/>
        <w:rPr>
          <w:del w:id="5180" w:author="Cheick Traoré" w:date="2026-01-07T16:26:00Z" w16du:dateUtc="2026-01-07T16:26:00Z"/>
          <w:rFonts w:ascii="Times New Roman" w:hAnsi="Times New Roman" w:cs="Times New Roman"/>
        </w:rPr>
        <w:pPrChange w:id="5181" w:author="Cheick Traoré" w:date="2026-01-07T16:26:00Z" w16du:dateUtc="2026-01-07T16:26:00Z">
          <w:pPr>
            <w:tabs>
              <w:tab w:val="left" w:pos="3200"/>
            </w:tabs>
            <w:spacing w:line="480" w:lineRule="auto"/>
          </w:pPr>
        </w:pPrChange>
      </w:pPr>
      <w:del w:id="5182" w:author="Cheick Traoré" w:date="2026-01-07T16:26:00Z" w16du:dateUtc="2026-01-07T16:26:00Z">
        <w:r w:rsidRPr="00AB1D00" w:rsidDel="00974EF5">
          <w:rPr>
            <w:rFonts w:ascii="Times New Roman" w:hAnsi="Times New Roman" w:cs="Times New Roman"/>
          </w:rPr>
          <w:delText>        </w:delText>
        </w:r>
        <w:r w:rsidRPr="00AB1D00" w:rsidDel="00974EF5">
          <w:rPr>
            <w:rFonts w:ascii="Times New Roman" w:hAnsi="Times New Roman" w:cs="Times New Roman"/>
            <w:i/>
            <w:iCs/>
          </w:rPr>
          <w:delText># Gestion valeurs manquantes</w:delText>
        </w:r>
      </w:del>
    </w:p>
    <w:p w14:paraId="2D395E31" w14:textId="7F8397C7" w:rsidR="009600FD" w:rsidRPr="007A4601" w:rsidDel="00974EF5" w:rsidRDefault="009600FD" w:rsidP="00974EF5">
      <w:pPr>
        <w:tabs>
          <w:tab w:val="left" w:pos="3200"/>
        </w:tabs>
        <w:spacing w:line="480" w:lineRule="auto"/>
        <w:ind w:left="720" w:firstLine="0"/>
        <w:rPr>
          <w:del w:id="5183" w:author="Cheick Traoré" w:date="2026-01-07T16:26:00Z" w16du:dateUtc="2026-01-07T16:26:00Z"/>
          <w:rFonts w:ascii="Times New Roman" w:hAnsi="Times New Roman" w:cs="Times New Roman"/>
          <w:rPrChange w:id="5184" w:author="Cheick Traoré" w:date="2026-01-08T10:20:00Z" w16du:dateUtc="2026-01-08T10:20:00Z">
            <w:rPr>
              <w:del w:id="5185" w:author="Cheick Traoré" w:date="2026-01-07T16:26:00Z" w16du:dateUtc="2026-01-07T16:26:00Z"/>
              <w:rFonts w:ascii="Times New Roman" w:hAnsi="Times New Roman" w:cs="Times New Roman"/>
              <w:lang w:val="en-US"/>
            </w:rPr>
          </w:rPrChange>
        </w:rPr>
        <w:pPrChange w:id="5186" w:author="Cheick Traoré" w:date="2026-01-07T16:26:00Z" w16du:dateUtc="2026-01-07T16:26:00Z">
          <w:pPr>
            <w:tabs>
              <w:tab w:val="left" w:pos="3200"/>
            </w:tabs>
            <w:spacing w:line="480" w:lineRule="auto"/>
          </w:pPr>
        </w:pPrChange>
      </w:pPr>
      <w:del w:id="5187"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188" w:author="Cheick Traoré" w:date="2026-01-08T10:20:00Z" w16du:dateUtc="2026-01-08T10:20:00Z">
              <w:rPr>
                <w:rFonts w:ascii="Times New Roman" w:hAnsi="Times New Roman" w:cs="Times New Roman"/>
                <w:lang w:val="en-US"/>
              </w:rPr>
            </w:rPrChange>
          </w:rPr>
          <w:delText>df['montant'] = df['montant'].interpolate(method='linear')</w:delText>
        </w:r>
      </w:del>
    </w:p>
    <w:p w14:paraId="0CDF436A" w14:textId="7662A699" w:rsidR="009600FD" w:rsidRPr="007A4601" w:rsidDel="00974EF5" w:rsidRDefault="009600FD" w:rsidP="00974EF5">
      <w:pPr>
        <w:tabs>
          <w:tab w:val="left" w:pos="3200"/>
        </w:tabs>
        <w:spacing w:line="480" w:lineRule="auto"/>
        <w:ind w:left="720" w:firstLine="0"/>
        <w:rPr>
          <w:del w:id="5189" w:author="Cheick Traoré" w:date="2026-01-07T16:26:00Z" w16du:dateUtc="2026-01-07T16:26:00Z"/>
          <w:rFonts w:ascii="Times New Roman" w:hAnsi="Times New Roman" w:cs="Times New Roman"/>
          <w:rPrChange w:id="5190" w:author="Cheick Traoré" w:date="2026-01-08T10:20:00Z" w16du:dateUtc="2026-01-08T10:20:00Z">
            <w:rPr>
              <w:del w:id="5191" w:author="Cheick Traoré" w:date="2026-01-07T16:26:00Z" w16du:dateUtc="2026-01-07T16:26:00Z"/>
              <w:rFonts w:ascii="Times New Roman" w:hAnsi="Times New Roman" w:cs="Times New Roman"/>
              <w:lang w:val="en-US"/>
            </w:rPr>
          </w:rPrChange>
        </w:rPr>
        <w:pPrChange w:id="5192" w:author="Cheick Traoré" w:date="2026-01-07T16:26:00Z" w16du:dateUtc="2026-01-07T16:26:00Z">
          <w:pPr>
            <w:tabs>
              <w:tab w:val="left" w:pos="3200"/>
            </w:tabs>
            <w:spacing w:line="480" w:lineRule="auto"/>
          </w:pPr>
        </w:pPrChange>
      </w:pPr>
      <w:del w:id="5193" w:author="Cheick Traoré" w:date="2026-01-07T16:26:00Z" w16du:dateUtc="2026-01-07T16:26:00Z">
        <w:r w:rsidRPr="007A4601" w:rsidDel="00974EF5">
          <w:rPr>
            <w:rFonts w:ascii="Times New Roman" w:hAnsi="Times New Roman" w:cs="Times New Roman"/>
            <w:rPrChange w:id="5194" w:author="Cheick Traoré" w:date="2026-01-08T10:20:00Z" w16du:dateUtc="2026-01-08T10:20:00Z">
              <w:rPr>
                <w:rFonts w:ascii="Times New Roman" w:hAnsi="Times New Roman" w:cs="Times New Roman"/>
                <w:lang w:val="en-US"/>
              </w:rPr>
            </w:rPrChange>
          </w:rPr>
          <w:delText>        </w:delText>
        </w:r>
      </w:del>
    </w:p>
    <w:p w14:paraId="6C29E32A" w14:textId="702F4E2F" w:rsidR="009600FD" w:rsidRPr="00AB1D00" w:rsidDel="00974EF5" w:rsidRDefault="009600FD" w:rsidP="00974EF5">
      <w:pPr>
        <w:tabs>
          <w:tab w:val="left" w:pos="3200"/>
        </w:tabs>
        <w:spacing w:line="480" w:lineRule="auto"/>
        <w:ind w:left="720" w:firstLine="0"/>
        <w:rPr>
          <w:del w:id="5195" w:author="Cheick Traoré" w:date="2026-01-07T16:26:00Z" w16du:dateUtc="2026-01-07T16:26:00Z"/>
          <w:rFonts w:ascii="Times New Roman" w:hAnsi="Times New Roman" w:cs="Times New Roman"/>
        </w:rPr>
        <w:pPrChange w:id="5196" w:author="Cheick Traoré" w:date="2026-01-07T16:26:00Z" w16du:dateUtc="2026-01-07T16:26:00Z">
          <w:pPr>
            <w:tabs>
              <w:tab w:val="left" w:pos="3200"/>
            </w:tabs>
            <w:spacing w:line="480" w:lineRule="auto"/>
          </w:pPr>
        </w:pPrChange>
      </w:pPr>
      <w:del w:id="5197" w:author="Cheick Traoré" w:date="2026-01-07T16:26:00Z" w16du:dateUtc="2026-01-07T16:26:00Z">
        <w:r w:rsidRPr="007A4601" w:rsidDel="00974EF5">
          <w:rPr>
            <w:rFonts w:ascii="Times New Roman" w:hAnsi="Times New Roman" w:cs="Times New Roman"/>
            <w:rPrChange w:id="5198"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i/>
            <w:iCs/>
          </w:rPr>
          <w:delText># Détection anomalies (valeurs &gt; 3 écarts-types)</w:delText>
        </w:r>
      </w:del>
    </w:p>
    <w:p w14:paraId="1DFCC22A" w14:textId="1EA4B394" w:rsidR="009600FD" w:rsidRPr="007A4601" w:rsidDel="00974EF5" w:rsidRDefault="009600FD" w:rsidP="00974EF5">
      <w:pPr>
        <w:tabs>
          <w:tab w:val="left" w:pos="3200"/>
        </w:tabs>
        <w:spacing w:line="480" w:lineRule="auto"/>
        <w:ind w:left="720" w:firstLine="0"/>
        <w:rPr>
          <w:del w:id="5199" w:author="Cheick Traoré" w:date="2026-01-07T16:26:00Z" w16du:dateUtc="2026-01-07T16:26:00Z"/>
          <w:rFonts w:ascii="Times New Roman" w:hAnsi="Times New Roman" w:cs="Times New Roman"/>
          <w:rPrChange w:id="5200" w:author="Cheick Traoré" w:date="2026-01-08T10:20:00Z" w16du:dateUtc="2026-01-08T10:20:00Z">
            <w:rPr>
              <w:del w:id="5201" w:author="Cheick Traoré" w:date="2026-01-07T16:26:00Z" w16du:dateUtc="2026-01-07T16:26:00Z"/>
              <w:rFonts w:ascii="Times New Roman" w:hAnsi="Times New Roman" w:cs="Times New Roman"/>
              <w:lang w:val="en-US"/>
            </w:rPr>
          </w:rPrChange>
        </w:rPr>
        <w:pPrChange w:id="5202" w:author="Cheick Traoré" w:date="2026-01-07T16:26:00Z" w16du:dateUtc="2026-01-07T16:26:00Z">
          <w:pPr>
            <w:tabs>
              <w:tab w:val="left" w:pos="3200"/>
            </w:tabs>
            <w:spacing w:line="480" w:lineRule="auto"/>
          </w:pPr>
        </w:pPrChange>
      </w:pPr>
      <w:del w:id="5203"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204" w:author="Cheick Traoré" w:date="2026-01-08T10:20:00Z" w16du:dateUtc="2026-01-08T10:20:00Z">
              <w:rPr>
                <w:rFonts w:ascii="Times New Roman" w:hAnsi="Times New Roman" w:cs="Times New Roman"/>
                <w:lang w:val="en-US"/>
              </w:rPr>
            </w:rPrChange>
          </w:rPr>
          <w:delText>df = df[</w:delText>
        </w:r>
      </w:del>
    </w:p>
    <w:p w14:paraId="04B17B23" w14:textId="2F89E95E" w:rsidR="009600FD" w:rsidRPr="007A4601" w:rsidDel="00974EF5" w:rsidRDefault="009600FD" w:rsidP="00974EF5">
      <w:pPr>
        <w:tabs>
          <w:tab w:val="left" w:pos="3200"/>
        </w:tabs>
        <w:spacing w:line="480" w:lineRule="auto"/>
        <w:ind w:left="720" w:firstLine="0"/>
        <w:rPr>
          <w:del w:id="5205" w:author="Cheick Traoré" w:date="2026-01-07T16:26:00Z" w16du:dateUtc="2026-01-07T16:26:00Z"/>
          <w:rFonts w:ascii="Times New Roman" w:hAnsi="Times New Roman" w:cs="Times New Roman"/>
          <w:rPrChange w:id="5206" w:author="Cheick Traoré" w:date="2026-01-08T10:20:00Z" w16du:dateUtc="2026-01-08T10:20:00Z">
            <w:rPr>
              <w:del w:id="5207" w:author="Cheick Traoré" w:date="2026-01-07T16:26:00Z" w16du:dateUtc="2026-01-07T16:26:00Z"/>
              <w:rFonts w:ascii="Times New Roman" w:hAnsi="Times New Roman" w:cs="Times New Roman"/>
              <w:lang w:val="en-US"/>
            </w:rPr>
          </w:rPrChange>
        </w:rPr>
        <w:pPrChange w:id="5208" w:author="Cheick Traoré" w:date="2026-01-07T16:26:00Z" w16du:dateUtc="2026-01-07T16:26:00Z">
          <w:pPr>
            <w:tabs>
              <w:tab w:val="left" w:pos="3200"/>
            </w:tabs>
            <w:spacing w:line="480" w:lineRule="auto"/>
          </w:pPr>
        </w:pPrChange>
      </w:pPr>
      <w:del w:id="5209" w:author="Cheick Traoré" w:date="2026-01-07T16:26:00Z" w16du:dateUtc="2026-01-07T16:26:00Z">
        <w:r w:rsidRPr="007A4601" w:rsidDel="00974EF5">
          <w:rPr>
            <w:rFonts w:ascii="Times New Roman" w:hAnsi="Times New Roman" w:cs="Times New Roman"/>
            <w:rPrChange w:id="5210" w:author="Cheick Traoré" w:date="2026-01-08T10:20:00Z" w16du:dateUtc="2026-01-08T10:20:00Z">
              <w:rPr>
                <w:rFonts w:ascii="Times New Roman" w:hAnsi="Times New Roman" w:cs="Times New Roman"/>
                <w:lang w:val="en-US"/>
              </w:rPr>
            </w:rPrChange>
          </w:rPr>
          <w:delText>            (df['montant'] - df['montant'].mean()) / df['montant'].std() &lt;= 3</w:delText>
        </w:r>
      </w:del>
    </w:p>
    <w:p w14:paraId="27CD91D5" w14:textId="6BF3DFE9" w:rsidR="009600FD" w:rsidRPr="00AB1D00" w:rsidDel="00974EF5" w:rsidRDefault="009600FD" w:rsidP="00974EF5">
      <w:pPr>
        <w:tabs>
          <w:tab w:val="left" w:pos="3200"/>
        </w:tabs>
        <w:spacing w:line="480" w:lineRule="auto"/>
        <w:ind w:left="720" w:firstLine="0"/>
        <w:rPr>
          <w:del w:id="5211" w:author="Cheick Traoré" w:date="2026-01-07T16:26:00Z" w16du:dateUtc="2026-01-07T16:26:00Z"/>
          <w:rFonts w:ascii="Times New Roman" w:hAnsi="Times New Roman" w:cs="Times New Roman"/>
        </w:rPr>
        <w:pPrChange w:id="5212" w:author="Cheick Traoré" w:date="2026-01-07T16:26:00Z" w16du:dateUtc="2026-01-07T16:26:00Z">
          <w:pPr>
            <w:tabs>
              <w:tab w:val="left" w:pos="3200"/>
            </w:tabs>
            <w:spacing w:line="480" w:lineRule="auto"/>
          </w:pPr>
        </w:pPrChange>
      </w:pPr>
      <w:del w:id="5213" w:author="Cheick Traoré" w:date="2026-01-07T16:26:00Z" w16du:dateUtc="2026-01-07T16:26:00Z">
        <w:r w:rsidRPr="007A4601" w:rsidDel="00974EF5">
          <w:rPr>
            <w:rFonts w:ascii="Times New Roman" w:hAnsi="Times New Roman" w:cs="Times New Roman"/>
            <w:rPrChange w:id="5214"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w:delText>
        </w:r>
      </w:del>
    </w:p>
    <w:p w14:paraId="146060FD" w14:textId="05E1E7DB" w:rsidR="009600FD" w:rsidRPr="00AB1D00" w:rsidDel="00974EF5" w:rsidRDefault="009600FD" w:rsidP="00974EF5">
      <w:pPr>
        <w:tabs>
          <w:tab w:val="left" w:pos="3200"/>
        </w:tabs>
        <w:spacing w:line="480" w:lineRule="auto"/>
        <w:ind w:left="720" w:firstLine="0"/>
        <w:rPr>
          <w:del w:id="5215" w:author="Cheick Traoré" w:date="2026-01-07T16:26:00Z" w16du:dateUtc="2026-01-07T16:26:00Z"/>
          <w:rFonts w:ascii="Times New Roman" w:hAnsi="Times New Roman" w:cs="Times New Roman"/>
        </w:rPr>
        <w:pPrChange w:id="5216" w:author="Cheick Traoré" w:date="2026-01-07T16:26:00Z" w16du:dateUtc="2026-01-07T16:26:00Z">
          <w:pPr>
            <w:tabs>
              <w:tab w:val="left" w:pos="3200"/>
            </w:tabs>
            <w:spacing w:line="480" w:lineRule="auto"/>
          </w:pPr>
        </w:pPrChange>
      </w:pPr>
      <w:del w:id="5217" w:author="Cheick Traoré" w:date="2026-01-07T16:26:00Z" w16du:dateUtc="2026-01-07T16:26:00Z">
        <w:r w:rsidRPr="00AB1D00" w:rsidDel="00974EF5">
          <w:rPr>
            <w:rFonts w:ascii="Times New Roman" w:hAnsi="Times New Roman" w:cs="Times New Roman"/>
          </w:rPr>
          <w:delText>        </w:delText>
        </w:r>
      </w:del>
    </w:p>
    <w:p w14:paraId="50757DC3" w14:textId="11B0C283" w:rsidR="009600FD" w:rsidRPr="00AB1D00" w:rsidDel="00974EF5" w:rsidRDefault="009600FD" w:rsidP="00974EF5">
      <w:pPr>
        <w:tabs>
          <w:tab w:val="left" w:pos="3200"/>
        </w:tabs>
        <w:spacing w:line="480" w:lineRule="auto"/>
        <w:ind w:left="720" w:firstLine="0"/>
        <w:rPr>
          <w:del w:id="5218" w:author="Cheick Traoré" w:date="2026-01-07T16:26:00Z" w16du:dateUtc="2026-01-07T16:26:00Z"/>
          <w:rFonts w:ascii="Times New Roman" w:hAnsi="Times New Roman" w:cs="Times New Roman"/>
        </w:rPr>
        <w:pPrChange w:id="5219" w:author="Cheick Traoré" w:date="2026-01-07T16:26:00Z" w16du:dateUtc="2026-01-07T16:26:00Z">
          <w:pPr>
            <w:tabs>
              <w:tab w:val="left" w:pos="3200"/>
            </w:tabs>
            <w:spacing w:line="480" w:lineRule="auto"/>
          </w:pPr>
        </w:pPrChange>
      </w:pPr>
      <w:del w:id="5220" w:author="Cheick Traoré" w:date="2026-01-07T16:26:00Z" w16du:dateUtc="2026-01-07T16:26:00Z">
        <w:r w:rsidRPr="00AB1D00" w:rsidDel="00974EF5">
          <w:rPr>
            <w:rFonts w:ascii="Times New Roman" w:hAnsi="Times New Roman" w:cs="Times New Roman"/>
          </w:rPr>
          <w:delText>        </w:delText>
        </w:r>
        <w:r w:rsidRPr="00AB1D00" w:rsidDel="00974EF5">
          <w:rPr>
            <w:rFonts w:ascii="Times New Roman" w:hAnsi="Times New Roman" w:cs="Times New Roman"/>
            <w:i/>
            <w:iCs/>
          </w:rPr>
          <w:delText># Tri par date</w:delText>
        </w:r>
      </w:del>
    </w:p>
    <w:p w14:paraId="46666FFD" w14:textId="4522CE9E" w:rsidR="009600FD" w:rsidRPr="00AB1D00" w:rsidDel="00974EF5" w:rsidRDefault="009600FD" w:rsidP="00974EF5">
      <w:pPr>
        <w:tabs>
          <w:tab w:val="left" w:pos="3200"/>
        </w:tabs>
        <w:spacing w:line="480" w:lineRule="auto"/>
        <w:ind w:left="720" w:firstLine="0"/>
        <w:rPr>
          <w:del w:id="5221" w:author="Cheick Traoré" w:date="2026-01-07T16:26:00Z" w16du:dateUtc="2026-01-07T16:26:00Z"/>
          <w:rFonts w:ascii="Times New Roman" w:hAnsi="Times New Roman" w:cs="Times New Roman"/>
        </w:rPr>
        <w:pPrChange w:id="5222" w:author="Cheick Traoré" w:date="2026-01-07T16:26:00Z" w16du:dateUtc="2026-01-07T16:26:00Z">
          <w:pPr>
            <w:tabs>
              <w:tab w:val="left" w:pos="3200"/>
            </w:tabs>
            <w:spacing w:line="480" w:lineRule="auto"/>
          </w:pPr>
        </w:pPrChange>
      </w:pPr>
      <w:del w:id="5223" w:author="Cheick Traoré" w:date="2026-01-07T16:26:00Z" w16du:dateUtc="2026-01-07T16:26:00Z">
        <w:r w:rsidRPr="00AB1D00" w:rsidDel="00974EF5">
          <w:rPr>
            <w:rFonts w:ascii="Times New Roman" w:hAnsi="Times New Roman" w:cs="Times New Roman"/>
          </w:rPr>
          <w:delText>        df = df.sort_values('date_perception')</w:delText>
        </w:r>
      </w:del>
    </w:p>
    <w:p w14:paraId="62E3280E" w14:textId="635D519F" w:rsidR="009600FD" w:rsidRPr="00AB1D00" w:rsidDel="00974EF5" w:rsidRDefault="009600FD" w:rsidP="00974EF5">
      <w:pPr>
        <w:tabs>
          <w:tab w:val="left" w:pos="3200"/>
        </w:tabs>
        <w:spacing w:line="480" w:lineRule="auto"/>
        <w:ind w:left="720" w:firstLine="0"/>
        <w:rPr>
          <w:del w:id="5224" w:author="Cheick Traoré" w:date="2026-01-07T16:26:00Z" w16du:dateUtc="2026-01-07T16:26:00Z"/>
          <w:rFonts w:ascii="Times New Roman" w:hAnsi="Times New Roman" w:cs="Times New Roman"/>
        </w:rPr>
        <w:pPrChange w:id="5225" w:author="Cheick Traoré" w:date="2026-01-07T16:26:00Z" w16du:dateUtc="2026-01-07T16:26:00Z">
          <w:pPr>
            <w:tabs>
              <w:tab w:val="left" w:pos="3200"/>
            </w:tabs>
            <w:spacing w:line="480" w:lineRule="auto"/>
          </w:pPr>
        </w:pPrChange>
      </w:pPr>
      <w:del w:id="5226" w:author="Cheick Traoré" w:date="2026-01-07T16:26:00Z" w16du:dateUtc="2026-01-07T16:26:00Z">
        <w:r w:rsidRPr="00AB1D00" w:rsidDel="00974EF5">
          <w:rPr>
            <w:rFonts w:ascii="Times New Roman" w:hAnsi="Times New Roman" w:cs="Times New Roman"/>
          </w:rPr>
          <w:delText>        </w:delText>
        </w:r>
      </w:del>
    </w:p>
    <w:p w14:paraId="3F84978C" w14:textId="0E1132E2" w:rsidR="009600FD" w:rsidRPr="00AB1D00" w:rsidDel="00974EF5" w:rsidRDefault="009600FD" w:rsidP="00974EF5">
      <w:pPr>
        <w:tabs>
          <w:tab w:val="left" w:pos="3200"/>
        </w:tabs>
        <w:spacing w:line="480" w:lineRule="auto"/>
        <w:ind w:left="720" w:firstLine="0"/>
        <w:rPr>
          <w:del w:id="5227" w:author="Cheick Traoré" w:date="2026-01-07T16:26:00Z" w16du:dateUtc="2026-01-07T16:26:00Z"/>
          <w:rFonts w:ascii="Times New Roman" w:hAnsi="Times New Roman" w:cs="Times New Roman"/>
        </w:rPr>
        <w:pPrChange w:id="5228" w:author="Cheick Traoré" w:date="2026-01-07T16:26:00Z" w16du:dateUtc="2026-01-07T16:26:00Z">
          <w:pPr>
            <w:tabs>
              <w:tab w:val="left" w:pos="3200"/>
            </w:tabs>
            <w:spacing w:line="480" w:lineRule="auto"/>
          </w:pPr>
        </w:pPrChange>
      </w:pPr>
      <w:del w:id="5229" w:author="Cheick Traoré" w:date="2026-01-07T16:26:00Z" w16du:dateUtc="2026-01-07T16:26:00Z">
        <w:r w:rsidRPr="00AB1D00" w:rsidDel="00974EF5">
          <w:rPr>
            <w:rFonts w:ascii="Times New Roman" w:hAnsi="Times New Roman" w:cs="Times New Roman"/>
          </w:rPr>
          <w:delText>        logger.info(f"Transformation complétée: {len(df)} lignes restantes")</w:delText>
        </w:r>
      </w:del>
    </w:p>
    <w:p w14:paraId="5CB6B65E" w14:textId="6DEA265C" w:rsidR="009600FD" w:rsidRPr="007A4601" w:rsidDel="00974EF5" w:rsidRDefault="009600FD" w:rsidP="00974EF5">
      <w:pPr>
        <w:tabs>
          <w:tab w:val="left" w:pos="3200"/>
        </w:tabs>
        <w:spacing w:line="480" w:lineRule="auto"/>
        <w:ind w:left="720" w:firstLine="0"/>
        <w:rPr>
          <w:del w:id="5230" w:author="Cheick Traoré" w:date="2026-01-07T16:26:00Z" w16du:dateUtc="2026-01-07T16:26:00Z"/>
          <w:rFonts w:ascii="Times New Roman" w:hAnsi="Times New Roman" w:cs="Times New Roman"/>
          <w:rPrChange w:id="5231" w:author="Cheick Traoré" w:date="2026-01-08T10:20:00Z" w16du:dateUtc="2026-01-08T10:20:00Z">
            <w:rPr>
              <w:del w:id="5232" w:author="Cheick Traoré" w:date="2026-01-07T16:26:00Z" w16du:dateUtc="2026-01-07T16:26:00Z"/>
              <w:rFonts w:ascii="Times New Roman" w:hAnsi="Times New Roman" w:cs="Times New Roman"/>
              <w:lang w:val="en-US"/>
            </w:rPr>
          </w:rPrChange>
        </w:rPr>
        <w:pPrChange w:id="5233" w:author="Cheick Traoré" w:date="2026-01-07T16:26:00Z" w16du:dateUtc="2026-01-07T16:26:00Z">
          <w:pPr>
            <w:tabs>
              <w:tab w:val="left" w:pos="3200"/>
            </w:tabs>
            <w:spacing w:line="480" w:lineRule="auto"/>
          </w:pPr>
        </w:pPrChange>
      </w:pPr>
      <w:del w:id="5234"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235" w:author="Cheick Traoré" w:date="2026-01-08T10:20:00Z" w16du:dateUtc="2026-01-08T10:20:00Z">
              <w:rPr>
                <w:rFonts w:ascii="Times New Roman" w:hAnsi="Times New Roman" w:cs="Times New Roman"/>
                <w:lang w:val="en-US"/>
              </w:rPr>
            </w:rPrChange>
          </w:rPr>
          <w:delText>return df</w:delText>
        </w:r>
      </w:del>
    </w:p>
    <w:p w14:paraId="687F0C30" w14:textId="4ACE924E" w:rsidR="009600FD" w:rsidRPr="007A4601" w:rsidDel="00974EF5" w:rsidRDefault="009600FD" w:rsidP="00974EF5">
      <w:pPr>
        <w:tabs>
          <w:tab w:val="left" w:pos="3200"/>
        </w:tabs>
        <w:spacing w:line="480" w:lineRule="auto"/>
        <w:ind w:left="720" w:firstLine="0"/>
        <w:rPr>
          <w:del w:id="5236" w:author="Cheick Traoré" w:date="2026-01-07T16:26:00Z" w16du:dateUtc="2026-01-07T16:26:00Z"/>
          <w:rFonts w:ascii="Times New Roman" w:hAnsi="Times New Roman" w:cs="Times New Roman"/>
          <w:rPrChange w:id="5237" w:author="Cheick Traoré" w:date="2026-01-08T10:20:00Z" w16du:dateUtc="2026-01-08T10:20:00Z">
            <w:rPr>
              <w:del w:id="5238" w:author="Cheick Traoré" w:date="2026-01-07T16:26:00Z" w16du:dateUtc="2026-01-07T16:26:00Z"/>
              <w:rFonts w:ascii="Times New Roman" w:hAnsi="Times New Roman" w:cs="Times New Roman"/>
              <w:lang w:val="en-US"/>
            </w:rPr>
          </w:rPrChange>
        </w:rPr>
        <w:pPrChange w:id="5239" w:author="Cheick Traoré" w:date="2026-01-07T16:26:00Z" w16du:dateUtc="2026-01-07T16:26:00Z">
          <w:pPr>
            <w:tabs>
              <w:tab w:val="left" w:pos="3200"/>
            </w:tabs>
            <w:spacing w:line="480" w:lineRule="auto"/>
          </w:pPr>
        </w:pPrChange>
      </w:pPr>
      <w:del w:id="5240" w:author="Cheick Traoré" w:date="2026-01-07T16:26:00Z" w16du:dateUtc="2026-01-07T16:26:00Z">
        <w:r w:rsidRPr="007A4601" w:rsidDel="00974EF5">
          <w:rPr>
            <w:rFonts w:ascii="Times New Roman" w:hAnsi="Times New Roman" w:cs="Times New Roman"/>
            <w:rPrChange w:id="5241" w:author="Cheick Traoré" w:date="2026-01-08T10:20:00Z" w16du:dateUtc="2026-01-08T10:20:00Z">
              <w:rPr>
                <w:rFonts w:ascii="Times New Roman" w:hAnsi="Times New Roman" w:cs="Times New Roman"/>
                <w:lang w:val="en-US"/>
              </w:rPr>
            </w:rPrChange>
          </w:rPr>
          <w:delText>    </w:delText>
        </w:r>
      </w:del>
    </w:p>
    <w:p w14:paraId="6D0377AF" w14:textId="71CF8FFA" w:rsidR="009600FD" w:rsidRPr="007A4601" w:rsidDel="00974EF5" w:rsidRDefault="009600FD" w:rsidP="00974EF5">
      <w:pPr>
        <w:tabs>
          <w:tab w:val="left" w:pos="3200"/>
        </w:tabs>
        <w:spacing w:line="480" w:lineRule="auto"/>
        <w:ind w:left="720" w:firstLine="0"/>
        <w:rPr>
          <w:del w:id="5242" w:author="Cheick Traoré" w:date="2026-01-07T16:26:00Z" w16du:dateUtc="2026-01-07T16:26:00Z"/>
          <w:rFonts w:ascii="Times New Roman" w:hAnsi="Times New Roman" w:cs="Times New Roman"/>
          <w:rPrChange w:id="5243" w:author="Cheick Traoré" w:date="2026-01-08T10:20:00Z" w16du:dateUtc="2026-01-08T10:20:00Z">
            <w:rPr>
              <w:del w:id="5244" w:author="Cheick Traoré" w:date="2026-01-07T16:26:00Z" w16du:dateUtc="2026-01-07T16:26:00Z"/>
              <w:rFonts w:ascii="Times New Roman" w:hAnsi="Times New Roman" w:cs="Times New Roman"/>
              <w:lang w:val="en-US"/>
            </w:rPr>
          </w:rPrChange>
        </w:rPr>
        <w:pPrChange w:id="5245" w:author="Cheick Traoré" w:date="2026-01-07T16:26:00Z" w16du:dateUtc="2026-01-07T16:26:00Z">
          <w:pPr>
            <w:tabs>
              <w:tab w:val="left" w:pos="3200"/>
            </w:tabs>
            <w:spacing w:line="480" w:lineRule="auto"/>
          </w:pPr>
        </w:pPrChange>
      </w:pPr>
      <w:del w:id="5246" w:author="Cheick Traoré" w:date="2026-01-07T16:26:00Z" w16du:dateUtc="2026-01-07T16:26:00Z">
        <w:r w:rsidRPr="007A4601" w:rsidDel="00974EF5">
          <w:rPr>
            <w:rFonts w:ascii="Times New Roman" w:hAnsi="Times New Roman" w:cs="Times New Roman"/>
            <w:rPrChange w:id="5247" w:author="Cheick Traoré" w:date="2026-01-08T10:20:00Z" w16du:dateUtc="2026-01-08T10:20:00Z">
              <w:rPr>
                <w:rFonts w:ascii="Times New Roman" w:hAnsi="Times New Roman" w:cs="Times New Roman"/>
                <w:lang w:val="en-US"/>
              </w:rPr>
            </w:rPrChange>
          </w:rPr>
          <w:delText>    def load_data(self, df: pd.DataFrame):</w:delText>
        </w:r>
      </w:del>
    </w:p>
    <w:p w14:paraId="39136425" w14:textId="4160F37B" w:rsidR="009600FD" w:rsidRPr="00AB1D00" w:rsidDel="00974EF5" w:rsidRDefault="009600FD" w:rsidP="00974EF5">
      <w:pPr>
        <w:tabs>
          <w:tab w:val="left" w:pos="3200"/>
        </w:tabs>
        <w:spacing w:line="480" w:lineRule="auto"/>
        <w:ind w:left="720" w:firstLine="0"/>
        <w:rPr>
          <w:del w:id="5248" w:author="Cheick Traoré" w:date="2026-01-07T16:26:00Z" w16du:dateUtc="2026-01-07T16:26:00Z"/>
          <w:rFonts w:ascii="Times New Roman" w:hAnsi="Times New Roman" w:cs="Times New Roman"/>
        </w:rPr>
        <w:pPrChange w:id="5249" w:author="Cheick Traoré" w:date="2026-01-07T16:26:00Z" w16du:dateUtc="2026-01-07T16:26:00Z">
          <w:pPr>
            <w:tabs>
              <w:tab w:val="left" w:pos="3200"/>
            </w:tabs>
            <w:spacing w:line="480" w:lineRule="auto"/>
          </w:pPr>
        </w:pPrChange>
      </w:pPr>
      <w:del w:id="5250" w:author="Cheick Traoré" w:date="2026-01-07T16:26:00Z" w16du:dateUtc="2026-01-07T16:26:00Z">
        <w:r w:rsidRPr="007A4601" w:rsidDel="00974EF5">
          <w:rPr>
            <w:rFonts w:ascii="Times New Roman" w:hAnsi="Times New Roman" w:cs="Times New Roman"/>
            <w:rPrChange w:id="5251"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"""Chargement en base de données"""</w:delText>
        </w:r>
      </w:del>
    </w:p>
    <w:p w14:paraId="37F5A4C0" w14:textId="4CE8198E" w:rsidR="009600FD" w:rsidRPr="007A4601" w:rsidDel="00974EF5" w:rsidRDefault="009600FD" w:rsidP="00974EF5">
      <w:pPr>
        <w:tabs>
          <w:tab w:val="left" w:pos="3200"/>
        </w:tabs>
        <w:spacing w:line="480" w:lineRule="auto"/>
        <w:ind w:left="720" w:firstLine="0"/>
        <w:rPr>
          <w:del w:id="5252" w:author="Cheick Traoré" w:date="2026-01-07T16:26:00Z" w16du:dateUtc="2026-01-07T16:26:00Z"/>
          <w:rFonts w:ascii="Times New Roman" w:hAnsi="Times New Roman" w:cs="Times New Roman"/>
          <w:rPrChange w:id="5253" w:author="Cheick Traoré" w:date="2026-01-08T10:20:00Z" w16du:dateUtc="2026-01-08T10:20:00Z">
            <w:rPr>
              <w:del w:id="5254" w:author="Cheick Traoré" w:date="2026-01-07T16:26:00Z" w16du:dateUtc="2026-01-07T16:26:00Z"/>
              <w:rFonts w:ascii="Times New Roman" w:hAnsi="Times New Roman" w:cs="Times New Roman"/>
              <w:lang w:val="en-US"/>
            </w:rPr>
          </w:rPrChange>
        </w:rPr>
        <w:pPrChange w:id="5255" w:author="Cheick Traoré" w:date="2026-01-07T16:26:00Z" w16du:dateUtc="2026-01-07T16:26:00Z">
          <w:pPr>
            <w:tabs>
              <w:tab w:val="left" w:pos="3200"/>
            </w:tabs>
            <w:spacing w:line="480" w:lineRule="auto"/>
          </w:pPr>
        </w:pPrChange>
      </w:pPr>
      <w:del w:id="5256"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257" w:author="Cheick Traoré" w:date="2026-01-08T10:20:00Z" w16du:dateUtc="2026-01-08T10:20:00Z">
              <w:rPr>
                <w:rFonts w:ascii="Times New Roman" w:hAnsi="Times New Roman" w:cs="Times New Roman"/>
                <w:lang w:val="en-US"/>
              </w:rPr>
            </w:rPrChange>
          </w:rPr>
          <w:delText>try:</w:delText>
        </w:r>
      </w:del>
    </w:p>
    <w:p w14:paraId="65BE3443" w14:textId="7F292C4E" w:rsidR="009600FD" w:rsidRPr="007A4601" w:rsidDel="00974EF5" w:rsidRDefault="009600FD" w:rsidP="00974EF5">
      <w:pPr>
        <w:tabs>
          <w:tab w:val="left" w:pos="3200"/>
        </w:tabs>
        <w:spacing w:line="480" w:lineRule="auto"/>
        <w:ind w:left="720" w:firstLine="0"/>
        <w:rPr>
          <w:del w:id="5258" w:author="Cheick Traoré" w:date="2026-01-07T16:26:00Z" w16du:dateUtc="2026-01-07T16:26:00Z"/>
          <w:rFonts w:ascii="Times New Roman" w:hAnsi="Times New Roman" w:cs="Times New Roman"/>
          <w:rPrChange w:id="5259" w:author="Cheick Traoré" w:date="2026-01-08T10:20:00Z" w16du:dateUtc="2026-01-08T10:20:00Z">
            <w:rPr>
              <w:del w:id="5260" w:author="Cheick Traoré" w:date="2026-01-07T16:26:00Z" w16du:dateUtc="2026-01-07T16:26:00Z"/>
              <w:rFonts w:ascii="Times New Roman" w:hAnsi="Times New Roman" w:cs="Times New Roman"/>
              <w:lang w:val="en-US"/>
            </w:rPr>
          </w:rPrChange>
        </w:rPr>
        <w:pPrChange w:id="5261" w:author="Cheick Traoré" w:date="2026-01-07T16:26:00Z" w16du:dateUtc="2026-01-07T16:26:00Z">
          <w:pPr>
            <w:tabs>
              <w:tab w:val="left" w:pos="3200"/>
            </w:tabs>
            <w:spacing w:line="480" w:lineRule="auto"/>
          </w:pPr>
        </w:pPrChange>
      </w:pPr>
      <w:del w:id="5262" w:author="Cheick Traoré" w:date="2026-01-07T16:26:00Z" w16du:dateUtc="2026-01-07T16:26:00Z">
        <w:r w:rsidRPr="007A4601" w:rsidDel="00974EF5">
          <w:rPr>
            <w:rFonts w:ascii="Times New Roman" w:hAnsi="Times New Roman" w:cs="Times New Roman"/>
            <w:rPrChange w:id="5263" w:author="Cheick Traoré" w:date="2026-01-08T10:20:00Z" w16du:dateUtc="2026-01-08T10:20:00Z">
              <w:rPr>
                <w:rFonts w:ascii="Times New Roman" w:hAnsi="Times New Roman" w:cs="Times New Roman"/>
                <w:lang w:val="en-US"/>
              </w:rPr>
            </w:rPrChange>
          </w:rPr>
          <w:delText>            df.to_sql('recettes_preparees', self.engine, if_exists='append')</w:delText>
        </w:r>
      </w:del>
    </w:p>
    <w:p w14:paraId="4CE7D85D" w14:textId="2F8FEA4B" w:rsidR="009600FD" w:rsidRPr="00AB1D00" w:rsidDel="00974EF5" w:rsidRDefault="009600FD" w:rsidP="00974EF5">
      <w:pPr>
        <w:tabs>
          <w:tab w:val="left" w:pos="3200"/>
        </w:tabs>
        <w:spacing w:line="480" w:lineRule="auto"/>
        <w:ind w:left="720" w:firstLine="0"/>
        <w:rPr>
          <w:del w:id="5264" w:author="Cheick Traoré" w:date="2026-01-07T16:26:00Z" w16du:dateUtc="2026-01-07T16:26:00Z"/>
          <w:rFonts w:ascii="Times New Roman" w:hAnsi="Times New Roman" w:cs="Times New Roman"/>
        </w:rPr>
        <w:pPrChange w:id="5265" w:author="Cheick Traoré" w:date="2026-01-07T16:26:00Z" w16du:dateUtc="2026-01-07T16:26:00Z">
          <w:pPr>
            <w:tabs>
              <w:tab w:val="left" w:pos="3200"/>
            </w:tabs>
            <w:spacing w:line="480" w:lineRule="auto"/>
          </w:pPr>
        </w:pPrChange>
      </w:pPr>
      <w:del w:id="5266" w:author="Cheick Traoré" w:date="2026-01-07T16:26:00Z" w16du:dateUtc="2026-01-07T16:26:00Z">
        <w:r w:rsidRPr="007A4601" w:rsidDel="00974EF5">
          <w:rPr>
            <w:rFonts w:ascii="Times New Roman" w:hAnsi="Times New Roman" w:cs="Times New Roman"/>
            <w:rPrChange w:id="5267"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logger.info("Chargement en base réussi")</w:delText>
        </w:r>
      </w:del>
    </w:p>
    <w:p w14:paraId="75644272" w14:textId="3F1C083A" w:rsidR="009600FD" w:rsidRPr="00AB1D00" w:rsidDel="00974EF5" w:rsidRDefault="009600FD" w:rsidP="00974EF5">
      <w:pPr>
        <w:tabs>
          <w:tab w:val="left" w:pos="3200"/>
        </w:tabs>
        <w:spacing w:line="480" w:lineRule="auto"/>
        <w:ind w:left="720" w:firstLine="0"/>
        <w:rPr>
          <w:del w:id="5268" w:author="Cheick Traoré" w:date="2026-01-07T16:26:00Z" w16du:dateUtc="2026-01-07T16:26:00Z"/>
          <w:rFonts w:ascii="Times New Roman" w:hAnsi="Times New Roman" w:cs="Times New Roman"/>
        </w:rPr>
        <w:pPrChange w:id="5269" w:author="Cheick Traoré" w:date="2026-01-07T16:26:00Z" w16du:dateUtc="2026-01-07T16:26:00Z">
          <w:pPr>
            <w:tabs>
              <w:tab w:val="left" w:pos="3200"/>
            </w:tabs>
            <w:spacing w:line="480" w:lineRule="auto"/>
          </w:pPr>
        </w:pPrChange>
      </w:pPr>
      <w:del w:id="5270" w:author="Cheick Traoré" w:date="2026-01-07T16:26:00Z" w16du:dateUtc="2026-01-07T16:26:00Z">
        <w:r w:rsidRPr="00AB1D00" w:rsidDel="00974EF5">
          <w:rPr>
            <w:rFonts w:ascii="Times New Roman" w:hAnsi="Times New Roman" w:cs="Times New Roman"/>
          </w:rPr>
          <w:delText>        except Exception as e:</w:delText>
        </w:r>
      </w:del>
    </w:p>
    <w:p w14:paraId="22560760" w14:textId="31746FC3" w:rsidR="009600FD" w:rsidRPr="00AB1D00" w:rsidDel="00974EF5" w:rsidRDefault="009600FD" w:rsidP="00974EF5">
      <w:pPr>
        <w:tabs>
          <w:tab w:val="left" w:pos="3200"/>
        </w:tabs>
        <w:spacing w:line="480" w:lineRule="auto"/>
        <w:ind w:left="720" w:firstLine="0"/>
        <w:rPr>
          <w:del w:id="5271" w:author="Cheick Traoré" w:date="2026-01-07T16:26:00Z" w16du:dateUtc="2026-01-07T16:26:00Z"/>
          <w:rFonts w:ascii="Times New Roman" w:hAnsi="Times New Roman" w:cs="Times New Roman"/>
        </w:rPr>
        <w:pPrChange w:id="5272" w:author="Cheick Traoré" w:date="2026-01-07T16:26:00Z" w16du:dateUtc="2026-01-07T16:26:00Z">
          <w:pPr>
            <w:tabs>
              <w:tab w:val="left" w:pos="3200"/>
            </w:tabs>
            <w:spacing w:line="480" w:lineRule="auto"/>
          </w:pPr>
        </w:pPrChange>
      </w:pPr>
      <w:del w:id="5273" w:author="Cheick Traoré" w:date="2026-01-07T16:26:00Z" w16du:dateUtc="2026-01-07T16:26:00Z">
        <w:r w:rsidRPr="00AB1D00" w:rsidDel="00974EF5">
          <w:rPr>
            <w:rFonts w:ascii="Times New Roman" w:hAnsi="Times New Roman" w:cs="Times New Roman"/>
          </w:rPr>
          <w:delText>            logger.error(f"Erreur chargement : {str(e)}")</w:delText>
        </w:r>
      </w:del>
    </w:p>
    <w:p w14:paraId="5965C05F" w14:textId="5AF06BBF" w:rsidR="009600FD" w:rsidRPr="00AB1D00" w:rsidDel="00974EF5" w:rsidRDefault="009600FD" w:rsidP="00974EF5">
      <w:pPr>
        <w:tabs>
          <w:tab w:val="left" w:pos="3200"/>
        </w:tabs>
        <w:spacing w:line="480" w:lineRule="auto"/>
        <w:ind w:left="720" w:firstLine="0"/>
        <w:rPr>
          <w:del w:id="5274" w:author="Cheick Traoré" w:date="2026-01-07T16:26:00Z" w16du:dateUtc="2026-01-07T16:26:00Z"/>
          <w:rFonts w:ascii="Times New Roman" w:hAnsi="Times New Roman" w:cs="Times New Roman"/>
        </w:rPr>
        <w:pPrChange w:id="5275" w:author="Cheick Traoré" w:date="2026-01-07T16:26:00Z" w16du:dateUtc="2026-01-07T16:26:00Z">
          <w:pPr>
            <w:tabs>
              <w:tab w:val="left" w:pos="3200"/>
            </w:tabs>
            <w:spacing w:line="480" w:lineRule="auto"/>
          </w:pPr>
        </w:pPrChange>
      </w:pPr>
      <w:del w:id="5276" w:author="Cheick Traoré" w:date="2026-01-07T16:26:00Z" w16du:dateUtc="2026-01-07T16:26:00Z">
        <w:r w:rsidRPr="00AB1D00" w:rsidDel="00974EF5">
          <w:rPr>
            <w:rFonts w:ascii="Times New Roman" w:hAnsi="Times New Roman" w:cs="Times New Roman"/>
          </w:rPr>
          <w:delText>            raise</w:delText>
        </w:r>
      </w:del>
    </w:p>
    <w:p w14:paraId="2F91D5D4" w14:textId="6DDE886C" w:rsidR="009600FD" w:rsidRPr="00AB1D00" w:rsidDel="00974EF5" w:rsidRDefault="009600FD" w:rsidP="00974EF5">
      <w:pPr>
        <w:tabs>
          <w:tab w:val="left" w:pos="3200"/>
        </w:tabs>
        <w:spacing w:line="480" w:lineRule="auto"/>
        <w:ind w:left="720" w:firstLine="0"/>
        <w:rPr>
          <w:del w:id="5277" w:author="Cheick Traoré" w:date="2026-01-07T16:26:00Z" w16du:dateUtc="2026-01-07T16:26:00Z"/>
          <w:rFonts w:ascii="Times New Roman" w:hAnsi="Times New Roman" w:cs="Times New Roman"/>
          <w:b/>
          <w:bCs/>
        </w:rPr>
        <w:pPrChange w:id="5278" w:author="Cheick Traoré" w:date="2026-01-07T16:26:00Z" w16du:dateUtc="2026-01-07T16:26:00Z">
          <w:pPr>
            <w:tabs>
              <w:tab w:val="left" w:pos="3200"/>
            </w:tabs>
            <w:spacing w:line="480" w:lineRule="auto"/>
          </w:pPr>
        </w:pPrChange>
      </w:pPr>
      <w:del w:id="5279" w:author="Cheick Traoré" w:date="2026-01-07T16:26:00Z" w16du:dateUtc="2026-01-07T16:26:00Z">
        <w:r w:rsidRPr="00AB1D00" w:rsidDel="00974EF5">
          <w:rPr>
            <w:rFonts w:ascii="Times New Roman" w:hAnsi="Times New Roman" w:cs="Times New Roman"/>
            <w:b/>
            <w:bCs/>
          </w:rPr>
          <w:delText xml:space="preserve">Moteur de </w:delText>
        </w:r>
        <w:r w:rsidR="00B67C12" w:rsidRPr="00AB1D00" w:rsidDel="00974EF5">
          <w:rPr>
            <w:rFonts w:ascii="Times New Roman" w:hAnsi="Times New Roman" w:cs="Times New Roman"/>
            <w:b/>
            <w:bCs/>
          </w:rPr>
          <w:delText>projection</w:delText>
        </w:r>
      </w:del>
    </w:p>
    <w:p w14:paraId="08C4ED47" w14:textId="0D2478A5" w:rsidR="009600FD" w:rsidRPr="007A4601" w:rsidDel="00974EF5" w:rsidRDefault="009600FD" w:rsidP="00974EF5">
      <w:pPr>
        <w:tabs>
          <w:tab w:val="left" w:pos="3200"/>
        </w:tabs>
        <w:spacing w:line="480" w:lineRule="auto"/>
        <w:ind w:left="720" w:firstLine="0"/>
        <w:rPr>
          <w:del w:id="5280" w:author="Cheick Traoré" w:date="2026-01-07T16:26:00Z" w16du:dateUtc="2026-01-07T16:26:00Z"/>
          <w:rFonts w:ascii="Times New Roman" w:hAnsi="Times New Roman" w:cs="Times New Roman"/>
          <w:rPrChange w:id="5281" w:author="Cheick Traoré" w:date="2026-01-08T10:20:00Z" w16du:dateUtc="2026-01-08T10:20:00Z">
            <w:rPr>
              <w:del w:id="5282" w:author="Cheick Traoré" w:date="2026-01-07T16:26:00Z" w16du:dateUtc="2026-01-07T16:26:00Z"/>
              <w:rFonts w:ascii="Times New Roman" w:hAnsi="Times New Roman" w:cs="Times New Roman"/>
              <w:lang w:val="en-US"/>
            </w:rPr>
          </w:rPrChange>
        </w:rPr>
        <w:pPrChange w:id="5283" w:author="Cheick Traoré" w:date="2026-01-07T16:26:00Z" w16du:dateUtc="2026-01-07T16:26:00Z">
          <w:pPr>
            <w:tabs>
              <w:tab w:val="left" w:pos="3200"/>
            </w:tabs>
            <w:spacing w:line="480" w:lineRule="auto"/>
          </w:pPr>
        </w:pPrChange>
      </w:pPr>
      <w:del w:id="5284" w:author="Cheick Traoré" w:date="2026-01-07T16:26:00Z" w16du:dateUtc="2026-01-07T16:26:00Z">
        <w:r w:rsidRPr="007A4601" w:rsidDel="00974EF5">
          <w:rPr>
            <w:rFonts w:ascii="Times New Roman" w:hAnsi="Times New Roman" w:cs="Times New Roman"/>
            <w:rPrChange w:id="5285" w:author="Cheick Traoré" w:date="2026-01-08T10:20:00Z" w16du:dateUtc="2026-01-08T10:20:00Z">
              <w:rPr>
                <w:rFonts w:ascii="Times New Roman" w:hAnsi="Times New Roman" w:cs="Times New Roman"/>
                <w:lang w:val="en-US"/>
              </w:rPr>
            </w:rPrChange>
          </w:rPr>
          <w:delText>python</w:delText>
        </w:r>
      </w:del>
    </w:p>
    <w:p w14:paraId="05CF664F" w14:textId="4CE122C0" w:rsidR="009600FD" w:rsidRPr="007A4601" w:rsidDel="00974EF5" w:rsidRDefault="009600FD" w:rsidP="00974EF5">
      <w:pPr>
        <w:tabs>
          <w:tab w:val="left" w:pos="3200"/>
        </w:tabs>
        <w:spacing w:line="480" w:lineRule="auto"/>
        <w:ind w:left="720" w:firstLine="0"/>
        <w:rPr>
          <w:del w:id="5286" w:author="Cheick Traoré" w:date="2026-01-07T16:26:00Z" w16du:dateUtc="2026-01-07T16:26:00Z"/>
          <w:rFonts w:ascii="Times New Roman" w:hAnsi="Times New Roman" w:cs="Times New Roman"/>
          <w:rPrChange w:id="5287" w:author="Cheick Traoré" w:date="2026-01-08T10:20:00Z" w16du:dateUtc="2026-01-08T10:20:00Z">
            <w:rPr>
              <w:del w:id="5288" w:author="Cheick Traoré" w:date="2026-01-07T16:26:00Z" w16du:dateUtc="2026-01-07T16:26:00Z"/>
              <w:rFonts w:ascii="Times New Roman" w:hAnsi="Times New Roman" w:cs="Times New Roman"/>
              <w:lang w:val="en-US"/>
            </w:rPr>
          </w:rPrChange>
        </w:rPr>
        <w:pPrChange w:id="5289" w:author="Cheick Traoré" w:date="2026-01-07T16:26:00Z" w16du:dateUtc="2026-01-07T16:26:00Z">
          <w:pPr>
            <w:tabs>
              <w:tab w:val="left" w:pos="3200"/>
            </w:tabs>
            <w:spacing w:line="480" w:lineRule="auto"/>
          </w:pPr>
        </w:pPrChange>
      </w:pPr>
      <w:del w:id="5290" w:author="Cheick Traoré" w:date="2026-01-07T16:26:00Z" w16du:dateUtc="2026-01-07T16:26:00Z">
        <w:r w:rsidRPr="007A4601" w:rsidDel="00974EF5">
          <w:rPr>
            <w:rFonts w:ascii="Times New Roman" w:hAnsi="Times New Roman" w:cs="Times New Roman"/>
            <w:i/>
            <w:iCs/>
            <w:rPrChange w:id="5291" w:author="Cheick Traoré" w:date="2026-01-08T10:20:00Z" w16du:dateUtc="2026-01-08T10:20:00Z">
              <w:rPr>
                <w:rFonts w:ascii="Times New Roman" w:hAnsi="Times New Roman" w:cs="Times New Roman"/>
                <w:i/>
                <w:iCs/>
                <w:lang w:val="en-US"/>
              </w:rPr>
            </w:rPrChange>
          </w:rPr>
          <w:delText># backend/services/forecasting_engine.py</w:delText>
        </w:r>
      </w:del>
    </w:p>
    <w:p w14:paraId="009489F1" w14:textId="73FEED73" w:rsidR="009600FD" w:rsidRPr="007A4601" w:rsidDel="00974EF5" w:rsidRDefault="009600FD" w:rsidP="00974EF5">
      <w:pPr>
        <w:tabs>
          <w:tab w:val="left" w:pos="3200"/>
        </w:tabs>
        <w:spacing w:line="480" w:lineRule="auto"/>
        <w:ind w:left="720" w:firstLine="0"/>
        <w:rPr>
          <w:del w:id="5292" w:author="Cheick Traoré" w:date="2026-01-07T16:26:00Z" w16du:dateUtc="2026-01-07T16:26:00Z"/>
          <w:rFonts w:ascii="Times New Roman" w:hAnsi="Times New Roman" w:cs="Times New Roman"/>
          <w:rPrChange w:id="5293" w:author="Cheick Traoré" w:date="2026-01-08T10:20:00Z" w16du:dateUtc="2026-01-08T10:20:00Z">
            <w:rPr>
              <w:del w:id="5294" w:author="Cheick Traoré" w:date="2026-01-07T16:26:00Z" w16du:dateUtc="2026-01-07T16:26:00Z"/>
              <w:rFonts w:ascii="Times New Roman" w:hAnsi="Times New Roman" w:cs="Times New Roman"/>
              <w:lang w:val="en-US"/>
            </w:rPr>
          </w:rPrChange>
        </w:rPr>
        <w:pPrChange w:id="5295" w:author="Cheick Traoré" w:date="2026-01-07T16:26:00Z" w16du:dateUtc="2026-01-07T16:26:00Z">
          <w:pPr>
            <w:tabs>
              <w:tab w:val="left" w:pos="3200"/>
            </w:tabs>
            <w:spacing w:line="480" w:lineRule="auto"/>
          </w:pPr>
        </w:pPrChange>
      </w:pPr>
      <w:del w:id="5296" w:author="Cheick Traoré" w:date="2026-01-07T16:26:00Z" w16du:dateUtc="2026-01-07T16:26:00Z">
        <w:r w:rsidRPr="007A4601" w:rsidDel="00974EF5">
          <w:rPr>
            <w:rFonts w:ascii="Times New Roman" w:hAnsi="Times New Roman" w:cs="Times New Roman"/>
            <w:rPrChange w:id="5297" w:author="Cheick Traoré" w:date="2026-01-08T10:20:00Z" w16du:dateUtc="2026-01-08T10:20:00Z">
              <w:rPr>
                <w:rFonts w:ascii="Times New Roman" w:hAnsi="Times New Roman" w:cs="Times New Roman"/>
                <w:lang w:val="en-US"/>
              </w:rPr>
            </w:rPrChange>
          </w:rPr>
          <w:delText>from statsmodels.tsa.statespace.sarimax import SARIMAX</w:delText>
        </w:r>
      </w:del>
    </w:p>
    <w:p w14:paraId="5D7CA097" w14:textId="15E83C7B" w:rsidR="009600FD" w:rsidRPr="007A4601" w:rsidDel="00974EF5" w:rsidRDefault="009600FD" w:rsidP="00974EF5">
      <w:pPr>
        <w:tabs>
          <w:tab w:val="left" w:pos="3200"/>
        </w:tabs>
        <w:spacing w:line="480" w:lineRule="auto"/>
        <w:ind w:left="720" w:firstLine="0"/>
        <w:rPr>
          <w:del w:id="5298" w:author="Cheick Traoré" w:date="2026-01-07T16:26:00Z" w16du:dateUtc="2026-01-07T16:26:00Z"/>
          <w:rFonts w:ascii="Times New Roman" w:hAnsi="Times New Roman" w:cs="Times New Roman"/>
          <w:rPrChange w:id="5299" w:author="Cheick Traoré" w:date="2026-01-08T10:20:00Z" w16du:dateUtc="2026-01-08T10:20:00Z">
            <w:rPr>
              <w:del w:id="5300" w:author="Cheick Traoré" w:date="2026-01-07T16:26:00Z" w16du:dateUtc="2026-01-07T16:26:00Z"/>
              <w:rFonts w:ascii="Times New Roman" w:hAnsi="Times New Roman" w:cs="Times New Roman"/>
              <w:lang w:val="en-US"/>
            </w:rPr>
          </w:rPrChange>
        </w:rPr>
        <w:pPrChange w:id="5301" w:author="Cheick Traoré" w:date="2026-01-07T16:26:00Z" w16du:dateUtc="2026-01-07T16:26:00Z">
          <w:pPr>
            <w:tabs>
              <w:tab w:val="left" w:pos="3200"/>
            </w:tabs>
            <w:spacing w:line="480" w:lineRule="auto"/>
          </w:pPr>
        </w:pPrChange>
      </w:pPr>
      <w:del w:id="5302" w:author="Cheick Traoré" w:date="2026-01-07T16:26:00Z" w16du:dateUtc="2026-01-07T16:26:00Z">
        <w:r w:rsidRPr="007A4601" w:rsidDel="00974EF5">
          <w:rPr>
            <w:rFonts w:ascii="Times New Roman" w:hAnsi="Times New Roman" w:cs="Times New Roman"/>
            <w:rPrChange w:id="5303" w:author="Cheick Traoré" w:date="2026-01-08T10:20:00Z" w16du:dateUtc="2026-01-08T10:20:00Z">
              <w:rPr>
                <w:rFonts w:ascii="Times New Roman" w:hAnsi="Times New Roman" w:cs="Times New Roman"/>
                <w:lang w:val="en-US"/>
              </w:rPr>
            </w:rPrChange>
          </w:rPr>
          <w:delText>from fbprophet import Prophet</w:delText>
        </w:r>
      </w:del>
    </w:p>
    <w:p w14:paraId="1129A9FC" w14:textId="0964FD26" w:rsidR="009600FD" w:rsidRPr="007A4601" w:rsidDel="00974EF5" w:rsidRDefault="009600FD" w:rsidP="00974EF5">
      <w:pPr>
        <w:tabs>
          <w:tab w:val="left" w:pos="3200"/>
        </w:tabs>
        <w:spacing w:line="480" w:lineRule="auto"/>
        <w:ind w:left="720" w:firstLine="0"/>
        <w:rPr>
          <w:del w:id="5304" w:author="Cheick Traoré" w:date="2026-01-07T16:26:00Z" w16du:dateUtc="2026-01-07T16:26:00Z"/>
          <w:rFonts w:ascii="Times New Roman" w:hAnsi="Times New Roman" w:cs="Times New Roman"/>
          <w:rPrChange w:id="5305" w:author="Cheick Traoré" w:date="2026-01-08T10:20:00Z" w16du:dateUtc="2026-01-08T10:20:00Z">
            <w:rPr>
              <w:del w:id="5306" w:author="Cheick Traoré" w:date="2026-01-07T16:26:00Z" w16du:dateUtc="2026-01-07T16:26:00Z"/>
              <w:rFonts w:ascii="Times New Roman" w:hAnsi="Times New Roman" w:cs="Times New Roman"/>
              <w:lang w:val="en-US"/>
            </w:rPr>
          </w:rPrChange>
        </w:rPr>
        <w:pPrChange w:id="5307" w:author="Cheick Traoré" w:date="2026-01-07T16:26:00Z" w16du:dateUtc="2026-01-07T16:26:00Z">
          <w:pPr>
            <w:tabs>
              <w:tab w:val="left" w:pos="3200"/>
            </w:tabs>
            <w:spacing w:line="480" w:lineRule="auto"/>
          </w:pPr>
        </w:pPrChange>
      </w:pPr>
      <w:del w:id="5308" w:author="Cheick Traoré" w:date="2026-01-07T16:26:00Z" w16du:dateUtc="2026-01-07T16:26:00Z">
        <w:r w:rsidRPr="007A4601" w:rsidDel="00974EF5">
          <w:rPr>
            <w:rFonts w:ascii="Times New Roman" w:hAnsi="Times New Roman" w:cs="Times New Roman"/>
            <w:rPrChange w:id="5309" w:author="Cheick Traoré" w:date="2026-01-08T10:20:00Z" w16du:dateUtc="2026-01-08T10:20:00Z">
              <w:rPr>
                <w:rFonts w:ascii="Times New Roman" w:hAnsi="Times New Roman" w:cs="Times New Roman"/>
                <w:lang w:val="en-US"/>
              </w:rPr>
            </w:rPrChange>
          </w:rPr>
          <w:delText>from sklearn.ensemble import RandomForestRegressor</w:delText>
        </w:r>
      </w:del>
    </w:p>
    <w:p w14:paraId="066AE16C" w14:textId="025052B5" w:rsidR="009600FD" w:rsidRPr="007A4601" w:rsidDel="00974EF5" w:rsidRDefault="009600FD" w:rsidP="00974EF5">
      <w:pPr>
        <w:tabs>
          <w:tab w:val="left" w:pos="3200"/>
        </w:tabs>
        <w:spacing w:line="480" w:lineRule="auto"/>
        <w:ind w:left="720" w:firstLine="0"/>
        <w:rPr>
          <w:del w:id="5310" w:author="Cheick Traoré" w:date="2026-01-07T16:26:00Z" w16du:dateUtc="2026-01-07T16:26:00Z"/>
          <w:rFonts w:ascii="Times New Roman" w:hAnsi="Times New Roman" w:cs="Times New Roman"/>
          <w:rPrChange w:id="5311" w:author="Cheick Traoré" w:date="2026-01-08T10:20:00Z" w16du:dateUtc="2026-01-08T10:20:00Z">
            <w:rPr>
              <w:del w:id="5312" w:author="Cheick Traoré" w:date="2026-01-07T16:26:00Z" w16du:dateUtc="2026-01-07T16:26:00Z"/>
              <w:rFonts w:ascii="Times New Roman" w:hAnsi="Times New Roman" w:cs="Times New Roman"/>
              <w:lang w:val="en-US"/>
            </w:rPr>
          </w:rPrChange>
        </w:rPr>
        <w:pPrChange w:id="5313" w:author="Cheick Traoré" w:date="2026-01-07T16:26:00Z" w16du:dateUtc="2026-01-07T16:26:00Z">
          <w:pPr>
            <w:tabs>
              <w:tab w:val="left" w:pos="3200"/>
            </w:tabs>
            <w:spacing w:line="480" w:lineRule="auto"/>
          </w:pPr>
        </w:pPrChange>
      </w:pPr>
      <w:del w:id="5314" w:author="Cheick Traoré" w:date="2026-01-07T16:26:00Z" w16du:dateUtc="2026-01-07T16:26:00Z">
        <w:r w:rsidRPr="007A4601" w:rsidDel="00974EF5">
          <w:rPr>
            <w:rFonts w:ascii="Times New Roman" w:hAnsi="Times New Roman" w:cs="Times New Roman"/>
            <w:rPrChange w:id="5315" w:author="Cheick Traoré" w:date="2026-01-08T10:20:00Z" w16du:dateUtc="2026-01-08T10:20:00Z">
              <w:rPr>
                <w:rFonts w:ascii="Times New Roman" w:hAnsi="Times New Roman" w:cs="Times New Roman"/>
                <w:lang w:val="en-US"/>
              </w:rPr>
            </w:rPrChange>
          </w:rPr>
          <w:delText>import pandas as pd</w:delText>
        </w:r>
      </w:del>
    </w:p>
    <w:p w14:paraId="4D569A8A" w14:textId="5E818A32" w:rsidR="009600FD" w:rsidRPr="007A4601" w:rsidDel="00974EF5" w:rsidRDefault="009600FD" w:rsidP="00974EF5">
      <w:pPr>
        <w:tabs>
          <w:tab w:val="left" w:pos="3200"/>
        </w:tabs>
        <w:spacing w:line="480" w:lineRule="auto"/>
        <w:ind w:left="720" w:firstLine="0"/>
        <w:rPr>
          <w:del w:id="5316" w:author="Cheick Traoré" w:date="2026-01-07T16:26:00Z" w16du:dateUtc="2026-01-07T16:26:00Z"/>
          <w:rFonts w:ascii="Times New Roman" w:hAnsi="Times New Roman" w:cs="Times New Roman"/>
          <w:rPrChange w:id="5317" w:author="Cheick Traoré" w:date="2026-01-08T10:20:00Z" w16du:dateUtc="2026-01-08T10:20:00Z">
            <w:rPr>
              <w:del w:id="5318" w:author="Cheick Traoré" w:date="2026-01-07T16:26:00Z" w16du:dateUtc="2026-01-07T16:26:00Z"/>
              <w:rFonts w:ascii="Times New Roman" w:hAnsi="Times New Roman" w:cs="Times New Roman"/>
              <w:lang w:val="en-US"/>
            </w:rPr>
          </w:rPrChange>
        </w:rPr>
        <w:pPrChange w:id="5319" w:author="Cheick Traoré" w:date="2026-01-07T16:26:00Z" w16du:dateUtc="2026-01-07T16:26:00Z">
          <w:pPr>
            <w:tabs>
              <w:tab w:val="left" w:pos="3200"/>
            </w:tabs>
            <w:spacing w:line="480" w:lineRule="auto"/>
          </w:pPr>
        </w:pPrChange>
      </w:pPr>
    </w:p>
    <w:p w14:paraId="0E7383B7" w14:textId="2A9F92F5" w:rsidR="009600FD" w:rsidRPr="007A4601" w:rsidDel="00974EF5" w:rsidRDefault="009600FD" w:rsidP="00974EF5">
      <w:pPr>
        <w:tabs>
          <w:tab w:val="left" w:pos="3200"/>
        </w:tabs>
        <w:spacing w:line="480" w:lineRule="auto"/>
        <w:ind w:left="720" w:firstLine="0"/>
        <w:rPr>
          <w:del w:id="5320" w:author="Cheick Traoré" w:date="2026-01-07T16:26:00Z" w16du:dateUtc="2026-01-07T16:26:00Z"/>
          <w:rFonts w:ascii="Times New Roman" w:hAnsi="Times New Roman" w:cs="Times New Roman"/>
          <w:rPrChange w:id="5321" w:author="Cheick Traoré" w:date="2026-01-08T10:20:00Z" w16du:dateUtc="2026-01-08T10:20:00Z">
            <w:rPr>
              <w:del w:id="5322" w:author="Cheick Traoré" w:date="2026-01-07T16:26:00Z" w16du:dateUtc="2026-01-07T16:26:00Z"/>
              <w:rFonts w:ascii="Times New Roman" w:hAnsi="Times New Roman" w:cs="Times New Roman"/>
              <w:lang w:val="en-US"/>
            </w:rPr>
          </w:rPrChange>
        </w:rPr>
        <w:pPrChange w:id="5323" w:author="Cheick Traoré" w:date="2026-01-07T16:26:00Z" w16du:dateUtc="2026-01-07T16:26:00Z">
          <w:pPr>
            <w:tabs>
              <w:tab w:val="left" w:pos="3200"/>
            </w:tabs>
            <w:spacing w:line="480" w:lineRule="auto"/>
          </w:pPr>
        </w:pPrChange>
      </w:pPr>
      <w:del w:id="5324" w:author="Cheick Traoré" w:date="2026-01-07T16:26:00Z" w16du:dateUtc="2026-01-07T16:26:00Z">
        <w:r w:rsidRPr="007A4601" w:rsidDel="00974EF5">
          <w:rPr>
            <w:rFonts w:ascii="Times New Roman" w:hAnsi="Times New Roman" w:cs="Times New Roman"/>
            <w:rPrChange w:id="5325" w:author="Cheick Traoré" w:date="2026-01-08T10:20:00Z" w16du:dateUtc="2026-01-08T10:20:00Z">
              <w:rPr>
                <w:rFonts w:ascii="Times New Roman" w:hAnsi="Times New Roman" w:cs="Times New Roman"/>
                <w:lang w:val="en-US"/>
              </w:rPr>
            </w:rPrChange>
          </w:rPr>
          <w:delText>class ForecastingEngine:</w:delText>
        </w:r>
      </w:del>
    </w:p>
    <w:p w14:paraId="0090C652" w14:textId="46D595F9" w:rsidR="009600FD" w:rsidRPr="007A4601" w:rsidDel="00974EF5" w:rsidRDefault="009600FD" w:rsidP="00974EF5">
      <w:pPr>
        <w:tabs>
          <w:tab w:val="left" w:pos="3200"/>
        </w:tabs>
        <w:spacing w:line="480" w:lineRule="auto"/>
        <w:ind w:left="720" w:firstLine="0"/>
        <w:rPr>
          <w:del w:id="5326" w:author="Cheick Traoré" w:date="2026-01-07T16:26:00Z" w16du:dateUtc="2026-01-07T16:26:00Z"/>
          <w:rFonts w:ascii="Times New Roman" w:hAnsi="Times New Roman" w:cs="Times New Roman"/>
          <w:rPrChange w:id="5327" w:author="Cheick Traoré" w:date="2026-01-08T10:20:00Z" w16du:dateUtc="2026-01-08T10:20:00Z">
            <w:rPr>
              <w:del w:id="5328" w:author="Cheick Traoré" w:date="2026-01-07T16:26:00Z" w16du:dateUtc="2026-01-07T16:26:00Z"/>
              <w:rFonts w:ascii="Times New Roman" w:hAnsi="Times New Roman" w:cs="Times New Roman"/>
              <w:lang w:val="en-US"/>
            </w:rPr>
          </w:rPrChange>
        </w:rPr>
        <w:pPrChange w:id="5329" w:author="Cheick Traoré" w:date="2026-01-07T16:26:00Z" w16du:dateUtc="2026-01-07T16:26:00Z">
          <w:pPr>
            <w:tabs>
              <w:tab w:val="left" w:pos="3200"/>
            </w:tabs>
            <w:spacing w:line="480" w:lineRule="auto"/>
          </w:pPr>
        </w:pPrChange>
      </w:pPr>
      <w:del w:id="5330" w:author="Cheick Traoré" w:date="2026-01-07T16:26:00Z" w16du:dateUtc="2026-01-07T16:26:00Z">
        <w:r w:rsidRPr="007A4601" w:rsidDel="00974EF5">
          <w:rPr>
            <w:rFonts w:ascii="Times New Roman" w:hAnsi="Times New Roman" w:cs="Times New Roman"/>
            <w:rPrChange w:id="5331" w:author="Cheick Traoré" w:date="2026-01-08T10:20:00Z" w16du:dateUtc="2026-01-08T10:20:00Z">
              <w:rPr>
                <w:rFonts w:ascii="Times New Roman" w:hAnsi="Times New Roman" w:cs="Times New Roman"/>
                <w:lang w:val="en-US"/>
              </w:rPr>
            </w:rPrChange>
          </w:rPr>
          <w:delText>    def select_model(self, df: pd.DataFrame) -&gt; str:</w:delText>
        </w:r>
      </w:del>
    </w:p>
    <w:p w14:paraId="4D14EC2A" w14:textId="6623B593" w:rsidR="009600FD" w:rsidRPr="00AB1D00" w:rsidDel="00974EF5" w:rsidRDefault="009600FD" w:rsidP="00974EF5">
      <w:pPr>
        <w:tabs>
          <w:tab w:val="left" w:pos="3200"/>
        </w:tabs>
        <w:spacing w:line="480" w:lineRule="auto"/>
        <w:ind w:left="720" w:firstLine="0"/>
        <w:rPr>
          <w:del w:id="5332" w:author="Cheick Traoré" w:date="2026-01-07T16:26:00Z" w16du:dateUtc="2026-01-07T16:26:00Z"/>
          <w:rFonts w:ascii="Times New Roman" w:hAnsi="Times New Roman" w:cs="Times New Roman"/>
        </w:rPr>
        <w:pPrChange w:id="5333" w:author="Cheick Traoré" w:date="2026-01-07T16:26:00Z" w16du:dateUtc="2026-01-07T16:26:00Z">
          <w:pPr>
            <w:tabs>
              <w:tab w:val="left" w:pos="3200"/>
            </w:tabs>
            <w:spacing w:line="480" w:lineRule="auto"/>
          </w:pPr>
        </w:pPrChange>
      </w:pPr>
      <w:del w:id="5334" w:author="Cheick Traoré" w:date="2026-01-07T16:26:00Z" w16du:dateUtc="2026-01-07T16:26:00Z">
        <w:r w:rsidRPr="007A4601" w:rsidDel="00974EF5">
          <w:rPr>
            <w:rFonts w:ascii="Times New Roman" w:hAnsi="Times New Roman" w:cs="Times New Roman"/>
            <w:rPrChange w:id="5335"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"""Sélection dynamique du modèle basée sur structure des données"""</w:delText>
        </w:r>
      </w:del>
    </w:p>
    <w:p w14:paraId="36B4DFD3" w14:textId="03ABF210" w:rsidR="009600FD" w:rsidRPr="007A4601" w:rsidDel="00974EF5" w:rsidRDefault="009600FD" w:rsidP="00974EF5">
      <w:pPr>
        <w:tabs>
          <w:tab w:val="left" w:pos="3200"/>
        </w:tabs>
        <w:spacing w:line="480" w:lineRule="auto"/>
        <w:ind w:left="720" w:firstLine="0"/>
        <w:rPr>
          <w:del w:id="5336" w:author="Cheick Traoré" w:date="2026-01-07T16:26:00Z" w16du:dateUtc="2026-01-07T16:26:00Z"/>
          <w:rFonts w:ascii="Times New Roman" w:hAnsi="Times New Roman" w:cs="Times New Roman"/>
          <w:rPrChange w:id="5337" w:author="Cheick Traoré" w:date="2026-01-08T10:20:00Z" w16du:dateUtc="2026-01-08T10:20:00Z">
            <w:rPr>
              <w:del w:id="5338" w:author="Cheick Traoré" w:date="2026-01-07T16:26:00Z" w16du:dateUtc="2026-01-07T16:26:00Z"/>
              <w:rFonts w:ascii="Times New Roman" w:hAnsi="Times New Roman" w:cs="Times New Roman"/>
              <w:lang w:val="en-US"/>
            </w:rPr>
          </w:rPrChange>
        </w:rPr>
        <w:pPrChange w:id="5339" w:author="Cheick Traoré" w:date="2026-01-07T16:26:00Z" w16du:dateUtc="2026-01-07T16:26:00Z">
          <w:pPr>
            <w:tabs>
              <w:tab w:val="left" w:pos="3200"/>
            </w:tabs>
            <w:spacing w:line="480" w:lineRule="auto"/>
          </w:pPr>
        </w:pPrChange>
      </w:pPr>
      <w:del w:id="5340"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i/>
            <w:iCs/>
            <w:rPrChange w:id="5341" w:author="Cheick Traoré" w:date="2026-01-08T10:20:00Z" w16du:dateUtc="2026-01-08T10:20:00Z">
              <w:rPr>
                <w:rFonts w:ascii="Times New Roman" w:hAnsi="Times New Roman" w:cs="Times New Roman"/>
                <w:i/>
                <w:iCs/>
                <w:lang w:val="en-US"/>
              </w:rPr>
            </w:rPrChange>
          </w:rPr>
          <w:delText># Test saisonnalité</w:delText>
        </w:r>
      </w:del>
    </w:p>
    <w:p w14:paraId="53FB7B6A" w14:textId="7671F44D" w:rsidR="009600FD" w:rsidRPr="007A4601" w:rsidDel="00974EF5" w:rsidRDefault="009600FD" w:rsidP="00974EF5">
      <w:pPr>
        <w:tabs>
          <w:tab w:val="left" w:pos="3200"/>
        </w:tabs>
        <w:spacing w:line="480" w:lineRule="auto"/>
        <w:ind w:left="720" w:firstLine="0"/>
        <w:rPr>
          <w:del w:id="5342" w:author="Cheick Traoré" w:date="2026-01-07T16:26:00Z" w16du:dateUtc="2026-01-07T16:26:00Z"/>
          <w:rFonts w:ascii="Times New Roman" w:hAnsi="Times New Roman" w:cs="Times New Roman"/>
          <w:rPrChange w:id="5343" w:author="Cheick Traoré" w:date="2026-01-08T10:20:00Z" w16du:dateUtc="2026-01-08T10:20:00Z">
            <w:rPr>
              <w:del w:id="5344" w:author="Cheick Traoré" w:date="2026-01-07T16:26:00Z" w16du:dateUtc="2026-01-07T16:26:00Z"/>
              <w:rFonts w:ascii="Times New Roman" w:hAnsi="Times New Roman" w:cs="Times New Roman"/>
              <w:lang w:val="en-US"/>
            </w:rPr>
          </w:rPrChange>
        </w:rPr>
        <w:pPrChange w:id="5345" w:author="Cheick Traoré" w:date="2026-01-07T16:26:00Z" w16du:dateUtc="2026-01-07T16:26:00Z">
          <w:pPr>
            <w:tabs>
              <w:tab w:val="left" w:pos="3200"/>
            </w:tabs>
            <w:spacing w:line="480" w:lineRule="auto"/>
          </w:pPr>
        </w:pPrChange>
      </w:pPr>
      <w:del w:id="5346" w:author="Cheick Traoré" w:date="2026-01-07T16:26:00Z" w16du:dateUtc="2026-01-07T16:26:00Z">
        <w:r w:rsidRPr="007A4601" w:rsidDel="00974EF5">
          <w:rPr>
            <w:rFonts w:ascii="Times New Roman" w:hAnsi="Times New Roman" w:cs="Times New Roman"/>
            <w:rPrChange w:id="5347" w:author="Cheick Traoré" w:date="2026-01-08T10:20:00Z" w16du:dateUtc="2026-01-08T10:20:00Z">
              <w:rPr>
                <w:rFonts w:ascii="Times New Roman" w:hAnsi="Times New Roman" w:cs="Times New Roman"/>
                <w:lang w:val="en-US"/>
              </w:rPr>
            </w:rPrChange>
          </w:rPr>
          <w:delText>        seasonal_strength = self.test_seasonality(df)</w:delText>
        </w:r>
      </w:del>
    </w:p>
    <w:p w14:paraId="71BA8292" w14:textId="0CB6196C" w:rsidR="009600FD" w:rsidRPr="007A4601" w:rsidDel="00974EF5" w:rsidRDefault="009600FD" w:rsidP="00974EF5">
      <w:pPr>
        <w:tabs>
          <w:tab w:val="left" w:pos="3200"/>
        </w:tabs>
        <w:spacing w:line="480" w:lineRule="auto"/>
        <w:ind w:left="720" w:firstLine="0"/>
        <w:rPr>
          <w:del w:id="5348" w:author="Cheick Traoré" w:date="2026-01-07T16:26:00Z" w16du:dateUtc="2026-01-07T16:26:00Z"/>
          <w:rFonts w:ascii="Times New Roman" w:hAnsi="Times New Roman" w:cs="Times New Roman"/>
          <w:rPrChange w:id="5349" w:author="Cheick Traoré" w:date="2026-01-08T10:20:00Z" w16du:dateUtc="2026-01-08T10:20:00Z">
            <w:rPr>
              <w:del w:id="5350" w:author="Cheick Traoré" w:date="2026-01-07T16:26:00Z" w16du:dateUtc="2026-01-07T16:26:00Z"/>
              <w:rFonts w:ascii="Times New Roman" w:hAnsi="Times New Roman" w:cs="Times New Roman"/>
              <w:lang w:val="en-US"/>
            </w:rPr>
          </w:rPrChange>
        </w:rPr>
        <w:pPrChange w:id="5351" w:author="Cheick Traoré" w:date="2026-01-07T16:26:00Z" w16du:dateUtc="2026-01-07T16:26:00Z">
          <w:pPr>
            <w:tabs>
              <w:tab w:val="left" w:pos="3200"/>
            </w:tabs>
            <w:spacing w:line="480" w:lineRule="auto"/>
          </w:pPr>
        </w:pPrChange>
      </w:pPr>
      <w:del w:id="5352" w:author="Cheick Traoré" w:date="2026-01-07T16:26:00Z" w16du:dateUtc="2026-01-07T16:26:00Z">
        <w:r w:rsidRPr="007A4601" w:rsidDel="00974EF5">
          <w:rPr>
            <w:rFonts w:ascii="Times New Roman" w:hAnsi="Times New Roman" w:cs="Times New Roman"/>
            <w:rPrChange w:id="5353" w:author="Cheick Traoré" w:date="2026-01-08T10:20:00Z" w16du:dateUtc="2026-01-08T10:20:00Z">
              <w:rPr>
                <w:rFonts w:ascii="Times New Roman" w:hAnsi="Times New Roman" w:cs="Times New Roman"/>
                <w:lang w:val="en-US"/>
              </w:rPr>
            </w:rPrChange>
          </w:rPr>
          <w:delText>        </w:delText>
        </w:r>
      </w:del>
    </w:p>
    <w:p w14:paraId="1B301EEA" w14:textId="5FE05618" w:rsidR="009600FD" w:rsidRPr="002B4BE1" w:rsidDel="00974EF5" w:rsidRDefault="009600FD" w:rsidP="00974EF5">
      <w:pPr>
        <w:tabs>
          <w:tab w:val="left" w:pos="3200"/>
        </w:tabs>
        <w:spacing w:line="480" w:lineRule="auto"/>
        <w:ind w:left="720" w:firstLine="0"/>
        <w:rPr>
          <w:del w:id="5354" w:author="Cheick Traoré" w:date="2026-01-07T16:26:00Z" w16du:dateUtc="2026-01-07T16:26:00Z"/>
          <w:rFonts w:ascii="Times New Roman" w:hAnsi="Times New Roman" w:cs="Times New Roman"/>
          <w:rPrChange w:id="5355" w:author="Cheick Traoré" w:date="2025-12-30T11:56:00Z" w16du:dateUtc="2025-12-30T11:56:00Z">
            <w:rPr>
              <w:del w:id="5356" w:author="Cheick Traoré" w:date="2026-01-07T16:26:00Z" w16du:dateUtc="2026-01-07T16:26:00Z"/>
              <w:rFonts w:ascii="Times New Roman" w:hAnsi="Times New Roman" w:cs="Times New Roman"/>
              <w:lang w:val="en-US"/>
            </w:rPr>
          </w:rPrChange>
        </w:rPr>
        <w:pPrChange w:id="5357" w:author="Cheick Traoré" w:date="2026-01-07T16:26:00Z" w16du:dateUtc="2026-01-07T16:26:00Z">
          <w:pPr>
            <w:tabs>
              <w:tab w:val="left" w:pos="3200"/>
            </w:tabs>
            <w:spacing w:line="480" w:lineRule="auto"/>
          </w:pPr>
        </w:pPrChange>
      </w:pPr>
      <w:del w:id="5358" w:author="Cheick Traoré" w:date="2026-01-07T16:26:00Z" w16du:dateUtc="2026-01-07T16:26:00Z">
        <w:r w:rsidRPr="007A4601" w:rsidDel="00974EF5">
          <w:rPr>
            <w:rFonts w:ascii="Times New Roman" w:hAnsi="Times New Roman" w:cs="Times New Roman"/>
            <w:rPrChange w:id="5359" w:author="Cheick Traoré" w:date="2026-01-08T10:20:00Z" w16du:dateUtc="2026-01-08T10:20:00Z">
              <w:rPr>
                <w:rFonts w:ascii="Times New Roman" w:hAnsi="Times New Roman" w:cs="Times New Roman"/>
                <w:lang w:val="en-US"/>
              </w:rPr>
            </w:rPrChange>
          </w:rPr>
          <w:delText>        </w:delText>
        </w:r>
        <w:r w:rsidRPr="002B4BE1" w:rsidDel="00974EF5">
          <w:rPr>
            <w:rFonts w:ascii="Times New Roman" w:hAnsi="Times New Roman" w:cs="Times New Roman"/>
            <w:i/>
            <w:iCs/>
            <w:rPrChange w:id="5360" w:author="Cheick Traoré" w:date="2025-12-30T11:56:00Z" w16du:dateUtc="2025-12-30T11:56:00Z">
              <w:rPr>
                <w:rFonts w:ascii="Times New Roman" w:hAnsi="Times New Roman" w:cs="Times New Roman"/>
                <w:i/>
                <w:iCs/>
                <w:lang w:val="en-US"/>
              </w:rPr>
            </w:rPrChange>
          </w:rPr>
          <w:delText># Test régularité</w:delText>
        </w:r>
      </w:del>
    </w:p>
    <w:p w14:paraId="201EC4DC" w14:textId="3C53B3A1" w:rsidR="009600FD" w:rsidRPr="002B4BE1" w:rsidDel="00974EF5" w:rsidRDefault="009600FD" w:rsidP="00974EF5">
      <w:pPr>
        <w:tabs>
          <w:tab w:val="left" w:pos="3200"/>
        </w:tabs>
        <w:spacing w:line="480" w:lineRule="auto"/>
        <w:ind w:left="720" w:firstLine="0"/>
        <w:rPr>
          <w:del w:id="5361" w:author="Cheick Traoré" w:date="2026-01-07T16:26:00Z" w16du:dateUtc="2026-01-07T16:26:00Z"/>
          <w:rFonts w:ascii="Times New Roman" w:hAnsi="Times New Roman" w:cs="Times New Roman"/>
          <w:rPrChange w:id="5362" w:author="Cheick Traoré" w:date="2025-12-30T11:56:00Z" w16du:dateUtc="2025-12-30T11:56:00Z">
            <w:rPr>
              <w:del w:id="5363" w:author="Cheick Traoré" w:date="2026-01-07T16:26:00Z" w16du:dateUtc="2026-01-07T16:26:00Z"/>
              <w:rFonts w:ascii="Times New Roman" w:hAnsi="Times New Roman" w:cs="Times New Roman"/>
              <w:lang w:val="en-US"/>
            </w:rPr>
          </w:rPrChange>
        </w:rPr>
        <w:pPrChange w:id="5364" w:author="Cheick Traoré" w:date="2026-01-07T16:26:00Z" w16du:dateUtc="2026-01-07T16:26:00Z">
          <w:pPr>
            <w:tabs>
              <w:tab w:val="left" w:pos="3200"/>
            </w:tabs>
            <w:spacing w:line="480" w:lineRule="auto"/>
          </w:pPr>
        </w:pPrChange>
      </w:pPr>
      <w:del w:id="5365" w:author="Cheick Traoré" w:date="2026-01-07T16:26:00Z" w16du:dateUtc="2026-01-07T16:26:00Z">
        <w:r w:rsidRPr="002B4BE1" w:rsidDel="00974EF5">
          <w:rPr>
            <w:rFonts w:ascii="Times New Roman" w:hAnsi="Times New Roman" w:cs="Times New Roman"/>
            <w:rPrChange w:id="5366" w:author="Cheick Traoré" w:date="2025-12-30T11:56:00Z" w16du:dateUtc="2025-12-30T11:56:00Z">
              <w:rPr>
                <w:rFonts w:ascii="Times New Roman" w:hAnsi="Times New Roman" w:cs="Times New Roman"/>
                <w:lang w:val="en-US"/>
              </w:rPr>
            </w:rPrChange>
          </w:rPr>
          <w:delText>        cv = self.calculate_coefficient_variation(df)</w:delText>
        </w:r>
      </w:del>
    </w:p>
    <w:p w14:paraId="5772FB32" w14:textId="721F0A51" w:rsidR="009600FD" w:rsidRPr="002B4BE1" w:rsidDel="00974EF5" w:rsidRDefault="009600FD" w:rsidP="00974EF5">
      <w:pPr>
        <w:tabs>
          <w:tab w:val="left" w:pos="3200"/>
        </w:tabs>
        <w:spacing w:line="480" w:lineRule="auto"/>
        <w:ind w:left="720" w:firstLine="0"/>
        <w:rPr>
          <w:del w:id="5367" w:author="Cheick Traoré" w:date="2026-01-07T16:26:00Z" w16du:dateUtc="2026-01-07T16:26:00Z"/>
          <w:rFonts w:ascii="Times New Roman" w:hAnsi="Times New Roman" w:cs="Times New Roman"/>
          <w:rPrChange w:id="5368" w:author="Cheick Traoré" w:date="2025-12-30T11:56:00Z" w16du:dateUtc="2025-12-30T11:56:00Z">
            <w:rPr>
              <w:del w:id="5369" w:author="Cheick Traoré" w:date="2026-01-07T16:26:00Z" w16du:dateUtc="2026-01-07T16:26:00Z"/>
              <w:rFonts w:ascii="Times New Roman" w:hAnsi="Times New Roman" w:cs="Times New Roman"/>
              <w:lang w:val="en-US"/>
            </w:rPr>
          </w:rPrChange>
        </w:rPr>
        <w:pPrChange w:id="5370" w:author="Cheick Traoré" w:date="2026-01-07T16:26:00Z" w16du:dateUtc="2026-01-07T16:26:00Z">
          <w:pPr>
            <w:tabs>
              <w:tab w:val="left" w:pos="3200"/>
            </w:tabs>
            <w:spacing w:line="480" w:lineRule="auto"/>
          </w:pPr>
        </w:pPrChange>
      </w:pPr>
      <w:del w:id="5371" w:author="Cheick Traoré" w:date="2026-01-07T16:26:00Z" w16du:dateUtc="2026-01-07T16:26:00Z">
        <w:r w:rsidRPr="002B4BE1" w:rsidDel="00974EF5">
          <w:rPr>
            <w:rFonts w:ascii="Times New Roman" w:hAnsi="Times New Roman" w:cs="Times New Roman"/>
            <w:rPrChange w:id="5372" w:author="Cheick Traoré" w:date="2025-12-30T11:56:00Z" w16du:dateUtc="2025-12-30T11:56:00Z">
              <w:rPr>
                <w:rFonts w:ascii="Times New Roman" w:hAnsi="Times New Roman" w:cs="Times New Roman"/>
                <w:lang w:val="en-US"/>
              </w:rPr>
            </w:rPrChange>
          </w:rPr>
          <w:delText>        </w:delText>
        </w:r>
      </w:del>
    </w:p>
    <w:p w14:paraId="711B8DBE" w14:textId="2BDBB5AC" w:rsidR="009600FD" w:rsidRPr="002B4BE1" w:rsidDel="00974EF5" w:rsidRDefault="009600FD" w:rsidP="00974EF5">
      <w:pPr>
        <w:tabs>
          <w:tab w:val="left" w:pos="3200"/>
        </w:tabs>
        <w:spacing w:line="480" w:lineRule="auto"/>
        <w:ind w:left="720" w:firstLine="0"/>
        <w:rPr>
          <w:del w:id="5373" w:author="Cheick Traoré" w:date="2026-01-07T16:26:00Z" w16du:dateUtc="2026-01-07T16:26:00Z"/>
          <w:rFonts w:ascii="Times New Roman" w:hAnsi="Times New Roman" w:cs="Times New Roman"/>
          <w:rPrChange w:id="5374" w:author="Cheick Traoré" w:date="2025-12-30T11:56:00Z" w16du:dateUtc="2025-12-30T11:56:00Z">
            <w:rPr>
              <w:del w:id="5375" w:author="Cheick Traoré" w:date="2026-01-07T16:26:00Z" w16du:dateUtc="2026-01-07T16:26:00Z"/>
              <w:rFonts w:ascii="Times New Roman" w:hAnsi="Times New Roman" w:cs="Times New Roman"/>
              <w:lang w:val="en-US"/>
            </w:rPr>
          </w:rPrChange>
        </w:rPr>
        <w:pPrChange w:id="5376" w:author="Cheick Traoré" w:date="2026-01-07T16:26:00Z" w16du:dateUtc="2026-01-07T16:26:00Z">
          <w:pPr>
            <w:tabs>
              <w:tab w:val="left" w:pos="3200"/>
            </w:tabs>
            <w:spacing w:line="480" w:lineRule="auto"/>
          </w:pPr>
        </w:pPrChange>
      </w:pPr>
      <w:del w:id="5377" w:author="Cheick Traoré" w:date="2026-01-07T16:26:00Z" w16du:dateUtc="2026-01-07T16:26:00Z">
        <w:r w:rsidRPr="002B4BE1" w:rsidDel="00974EF5">
          <w:rPr>
            <w:rFonts w:ascii="Times New Roman" w:hAnsi="Times New Roman" w:cs="Times New Roman"/>
            <w:rPrChange w:id="5378" w:author="Cheick Traoré" w:date="2025-12-30T11:56:00Z" w16du:dateUtc="2025-12-30T11:56:00Z">
              <w:rPr>
                <w:rFonts w:ascii="Times New Roman" w:hAnsi="Times New Roman" w:cs="Times New Roman"/>
                <w:lang w:val="en-US"/>
              </w:rPr>
            </w:rPrChange>
          </w:rPr>
          <w:delText>        if seasonal_strength &gt; 0.6:</w:delText>
        </w:r>
      </w:del>
    </w:p>
    <w:p w14:paraId="4919B765" w14:textId="5DD93A50" w:rsidR="009600FD" w:rsidRPr="00AB1D00" w:rsidDel="00974EF5" w:rsidRDefault="009600FD" w:rsidP="00974EF5">
      <w:pPr>
        <w:tabs>
          <w:tab w:val="left" w:pos="3200"/>
        </w:tabs>
        <w:spacing w:line="480" w:lineRule="auto"/>
        <w:ind w:left="720" w:firstLine="0"/>
        <w:rPr>
          <w:del w:id="5379" w:author="Cheick Traoré" w:date="2026-01-07T16:26:00Z" w16du:dateUtc="2026-01-07T16:26:00Z"/>
          <w:rFonts w:ascii="Times New Roman" w:hAnsi="Times New Roman" w:cs="Times New Roman"/>
        </w:rPr>
        <w:pPrChange w:id="5380" w:author="Cheick Traoré" w:date="2026-01-07T16:26:00Z" w16du:dateUtc="2026-01-07T16:26:00Z">
          <w:pPr>
            <w:tabs>
              <w:tab w:val="left" w:pos="3200"/>
            </w:tabs>
            <w:spacing w:line="480" w:lineRule="auto"/>
          </w:pPr>
        </w:pPrChange>
      </w:pPr>
      <w:del w:id="5381" w:author="Cheick Traoré" w:date="2026-01-07T16:26:00Z" w16du:dateUtc="2026-01-07T16:26:00Z">
        <w:r w:rsidRPr="002B4BE1" w:rsidDel="00974EF5">
          <w:rPr>
            <w:rFonts w:ascii="Times New Roman" w:hAnsi="Times New Roman" w:cs="Times New Roman"/>
            <w:rPrChange w:id="5382" w:author="Cheick Traoré" w:date="2025-12-30T11:56:00Z" w16du:dateUtc="2025-12-30T11:56:00Z">
              <w:rPr>
                <w:rFonts w:ascii="Times New Roman" w:hAnsi="Times New Roman" w:cs="Times New Roman"/>
                <w:lang w:val="en-US"/>
              </w:rPr>
            </w:rPrChange>
          </w:rPr>
          <w:delText>            </w:delText>
        </w:r>
        <w:r w:rsidRPr="00AB1D00" w:rsidDel="00974EF5">
          <w:rPr>
            <w:rFonts w:ascii="Times New Roman" w:hAnsi="Times New Roman" w:cs="Times New Roman"/>
          </w:rPr>
          <w:delText>logger.info("Saisonnalité forte détectée : utilisation Prophet")</w:delText>
        </w:r>
      </w:del>
    </w:p>
    <w:p w14:paraId="7A9D83D1" w14:textId="7AA9DCF2" w:rsidR="009600FD" w:rsidRPr="007A4601" w:rsidDel="00974EF5" w:rsidRDefault="009600FD" w:rsidP="00974EF5">
      <w:pPr>
        <w:tabs>
          <w:tab w:val="left" w:pos="3200"/>
        </w:tabs>
        <w:spacing w:line="480" w:lineRule="auto"/>
        <w:ind w:left="720" w:firstLine="0"/>
        <w:rPr>
          <w:del w:id="5383" w:author="Cheick Traoré" w:date="2026-01-07T16:26:00Z" w16du:dateUtc="2026-01-07T16:26:00Z"/>
          <w:rFonts w:ascii="Times New Roman" w:hAnsi="Times New Roman" w:cs="Times New Roman"/>
          <w:rPrChange w:id="5384" w:author="Cheick Traoré" w:date="2026-01-08T10:20:00Z" w16du:dateUtc="2026-01-08T10:20:00Z">
            <w:rPr>
              <w:del w:id="5385" w:author="Cheick Traoré" w:date="2026-01-07T16:26:00Z" w16du:dateUtc="2026-01-07T16:26:00Z"/>
              <w:rFonts w:ascii="Times New Roman" w:hAnsi="Times New Roman" w:cs="Times New Roman"/>
              <w:lang w:val="en-US"/>
            </w:rPr>
          </w:rPrChange>
        </w:rPr>
        <w:pPrChange w:id="5386" w:author="Cheick Traoré" w:date="2026-01-07T16:26:00Z" w16du:dateUtc="2026-01-07T16:26:00Z">
          <w:pPr>
            <w:tabs>
              <w:tab w:val="left" w:pos="3200"/>
            </w:tabs>
            <w:spacing w:line="480" w:lineRule="auto"/>
          </w:pPr>
        </w:pPrChange>
      </w:pPr>
      <w:del w:id="5387"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388" w:author="Cheick Traoré" w:date="2026-01-08T10:20:00Z" w16du:dateUtc="2026-01-08T10:20:00Z">
              <w:rPr>
                <w:rFonts w:ascii="Times New Roman" w:hAnsi="Times New Roman" w:cs="Times New Roman"/>
                <w:lang w:val="en-US"/>
              </w:rPr>
            </w:rPrChange>
          </w:rPr>
          <w:delText>return 'prophet'</w:delText>
        </w:r>
      </w:del>
    </w:p>
    <w:p w14:paraId="07D6D8DF" w14:textId="618E2AB8" w:rsidR="009600FD" w:rsidRPr="007A4601" w:rsidDel="00974EF5" w:rsidRDefault="009600FD" w:rsidP="00974EF5">
      <w:pPr>
        <w:tabs>
          <w:tab w:val="left" w:pos="3200"/>
        </w:tabs>
        <w:spacing w:line="480" w:lineRule="auto"/>
        <w:ind w:left="720" w:firstLine="0"/>
        <w:rPr>
          <w:del w:id="5389" w:author="Cheick Traoré" w:date="2026-01-07T16:26:00Z" w16du:dateUtc="2026-01-07T16:26:00Z"/>
          <w:rFonts w:ascii="Times New Roman" w:hAnsi="Times New Roman" w:cs="Times New Roman"/>
          <w:rPrChange w:id="5390" w:author="Cheick Traoré" w:date="2026-01-08T10:20:00Z" w16du:dateUtc="2026-01-08T10:20:00Z">
            <w:rPr>
              <w:del w:id="5391" w:author="Cheick Traoré" w:date="2026-01-07T16:26:00Z" w16du:dateUtc="2026-01-07T16:26:00Z"/>
              <w:rFonts w:ascii="Times New Roman" w:hAnsi="Times New Roman" w:cs="Times New Roman"/>
              <w:lang w:val="en-US"/>
            </w:rPr>
          </w:rPrChange>
        </w:rPr>
        <w:pPrChange w:id="5392" w:author="Cheick Traoré" w:date="2026-01-07T16:26:00Z" w16du:dateUtc="2026-01-07T16:26:00Z">
          <w:pPr>
            <w:tabs>
              <w:tab w:val="left" w:pos="3200"/>
            </w:tabs>
            <w:spacing w:line="480" w:lineRule="auto"/>
          </w:pPr>
        </w:pPrChange>
      </w:pPr>
      <w:del w:id="5393" w:author="Cheick Traoré" w:date="2026-01-07T16:26:00Z" w16du:dateUtc="2026-01-07T16:26:00Z">
        <w:r w:rsidRPr="007A4601" w:rsidDel="00974EF5">
          <w:rPr>
            <w:rFonts w:ascii="Times New Roman" w:hAnsi="Times New Roman" w:cs="Times New Roman"/>
            <w:rPrChange w:id="5394" w:author="Cheick Traoré" w:date="2026-01-08T10:20:00Z" w16du:dateUtc="2026-01-08T10:20:00Z">
              <w:rPr>
                <w:rFonts w:ascii="Times New Roman" w:hAnsi="Times New Roman" w:cs="Times New Roman"/>
                <w:lang w:val="en-US"/>
              </w:rPr>
            </w:rPrChange>
          </w:rPr>
          <w:delText>        elif cv &gt; 0.4:</w:delText>
        </w:r>
      </w:del>
    </w:p>
    <w:p w14:paraId="584AA4DF" w14:textId="6095922B" w:rsidR="009600FD" w:rsidRPr="007A4601" w:rsidDel="00974EF5" w:rsidRDefault="009600FD" w:rsidP="00974EF5">
      <w:pPr>
        <w:tabs>
          <w:tab w:val="left" w:pos="3200"/>
        </w:tabs>
        <w:spacing w:line="480" w:lineRule="auto"/>
        <w:ind w:left="720" w:firstLine="0"/>
        <w:rPr>
          <w:del w:id="5395" w:author="Cheick Traoré" w:date="2026-01-07T16:26:00Z" w16du:dateUtc="2026-01-07T16:26:00Z"/>
          <w:rFonts w:ascii="Times New Roman" w:hAnsi="Times New Roman" w:cs="Times New Roman"/>
        </w:rPr>
        <w:pPrChange w:id="5396" w:author="Cheick Traoré" w:date="2026-01-07T16:26:00Z" w16du:dateUtc="2026-01-07T16:26:00Z">
          <w:pPr>
            <w:tabs>
              <w:tab w:val="left" w:pos="3200"/>
            </w:tabs>
            <w:spacing w:line="480" w:lineRule="auto"/>
          </w:pPr>
        </w:pPrChange>
      </w:pPr>
      <w:del w:id="5397" w:author="Cheick Traoré" w:date="2026-01-07T16:26:00Z" w16du:dateUtc="2026-01-07T16:26:00Z">
        <w:r w:rsidRPr="007A4601" w:rsidDel="00974EF5">
          <w:rPr>
            <w:rFonts w:ascii="Times New Roman" w:hAnsi="Times New Roman" w:cs="Times New Roman"/>
            <w:rPrChange w:id="5398" w:author="Cheick Traoré" w:date="2026-01-08T10:20:00Z" w16du:dateUtc="2026-01-08T10:20:00Z">
              <w:rPr>
                <w:rFonts w:ascii="Times New Roman" w:hAnsi="Times New Roman" w:cs="Times New Roman"/>
                <w:lang w:val="en-US"/>
              </w:rPr>
            </w:rPrChange>
          </w:rPr>
          <w:delText>            </w:delText>
        </w:r>
        <w:r w:rsidRPr="007A4601" w:rsidDel="00974EF5">
          <w:rPr>
            <w:rFonts w:ascii="Times New Roman" w:hAnsi="Times New Roman" w:cs="Times New Roman"/>
          </w:rPr>
          <w:delText>logger.info("Irrégularité détectée : utilisation Random Forest")</w:delText>
        </w:r>
      </w:del>
    </w:p>
    <w:p w14:paraId="42A3F240" w14:textId="039566D4" w:rsidR="009600FD" w:rsidRPr="007A4601" w:rsidDel="00974EF5" w:rsidRDefault="009600FD" w:rsidP="00974EF5">
      <w:pPr>
        <w:tabs>
          <w:tab w:val="left" w:pos="3200"/>
        </w:tabs>
        <w:spacing w:line="480" w:lineRule="auto"/>
        <w:ind w:left="720" w:firstLine="0"/>
        <w:rPr>
          <w:del w:id="5399" w:author="Cheick Traoré" w:date="2026-01-07T16:26:00Z" w16du:dateUtc="2026-01-07T16:26:00Z"/>
          <w:rFonts w:ascii="Times New Roman" w:hAnsi="Times New Roman" w:cs="Times New Roman"/>
          <w:rPrChange w:id="5400" w:author="Cheick Traoré" w:date="2026-01-08T10:20:00Z" w16du:dateUtc="2026-01-08T10:20:00Z">
            <w:rPr>
              <w:del w:id="5401" w:author="Cheick Traoré" w:date="2026-01-07T16:26:00Z" w16du:dateUtc="2026-01-07T16:26:00Z"/>
              <w:rFonts w:ascii="Times New Roman" w:hAnsi="Times New Roman" w:cs="Times New Roman"/>
              <w:lang w:val="en-US"/>
            </w:rPr>
          </w:rPrChange>
        </w:rPr>
        <w:pPrChange w:id="5402" w:author="Cheick Traoré" w:date="2026-01-07T16:26:00Z" w16du:dateUtc="2026-01-07T16:26:00Z">
          <w:pPr>
            <w:tabs>
              <w:tab w:val="left" w:pos="3200"/>
            </w:tabs>
            <w:spacing w:line="480" w:lineRule="auto"/>
          </w:pPr>
        </w:pPrChange>
      </w:pPr>
      <w:del w:id="5403" w:author="Cheick Traoré" w:date="2026-01-07T16:26:00Z" w16du:dateUtc="2026-01-07T16:26:00Z">
        <w:r w:rsidRPr="007A4601" w:rsidDel="00974EF5">
          <w:rPr>
            <w:rFonts w:ascii="Times New Roman" w:hAnsi="Times New Roman" w:cs="Times New Roman"/>
          </w:rPr>
          <w:delText>            </w:delText>
        </w:r>
        <w:r w:rsidRPr="007A4601" w:rsidDel="00974EF5">
          <w:rPr>
            <w:rFonts w:ascii="Times New Roman" w:hAnsi="Times New Roman" w:cs="Times New Roman"/>
            <w:rPrChange w:id="5404" w:author="Cheick Traoré" w:date="2026-01-08T10:20:00Z" w16du:dateUtc="2026-01-08T10:20:00Z">
              <w:rPr>
                <w:rFonts w:ascii="Times New Roman" w:hAnsi="Times New Roman" w:cs="Times New Roman"/>
                <w:lang w:val="en-US"/>
              </w:rPr>
            </w:rPrChange>
          </w:rPr>
          <w:delText>return 'random_forest'</w:delText>
        </w:r>
      </w:del>
    </w:p>
    <w:p w14:paraId="26916907" w14:textId="15968EE3" w:rsidR="009600FD" w:rsidRPr="007A4601" w:rsidDel="00974EF5" w:rsidRDefault="009600FD" w:rsidP="00974EF5">
      <w:pPr>
        <w:tabs>
          <w:tab w:val="left" w:pos="3200"/>
        </w:tabs>
        <w:spacing w:line="480" w:lineRule="auto"/>
        <w:ind w:left="720" w:firstLine="0"/>
        <w:rPr>
          <w:del w:id="5405" w:author="Cheick Traoré" w:date="2026-01-07T16:26:00Z" w16du:dateUtc="2026-01-07T16:26:00Z"/>
          <w:rFonts w:ascii="Times New Roman" w:hAnsi="Times New Roman" w:cs="Times New Roman"/>
          <w:rPrChange w:id="5406" w:author="Cheick Traoré" w:date="2026-01-08T10:20:00Z" w16du:dateUtc="2026-01-08T10:20:00Z">
            <w:rPr>
              <w:del w:id="5407" w:author="Cheick Traoré" w:date="2026-01-07T16:26:00Z" w16du:dateUtc="2026-01-07T16:26:00Z"/>
              <w:rFonts w:ascii="Times New Roman" w:hAnsi="Times New Roman" w:cs="Times New Roman"/>
              <w:lang w:val="en-US"/>
            </w:rPr>
          </w:rPrChange>
        </w:rPr>
        <w:pPrChange w:id="5408" w:author="Cheick Traoré" w:date="2026-01-07T16:26:00Z" w16du:dateUtc="2026-01-07T16:26:00Z">
          <w:pPr>
            <w:tabs>
              <w:tab w:val="left" w:pos="3200"/>
            </w:tabs>
            <w:spacing w:line="480" w:lineRule="auto"/>
          </w:pPr>
        </w:pPrChange>
      </w:pPr>
      <w:del w:id="5409" w:author="Cheick Traoré" w:date="2026-01-07T16:26:00Z" w16du:dateUtc="2026-01-07T16:26:00Z">
        <w:r w:rsidRPr="007A4601" w:rsidDel="00974EF5">
          <w:rPr>
            <w:rFonts w:ascii="Times New Roman" w:hAnsi="Times New Roman" w:cs="Times New Roman"/>
            <w:rPrChange w:id="5410" w:author="Cheick Traoré" w:date="2026-01-08T10:20:00Z" w16du:dateUtc="2026-01-08T10:20:00Z">
              <w:rPr>
                <w:rFonts w:ascii="Times New Roman" w:hAnsi="Times New Roman" w:cs="Times New Roman"/>
                <w:lang w:val="en-US"/>
              </w:rPr>
            </w:rPrChange>
          </w:rPr>
          <w:delText>        else:</w:delText>
        </w:r>
      </w:del>
    </w:p>
    <w:p w14:paraId="3376FAF9" w14:textId="771F7F8E" w:rsidR="009600FD" w:rsidRPr="00AB1D00" w:rsidDel="00974EF5" w:rsidRDefault="009600FD" w:rsidP="00974EF5">
      <w:pPr>
        <w:tabs>
          <w:tab w:val="left" w:pos="3200"/>
        </w:tabs>
        <w:spacing w:line="480" w:lineRule="auto"/>
        <w:ind w:left="720" w:firstLine="0"/>
        <w:rPr>
          <w:del w:id="5411" w:author="Cheick Traoré" w:date="2026-01-07T16:26:00Z" w16du:dateUtc="2026-01-07T16:26:00Z"/>
          <w:rFonts w:ascii="Times New Roman" w:hAnsi="Times New Roman" w:cs="Times New Roman"/>
        </w:rPr>
        <w:pPrChange w:id="5412" w:author="Cheick Traoré" w:date="2026-01-07T16:26:00Z" w16du:dateUtc="2026-01-07T16:26:00Z">
          <w:pPr>
            <w:tabs>
              <w:tab w:val="left" w:pos="3200"/>
            </w:tabs>
            <w:spacing w:line="480" w:lineRule="auto"/>
          </w:pPr>
        </w:pPrChange>
      </w:pPr>
      <w:del w:id="5413" w:author="Cheick Traoré" w:date="2026-01-07T16:26:00Z" w16du:dateUtc="2026-01-07T16:26:00Z">
        <w:r w:rsidRPr="007A4601" w:rsidDel="00974EF5">
          <w:rPr>
            <w:rFonts w:ascii="Times New Roman" w:hAnsi="Times New Roman" w:cs="Times New Roman"/>
            <w:rPrChange w:id="5414"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logger.info("Comportement stochastique : utilisation SARIMA")</w:delText>
        </w:r>
      </w:del>
    </w:p>
    <w:p w14:paraId="7686FC98" w14:textId="157306E5" w:rsidR="009600FD" w:rsidRPr="007A4601" w:rsidDel="00974EF5" w:rsidRDefault="009600FD" w:rsidP="00974EF5">
      <w:pPr>
        <w:tabs>
          <w:tab w:val="left" w:pos="3200"/>
        </w:tabs>
        <w:spacing w:line="480" w:lineRule="auto"/>
        <w:ind w:left="720" w:firstLine="0"/>
        <w:rPr>
          <w:del w:id="5415" w:author="Cheick Traoré" w:date="2026-01-07T16:26:00Z" w16du:dateUtc="2026-01-07T16:26:00Z"/>
          <w:rFonts w:ascii="Times New Roman" w:hAnsi="Times New Roman" w:cs="Times New Roman"/>
          <w:rPrChange w:id="5416" w:author="Cheick Traoré" w:date="2026-01-08T10:20:00Z" w16du:dateUtc="2026-01-08T10:20:00Z">
            <w:rPr>
              <w:del w:id="5417" w:author="Cheick Traoré" w:date="2026-01-07T16:26:00Z" w16du:dateUtc="2026-01-07T16:26:00Z"/>
              <w:rFonts w:ascii="Times New Roman" w:hAnsi="Times New Roman" w:cs="Times New Roman"/>
              <w:lang w:val="en-US"/>
            </w:rPr>
          </w:rPrChange>
        </w:rPr>
        <w:pPrChange w:id="5418" w:author="Cheick Traoré" w:date="2026-01-07T16:26:00Z" w16du:dateUtc="2026-01-07T16:26:00Z">
          <w:pPr>
            <w:tabs>
              <w:tab w:val="left" w:pos="3200"/>
            </w:tabs>
            <w:spacing w:line="480" w:lineRule="auto"/>
          </w:pPr>
        </w:pPrChange>
      </w:pPr>
      <w:del w:id="5419"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420" w:author="Cheick Traoré" w:date="2026-01-08T10:20:00Z" w16du:dateUtc="2026-01-08T10:20:00Z">
              <w:rPr>
                <w:rFonts w:ascii="Times New Roman" w:hAnsi="Times New Roman" w:cs="Times New Roman"/>
                <w:lang w:val="en-US"/>
              </w:rPr>
            </w:rPrChange>
          </w:rPr>
          <w:delText>return 'sarima'</w:delText>
        </w:r>
      </w:del>
    </w:p>
    <w:p w14:paraId="339540C4" w14:textId="78DC452C" w:rsidR="009600FD" w:rsidRPr="007A4601" w:rsidDel="00974EF5" w:rsidRDefault="009600FD" w:rsidP="00974EF5">
      <w:pPr>
        <w:tabs>
          <w:tab w:val="left" w:pos="3200"/>
        </w:tabs>
        <w:spacing w:line="480" w:lineRule="auto"/>
        <w:ind w:left="720" w:firstLine="0"/>
        <w:rPr>
          <w:del w:id="5421" w:author="Cheick Traoré" w:date="2026-01-07T16:26:00Z" w16du:dateUtc="2026-01-07T16:26:00Z"/>
          <w:rFonts w:ascii="Times New Roman" w:hAnsi="Times New Roman" w:cs="Times New Roman"/>
          <w:rPrChange w:id="5422" w:author="Cheick Traoré" w:date="2026-01-08T10:20:00Z" w16du:dateUtc="2026-01-08T10:20:00Z">
            <w:rPr>
              <w:del w:id="5423" w:author="Cheick Traoré" w:date="2026-01-07T16:26:00Z" w16du:dateUtc="2026-01-07T16:26:00Z"/>
              <w:rFonts w:ascii="Times New Roman" w:hAnsi="Times New Roman" w:cs="Times New Roman"/>
              <w:lang w:val="en-US"/>
            </w:rPr>
          </w:rPrChange>
        </w:rPr>
        <w:pPrChange w:id="5424" w:author="Cheick Traoré" w:date="2026-01-07T16:26:00Z" w16du:dateUtc="2026-01-07T16:26:00Z">
          <w:pPr>
            <w:tabs>
              <w:tab w:val="left" w:pos="3200"/>
            </w:tabs>
            <w:spacing w:line="480" w:lineRule="auto"/>
          </w:pPr>
        </w:pPrChange>
      </w:pPr>
      <w:del w:id="5425" w:author="Cheick Traoré" w:date="2026-01-07T16:26:00Z" w16du:dateUtc="2026-01-07T16:26:00Z">
        <w:r w:rsidRPr="007A4601" w:rsidDel="00974EF5">
          <w:rPr>
            <w:rFonts w:ascii="Times New Roman" w:hAnsi="Times New Roman" w:cs="Times New Roman"/>
            <w:rPrChange w:id="5426" w:author="Cheick Traoré" w:date="2026-01-08T10:20:00Z" w16du:dateUtc="2026-01-08T10:20:00Z">
              <w:rPr>
                <w:rFonts w:ascii="Times New Roman" w:hAnsi="Times New Roman" w:cs="Times New Roman"/>
                <w:lang w:val="en-US"/>
              </w:rPr>
            </w:rPrChange>
          </w:rPr>
          <w:delText>    </w:delText>
        </w:r>
      </w:del>
    </w:p>
    <w:p w14:paraId="7FE26841" w14:textId="35569BDA" w:rsidR="009600FD" w:rsidRPr="007A4601" w:rsidDel="00974EF5" w:rsidRDefault="009600FD" w:rsidP="00974EF5">
      <w:pPr>
        <w:tabs>
          <w:tab w:val="left" w:pos="3200"/>
        </w:tabs>
        <w:spacing w:line="480" w:lineRule="auto"/>
        <w:ind w:left="720" w:firstLine="0"/>
        <w:rPr>
          <w:del w:id="5427" w:author="Cheick Traoré" w:date="2026-01-07T16:26:00Z" w16du:dateUtc="2026-01-07T16:26:00Z"/>
          <w:rFonts w:ascii="Times New Roman" w:hAnsi="Times New Roman" w:cs="Times New Roman"/>
          <w:rPrChange w:id="5428" w:author="Cheick Traoré" w:date="2026-01-08T10:20:00Z" w16du:dateUtc="2026-01-08T10:20:00Z">
            <w:rPr>
              <w:del w:id="5429" w:author="Cheick Traoré" w:date="2026-01-07T16:26:00Z" w16du:dateUtc="2026-01-07T16:26:00Z"/>
              <w:rFonts w:ascii="Times New Roman" w:hAnsi="Times New Roman" w:cs="Times New Roman"/>
              <w:lang w:val="en-US"/>
            </w:rPr>
          </w:rPrChange>
        </w:rPr>
        <w:pPrChange w:id="5430" w:author="Cheick Traoré" w:date="2026-01-07T16:26:00Z" w16du:dateUtc="2026-01-07T16:26:00Z">
          <w:pPr>
            <w:tabs>
              <w:tab w:val="left" w:pos="3200"/>
            </w:tabs>
            <w:spacing w:line="480" w:lineRule="auto"/>
          </w:pPr>
        </w:pPrChange>
      </w:pPr>
      <w:del w:id="5431" w:author="Cheick Traoré" w:date="2026-01-07T16:26:00Z" w16du:dateUtc="2026-01-07T16:26:00Z">
        <w:r w:rsidRPr="007A4601" w:rsidDel="00974EF5">
          <w:rPr>
            <w:rFonts w:ascii="Times New Roman" w:hAnsi="Times New Roman" w:cs="Times New Roman"/>
            <w:rPrChange w:id="5432" w:author="Cheick Traoré" w:date="2026-01-08T10:20:00Z" w16du:dateUtc="2026-01-08T10:20:00Z">
              <w:rPr>
                <w:rFonts w:ascii="Times New Roman" w:hAnsi="Times New Roman" w:cs="Times New Roman"/>
                <w:lang w:val="en-US"/>
              </w:rPr>
            </w:rPrChange>
          </w:rPr>
          <w:delText>    def forecast_prophet(self, df: pd.DataFrame, periods: int):</w:delText>
        </w:r>
      </w:del>
    </w:p>
    <w:p w14:paraId="2BC689A3" w14:textId="2F9D4F68" w:rsidR="009600FD" w:rsidRPr="007A4601" w:rsidDel="00974EF5" w:rsidRDefault="009600FD" w:rsidP="00974EF5">
      <w:pPr>
        <w:tabs>
          <w:tab w:val="left" w:pos="3200"/>
        </w:tabs>
        <w:spacing w:line="480" w:lineRule="auto"/>
        <w:ind w:left="720" w:firstLine="0"/>
        <w:rPr>
          <w:del w:id="5433" w:author="Cheick Traoré" w:date="2026-01-07T16:26:00Z" w16du:dateUtc="2026-01-07T16:26:00Z"/>
          <w:rFonts w:ascii="Times New Roman" w:hAnsi="Times New Roman" w:cs="Times New Roman"/>
        </w:rPr>
        <w:pPrChange w:id="5434" w:author="Cheick Traoré" w:date="2026-01-07T16:26:00Z" w16du:dateUtc="2026-01-07T16:26:00Z">
          <w:pPr>
            <w:tabs>
              <w:tab w:val="left" w:pos="3200"/>
            </w:tabs>
            <w:spacing w:line="480" w:lineRule="auto"/>
          </w:pPr>
        </w:pPrChange>
      </w:pPr>
      <w:del w:id="5435" w:author="Cheick Traoré" w:date="2026-01-07T16:26:00Z" w16du:dateUtc="2026-01-07T16:26:00Z">
        <w:r w:rsidRPr="007A4601" w:rsidDel="00974EF5">
          <w:rPr>
            <w:rFonts w:ascii="Times New Roman" w:hAnsi="Times New Roman" w:cs="Times New Roman"/>
            <w:rPrChange w:id="5436" w:author="Cheick Traoré" w:date="2026-01-08T10:20:00Z" w16du:dateUtc="2026-01-08T10:20:00Z">
              <w:rPr>
                <w:rFonts w:ascii="Times New Roman" w:hAnsi="Times New Roman" w:cs="Times New Roman"/>
                <w:lang w:val="en-US"/>
              </w:rPr>
            </w:rPrChange>
          </w:rPr>
          <w:delText>        </w:delText>
        </w:r>
        <w:r w:rsidRPr="007A4601" w:rsidDel="00974EF5">
          <w:rPr>
            <w:rFonts w:ascii="Times New Roman" w:hAnsi="Times New Roman" w:cs="Times New Roman"/>
          </w:rPr>
          <w:delText>"""</w:delText>
        </w:r>
        <w:r w:rsidR="00B67C12" w:rsidRPr="007A4601" w:rsidDel="00974EF5">
          <w:rPr>
            <w:rFonts w:ascii="Times New Roman" w:hAnsi="Times New Roman" w:cs="Times New Roman"/>
          </w:rPr>
          <w:delText>Projection</w:delText>
        </w:r>
        <w:r w:rsidRPr="007A4601" w:rsidDel="00974EF5">
          <w:rPr>
            <w:rFonts w:ascii="Times New Roman" w:hAnsi="Times New Roman" w:cs="Times New Roman"/>
          </w:rPr>
          <w:delText xml:space="preserve"> avec Prophet"""</w:delText>
        </w:r>
      </w:del>
    </w:p>
    <w:p w14:paraId="7A9B0E26" w14:textId="24AEF517" w:rsidR="009600FD" w:rsidRPr="007A4601" w:rsidDel="00974EF5" w:rsidRDefault="009600FD" w:rsidP="00974EF5">
      <w:pPr>
        <w:tabs>
          <w:tab w:val="left" w:pos="3200"/>
        </w:tabs>
        <w:spacing w:line="480" w:lineRule="auto"/>
        <w:ind w:left="720" w:firstLine="0"/>
        <w:rPr>
          <w:del w:id="5437" w:author="Cheick Traoré" w:date="2026-01-07T16:26:00Z" w16du:dateUtc="2026-01-07T16:26:00Z"/>
          <w:rFonts w:ascii="Times New Roman" w:hAnsi="Times New Roman" w:cs="Times New Roman"/>
          <w:rPrChange w:id="5438" w:author="Cheick Traoré" w:date="2026-01-08T10:20:00Z" w16du:dateUtc="2026-01-08T10:20:00Z">
            <w:rPr>
              <w:del w:id="5439" w:author="Cheick Traoré" w:date="2026-01-07T16:26:00Z" w16du:dateUtc="2026-01-07T16:26:00Z"/>
              <w:rFonts w:ascii="Times New Roman" w:hAnsi="Times New Roman" w:cs="Times New Roman"/>
              <w:lang w:val="en-US"/>
            </w:rPr>
          </w:rPrChange>
        </w:rPr>
        <w:pPrChange w:id="5440" w:author="Cheick Traoré" w:date="2026-01-07T16:26:00Z" w16du:dateUtc="2026-01-07T16:26:00Z">
          <w:pPr>
            <w:tabs>
              <w:tab w:val="left" w:pos="3200"/>
            </w:tabs>
            <w:spacing w:line="480" w:lineRule="auto"/>
          </w:pPr>
        </w:pPrChange>
      </w:pPr>
      <w:del w:id="5441" w:author="Cheick Traoré" w:date="2026-01-07T16:26:00Z" w16du:dateUtc="2026-01-07T16:26:00Z">
        <w:r w:rsidRPr="007A4601" w:rsidDel="00974EF5">
          <w:rPr>
            <w:rFonts w:ascii="Times New Roman" w:hAnsi="Times New Roman" w:cs="Times New Roman"/>
          </w:rPr>
          <w:delText>        </w:delText>
        </w:r>
        <w:r w:rsidRPr="007A4601" w:rsidDel="00974EF5">
          <w:rPr>
            <w:rFonts w:ascii="Times New Roman" w:hAnsi="Times New Roman" w:cs="Times New Roman"/>
            <w:rPrChange w:id="5442" w:author="Cheick Traoré" w:date="2026-01-08T10:20:00Z" w16du:dateUtc="2026-01-08T10:20:00Z">
              <w:rPr>
                <w:rFonts w:ascii="Times New Roman" w:hAnsi="Times New Roman" w:cs="Times New Roman"/>
                <w:lang w:val="en-US"/>
              </w:rPr>
            </w:rPrChange>
          </w:rPr>
          <w:delText>df_prophet = df.rename(columns={'date_perception': 'ds', 'montant': 'y'})</w:delText>
        </w:r>
      </w:del>
    </w:p>
    <w:p w14:paraId="297AC323" w14:textId="66FD35F7" w:rsidR="009600FD" w:rsidRPr="007A4601" w:rsidDel="00974EF5" w:rsidRDefault="009600FD" w:rsidP="00974EF5">
      <w:pPr>
        <w:tabs>
          <w:tab w:val="left" w:pos="3200"/>
        </w:tabs>
        <w:spacing w:line="480" w:lineRule="auto"/>
        <w:ind w:left="720" w:firstLine="0"/>
        <w:rPr>
          <w:del w:id="5443" w:author="Cheick Traoré" w:date="2026-01-07T16:26:00Z" w16du:dateUtc="2026-01-07T16:26:00Z"/>
          <w:rFonts w:ascii="Times New Roman" w:hAnsi="Times New Roman" w:cs="Times New Roman"/>
          <w:rPrChange w:id="5444" w:author="Cheick Traoré" w:date="2026-01-08T10:20:00Z" w16du:dateUtc="2026-01-08T10:20:00Z">
            <w:rPr>
              <w:del w:id="5445" w:author="Cheick Traoré" w:date="2026-01-07T16:26:00Z" w16du:dateUtc="2026-01-07T16:26:00Z"/>
              <w:rFonts w:ascii="Times New Roman" w:hAnsi="Times New Roman" w:cs="Times New Roman"/>
              <w:lang w:val="en-US"/>
            </w:rPr>
          </w:rPrChange>
        </w:rPr>
        <w:pPrChange w:id="5446" w:author="Cheick Traoré" w:date="2026-01-07T16:26:00Z" w16du:dateUtc="2026-01-07T16:26:00Z">
          <w:pPr>
            <w:tabs>
              <w:tab w:val="left" w:pos="3200"/>
            </w:tabs>
            <w:spacing w:line="480" w:lineRule="auto"/>
          </w:pPr>
        </w:pPrChange>
      </w:pPr>
      <w:del w:id="5447" w:author="Cheick Traoré" w:date="2026-01-07T16:26:00Z" w16du:dateUtc="2026-01-07T16:26:00Z">
        <w:r w:rsidRPr="007A4601" w:rsidDel="00974EF5">
          <w:rPr>
            <w:rFonts w:ascii="Times New Roman" w:hAnsi="Times New Roman" w:cs="Times New Roman"/>
            <w:rPrChange w:id="5448" w:author="Cheick Traoré" w:date="2026-01-08T10:20:00Z" w16du:dateUtc="2026-01-08T10:20:00Z">
              <w:rPr>
                <w:rFonts w:ascii="Times New Roman" w:hAnsi="Times New Roman" w:cs="Times New Roman"/>
                <w:lang w:val="en-US"/>
              </w:rPr>
            </w:rPrChange>
          </w:rPr>
          <w:delText>        model = Prophet(yearly_seasonality=True, weekly_seasonality=False)</w:delText>
        </w:r>
      </w:del>
    </w:p>
    <w:p w14:paraId="659CEEF4" w14:textId="1B0C30EE" w:rsidR="009600FD" w:rsidRPr="007A4601" w:rsidDel="00974EF5" w:rsidRDefault="009600FD" w:rsidP="00974EF5">
      <w:pPr>
        <w:tabs>
          <w:tab w:val="left" w:pos="3200"/>
        </w:tabs>
        <w:spacing w:line="480" w:lineRule="auto"/>
        <w:ind w:left="720" w:firstLine="0"/>
        <w:rPr>
          <w:del w:id="5449" w:author="Cheick Traoré" w:date="2026-01-07T16:26:00Z" w16du:dateUtc="2026-01-07T16:26:00Z"/>
          <w:rFonts w:ascii="Times New Roman" w:hAnsi="Times New Roman" w:cs="Times New Roman"/>
          <w:rPrChange w:id="5450" w:author="Cheick Traoré" w:date="2026-01-08T10:20:00Z" w16du:dateUtc="2026-01-08T10:20:00Z">
            <w:rPr>
              <w:del w:id="5451" w:author="Cheick Traoré" w:date="2026-01-07T16:26:00Z" w16du:dateUtc="2026-01-07T16:26:00Z"/>
              <w:rFonts w:ascii="Times New Roman" w:hAnsi="Times New Roman" w:cs="Times New Roman"/>
              <w:lang w:val="en-US"/>
            </w:rPr>
          </w:rPrChange>
        </w:rPr>
        <w:pPrChange w:id="5452" w:author="Cheick Traoré" w:date="2026-01-07T16:26:00Z" w16du:dateUtc="2026-01-07T16:26:00Z">
          <w:pPr>
            <w:tabs>
              <w:tab w:val="left" w:pos="3200"/>
            </w:tabs>
            <w:spacing w:line="480" w:lineRule="auto"/>
          </w:pPr>
        </w:pPrChange>
      </w:pPr>
      <w:del w:id="5453" w:author="Cheick Traoré" w:date="2026-01-07T16:26:00Z" w16du:dateUtc="2026-01-07T16:26:00Z">
        <w:r w:rsidRPr="007A4601" w:rsidDel="00974EF5">
          <w:rPr>
            <w:rFonts w:ascii="Times New Roman" w:hAnsi="Times New Roman" w:cs="Times New Roman"/>
            <w:rPrChange w:id="5454" w:author="Cheick Traoré" w:date="2026-01-08T10:20:00Z" w16du:dateUtc="2026-01-08T10:20:00Z">
              <w:rPr>
                <w:rFonts w:ascii="Times New Roman" w:hAnsi="Times New Roman" w:cs="Times New Roman"/>
                <w:lang w:val="en-US"/>
              </w:rPr>
            </w:rPrChange>
          </w:rPr>
          <w:delText>        model.fit(df_prophet)</w:delText>
        </w:r>
      </w:del>
    </w:p>
    <w:p w14:paraId="5087ED4B" w14:textId="3DBDD907" w:rsidR="009600FD" w:rsidRPr="007A4601" w:rsidDel="00974EF5" w:rsidRDefault="009600FD" w:rsidP="00974EF5">
      <w:pPr>
        <w:tabs>
          <w:tab w:val="left" w:pos="3200"/>
        </w:tabs>
        <w:spacing w:line="480" w:lineRule="auto"/>
        <w:ind w:left="720" w:firstLine="0"/>
        <w:rPr>
          <w:del w:id="5455" w:author="Cheick Traoré" w:date="2026-01-07T16:26:00Z" w16du:dateUtc="2026-01-07T16:26:00Z"/>
          <w:rFonts w:ascii="Times New Roman" w:hAnsi="Times New Roman" w:cs="Times New Roman"/>
          <w:rPrChange w:id="5456" w:author="Cheick Traoré" w:date="2026-01-08T10:20:00Z" w16du:dateUtc="2026-01-08T10:20:00Z">
            <w:rPr>
              <w:del w:id="5457" w:author="Cheick Traoré" w:date="2026-01-07T16:26:00Z" w16du:dateUtc="2026-01-07T16:26:00Z"/>
              <w:rFonts w:ascii="Times New Roman" w:hAnsi="Times New Roman" w:cs="Times New Roman"/>
              <w:lang w:val="en-US"/>
            </w:rPr>
          </w:rPrChange>
        </w:rPr>
        <w:pPrChange w:id="5458" w:author="Cheick Traoré" w:date="2026-01-07T16:26:00Z" w16du:dateUtc="2026-01-07T16:26:00Z">
          <w:pPr>
            <w:tabs>
              <w:tab w:val="left" w:pos="3200"/>
            </w:tabs>
            <w:spacing w:line="480" w:lineRule="auto"/>
          </w:pPr>
        </w:pPrChange>
      </w:pPr>
      <w:del w:id="5459" w:author="Cheick Traoré" w:date="2026-01-07T16:26:00Z" w16du:dateUtc="2026-01-07T16:26:00Z">
        <w:r w:rsidRPr="007A4601" w:rsidDel="00974EF5">
          <w:rPr>
            <w:rFonts w:ascii="Times New Roman" w:hAnsi="Times New Roman" w:cs="Times New Roman"/>
            <w:rPrChange w:id="5460" w:author="Cheick Traoré" w:date="2026-01-08T10:20:00Z" w16du:dateUtc="2026-01-08T10:20:00Z">
              <w:rPr>
                <w:rFonts w:ascii="Times New Roman" w:hAnsi="Times New Roman" w:cs="Times New Roman"/>
                <w:lang w:val="en-US"/>
              </w:rPr>
            </w:rPrChange>
          </w:rPr>
          <w:delText>        </w:delText>
        </w:r>
      </w:del>
    </w:p>
    <w:p w14:paraId="09A72A3F" w14:textId="373BAEB8" w:rsidR="009600FD" w:rsidRPr="007A4601" w:rsidDel="00974EF5" w:rsidRDefault="009600FD" w:rsidP="00974EF5">
      <w:pPr>
        <w:tabs>
          <w:tab w:val="left" w:pos="3200"/>
        </w:tabs>
        <w:spacing w:line="480" w:lineRule="auto"/>
        <w:ind w:left="720" w:firstLine="0"/>
        <w:rPr>
          <w:del w:id="5461" w:author="Cheick Traoré" w:date="2026-01-07T16:26:00Z" w16du:dateUtc="2026-01-07T16:26:00Z"/>
          <w:rFonts w:ascii="Times New Roman" w:hAnsi="Times New Roman" w:cs="Times New Roman"/>
          <w:rPrChange w:id="5462" w:author="Cheick Traoré" w:date="2026-01-08T10:20:00Z" w16du:dateUtc="2026-01-08T10:20:00Z">
            <w:rPr>
              <w:del w:id="5463" w:author="Cheick Traoré" w:date="2026-01-07T16:26:00Z" w16du:dateUtc="2026-01-07T16:26:00Z"/>
              <w:rFonts w:ascii="Times New Roman" w:hAnsi="Times New Roman" w:cs="Times New Roman"/>
              <w:lang w:val="en-US"/>
            </w:rPr>
          </w:rPrChange>
        </w:rPr>
        <w:pPrChange w:id="5464" w:author="Cheick Traoré" w:date="2026-01-07T16:26:00Z" w16du:dateUtc="2026-01-07T16:26:00Z">
          <w:pPr>
            <w:tabs>
              <w:tab w:val="left" w:pos="3200"/>
            </w:tabs>
            <w:spacing w:line="480" w:lineRule="auto"/>
          </w:pPr>
        </w:pPrChange>
      </w:pPr>
      <w:del w:id="5465" w:author="Cheick Traoré" w:date="2026-01-07T16:26:00Z" w16du:dateUtc="2026-01-07T16:26:00Z">
        <w:r w:rsidRPr="007A4601" w:rsidDel="00974EF5">
          <w:rPr>
            <w:rFonts w:ascii="Times New Roman" w:hAnsi="Times New Roman" w:cs="Times New Roman"/>
            <w:rPrChange w:id="5466" w:author="Cheick Traoré" w:date="2026-01-08T10:20:00Z" w16du:dateUtc="2026-01-08T10:20:00Z">
              <w:rPr>
                <w:rFonts w:ascii="Times New Roman" w:hAnsi="Times New Roman" w:cs="Times New Roman"/>
                <w:lang w:val="en-US"/>
              </w:rPr>
            </w:rPrChange>
          </w:rPr>
          <w:delText>        future = model.make_future_dataframe(periods=periods, freq='M')</w:delText>
        </w:r>
      </w:del>
    </w:p>
    <w:p w14:paraId="6D0C57C0" w14:textId="07AAA622" w:rsidR="009600FD" w:rsidRPr="007A4601" w:rsidDel="00974EF5" w:rsidRDefault="009600FD" w:rsidP="00974EF5">
      <w:pPr>
        <w:tabs>
          <w:tab w:val="left" w:pos="3200"/>
        </w:tabs>
        <w:spacing w:line="480" w:lineRule="auto"/>
        <w:ind w:left="720" w:firstLine="0"/>
        <w:rPr>
          <w:del w:id="5467" w:author="Cheick Traoré" w:date="2026-01-07T16:26:00Z" w16du:dateUtc="2026-01-07T16:26:00Z"/>
          <w:rFonts w:ascii="Times New Roman" w:hAnsi="Times New Roman" w:cs="Times New Roman"/>
          <w:rPrChange w:id="5468" w:author="Cheick Traoré" w:date="2026-01-08T10:20:00Z" w16du:dateUtc="2026-01-08T10:20:00Z">
            <w:rPr>
              <w:del w:id="5469" w:author="Cheick Traoré" w:date="2026-01-07T16:26:00Z" w16du:dateUtc="2026-01-07T16:26:00Z"/>
              <w:rFonts w:ascii="Times New Roman" w:hAnsi="Times New Roman" w:cs="Times New Roman"/>
              <w:lang w:val="en-US"/>
            </w:rPr>
          </w:rPrChange>
        </w:rPr>
        <w:pPrChange w:id="5470" w:author="Cheick Traoré" w:date="2026-01-07T16:26:00Z" w16du:dateUtc="2026-01-07T16:26:00Z">
          <w:pPr>
            <w:tabs>
              <w:tab w:val="left" w:pos="3200"/>
            </w:tabs>
            <w:spacing w:line="480" w:lineRule="auto"/>
          </w:pPr>
        </w:pPrChange>
      </w:pPr>
      <w:del w:id="5471" w:author="Cheick Traoré" w:date="2026-01-07T16:26:00Z" w16du:dateUtc="2026-01-07T16:26:00Z">
        <w:r w:rsidRPr="007A4601" w:rsidDel="00974EF5">
          <w:rPr>
            <w:rFonts w:ascii="Times New Roman" w:hAnsi="Times New Roman" w:cs="Times New Roman"/>
            <w:rPrChange w:id="5472" w:author="Cheick Traoré" w:date="2026-01-08T10:20:00Z" w16du:dateUtc="2026-01-08T10:20:00Z">
              <w:rPr>
                <w:rFonts w:ascii="Times New Roman" w:hAnsi="Times New Roman" w:cs="Times New Roman"/>
                <w:lang w:val="en-US"/>
              </w:rPr>
            </w:rPrChange>
          </w:rPr>
          <w:delText>        forecast = model.predict(future)</w:delText>
        </w:r>
      </w:del>
    </w:p>
    <w:p w14:paraId="0D8F48AE" w14:textId="38B41F4C" w:rsidR="009600FD" w:rsidRPr="007A4601" w:rsidDel="00974EF5" w:rsidRDefault="009600FD" w:rsidP="00974EF5">
      <w:pPr>
        <w:tabs>
          <w:tab w:val="left" w:pos="3200"/>
        </w:tabs>
        <w:spacing w:line="480" w:lineRule="auto"/>
        <w:ind w:left="720" w:firstLine="0"/>
        <w:rPr>
          <w:del w:id="5473" w:author="Cheick Traoré" w:date="2026-01-07T16:26:00Z" w16du:dateUtc="2026-01-07T16:26:00Z"/>
          <w:rFonts w:ascii="Times New Roman" w:hAnsi="Times New Roman" w:cs="Times New Roman"/>
          <w:rPrChange w:id="5474" w:author="Cheick Traoré" w:date="2026-01-08T10:20:00Z" w16du:dateUtc="2026-01-08T10:20:00Z">
            <w:rPr>
              <w:del w:id="5475" w:author="Cheick Traoré" w:date="2026-01-07T16:26:00Z" w16du:dateUtc="2026-01-07T16:26:00Z"/>
              <w:rFonts w:ascii="Times New Roman" w:hAnsi="Times New Roman" w:cs="Times New Roman"/>
              <w:lang w:val="en-US"/>
            </w:rPr>
          </w:rPrChange>
        </w:rPr>
        <w:pPrChange w:id="5476" w:author="Cheick Traoré" w:date="2026-01-07T16:26:00Z" w16du:dateUtc="2026-01-07T16:26:00Z">
          <w:pPr>
            <w:tabs>
              <w:tab w:val="left" w:pos="3200"/>
            </w:tabs>
            <w:spacing w:line="480" w:lineRule="auto"/>
          </w:pPr>
        </w:pPrChange>
      </w:pPr>
      <w:del w:id="5477" w:author="Cheick Traoré" w:date="2026-01-07T16:26:00Z" w16du:dateUtc="2026-01-07T16:26:00Z">
        <w:r w:rsidRPr="007A4601" w:rsidDel="00974EF5">
          <w:rPr>
            <w:rFonts w:ascii="Times New Roman" w:hAnsi="Times New Roman" w:cs="Times New Roman"/>
            <w:rPrChange w:id="5478" w:author="Cheick Traoré" w:date="2026-01-08T10:20:00Z" w16du:dateUtc="2026-01-08T10:20:00Z">
              <w:rPr>
                <w:rFonts w:ascii="Times New Roman" w:hAnsi="Times New Roman" w:cs="Times New Roman"/>
                <w:lang w:val="en-US"/>
              </w:rPr>
            </w:rPrChange>
          </w:rPr>
          <w:delText>        </w:delText>
        </w:r>
      </w:del>
    </w:p>
    <w:p w14:paraId="4CE3EC4A" w14:textId="7121823E" w:rsidR="009600FD" w:rsidRPr="007A4601" w:rsidDel="00974EF5" w:rsidRDefault="009600FD" w:rsidP="00974EF5">
      <w:pPr>
        <w:tabs>
          <w:tab w:val="left" w:pos="3200"/>
        </w:tabs>
        <w:spacing w:line="480" w:lineRule="auto"/>
        <w:ind w:left="720" w:firstLine="0"/>
        <w:rPr>
          <w:del w:id="5479" w:author="Cheick Traoré" w:date="2026-01-07T16:26:00Z" w16du:dateUtc="2026-01-07T16:26:00Z"/>
          <w:rFonts w:ascii="Times New Roman" w:hAnsi="Times New Roman" w:cs="Times New Roman"/>
          <w:rPrChange w:id="5480" w:author="Cheick Traoré" w:date="2026-01-08T10:20:00Z" w16du:dateUtc="2026-01-08T10:20:00Z">
            <w:rPr>
              <w:del w:id="5481" w:author="Cheick Traoré" w:date="2026-01-07T16:26:00Z" w16du:dateUtc="2026-01-07T16:26:00Z"/>
              <w:rFonts w:ascii="Times New Roman" w:hAnsi="Times New Roman" w:cs="Times New Roman"/>
              <w:lang w:val="en-US"/>
            </w:rPr>
          </w:rPrChange>
        </w:rPr>
        <w:pPrChange w:id="5482" w:author="Cheick Traoré" w:date="2026-01-07T16:26:00Z" w16du:dateUtc="2026-01-07T16:26:00Z">
          <w:pPr>
            <w:tabs>
              <w:tab w:val="left" w:pos="3200"/>
            </w:tabs>
            <w:spacing w:line="480" w:lineRule="auto"/>
          </w:pPr>
        </w:pPrChange>
      </w:pPr>
      <w:del w:id="5483" w:author="Cheick Traoré" w:date="2026-01-07T16:26:00Z" w16du:dateUtc="2026-01-07T16:26:00Z">
        <w:r w:rsidRPr="007A4601" w:rsidDel="00974EF5">
          <w:rPr>
            <w:rFonts w:ascii="Times New Roman" w:hAnsi="Times New Roman" w:cs="Times New Roman"/>
            <w:rPrChange w:id="5484" w:author="Cheick Traoré" w:date="2026-01-08T10:20:00Z" w16du:dateUtc="2026-01-08T10:20:00Z">
              <w:rPr>
                <w:rFonts w:ascii="Times New Roman" w:hAnsi="Times New Roman" w:cs="Times New Roman"/>
                <w:lang w:val="en-US"/>
              </w:rPr>
            </w:rPrChange>
          </w:rPr>
          <w:delText>        return forecast[['ds', 'yhat', 'yhat_lower', 'yhat_upper']]</w:delText>
        </w:r>
      </w:del>
    </w:p>
    <w:p w14:paraId="5EECABBF" w14:textId="2D8E8A59" w:rsidR="009600FD" w:rsidRPr="007A4601" w:rsidDel="00974EF5" w:rsidRDefault="009600FD" w:rsidP="00974EF5">
      <w:pPr>
        <w:tabs>
          <w:tab w:val="left" w:pos="3200"/>
        </w:tabs>
        <w:spacing w:line="480" w:lineRule="auto"/>
        <w:ind w:left="720" w:firstLine="0"/>
        <w:rPr>
          <w:del w:id="5485" w:author="Cheick Traoré" w:date="2026-01-07T16:26:00Z" w16du:dateUtc="2026-01-07T16:26:00Z"/>
          <w:rFonts w:ascii="Times New Roman" w:hAnsi="Times New Roman" w:cs="Times New Roman"/>
          <w:rPrChange w:id="5486" w:author="Cheick Traoré" w:date="2026-01-08T10:20:00Z" w16du:dateUtc="2026-01-08T10:20:00Z">
            <w:rPr>
              <w:del w:id="5487" w:author="Cheick Traoré" w:date="2026-01-07T16:26:00Z" w16du:dateUtc="2026-01-07T16:26:00Z"/>
              <w:rFonts w:ascii="Times New Roman" w:hAnsi="Times New Roman" w:cs="Times New Roman"/>
              <w:lang w:val="en-US"/>
            </w:rPr>
          </w:rPrChange>
        </w:rPr>
        <w:pPrChange w:id="5488" w:author="Cheick Traoré" w:date="2026-01-07T16:26:00Z" w16du:dateUtc="2026-01-07T16:26:00Z">
          <w:pPr>
            <w:tabs>
              <w:tab w:val="left" w:pos="3200"/>
            </w:tabs>
            <w:spacing w:line="480" w:lineRule="auto"/>
          </w:pPr>
        </w:pPrChange>
      </w:pPr>
      <w:del w:id="5489" w:author="Cheick Traoré" w:date="2026-01-07T16:26:00Z" w16du:dateUtc="2026-01-07T16:26:00Z">
        <w:r w:rsidRPr="007A4601" w:rsidDel="00974EF5">
          <w:rPr>
            <w:rFonts w:ascii="Times New Roman" w:hAnsi="Times New Roman" w:cs="Times New Roman"/>
            <w:rPrChange w:id="5490" w:author="Cheick Traoré" w:date="2026-01-08T10:20:00Z" w16du:dateUtc="2026-01-08T10:20:00Z">
              <w:rPr>
                <w:rFonts w:ascii="Times New Roman" w:hAnsi="Times New Roman" w:cs="Times New Roman"/>
                <w:lang w:val="en-US"/>
              </w:rPr>
            </w:rPrChange>
          </w:rPr>
          <w:delText>    </w:delText>
        </w:r>
      </w:del>
    </w:p>
    <w:p w14:paraId="3885A890" w14:textId="505E3BB1" w:rsidR="009600FD" w:rsidRPr="007A4601" w:rsidDel="00974EF5" w:rsidRDefault="009600FD" w:rsidP="00974EF5">
      <w:pPr>
        <w:tabs>
          <w:tab w:val="left" w:pos="3200"/>
        </w:tabs>
        <w:spacing w:line="480" w:lineRule="auto"/>
        <w:ind w:left="720" w:firstLine="0"/>
        <w:rPr>
          <w:del w:id="5491" w:author="Cheick Traoré" w:date="2026-01-07T16:26:00Z" w16du:dateUtc="2026-01-07T16:26:00Z"/>
          <w:rFonts w:ascii="Times New Roman" w:hAnsi="Times New Roman" w:cs="Times New Roman"/>
          <w:rPrChange w:id="5492" w:author="Cheick Traoré" w:date="2026-01-08T10:20:00Z" w16du:dateUtc="2026-01-08T10:20:00Z">
            <w:rPr>
              <w:del w:id="5493" w:author="Cheick Traoré" w:date="2026-01-07T16:26:00Z" w16du:dateUtc="2026-01-07T16:26:00Z"/>
              <w:rFonts w:ascii="Times New Roman" w:hAnsi="Times New Roman" w:cs="Times New Roman"/>
              <w:lang w:val="en-US"/>
            </w:rPr>
          </w:rPrChange>
        </w:rPr>
        <w:pPrChange w:id="5494" w:author="Cheick Traoré" w:date="2026-01-07T16:26:00Z" w16du:dateUtc="2026-01-07T16:26:00Z">
          <w:pPr>
            <w:tabs>
              <w:tab w:val="left" w:pos="3200"/>
            </w:tabs>
            <w:spacing w:line="480" w:lineRule="auto"/>
          </w:pPr>
        </w:pPrChange>
      </w:pPr>
      <w:del w:id="5495" w:author="Cheick Traoré" w:date="2026-01-07T16:26:00Z" w16du:dateUtc="2026-01-07T16:26:00Z">
        <w:r w:rsidRPr="007A4601" w:rsidDel="00974EF5">
          <w:rPr>
            <w:rFonts w:ascii="Times New Roman" w:hAnsi="Times New Roman" w:cs="Times New Roman"/>
            <w:rPrChange w:id="5496" w:author="Cheick Traoré" w:date="2026-01-08T10:20:00Z" w16du:dateUtc="2026-01-08T10:20:00Z">
              <w:rPr>
                <w:rFonts w:ascii="Times New Roman" w:hAnsi="Times New Roman" w:cs="Times New Roman"/>
                <w:lang w:val="en-US"/>
              </w:rPr>
            </w:rPrChange>
          </w:rPr>
          <w:delText>    def forecast_sarima(self, df: pd.DataFrame, periods: int):</w:delText>
        </w:r>
      </w:del>
    </w:p>
    <w:p w14:paraId="7AA05E8C" w14:textId="6768B5EC" w:rsidR="009600FD" w:rsidRPr="002B4BE1" w:rsidDel="00974EF5" w:rsidRDefault="009600FD" w:rsidP="00974EF5">
      <w:pPr>
        <w:tabs>
          <w:tab w:val="left" w:pos="3200"/>
        </w:tabs>
        <w:spacing w:line="480" w:lineRule="auto"/>
        <w:ind w:left="720" w:firstLine="0"/>
        <w:rPr>
          <w:del w:id="5497" w:author="Cheick Traoré" w:date="2026-01-07T16:26:00Z" w16du:dateUtc="2026-01-07T16:26:00Z"/>
          <w:rFonts w:ascii="Times New Roman" w:hAnsi="Times New Roman" w:cs="Times New Roman"/>
          <w:rPrChange w:id="5498" w:author="Cheick Traoré" w:date="2025-12-30T11:56:00Z" w16du:dateUtc="2025-12-30T11:56:00Z">
            <w:rPr>
              <w:del w:id="5499" w:author="Cheick Traoré" w:date="2026-01-07T16:26:00Z" w16du:dateUtc="2026-01-07T16:26:00Z"/>
              <w:rFonts w:ascii="Times New Roman" w:hAnsi="Times New Roman" w:cs="Times New Roman"/>
              <w:lang w:val="en-US"/>
            </w:rPr>
          </w:rPrChange>
        </w:rPr>
        <w:pPrChange w:id="5500" w:author="Cheick Traoré" w:date="2026-01-07T16:26:00Z" w16du:dateUtc="2026-01-07T16:26:00Z">
          <w:pPr>
            <w:tabs>
              <w:tab w:val="left" w:pos="3200"/>
            </w:tabs>
            <w:spacing w:line="480" w:lineRule="auto"/>
          </w:pPr>
        </w:pPrChange>
      </w:pPr>
      <w:del w:id="5501" w:author="Cheick Traoré" w:date="2026-01-07T16:26:00Z" w16du:dateUtc="2026-01-07T16:26:00Z">
        <w:r w:rsidRPr="007A4601" w:rsidDel="00974EF5">
          <w:rPr>
            <w:rFonts w:ascii="Times New Roman" w:hAnsi="Times New Roman" w:cs="Times New Roman"/>
            <w:rPrChange w:id="5502" w:author="Cheick Traoré" w:date="2026-01-08T10:20:00Z" w16du:dateUtc="2026-01-08T10:20:00Z">
              <w:rPr>
                <w:rFonts w:ascii="Times New Roman" w:hAnsi="Times New Roman" w:cs="Times New Roman"/>
                <w:lang w:val="en-US"/>
              </w:rPr>
            </w:rPrChange>
          </w:rPr>
          <w:delText>        </w:delText>
        </w:r>
        <w:r w:rsidRPr="002B4BE1" w:rsidDel="00974EF5">
          <w:rPr>
            <w:rFonts w:ascii="Times New Roman" w:hAnsi="Times New Roman" w:cs="Times New Roman"/>
            <w:rPrChange w:id="5503" w:author="Cheick Traoré" w:date="2025-12-30T11:56:00Z" w16du:dateUtc="2025-12-30T11:56:00Z">
              <w:rPr>
                <w:rFonts w:ascii="Times New Roman" w:hAnsi="Times New Roman" w:cs="Times New Roman"/>
                <w:lang w:val="en-US"/>
              </w:rPr>
            </w:rPrChange>
          </w:rPr>
          <w:delText>"""</w:delText>
        </w:r>
        <w:r w:rsidR="00B67C12" w:rsidRPr="002B4BE1" w:rsidDel="00974EF5">
          <w:rPr>
            <w:rFonts w:ascii="Times New Roman" w:hAnsi="Times New Roman" w:cs="Times New Roman"/>
            <w:rPrChange w:id="5504" w:author="Cheick Traoré" w:date="2025-12-30T11:56:00Z" w16du:dateUtc="2025-12-30T11:56:00Z">
              <w:rPr>
                <w:rFonts w:ascii="Times New Roman" w:hAnsi="Times New Roman" w:cs="Times New Roman"/>
                <w:lang w:val="en-US"/>
              </w:rPr>
            </w:rPrChange>
          </w:rPr>
          <w:delText>Projection</w:delText>
        </w:r>
        <w:r w:rsidRPr="002B4BE1" w:rsidDel="00974EF5">
          <w:rPr>
            <w:rFonts w:ascii="Times New Roman" w:hAnsi="Times New Roman" w:cs="Times New Roman"/>
            <w:rPrChange w:id="5505" w:author="Cheick Traoré" w:date="2025-12-30T11:56:00Z" w16du:dateUtc="2025-12-30T11:56:00Z">
              <w:rPr>
                <w:rFonts w:ascii="Times New Roman" w:hAnsi="Times New Roman" w:cs="Times New Roman"/>
                <w:lang w:val="en-US"/>
              </w:rPr>
            </w:rPrChange>
          </w:rPr>
          <w:delText xml:space="preserve"> avec SARIMA"""</w:delText>
        </w:r>
      </w:del>
    </w:p>
    <w:p w14:paraId="75581093" w14:textId="371806CD" w:rsidR="009600FD" w:rsidRPr="002B4BE1" w:rsidDel="00974EF5" w:rsidRDefault="009600FD" w:rsidP="00974EF5">
      <w:pPr>
        <w:tabs>
          <w:tab w:val="left" w:pos="3200"/>
        </w:tabs>
        <w:spacing w:line="480" w:lineRule="auto"/>
        <w:ind w:left="720" w:firstLine="0"/>
        <w:rPr>
          <w:del w:id="5506" w:author="Cheick Traoré" w:date="2026-01-07T16:26:00Z" w16du:dateUtc="2026-01-07T16:26:00Z"/>
          <w:rFonts w:ascii="Times New Roman" w:hAnsi="Times New Roman" w:cs="Times New Roman"/>
          <w:rPrChange w:id="5507" w:author="Cheick Traoré" w:date="2025-12-30T11:56:00Z" w16du:dateUtc="2025-12-30T11:56:00Z">
            <w:rPr>
              <w:del w:id="5508" w:author="Cheick Traoré" w:date="2026-01-07T16:26:00Z" w16du:dateUtc="2026-01-07T16:26:00Z"/>
              <w:rFonts w:ascii="Times New Roman" w:hAnsi="Times New Roman" w:cs="Times New Roman"/>
              <w:lang w:val="en-US"/>
            </w:rPr>
          </w:rPrChange>
        </w:rPr>
        <w:pPrChange w:id="5509" w:author="Cheick Traoré" w:date="2026-01-07T16:26:00Z" w16du:dateUtc="2026-01-07T16:26:00Z">
          <w:pPr>
            <w:tabs>
              <w:tab w:val="left" w:pos="3200"/>
            </w:tabs>
            <w:spacing w:line="480" w:lineRule="auto"/>
          </w:pPr>
        </w:pPrChange>
      </w:pPr>
      <w:del w:id="5510" w:author="Cheick Traoré" w:date="2026-01-07T16:26:00Z" w16du:dateUtc="2026-01-07T16:26:00Z">
        <w:r w:rsidRPr="002B4BE1" w:rsidDel="00974EF5">
          <w:rPr>
            <w:rFonts w:ascii="Times New Roman" w:hAnsi="Times New Roman" w:cs="Times New Roman"/>
            <w:rPrChange w:id="5511" w:author="Cheick Traoré" w:date="2025-12-30T11:56:00Z" w16du:dateUtc="2025-12-30T11:56:00Z">
              <w:rPr>
                <w:rFonts w:ascii="Times New Roman" w:hAnsi="Times New Roman" w:cs="Times New Roman"/>
                <w:lang w:val="en-US"/>
              </w:rPr>
            </w:rPrChange>
          </w:rPr>
          <w:delText>        model = SARIMAX(</w:delText>
        </w:r>
      </w:del>
    </w:p>
    <w:p w14:paraId="4E80D103" w14:textId="6950F554" w:rsidR="009600FD" w:rsidRPr="007A4601" w:rsidDel="00974EF5" w:rsidRDefault="009600FD" w:rsidP="00974EF5">
      <w:pPr>
        <w:tabs>
          <w:tab w:val="left" w:pos="3200"/>
        </w:tabs>
        <w:spacing w:line="480" w:lineRule="auto"/>
        <w:ind w:left="720" w:firstLine="0"/>
        <w:rPr>
          <w:del w:id="5512" w:author="Cheick Traoré" w:date="2026-01-07T16:26:00Z" w16du:dateUtc="2026-01-07T16:26:00Z"/>
          <w:rFonts w:ascii="Times New Roman" w:hAnsi="Times New Roman" w:cs="Times New Roman"/>
          <w:rPrChange w:id="5513" w:author="Cheick Traoré" w:date="2026-01-08T10:20:00Z" w16du:dateUtc="2026-01-08T10:20:00Z">
            <w:rPr>
              <w:del w:id="5514" w:author="Cheick Traoré" w:date="2026-01-07T16:26:00Z" w16du:dateUtc="2026-01-07T16:26:00Z"/>
              <w:rFonts w:ascii="Times New Roman" w:hAnsi="Times New Roman" w:cs="Times New Roman"/>
              <w:lang w:val="en-US"/>
            </w:rPr>
          </w:rPrChange>
        </w:rPr>
        <w:pPrChange w:id="5515" w:author="Cheick Traoré" w:date="2026-01-07T16:26:00Z" w16du:dateUtc="2026-01-07T16:26:00Z">
          <w:pPr>
            <w:tabs>
              <w:tab w:val="left" w:pos="3200"/>
            </w:tabs>
            <w:spacing w:line="480" w:lineRule="auto"/>
          </w:pPr>
        </w:pPrChange>
      </w:pPr>
      <w:del w:id="5516" w:author="Cheick Traoré" w:date="2026-01-07T16:26:00Z" w16du:dateUtc="2026-01-07T16:26:00Z">
        <w:r w:rsidRPr="002B4BE1" w:rsidDel="00974EF5">
          <w:rPr>
            <w:rFonts w:ascii="Times New Roman" w:hAnsi="Times New Roman" w:cs="Times New Roman"/>
            <w:rPrChange w:id="5517" w:author="Cheick Traoré" w:date="2025-12-30T11:56:00Z" w16du:dateUtc="2025-12-30T11:56:00Z">
              <w:rPr>
                <w:rFonts w:ascii="Times New Roman" w:hAnsi="Times New Roman" w:cs="Times New Roman"/>
                <w:lang w:val="en-US"/>
              </w:rPr>
            </w:rPrChange>
          </w:rPr>
          <w:delText>            </w:delText>
        </w:r>
        <w:r w:rsidRPr="007A4601" w:rsidDel="00974EF5">
          <w:rPr>
            <w:rFonts w:ascii="Times New Roman" w:hAnsi="Times New Roman" w:cs="Times New Roman"/>
            <w:rPrChange w:id="5518" w:author="Cheick Traoré" w:date="2026-01-08T10:20:00Z" w16du:dateUtc="2026-01-08T10:20:00Z">
              <w:rPr>
                <w:rFonts w:ascii="Times New Roman" w:hAnsi="Times New Roman" w:cs="Times New Roman"/>
                <w:lang w:val="en-US"/>
              </w:rPr>
            </w:rPrChange>
          </w:rPr>
          <w:delText>df['montant'],</w:delText>
        </w:r>
      </w:del>
    </w:p>
    <w:p w14:paraId="3EDF3270" w14:textId="61E08343" w:rsidR="009600FD" w:rsidRPr="007A4601" w:rsidDel="00974EF5" w:rsidRDefault="009600FD" w:rsidP="00974EF5">
      <w:pPr>
        <w:tabs>
          <w:tab w:val="left" w:pos="3200"/>
        </w:tabs>
        <w:spacing w:line="480" w:lineRule="auto"/>
        <w:ind w:left="720" w:firstLine="0"/>
        <w:rPr>
          <w:del w:id="5519" w:author="Cheick Traoré" w:date="2026-01-07T16:26:00Z" w16du:dateUtc="2026-01-07T16:26:00Z"/>
          <w:rFonts w:ascii="Times New Roman" w:hAnsi="Times New Roman" w:cs="Times New Roman"/>
          <w:rPrChange w:id="5520" w:author="Cheick Traoré" w:date="2026-01-08T10:20:00Z" w16du:dateUtc="2026-01-08T10:20:00Z">
            <w:rPr>
              <w:del w:id="5521" w:author="Cheick Traoré" w:date="2026-01-07T16:26:00Z" w16du:dateUtc="2026-01-07T16:26:00Z"/>
              <w:rFonts w:ascii="Times New Roman" w:hAnsi="Times New Roman" w:cs="Times New Roman"/>
              <w:lang w:val="en-US"/>
            </w:rPr>
          </w:rPrChange>
        </w:rPr>
        <w:pPrChange w:id="5522" w:author="Cheick Traoré" w:date="2026-01-07T16:26:00Z" w16du:dateUtc="2026-01-07T16:26:00Z">
          <w:pPr>
            <w:tabs>
              <w:tab w:val="left" w:pos="3200"/>
            </w:tabs>
            <w:spacing w:line="480" w:lineRule="auto"/>
          </w:pPr>
        </w:pPrChange>
      </w:pPr>
      <w:del w:id="5523" w:author="Cheick Traoré" w:date="2026-01-07T16:26:00Z" w16du:dateUtc="2026-01-07T16:26:00Z">
        <w:r w:rsidRPr="007A4601" w:rsidDel="00974EF5">
          <w:rPr>
            <w:rFonts w:ascii="Times New Roman" w:hAnsi="Times New Roman" w:cs="Times New Roman"/>
            <w:rPrChange w:id="5524" w:author="Cheick Traoré" w:date="2026-01-08T10:20:00Z" w16du:dateUtc="2026-01-08T10:20:00Z">
              <w:rPr>
                <w:rFonts w:ascii="Times New Roman" w:hAnsi="Times New Roman" w:cs="Times New Roman"/>
                <w:lang w:val="en-US"/>
              </w:rPr>
            </w:rPrChange>
          </w:rPr>
          <w:delText>            order=(1, 1, 1),</w:delText>
        </w:r>
      </w:del>
    </w:p>
    <w:p w14:paraId="139EBE12" w14:textId="7D1882D1" w:rsidR="009600FD" w:rsidRPr="007A4601" w:rsidDel="00974EF5" w:rsidRDefault="009600FD" w:rsidP="00974EF5">
      <w:pPr>
        <w:tabs>
          <w:tab w:val="left" w:pos="3200"/>
        </w:tabs>
        <w:spacing w:line="480" w:lineRule="auto"/>
        <w:ind w:left="720" w:firstLine="0"/>
        <w:rPr>
          <w:del w:id="5525" w:author="Cheick Traoré" w:date="2026-01-07T16:26:00Z" w16du:dateUtc="2026-01-07T16:26:00Z"/>
          <w:rFonts w:ascii="Times New Roman" w:hAnsi="Times New Roman" w:cs="Times New Roman"/>
          <w:rPrChange w:id="5526" w:author="Cheick Traoré" w:date="2026-01-08T10:20:00Z" w16du:dateUtc="2026-01-08T10:20:00Z">
            <w:rPr>
              <w:del w:id="5527" w:author="Cheick Traoré" w:date="2026-01-07T16:26:00Z" w16du:dateUtc="2026-01-07T16:26:00Z"/>
              <w:rFonts w:ascii="Times New Roman" w:hAnsi="Times New Roman" w:cs="Times New Roman"/>
              <w:lang w:val="en-US"/>
            </w:rPr>
          </w:rPrChange>
        </w:rPr>
        <w:pPrChange w:id="5528" w:author="Cheick Traoré" w:date="2026-01-07T16:26:00Z" w16du:dateUtc="2026-01-07T16:26:00Z">
          <w:pPr>
            <w:tabs>
              <w:tab w:val="left" w:pos="3200"/>
            </w:tabs>
            <w:spacing w:line="480" w:lineRule="auto"/>
          </w:pPr>
        </w:pPrChange>
      </w:pPr>
      <w:del w:id="5529" w:author="Cheick Traoré" w:date="2026-01-07T16:26:00Z" w16du:dateUtc="2026-01-07T16:26:00Z">
        <w:r w:rsidRPr="007A4601" w:rsidDel="00974EF5">
          <w:rPr>
            <w:rFonts w:ascii="Times New Roman" w:hAnsi="Times New Roman" w:cs="Times New Roman"/>
            <w:rPrChange w:id="5530" w:author="Cheick Traoré" w:date="2026-01-08T10:20:00Z" w16du:dateUtc="2026-01-08T10:20:00Z">
              <w:rPr>
                <w:rFonts w:ascii="Times New Roman" w:hAnsi="Times New Roman" w:cs="Times New Roman"/>
                <w:lang w:val="en-US"/>
              </w:rPr>
            </w:rPrChange>
          </w:rPr>
          <w:delText>            seasonal_order=(1, 1, 1, 12)</w:delText>
        </w:r>
      </w:del>
    </w:p>
    <w:p w14:paraId="4BEE61AD" w14:textId="305F9831" w:rsidR="009600FD" w:rsidRPr="007A4601" w:rsidDel="00974EF5" w:rsidRDefault="009600FD" w:rsidP="00974EF5">
      <w:pPr>
        <w:tabs>
          <w:tab w:val="left" w:pos="3200"/>
        </w:tabs>
        <w:spacing w:line="480" w:lineRule="auto"/>
        <w:ind w:left="720" w:firstLine="0"/>
        <w:rPr>
          <w:del w:id="5531" w:author="Cheick Traoré" w:date="2026-01-07T16:26:00Z" w16du:dateUtc="2026-01-07T16:26:00Z"/>
          <w:rFonts w:ascii="Times New Roman" w:hAnsi="Times New Roman" w:cs="Times New Roman"/>
          <w:rPrChange w:id="5532" w:author="Cheick Traoré" w:date="2026-01-08T10:20:00Z" w16du:dateUtc="2026-01-08T10:20:00Z">
            <w:rPr>
              <w:del w:id="5533" w:author="Cheick Traoré" w:date="2026-01-07T16:26:00Z" w16du:dateUtc="2026-01-07T16:26:00Z"/>
              <w:rFonts w:ascii="Times New Roman" w:hAnsi="Times New Roman" w:cs="Times New Roman"/>
              <w:lang w:val="en-US"/>
            </w:rPr>
          </w:rPrChange>
        </w:rPr>
        <w:pPrChange w:id="5534" w:author="Cheick Traoré" w:date="2026-01-07T16:26:00Z" w16du:dateUtc="2026-01-07T16:26:00Z">
          <w:pPr>
            <w:tabs>
              <w:tab w:val="left" w:pos="3200"/>
            </w:tabs>
            <w:spacing w:line="480" w:lineRule="auto"/>
          </w:pPr>
        </w:pPrChange>
      </w:pPr>
      <w:del w:id="5535" w:author="Cheick Traoré" w:date="2026-01-07T16:26:00Z" w16du:dateUtc="2026-01-07T16:26:00Z">
        <w:r w:rsidRPr="007A4601" w:rsidDel="00974EF5">
          <w:rPr>
            <w:rFonts w:ascii="Times New Roman" w:hAnsi="Times New Roman" w:cs="Times New Roman"/>
            <w:rPrChange w:id="5536" w:author="Cheick Traoré" w:date="2026-01-08T10:20:00Z" w16du:dateUtc="2026-01-08T10:20:00Z">
              <w:rPr>
                <w:rFonts w:ascii="Times New Roman" w:hAnsi="Times New Roman" w:cs="Times New Roman"/>
                <w:lang w:val="en-US"/>
              </w:rPr>
            </w:rPrChange>
          </w:rPr>
          <w:delText>        )</w:delText>
        </w:r>
      </w:del>
    </w:p>
    <w:p w14:paraId="1325F8FA" w14:textId="5E5E6AD6" w:rsidR="009600FD" w:rsidRPr="007A4601" w:rsidDel="00974EF5" w:rsidRDefault="009600FD" w:rsidP="00974EF5">
      <w:pPr>
        <w:tabs>
          <w:tab w:val="left" w:pos="3200"/>
        </w:tabs>
        <w:spacing w:line="480" w:lineRule="auto"/>
        <w:ind w:left="720" w:firstLine="0"/>
        <w:rPr>
          <w:del w:id="5537" w:author="Cheick Traoré" w:date="2026-01-07T16:26:00Z" w16du:dateUtc="2026-01-07T16:26:00Z"/>
          <w:rFonts w:ascii="Times New Roman" w:hAnsi="Times New Roman" w:cs="Times New Roman"/>
          <w:rPrChange w:id="5538" w:author="Cheick Traoré" w:date="2026-01-08T10:20:00Z" w16du:dateUtc="2026-01-08T10:20:00Z">
            <w:rPr>
              <w:del w:id="5539" w:author="Cheick Traoré" w:date="2026-01-07T16:26:00Z" w16du:dateUtc="2026-01-07T16:26:00Z"/>
              <w:rFonts w:ascii="Times New Roman" w:hAnsi="Times New Roman" w:cs="Times New Roman"/>
              <w:lang w:val="en-US"/>
            </w:rPr>
          </w:rPrChange>
        </w:rPr>
        <w:pPrChange w:id="5540" w:author="Cheick Traoré" w:date="2026-01-07T16:26:00Z" w16du:dateUtc="2026-01-07T16:26:00Z">
          <w:pPr>
            <w:tabs>
              <w:tab w:val="left" w:pos="3200"/>
            </w:tabs>
            <w:spacing w:line="480" w:lineRule="auto"/>
          </w:pPr>
        </w:pPrChange>
      </w:pPr>
      <w:del w:id="5541" w:author="Cheick Traoré" w:date="2026-01-07T16:26:00Z" w16du:dateUtc="2026-01-07T16:26:00Z">
        <w:r w:rsidRPr="007A4601" w:rsidDel="00974EF5">
          <w:rPr>
            <w:rFonts w:ascii="Times New Roman" w:hAnsi="Times New Roman" w:cs="Times New Roman"/>
            <w:rPrChange w:id="5542" w:author="Cheick Traoré" w:date="2026-01-08T10:20:00Z" w16du:dateUtc="2026-01-08T10:20:00Z">
              <w:rPr>
                <w:rFonts w:ascii="Times New Roman" w:hAnsi="Times New Roman" w:cs="Times New Roman"/>
                <w:lang w:val="en-US"/>
              </w:rPr>
            </w:rPrChange>
          </w:rPr>
          <w:delText>        results = model.fit()</w:delText>
        </w:r>
      </w:del>
    </w:p>
    <w:p w14:paraId="32CD3B1B" w14:textId="6735882E" w:rsidR="009600FD" w:rsidRPr="007A4601" w:rsidDel="00974EF5" w:rsidRDefault="009600FD" w:rsidP="00974EF5">
      <w:pPr>
        <w:tabs>
          <w:tab w:val="left" w:pos="3200"/>
        </w:tabs>
        <w:spacing w:line="480" w:lineRule="auto"/>
        <w:ind w:left="720" w:firstLine="0"/>
        <w:rPr>
          <w:del w:id="5543" w:author="Cheick Traoré" w:date="2026-01-07T16:26:00Z" w16du:dateUtc="2026-01-07T16:26:00Z"/>
          <w:rFonts w:ascii="Times New Roman" w:hAnsi="Times New Roman" w:cs="Times New Roman"/>
          <w:rPrChange w:id="5544" w:author="Cheick Traoré" w:date="2026-01-08T10:20:00Z" w16du:dateUtc="2026-01-08T10:20:00Z">
            <w:rPr>
              <w:del w:id="5545" w:author="Cheick Traoré" w:date="2026-01-07T16:26:00Z" w16du:dateUtc="2026-01-07T16:26:00Z"/>
              <w:rFonts w:ascii="Times New Roman" w:hAnsi="Times New Roman" w:cs="Times New Roman"/>
              <w:lang w:val="en-US"/>
            </w:rPr>
          </w:rPrChange>
        </w:rPr>
        <w:pPrChange w:id="5546" w:author="Cheick Traoré" w:date="2026-01-07T16:26:00Z" w16du:dateUtc="2026-01-07T16:26:00Z">
          <w:pPr>
            <w:tabs>
              <w:tab w:val="left" w:pos="3200"/>
            </w:tabs>
            <w:spacing w:line="480" w:lineRule="auto"/>
          </w:pPr>
        </w:pPrChange>
      </w:pPr>
      <w:del w:id="5547" w:author="Cheick Traoré" w:date="2026-01-07T16:26:00Z" w16du:dateUtc="2026-01-07T16:26:00Z">
        <w:r w:rsidRPr="007A4601" w:rsidDel="00974EF5">
          <w:rPr>
            <w:rFonts w:ascii="Times New Roman" w:hAnsi="Times New Roman" w:cs="Times New Roman"/>
            <w:rPrChange w:id="5548" w:author="Cheick Traoré" w:date="2026-01-08T10:20:00Z" w16du:dateUtc="2026-01-08T10:20:00Z">
              <w:rPr>
                <w:rFonts w:ascii="Times New Roman" w:hAnsi="Times New Roman" w:cs="Times New Roman"/>
                <w:lang w:val="en-US"/>
              </w:rPr>
            </w:rPrChange>
          </w:rPr>
          <w:delText>        </w:delText>
        </w:r>
      </w:del>
    </w:p>
    <w:p w14:paraId="06613BB3" w14:textId="0BB630E5" w:rsidR="009600FD" w:rsidRPr="007A4601" w:rsidDel="00974EF5" w:rsidRDefault="009600FD" w:rsidP="00974EF5">
      <w:pPr>
        <w:tabs>
          <w:tab w:val="left" w:pos="3200"/>
        </w:tabs>
        <w:spacing w:line="480" w:lineRule="auto"/>
        <w:ind w:left="720" w:firstLine="0"/>
        <w:rPr>
          <w:del w:id="5549" w:author="Cheick Traoré" w:date="2026-01-07T16:26:00Z" w16du:dateUtc="2026-01-07T16:26:00Z"/>
          <w:rFonts w:ascii="Times New Roman" w:hAnsi="Times New Roman" w:cs="Times New Roman"/>
          <w:rPrChange w:id="5550" w:author="Cheick Traoré" w:date="2026-01-08T10:20:00Z" w16du:dateUtc="2026-01-08T10:20:00Z">
            <w:rPr>
              <w:del w:id="5551" w:author="Cheick Traoré" w:date="2026-01-07T16:26:00Z" w16du:dateUtc="2026-01-07T16:26:00Z"/>
              <w:rFonts w:ascii="Times New Roman" w:hAnsi="Times New Roman" w:cs="Times New Roman"/>
              <w:lang w:val="en-US"/>
            </w:rPr>
          </w:rPrChange>
        </w:rPr>
        <w:pPrChange w:id="5552" w:author="Cheick Traoré" w:date="2026-01-07T16:26:00Z" w16du:dateUtc="2026-01-07T16:26:00Z">
          <w:pPr>
            <w:tabs>
              <w:tab w:val="left" w:pos="3200"/>
            </w:tabs>
            <w:spacing w:line="480" w:lineRule="auto"/>
          </w:pPr>
        </w:pPrChange>
      </w:pPr>
      <w:del w:id="5553" w:author="Cheick Traoré" w:date="2026-01-07T16:26:00Z" w16du:dateUtc="2026-01-07T16:26:00Z">
        <w:r w:rsidRPr="007A4601" w:rsidDel="00974EF5">
          <w:rPr>
            <w:rFonts w:ascii="Times New Roman" w:hAnsi="Times New Roman" w:cs="Times New Roman"/>
            <w:rPrChange w:id="5554" w:author="Cheick Traoré" w:date="2026-01-08T10:20:00Z" w16du:dateUtc="2026-01-08T10:20:00Z">
              <w:rPr>
                <w:rFonts w:ascii="Times New Roman" w:hAnsi="Times New Roman" w:cs="Times New Roman"/>
                <w:lang w:val="en-US"/>
              </w:rPr>
            </w:rPrChange>
          </w:rPr>
          <w:delText>        forecast = results.get_forecast(steps=periods)</w:delText>
        </w:r>
      </w:del>
    </w:p>
    <w:p w14:paraId="5B3C010A" w14:textId="677E6F0C" w:rsidR="009600FD" w:rsidRPr="007A4601" w:rsidDel="00974EF5" w:rsidRDefault="009600FD" w:rsidP="00974EF5">
      <w:pPr>
        <w:tabs>
          <w:tab w:val="left" w:pos="3200"/>
        </w:tabs>
        <w:spacing w:line="480" w:lineRule="auto"/>
        <w:ind w:left="720" w:firstLine="0"/>
        <w:rPr>
          <w:del w:id="5555" w:author="Cheick Traoré" w:date="2026-01-07T16:26:00Z" w16du:dateUtc="2026-01-07T16:26:00Z"/>
          <w:rFonts w:ascii="Times New Roman" w:hAnsi="Times New Roman" w:cs="Times New Roman"/>
          <w:rPrChange w:id="5556" w:author="Cheick Traoré" w:date="2026-01-08T10:20:00Z" w16du:dateUtc="2026-01-08T10:20:00Z">
            <w:rPr>
              <w:del w:id="5557" w:author="Cheick Traoré" w:date="2026-01-07T16:26:00Z" w16du:dateUtc="2026-01-07T16:26:00Z"/>
              <w:rFonts w:ascii="Times New Roman" w:hAnsi="Times New Roman" w:cs="Times New Roman"/>
              <w:lang w:val="en-US"/>
            </w:rPr>
          </w:rPrChange>
        </w:rPr>
        <w:pPrChange w:id="5558" w:author="Cheick Traoré" w:date="2026-01-07T16:26:00Z" w16du:dateUtc="2026-01-07T16:26:00Z">
          <w:pPr>
            <w:tabs>
              <w:tab w:val="left" w:pos="3200"/>
            </w:tabs>
            <w:spacing w:line="480" w:lineRule="auto"/>
          </w:pPr>
        </w:pPrChange>
      </w:pPr>
      <w:del w:id="5559" w:author="Cheick Traoré" w:date="2026-01-07T16:26:00Z" w16du:dateUtc="2026-01-07T16:26:00Z">
        <w:r w:rsidRPr="007A4601" w:rsidDel="00974EF5">
          <w:rPr>
            <w:rFonts w:ascii="Times New Roman" w:hAnsi="Times New Roman" w:cs="Times New Roman"/>
            <w:rPrChange w:id="5560" w:author="Cheick Traoré" w:date="2026-01-08T10:20:00Z" w16du:dateUtc="2026-01-08T10:20:00Z">
              <w:rPr>
                <w:rFonts w:ascii="Times New Roman" w:hAnsi="Times New Roman" w:cs="Times New Roman"/>
                <w:lang w:val="en-US"/>
              </w:rPr>
            </w:rPrChange>
          </w:rPr>
          <w:delText>        return forecast.conf_int()</w:delText>
        </w:r>
      </w:del>
    </w:p>
    <w:p w14:paraId="2800D39F" w14:textId="7876FF7D" w:rsidR="009600FD" w:rsidRPr="007A4601" w:rsidDel="00974EF5" w:rsidRDefault="009600FD" w:rsidP="00974EF5">
      <w:pPr>
        <w:tabs>
          <w:tab w:val="left" w:pos="3200"/>
        </w:tabs>
        <w:spacing w:line="480" w:lineRule="auto"/>
        <w:ind w:left="720" w:firstLine="0"/>
        <w:rPr>
          <w:del w:id="5561" w:author="Cheick Traoré" w:date="2026-01-07T16:26:00Z" w16du:dateUtc="2026-01-07T16:26:00Z"/>
          <w:rFonts w:ascii="Times New Roman" w:hAnsi="Times New Roman" w:cs="Times New Roman"/>
          <w:b/>
          <w:bCs/>
          <w:rPrChange w:id="5562" w:author="Cheick Traoré" w:date="2026-01-08T10:20:00Z" w16du:dateUtc="2026-01-08T10:20:00Z">
            <w:rPr>
              <w:del w:id="5563" w:author="Cheick Traoré" w:date="2026-01-07T16:26:00Z" w16du:dateUtc="2026-01-07T16:26:00Z"/>
              <w:rFonts w:ascii="Times New Roman" w:hAnsi="Times New Roman" w:cs="Times New Roman"/>
              <w:b/>
              <w:bCs/>
              <w:lang w:val="en-US"/>
            </w:rPr>
          </w:rPrChange>
        </w:rPr>
        <w:pPrChange w:id="5564" w:author="Cheick Traoré" w:date="2026-01-07T16:26:00Z" w16du:dateUtc="2026-01-07T16:26:00Z">
          <w:pPr>
            <w:tabs>
              <w:tab w:val="left" w:pos="3200"/>
            </w:tabs>
            <w:spacing w:line="480" w:lineRule="auto"/>
          </w:pPr>
        </w:pPrChange>
      </w:pPr>
      <w:del w:id="5565" w:author="Cheick Traoré" w:date="2026-01-07T16:26:00Z" w16du:dateUtc="2026-01-07T16:26:00Z">
        <w:r w:rsidRPr="007A4601" w:rsidDel="00974EF5">
          <w:rPr>
            <w:rFonts w:ascii="Times New Roman" w:hAnsi="Times New Roman" w:cs="Times New Roman"/>
            <w:b/>
            <w:bCs/>
            <w:rPrChange w:id="5566" w:author="Cheick Traoré" w:date="2026-01-08T10:20:00Z" w16du:dateUtc="2026-01-08T10:20:00Z">
              <w:rPr>
                <w:rFonts w:ascii="Times New Roman" w:hAnsi="Times New Roman" w:cs="Times New Roman"/>
                <w:b/>
                <w:bCs/>
                <w:lang w:val="en-US"/>
              </w:rPr>
            </w:rPrChange>
          </w:rPr>
          <w:delText>Composant React pour visualisation</w:delText>
        </w:r>
      </w:del>
    </w:p>
    <w:p w14:paraId="42C33F52" w14:textId="08346057" w:rsidR="009600FD" w:rsidRPr="007A4601" w:rsidDel="00974EF5" w:rsidRDefault="009600FD" w:rsidP="00974EF5">
      <w:pPr>
        <w:tabs>
          <w:tab w:val="left" w:pos="3200"/>
        </w:tabs>
        <w:spacing w:line="480" w:lineRule="auto"/>
        <w:ind w:left="720" w:firstLine="0"/>
        <w:rPr>
          <w:del w:id="5567" w:author="Cheick Traoré" w:date="2026-01-07T16:26:00Z" w16du:dateUtc="2026-01-07T16:26:00Z"/>
          <w:rFonts w:ascii="Times New Roman" w:hAnsi="Times New Roman" w:cs="Times New Roman"/>
          <w:rPrChange w:id="5568" w:author="Cheick Traoré" w:date="2026-01-08T10:20:00Z" w16du:dateUtc="2026-01-08T10:20:00Z">
            <w:rPr>
              <w:del w:id="5569" w:author="Cheick Traoré" w:date="2026-01-07T16:26:00Z" w16du:dateUtc="2026-01-07T16:26:00Z"/>
              <w:rFonts w:ascii="Times New Roman" w:hAnsi="Times New Roman" w:cs="Times New Roman"/>
              <w:lang w:val="en-US"/>
            </w:rPr>
          </w:rPrChange>
        </w:rPr>
        <w:pPrChange w:id="5570" w:author="Cheick Traoré" w:date="2026-01-07T16:26:00Z" w16du:dateUtc="2026-01-07T16:26:00Z">
          <w:pPr>
            <w:tabs>
              <w:tab w:val="left" w:pos="3200"/>
            </w:tabs>
            <w:spacing w:line="480" w:lineRule="auto"/>
          </w:pPr>
        </w:pPrChange>
      </w:pPr>
      <w:del w:id="5571" w:author="Cheick Traoré" w:date="2026-01-07T16:26:00Z" w16du:dateUtc="2026-01-07T16:26:00Z">
        <w:r w:rsidRPr="007A4601" w:rsidDel="00974EF5">
          <w:rPr>
            <w:rFonts w:ascii="Times New Roman" w:hAnsi="Times New Roman" w:cs="Times New Roman"/>
            <w:rPrChange w:id="5572" w:author="Cheick Traoré" w:date="2026-01-08T10:20:00Z" w16du:dateUtc="2026-01-08T10:20:00Z">
              <w:rPr>
                <w:rFonts w:ascii="Times New Roman" w:hAnsi="Times New Roman" w:cs="Times New Roman"/>
                <w:lang w:val="en-US"/>
              </w:rPr>
            </w:rPrChange>
          </w:rPr>
          <w:delText>javascript</w:delText>
        </w:r>
      </w:del>
    </w:p>
    <w:p w14:paraId="57610E58" w14:textId="01490260" w:rsidR="009600FD" w:rsidRPr="007A4601" w:rsidDel="00974EF5" w:rsidRDefault="009600FD" w:rsidP="00974EF5">
      <w:pPr>
        <w:tabs>
          <w:tab w:val="left" w:pos="3200"/>
        </w:tabs>
        <w:spacing w:line="480" w:lineRule="auto"/>
        <w:ind w:left="720" w:firstLine="0"/>
        <w:rPr>
          <w:del w:id="5573" w:author="Cheick Traoré" w:date="2026-01-07T16:26:00Z" w16du:dateUtc="2026-01-07T16:26:00Z"/>
          <w:rFonts w:ascii="Times New Roman" w:hAnsi="Times New Roman" w:cs="Times New Roman"/>
          <w:rPrChange w:id="5574" w:author="Cheick Traoré" w:date="2026-01-08T10:20:00Z" w16du:dateUtc="2026-01-08T10:20:00Z">
            <w:rPr>
              <w:del w:id="5575" w:author="Cheick Traoré" w:date="2026-01-07T16:26:00Z" w16du:dateUtc="2026-01-07T16:26:00Z"/>
              <w:rFonts w:ascii="Times New Roman" w:hAnsi="Times New Roman" w:cs="Times New Roman"/>
              <w:lang w:val="en-US"/>
            </w:rPr>
          </w:rPrChange>
        </w:rPr>
        <w:pPrChange w:id="5576" w:author="Cheick Traoré" w:date="2026-01-07T16:26:00Z" w16du:dateUtc="2026-01-07T16:26:00Z">
          <w:pPr>
            <w:tabs>
              <w:tab w:val="left" w:pos="3200"/>
            </w:tabs>
            <w:spacing w:line="480" w:lineRule="auto"/>
          </w:pPr>
        </w:pPrChange>
      </w:pPr>
      <w:del w:id="5577" w:author="Cheick Traoré" w:date="2026-01-07T16:26:00Z" w16du:dateUtc="2026-01-07T16:26:00Z">
        <w:r w:rsidRPr="007A4601" w:rsidDel="00974EF5">
          <w:rPr>
            <w:rFonts w:ascii="Times New Roman" w:hAnsi="Times New Roman" w:cs="Times New Roman"/>
            <w:i/>
            <w:iCs/>
            <w:rPrChange w:id="5578" w:author="Cheick Traoré" w:date="2026-01-08T10:20:00Z" w16du:dateUtc="2026-01-08T10:20:00Z">
              <w:rPr>
                <w:rFonts w:ascii="Times New Roman" w:hAnsi="Times New Roman" w:cs="Times New Roman"/>
                <w:i/>
                <w:iCs/>
                <w:lang w:val="en-US"/>
              </w:rPr>
            </w:rPrChange>
          </w:rPr>
          <w:delText>// frontend/src/components/ForecastChart.jsx</w:delText>
        </w:r>
      </w:del>
    </w:p>
    <w:p w14:paraId="417032D7" w14:textId="68ECC51C" w:rsidR="009600FD" w:rsidRPr="007A4601" w:rsidDel="00974EF5" w:rsidRDefault="009600FD" w:rsidP="00974EF5">
      <w:pPr>
        <w:tabs>
          <w:tab w:val="left" w:pos="3200"/>
        </w:tabs>
        <w:spacing w:line="480" w:lineRule="auto"/>
        <w:ind w:left="720" w:firstLine="0"/>
        <w:rPr>
          <w:del w:id="5579" w:author="Cheick Traoré" w:date="2026-01-07T16:26:00Z" w16du:dateUtc="2026-01-07T16:26:00Z"/>
          <w:rFonts w:ascii="Times New Roman" w:hAnsi="Times New Roman" w:cs="Times New Roman"/>
          <w:rPrChange w:id="5580" w:author="Cheick Traoré" w:date="2026-01-08T10:20:00Z" w16du:dateUtc="2026-01-08T10:20:00Z">
            <w:rPr>
              <w:del w:id="5581" w:author="Cheick Traoré" w:date="2026-01-07T16:26:00Z" w16du:dateUtc="2026-01-07T16:26:00Z"/>
              <w:rFonts w:ascii="Times New Roman" w:hAnsi="Times New Roman" w:cs="Times New Roman"/>
              <w:lang w:val="en-US"/>
            </w:rPr>
          </w:rPrChange>
        </w:rPr>
        <w:pPrChange w:id="5582" w:author="Cheick Traoré" w:date="2026-01-07T16:26:00Z" w16du:dateUtc="2026-01-07T16:26:00Z">
          <w:pPr>
            <w:tabs>
              <w:tab w:val="left" w:pos="3200"/>
            </w:tabs>
            <w:spacing w:line="480" w:lineRule="auto"/>
          </w:pPr>
        </w:pPrChange>
      </w:pPr>
      <w:del w:id="5583" w:author="Cheick Traoré" w:date="2026-01-07T16:26:00Z" w16du:dateUtc="2026-01-07T16:26:00Z">
        <w:r w:rsidRPr="007A4601" w:rsidDel="00974EF5">
          <w:rPr>
            <w:rFonts w:ascii="Times New Roman" w:hAnsi="Times New Roman" w:cs="Times New Roman"/>
            <w:rPrChange w:id="5584" w:author="Cheick Traoré" w:date="2026-01-08T10:20:00Z" w16du:dateUtc="2026-01-08T10:20:00Z">
              <w:rPr>
                <w:rFonts w:ascii="Times New Roman" w:hAnsi="Times New Roman" w:cs="Times New Roman"/>
                <w:lang w:val="en-US"/>
              </w:rPr>
            </w:rPrChange>
          </w:rPr>
          <w:delText>import React, { useState, useEffect } from 'react';</w:delText>
        </w:r>
      </w:del>
    </w:p>
    <w:p w14:paraId="085B3907" w14:textId="5E52B1C4" w:rsidR="009600FD" w:rsidRPr="007A4601" w:rsidDel="00974EF5" w:rsidRDefault="009600FD" w:rsidP="00974EF5">
      <w:pPr>
        <w:tabs>
          <w:tab w:val="left" w:pos="3200"/>
        </w:tabs>
        <w:spacing w:line="480" w:lineRule="auto"/>
        <w:ind w:left="720" w:firstLine="0"/>
        <w:rPr>
          <w:del w:id="5585" w:author="Cheick Traoré" w:date="2026-01-07T16:26:00Z" w16du:dateUtc="2026-01-07T16:26:00Z"/>
          <w:rFonts w:ascii="Times New Roman" w:hAnsi="Times New Roman" w:cs="Times New Roman"/>
          <w:rPrChange w:id="5586" w:author="Cheick Traoré" w:date="2026-01-08T10:20:00Z" w16du:dateUtc="2026-01-08T10:20:00Z">
            <w:rPr>
              <w:del w:id="5587" w:author="Cheick Traoré" w:date="2026-01-07T16:26:00Z" w16du:dateUtc="2026-01-07T16:26:00Z"/>
              <w:rFonts w:ascii="Times New Roman" w:hAnsi="Times New Roman" w:cs="Times New Roman"/>
              <w:lang w:val="en-US"/>
            </w:rPr>
          </w:rPrChange>
        </w:rPr>
        <w:pPrChange w:id="5588" w:author="Cheick Traoré" w:date="2026-01-07T16:26:00Z" w16du:dateUtc="2026-01-07T16:26:00Z">
          <w:pPr>
            <w:tabs>
              <w:tab w:val="left" w:pos="3200"/>
            </w:tabs>
            <w:spacing w:line="480" w:lineRule="auto"/>
          </w:pPr>
        </w:pPrChange>
      </w:pPr>
      <w:del w:id="5589" w:author="Cheick Traoré" w:date="2026-01-07T16:26:00Z" w16du:dateUtc="2026-01-07T16:26:00Z">
        <w:r w:rsidRPr="007A4601" w:rsidDel="00974EF5">
          <w:rPr>
            <w:rFonts w:ascii="Times New Roman" w:hAnsi="Times New Roman" w:cs="Times New Roman"/>
            <w:rPrChange w:id="5590" w:author="Cheick Traoré" w:date="2026-01-08T10:20:00Z" w16du:dateUtc="2026-01-08T10:20:00Z">
              <w:rPr>
                <w:rFonts w:ascii="Times New Roman" w:hAnsi="Times New Roman" w:cs="Times New Roman"/>
                <w:lang w:val="en-US"/>
              </w:rPr>
            </w:rPrChange>
          </w:rPr>
          <w:delText>import Plot from 'react-plotly.js';</w:delText>
        </w:r>
      </w:del>
    </w:p>
    <w:p w14:paraId="2EA769A2" w14:textId="257A9568" w:rsidR="009600FD" w:rsidRPr="007A4601" w:rsidDel="00974EF5" w:rsidRDefault="009600FD" w:rsidP="00974EF5">
      <w:pPr>
        <w:tabs>
          <w:tab w:val="left" w:pos="3200"/>
        </w:tabs>
        <w:spacing w:line="480" w:lineRule="auto"/>
        <w:ind w:left="720" w:firstLine="0"/>
        <w:rPr>
          <w:del w:id="5591" w:author="Cheick Traoré" w:date="2026-01-07T16:26:00Z" w16du:dateUtc="2026-01-07T16:26:00Z"/>
          <w:rFonts w:ascii="Times New Roman" w:hAnsi="Times New Roman" w:cs="Times New Roman"/>
          <w:rPrChange w:id="5592" w:author="Cheick Traoré" w:date="2026-01-08T10:20:00Z" w16du:dateUtc="2026-01-08T10:20:00Z">
            <w:rPr>
              <w:del w:id="5593" w:author="Cheick Traoré" w:date="2026-01-07T16:26:00Z" w16du:dateUtc="2026-01-07T16:26:00Z"/>
              <w:rFonts w:ascii="Times New Roman" w:hAnsi="Times New Roman" w:cs="Times New Roman"/>
              <w:lang w:val="en-US"/>
            </w:rPr>
          </w:rPrChange>
        </w:rPr>
        <w:pPrChange w:id="5594" w:author="Cheick Traoré" w:date="2026-01-07T16:26:00Z" w16du:dateUtc="2026-01-07T16:26:00Z">
          <w:pPr>
            <w:tabs>
              <w:tab w:val="left" w:pos="3200"/>
            </w:tabs>
            <w:spacing w:line="480" w:lineRule="auto"/>
          </w:pPr>
        </w:pPrChange>
      </w:pPr>
      <w:del w:id="5595" w:author="Cheick Traoré" w:date="2026-01-07T16:26:00Z" w16du:dateUtc="2026-01-07T16:26:00Z">
        <w:r w:rsidRPr="007A4601" w:rsidDel="00974EF5">
          <w:rPr>
            <w:rFonts w:ascii="Times New Roman" w:hAnsi="Times New Roman" w:cs="Times New Roman"/>
            <w:rPrChange w:id="5596" w:author="Cheick Traoré" w:date="2026-01-08T10:20:00Z" w16du:dateUtc="2026-01-08T10:20:00Z">
              <w:rPr>
                <w:rFonts w:ascii="Times New Roman" w:hAnsi="Times New Roman" w:cs="Times New Roman"/>
                <w:lang w:val="en-US"/>
              </w:rPr>
            </w:rPrChange>
          </w:rPr>
          <w:delText>import axios from 'axios';</w:delText>
        </w:r>
      </w:del>
    </w:p>
    <w:p w14:paraId="678C2625" w14:textId="6AC26B27" w:rsidR="009600FD" w:rsidRPr="007A4601" w:rsidDel="00974EF5" w:rsidRDefault="009600FD" w:rsidP="00974EF5">
      <w:pPr>
        <w:tabs>
          <w:tab w:val="left" w:pos="3200"/>
        </w:tabs>
        <w:spacing w:line="480" w:lineRule="auto"/>
        <w:ind w:left="720" w:firstLine="0"/>
        <w:rPr>
          <w:del w:id="5597" w:author="Cheick Traoré" w:date="2026-01-07T16:26:00Z" w16du:dateUtc="2026-01-07T16:26:00Z"/>
          <w:rFonts w:ascii="Times New Roman" w:hAnsi="Times New Roman" w:cs="Times New Roman"/>
          <w:rPrChange w:id="5598" w:author="Cheick Traoré" w:date="2026-01-08T10:20:00Z" w16du:dateUtc="2026-01-08T10:20:00Z">
            <w:rPr>
              <w:del w:id="5599" w:author="Cheick Traoré" w:date="2026-01-07T16:26:00Z" w16du:dateUtc="2026-01-07T16:26:00Z"/>
              <w:rFonts w:ascii="Times New Roman" w:hAnsi="Times New Roman" w:cs="Times New Roman"/>
              <w:lang w:val="en-US"/>
            </w:rPr>
          </w:rPrChange>
        </w:rPr>
        <w:pPrChange w:id="5600" w:author="Cheick Traoré" w:date="2026-01-07T16:26:00Z" w16du:dateUtc="2026-01-07T16:26:00Z">
          <w:pPr>
            <w:tabs>
              <w:tab w:val="left" w:pos="3200"/>
            </w:tabs>
            <w:spacing w:line="480" w:lineRule="auto"/>
          </w:pPr>
        </w:pPrChange>
      </w:pPr>
    </w:p>
    <w:p w14:paraId="06A03F6C" w14:textId="3F95B619" w:rsidR="009600FD" w:rsidRPr="007A4601" w:rsidDel="00974EF5" w:rsidRDefault="009600FD" w:rsidP="00974EF5">
      <w:pPr>
        <w:tabs>
          <w:tab w:val="left" w:pos="3200"/>
        </w:tabs>
        <w:spacing w:line="480" w:lineRule="auto"/>
        <w:ind w:left="720" w:firstLine="0"/>
        <w:rPr>
          <w:del w:id="5601" w:author="Cheick Traoré" w:date="2026-01-07T16:26:00Z" w16du:dateUtc="2026-01-07T16:26:00Z"/>
          <w:rFonts w:ascii="Times New Roman" w:hAnsi="Times New Roman" w:cs="Times New Roman"/>
          <w:rPrChange w:id="5602" w:author="Cheick Traoré" w:date="2026-01-08T10:20:00Z" w16du:dateUtc="2026-01-08T10:20:00Z">
            <w:rPr>
              <w:del w:id="5603" w:author="Cheick Traoré" w:date="2026-01-07T16:26:00Z" w16du:dateUtc="2026-01-07T16:26:00Z"/>
              <w:rFonts w:ascii="Times New Roman" w:hAnsi="Times New Roman" w:cs="Times New Roman"/>
              <w:lang w:val="en-US"/>
            </w:rPr>
          </w:rPrChange>
        </w:rPr>
        <w:pPrChange w:id="5604" w:author="Cheick Traoré" w:date="2026-01-07T16:26:00Z" w16du:dateUtc="2026-01-07T16:26:00Z">
          <w:pPr>
            <w:tabs>
              <w:tab w:val="left" w:pos="3200"/>
            </w:tabs>
            <w:spacing w:line="480" w:lineRule="auto"/>
          </w:pPr>
        </w:pPrChange>
      </w:pPr>
      <w:del w:id="5605" w:author="Cheick Traoré" w:date="2026-01-07T16:26:00Z" w16du:dateUtc="2026-01-07T16:26:00Z">
        <w:r w:rsidRPr="007A4601" w:rsidDel="00974EF5">
          <w:rPr>
            <w:rFonts w:ascii="Times New Roman" w:hAnsi="Times New Roman" w:cs="Times New Roman"/>
            <w:rPrChange w:id="5606" w:author="Cheick Traoré" w:date="2026-01-08T10:20:00Z" w16du:dateUtc="2026-01-08T10:20:00Z">
              <w:rPr>
                <w:rFonts w:ascii="Times New Roman" w:hAnsi="Times New Roman" w:cs="Times New Roman"/>
                <w:lang w:val="en-US"/>
              </w:rPr>
            </w:rPrChange>
          </w:rPr>
          <w:delText>const ForecastChart = ({ category, startDate, endDate }) =&gt; {</w:delText>
        </w:r>
      </w:del>
    </w:p>
    <w:p w14:paraId="4CADCDE0" w14:textId="6D77AB61" w:rsidR="009600FD" w:rsidRPr="007A4601" w:rsidDel="00974EF5" w:rsidRDefault="009600FD" w:rsidP="00974EF5">
      <w:pPr>
        <w:tabs>
          <w:tab w:val="left" w:pos="3200"/>
        </w:tabs>
        <w:spacing w:line="480" w:lineRule="auto"/>
        <w:ind w:left="720" w:firstLine="0"/>
        <w:rPr>
          <w:del w:id="5607" w:author="Cheick Traoré" w:date="2026-01-07T16:26:00Z" w16du:dateUtc="2026-01-07T16:26:00Z"/>
          <w:rFonts w:ascii="Times New Roman" w:hAnsi="Times New Roman" w:cs="Times New Roman"/>
          <w:rPrChange w:id="5608" w:author="Cheick Traoré" w:date="2026-01-08T10:20:00Z" w16du:dateUtc="2026-01-08T10:20:00Z">
            <w:rPr>
              <w:del w:id="5609" w:author="Cheick Traoré" w:date="2026-01-07T16:26:00Z" w16du:dateUtc="2026-01-07T16:26:00Z"/>
              <w:rFonts w:ascii="Times New Roman" w:hAnsi="Times New Roman" w:cs="Times New Roman"/>
              <w:lang w:val="en-US"/>
            </w:rPr>
          </w:rPrChange>
        </w:rPr>
        <w:pPrChange w:id="5610" w:author="Cheick Traoré" w:date="2026-01-07T16:26:00Z" w16du:dateUtc="2026-01-07T16:26:00Z">
          <w:pPr>
            <w:tabs>
              <w:tab w:val="left" w:pos="3200"/>
            </w:tabs>
            <w:spacing w:line="480" w:lineRule="auto"/>
          </w:pPr>
        </w:pPrChange>
      </w:pPr>
      <w:del w:id="5611" w:author="Cheick Traoré" w:date="2026-01-07T16:26:00Z" w16du:dateUtc="2026-01-07T16:26:00Z">
        <w:r w:rsidRPr="007A4601" w:rsidDel="00974EF5">
          <w:rPr>
            <w:rFonts w:ascii="Times New Roman" w:hAnsi="Times New Roman" w:cs="Times New Roman"/>
            <w:rPrChange w:id="5612" w:author="Cheick Traoré" w:date="2026-01-08T10:20:00Z" w16du:dateUtc="2026-01-08T10:20:00Z">
              <w:rPr>
                <w:rFonts w:ascii="Times New Roman" w:hAnsi="Times New Roman" w:cs="Times New Roman"/>
                <w:lang w:val="en-US"/>
              </w:rPr>
            </w:rPrChange>
          </w:rPr>
          <w:delText>  const [data, setData] = useState(null);</w:delText>
        </w:r>
      </w:del>
    </w:p>
    <w:p w14:paraId="42BFFAB1" w14:textId="22F6A153" w:rsidR="009600FD" w:rsidRPr="007A4601" w:rsidDel="00974EF5" w:rsidRDefault="009600FD" w:rsidP="00974EF5">
      <w:pPr>
        <w:tabs>
          <w:tab w:val="left" w:pos="3200"/>
        </w:tabs>
        <w:spacing w:line="480" w:lineRule="auto"/>
        <w:ind w:left="720" w:firstLine="0"/>
        <w:rPr>
          <w:del w:id="5613" w:author="Cheick Traoré" w:date="2026-01-07T16:26:00Z" w16du:dateUtc="2026-01-07T16:26:00Z"/>
          <w:rFonts w:ascii="Times New Roman" w:hAnsi="Times New Roman" w:cs="Times New Roman"/>
          <w:rPrChange w:id="5614" w:author="Cheick Traoré" w:date="2026-01-08T10:20:00Z" w16du:dateUtc="2026-01-08T10:20:00Z">
            <w:rPr>
              <w:del w:id="5615" w:author="Cheick Traoré" w:date="2026-01-07T16:26:00Z" w16du:dateUtc="2026-01-07T16:26:00Z"/>
              <w:rFonts w:ascii="Times New Roman" w:hAnsi="Times New Roman" w:cs="Times New Roman"/>
              <w:lang w:val="en-US"/>
            </w:rPr>
          </w:rPrChange>
        </w:rPr>
        <w:pPrChange w:id="5616" w:author="Cheick Traoré" w:date="2026-01-07T16:26:00Z" w16du:dateUtc="2026-01-07T16:26:00Z">
          <w:pPr>
            <w:tabs>
              <w:tab w:val="left" w:pos="3200"/>
            </w:tabs>
            <w:spacing w:line="480" w:lineRule="auto"/>
          </w:pPr>
        </w:pPrChange>
      </w:pPr>
      <w:del w:id="5617" w:author="Cheick Traoré" w:date="2026-01-07T16:26:00Z" w16du:dateUtc="2026-01-07T16:26:00Z">
        <w:r w:rsidRPr="007A4601" w:rsidDel="00974EF5">
          <w:rPr>
            <w:rFonts w:ascii="Times New Roman" w:hAnsi="Times New Roman" w:cs="Times New Roman"/>
            <w:rPrChange w:id="5618" w:author="Cheick Traoré" w:date="2026-01-08T10:20:00Z" w16du:dateUtc="2026-01-08T10:20:00Z">
              <w:rPr>
                <w:rFonts w:ascii="Times New Roman" w:hAnsi="Times New Roman" w:cs="Times New Roman"/>
                <w:lang w:val="en-US"/>
              </w:rPr>
            </w:rPrChange>
          </w:rPr>
          <w:delText>  const [loading, setLoading] = useState(false);</w:delText>
        </w:r>
      </w:del>
    </w:p>
    <w:p w14:paraId="5A013CDA" w14:textId="6A97B502" w:rsidR="009600FD" w:rsidRPr="007A4601" w:rsidDel="00974EF5" w:rsidRDefault="009600FD" w:rsidP="00974EF5">
      <w:pPr>
        <w:tabs>
          <w:tab w:val="left" w:pos="3200"/>
        </w:tabs>
        <w:spacing w:line="480" w:lineRule="auto"/>
        <w:ind w:left="720" w:firstLine="0"/>
        <w:rPr>
          <w:del w:id="5619" w:author="Cheick Traoré" w:date="2026-01-07T16:26:00Z" w16du:dateUtc="2026-01-07T16:26:00Z"/>
          <w:rFonts w:ascii="Times New Roman" w:hAnsi="Times New Roman" w:cs="Times New Roman"/>
          <w:rPrChange w:id="5620" w:author="Cheick Traoré" w:date="2026-01-08T10:20:00Z" w16du:dateUtc="2026-01-08T10:20:00Z">
            <w:rPr>
              <w:del w:id="5621" w:author="Cheick Traoré" w:date="2026-01-07T16:26:00Z" w16du:dateUtc="2026-01-07T16:26:00Z"/>
              <w:rFonts w:ascii="Times New Roman" w:hAnsi="Times New Roman" w:cs="Times New Roman"/>
              <w:lang w:val="en-US"/>
            </w:rPr>
          </w:rPrChange>
        </w:rPr>
        <w:pPrChange w:id="5622" w:author="Cheick Traoré" w:date="2026-01-07T16:26:00Z" w16du:dateUtc="2026-01-07T16:26:00Z">
          <w:pPr>
            <w:tabs>
              <w:tab w:val="left" w:pos="3200"/>
            </w:tabs>
            <w:spacing w:line="480" w:lineRule="auto"/>
          </w:pPr>
        </w:pPrChange>
      </w:pPr>
      <w:del w:id="5623" w:author="Cheick Traoré" w:date="2026-01-07T16:26:00Z" w16du:dateUtc="2026-01-07T16:26:00Z">
        <w:r w:rsidRPr="007A4601" w:rsidDel="00974EF5">
          <w:rPr>
            <w:rFonts w:ascii="Times New Roman" w:hAnsi="Times New Roman" w:cs="Times New Roman"/>
            <w:rPrChange w:id="5624" w:author="Cheick Traoré" w:date="2026-01-08T10:20:00Z" w16du:dateUtc="2026-01-08T10:20:00Z">
              <w:rPr>
                <w:rFonts w:ascii="Times New Roman" w:hAnsi="Times New Roman" w:cs="Times New Roman"/>
                <w:lang w:val="en-US"/>
              </w:rPr>
            </w:rPrChange>
          </w:rPr>
          <w:delText>  const [error, setError] = useState(null);</w:delText>
        </w:r>
      </w:del>
    </w:p>
    <w:p w14:paraId="7C886E41" w14:textId="5907EEFB" w:rsidR="009600FD" w:rsidRPr="007A4601" w:rsidDel="00974EF5" w:rsidRDefault="009600FD" w:rsidP="00974EF5">
      <w:pPr>
        <w:tabs>
          <w:tab w:val="left" w:pos="3200"/>
        </w:tabs>
        <w:spacing w:line="480" w:lineRule="auto"/>
        <w:ind w:left="720" w:firstLine="0"/>
        <w:rPr>
          <w:del w:id="5625" w:author="Cheick Traoré" w:date="2026-01-07T16:26:00Z" w16du:dateUtc="2026-01-07T16:26:00Z"/>
          <w:rFonts w:ascii="Times New Roman" w:hAnsi="Times New Roman" w:cs="Times New Roman"/>
          <w:rPrChange w:id="5626" w:author="Cheick Traoré" w:date="2026-01-08T10:20:00Z" w16du:dateUtc="2026-01-08T10:20:00Z">
            <w:rPr>
              <w:del w:id="5627" w:author="Cheick Traoré" w:date="2026-01-07T16:26:00Z" w16du:dateUtc="2026-01-07T16:26:00Z"/>
              <w:rFonts w:ascii="Times New Roman" w:hAnsi="Times New Roman" w:cs="Times New Roman"/>
              <w:lang w:val="en-US"/>
            </w:rPr>
          </w:rPrChange>
        </w:rPr>
        <w:pPrChange w:id="5628" w:author="Cheick Traoré" w:date="2026-01-07T16:26:00Z" w16du:dateUtc="2026-01-07T16:26:00Z">
          <w:pPr>
            <w:tabs>
              <w:tab w:val="left" w:pos="3200"/>
            </w:tabs>
            <w:spacing w:line="480" w:lineRule="auto"/>
          </w:pPr>
        </w:pPrChange>
      </w:pPr>
    </w:p>
    <w:p w14:paraId="18FAA582" w14:textId="20680A8C" w:rsidR="009600FD" w:rsidRPr="007A4601" w:rsidDel="00974EF5" w:rsidRDefault="009600FD" w:rsidP="00974EF5">
      <w:pPr>
        <w:tabs>
          <w:tab w:val="left" w:pos="3200"/>
        </w:tabs>
        <w:spacing w:line="480" w:lineRule="auto"/>
        <w:ind w:left="720" w:firstLine="0"/>
        <w:rPr>
          <w:del w:id="5629" w:author="Cheick Traoré" w:date="2026-01-07T16:26:00Z" w16du:dateUtc="2026-01-07T16:26:00Z"/>
          <w:rFonts w:ascii="Times New Roman" w:hAnsi="Times New Roman" w:cs="Times New Roman"/>
          <w:rPrChange w:id="5630" w:author="Cheick Traoré" w:date="2026-01-08T10:20:00Z" w16du:dateUtc="2026-01-08T10:20:00Z">
            <w:rPr>
              <w:del w:id="5631" w:author="Cheick Traoré" w:date="2026-01-07T16:26:00Z" w16du:dateUtc="2026-01-07T16:26:00Z"/>
              <w:rFonts w:ascii="Times New Roman" w:hAnsi="Times New Roman" w:cs="Times New Roman"/>
              <w:lang w:val="en-US"/>
            </w:rPr>
          </w:rPrChange>
        </w:rPr>
        <w:pPrChange w:id="5632" w:author="Cheick Traoré" w:date="2026-01-07T16:26:00Z" w16du:dateUtc="2026-01-07T16:26:00Z">
          <w:pPr>
            <w:tabs>
              <w:tab w:val="left" w:pos="3200"/>
            </w:tabs>
            <w:spacing w:line="480" w:lineRule="auto"/>
          </w:pPr>
        </w:pPrChange>
      </w:pPr>
      <w:del w:id="5633" w:author="Cheick Traoré" w:date="2026-01-07T16:26:00Z" w16du:dateUtc="2026-01-07T16:26:00Z">
        <w:r w:rsidRPr="007A4601" w:rsidDel="00974EF5">
          <w:rPr>
            <w:rFonts w:ascii="Times New Roman" w:hAnsi="Times New Roman" w:cs="Times New Roman"/>
            <w:rPrChange w:id="5634" w:author="Cheick Traoré" w:date="2026-01-08T10:20:00Z" w16du:dateUtc="2026-01-08T10:20:00Z">
              <w:rPr>
                <w:rFonts w:ascii="Times New Roman" w:hAnsi="Times New Roman" w:cs="Times New Roman"/>
                <w:lang w:val="en-US"/>
              </w:rPr>
            </w:rPrChange>
          </w:rPr>
          <w:delText>  useEffect(() =&gt; {</w:delText>
        </w:r>
      </w:del>
    </w:p>
    <w:p w14:paraId="62AC234C" w14:textId="52695DE5" w:rsidR="009600FD" w:rsidRPr="007A4601" w:rsidDel="00974EF5" w:rsidRDefault="009600FD" w:rsidP="00974EF5">
      <w:pPr>
        <w:tabs>
          <w:tab w:val="left" w:pos="3200"/>
        </w:tabs>
        <w:spacing w:line="480" w:lineRule="auto"/>
        <w:ind w:left="720" w:firstLine="0"/>
        <w:rPr>
          <w:del w:id="5635" w:author="Cheick Traoré" w:date="2026-01-07T16:26:00Z" w16du:dateUtc="2026-01-07T16:26:00Z"/>
          <w:rFonts w:ascii="Times New Roman" w:hAnsi="Times New Roman" w:cs="Times New Roman"/>
          <w:rPrChange w:id="5636" w:author="Cheick Traoré" w:date="2026-01-08T10:20:00Z" w16du:dateUtc="2026-01-08T10:20:00Z">
            <w:rPr>
              <w:del w:id="5637" w:author="Cheick Traoré" w:date="2026-01-07T16:26:00Z" w16du:dateUtc="2026-01-07T16:26:00Z"/>
              <w:rFonts w:ascii="Times New Roman" w:hAnsi="Times New Roman" w:cs="Times New Roman"/>
              <w:lang w:val="en-US"/>
            </w:rPr>
          </w:rPrChange>
        </w:rPr>
        <w:pPrChange w:id="5638" w:author="Cheick Traoré" w:date="2026-01-07T16:26:00Z" w16du:dateUtc="2026-01-07T16:26:00Z">
          <w:pPr>
            <w:tabs>
              <w:tab w:val="left" w:pos="3200"/>
            </w:tabs>
            <w:spacing w:line="480" w:lineRule="auto"/>
          </w:pPr>
        </w:pPrChange>
      </w:pPr>
      <w:del w:id="5639" w:author="Cheick Traoré" w:date="2026-01-07T16:26:00Z" w16du:dateUtc="2026-01-07T16:26:00Z">
        <w:r w:rsidRPr="007A4601" w:rsidDel="00974EF5">
          <w:rPr>
            <w:rFonts w:ascii="Times New Roman" w:hAnsi="Times New Roman" w:cs="Times New Roman"/>
            <w:rPrChange w:id="5640" w:author="Cheick Traoré" w:date="2026-01-08T10:20:00Z" w16du:dateUtc="2026-01-08T10:20:00Z">
              <w:rPr>
                <w:rFonts w:ascii="Times New Roman" w:hAnsi="Times New Roman" w:cs="Times New Roman"/>
                <w:lang w:val="en-US"/>
              </w:rPr>
            </w:rPrChange>
          </w:rPr>
          <w:delText>    const fetchForecast = async () =&gt; {</w:delText>
        </w:r>
      </w:del>
    </w:p>
    <w:p w14:paraId="00D307DC" w14:textId="2F440D82" w:rsidR="009600FD" w:rsidRPr="007A4601" w:rsidDel="00974EF5" w:rsidRDefault="009600FD" w:rsidP="00974EF5">
      <w:pPr>
        <w:tabs>
          <w:tab w:val="left" w:pos="3200"/>
        </w:tabs>
        <w:spacing w:line="480" w:lineRule="auto"/>
        <w:ind w:left="720" w:firstLine="0"/>
        <w:rPr>
          <w:del w:id="5641" w:author="Cheick Traoré" w:date="2026-01-07T16:26:00Z" w16du:dateUtc="2026-01-07T16:26:00Z"/>
          <w:rFonts w:ascii="Times New Roman" w:hAnsi="Times New Roman" w:cs="Times New Roman"/>
          <w:rPrChange w:id="5642" w:author="Cheick Traoré" w:date="2026-01-08T10:20:00Z" w16du:dateUtc="2026-01-08T10:20:00Z">
            <w:rPr>
              <w:del w:id="5643" w:author="Cheick Traoré" w:date="2026-01-07T16:26:00Z" w16du:dateUtc="2026-01-07T16:26:00Z"/>
              <w:rFonts w:ascii="Times New Roman" w:hAnsi="Times New Roman" w:cs="Times New Roman"/>
              <w:lang w:val="en-US"/>
            </w:rPr>
          </w:rPrChange>
        </w:rPr>
        <w:pPrChange w:id="5644" w:author="Cheick Traoré" w:date="2026-01-07T16:26:00Z" w16du:dateUtc="2026-01-07T16:26:00Z">
          <w:pPr>
            <w:tabs>
              <w:tab w:val="left" w:pos="3200"/>
            </w:tabs>
            <w:spacing w:line="480" w:lineRule="auto"/>
          </w:pPr>
        </w:pPrChange>
      </w:pPr>
      <w:del w:id="5645" w:author="Cheick Traoré" w:date="2026-01-07T16:26:00Z" w16du:dateUtc="2026-01-07T16:26:00Z">
        <w:r w:rsidRPr="007A4601" w:rsidDel="00974EF5">
          <w:rPr>
            <w:rFonts w:ascii="Times New Roman" w:hAnsi="Times New Roman" w:cs="Times New Roman"/>
            <w:rPrChange w:id="5646" w:author="Cheick Traoré" w:date="2026-01-08T10:20:00Z" w16du:dateUtc="2026-01-08T10:20:00Z">
              <w:rPr>
                <w:rFonts w:ascii="Times New Roman" w:hAnsi="Times New Roman" w:cs="Times New Roman"/>
                <w:lang w:val="en-US"/>
              </w:rPr>
            </w:rPrChange>
          </w:rPr>
          <w:delText>      setLoading(true);</w:delText>
        </w:r>
      </w:del>
    </w:p>
    <w:p w14:paraId="3AE12FF4" w14:textId="60C6FC9B" w:rsidR="009600FD" w:rsidRPr="007A4601" w:rsidDel="00974EF5" w:rsidRDefault="009600FD" w:rsidP="00974EF5">
      <w:pPr>
        <w:tabs>
          <w:tab w:val="left" w:pos="3200"/>
        </w:tabs>
        <w:spacing w:line="480" w:lineRule="auto"/>
        <w:ind w:left="720" w:firstLine="0"/>
        <w:rPr>
          <w:del w:id="5647" w:author="Cheick Traoré" w:date="2026-01-07T16:26:00Z" w16du:dateUtc="2026-01-07T16:26:00Z"/>
          <w:rFonts w:ascii="Times New Roman" w:hAnsi="Times New Roman" w:cs="Times New Roman"/>
          <w:rPrChange w:id="5648" w:author="Cheick Traoré" w:date="2026-01-08T10:20:00Z" w16du:dateUtc="2026-01-08T10:20:00Z">
            <w:rPr>
              <w:del w:id="5649" w:author="Cheick Traoré" w:date="2026-01-07T16:26:00Z" w16du:dateUtc="2026-01-07T16:26:00Z"/>
              <w:rFonts w:ascii="Times New Roman" w:hAnsi="Times New Roman" w:cs="Times New Roman"/>
              <w:lang w:val="en-US"/>
            </w:rPr>
          </w:rPrChange>
        </w:rPr>
        <w:pPrChange w:id="5650" w:author="Cheick Traoré" w:date="2026-01-07T16:26:00Z" w16du:dateUtc="2026-01-07T16:26:00Z">
          <w:pPr>
            <w:tabs>
              <w:tab w:val="left" w:pos="3200"/>
            </w:tabs>
            <w:spacing w:line="480" w:lineRule="auto"/>
          </w:pPr>
        </w:pPrChange>
      </w:pPr>
      <w:del w:id="5651" w:author="Cheick Traoré" w:date="2026-01-07T16:26:00Z" w16du:dateUtc="2026-01-07T16:26:00Z">
        <w:r w:rsidRPr="007A4601" w:rsidDel="00974EF5">
          <w:rPr>
            <w:rFonts w:ascii="Times New Roman" w:hAnsi="Times New Roman" w:cs="Times New Roman"/>
            <w:rPrChange w:id="5652" w:author="Cheick Traoré" w:date="2026-01-08T10:20:00Z" w16du:dateUtc="2026-01-08T10:20:00Z">
              <w:rPr>
                <w:rFonts w:ascii="Times New Roman" w:hAnsi="Times New Roman" w:cs="Times New Roman"/>
                <w:lang w:val="en-US"/>
              </w:rPr>
            </w:rPrChange>
          </w:rPr>
          <w:delText>      try {</w:delText>
        </w:r>
      </w:del>
    </w:p>
    <w:p w14:paraId="6BF983D9" w14:textId="4CD5B1FB" w:rsidR="009600FD" w:rsidRPr="007A4601" w:rsidDel="00974EF5" w:rsidRDefault="009600FD" w:rsidP="00974EF5">
      <w:pPr>
        <w:tabs>
          <w:tab w:val="left" w:pos="3200"/>
        </w:tabs>
        <w:spacing w:line="480" w:lineRule="auto"/>
        <w:ind w:left="720" w:firstLine="0"/>
        <w:rPr>
          <w:del w:id="5653" w:author="Cheick Traoré" w:date="2026-01-07T16:26:00Z" w16du:dateUtc="2026-01-07T16:26:00Z"/>
          <w:rFonts w:ascii="Times New Roman" w:hAnsi="Times New Roman" w:cs="Times New Roman"/>
          <w:rPrChange w:id="5654" w:author="Cheick Traoré" w:date="2026-01-08T10:20:00Z" w16du:dateUtc="2026-01-08T10:20:00Z">
            <w:rPr>
              <w:del w:id="5655" w:author="Cheick Traoré" w:date="2026-01-07T16:26:00Z" w16du:dateUtc="2026-01-07T16:26:00Z"/>
              <w:rFonts w:ascii="Times New Roman" w:hAnsi="Times New Roman" w:cs="Times New Roman"/>
              <w:lang w:val="en-US"/>
            </w:rPr>
          </w:rPrChange>
        </w:rPr>
        <w:pPrChange w:id="5656" w:author="Cheick Traoré" w:date="2026-01-07T16:26:00Z" w16du:dateUtc="2026-01-07T16:26:00Z">
          <w:pPr>
            <w:tabs>
              <w:tab w:val="left" w:pos="3200"/>
            </w:tabs>
            <w:spacing w:line="480" w:lineRule="auto"/>
          </w:pPr>
        </w:pPrChange>
      </w:pPr>
      <w:del w:id="5657" w:author="Cheick Traoré" w:date="2026-01-07T16:26:00Z" w16du:dateUtc="2026-01-07T16:26:00Z">
        <w:r w:rsidRPr="007A4601" w:rsidDel="00974EF5">
          <w:rPr>
            <w:rFonts w:ascii="Times New Roman" w:hAnsi="Times New Roman" w:cs="Times New Roman"/>
            <w:rPrChange w:id="5658" w:author="Cheick Traoré" w:date="2026-01-08T10:20:00Z" w16du:dateUtc="2026-01-08T10:20:00Z">
              <w:rPr>
                <w:rFonts w:ascii="Times New Roman" w:hAnsi="Times New Roman" w:cs="Times New Roman"/>
                <w:lang w:val="en-US"/>
              </w:rPr>
            </w:rPrChange>
          </w:rPr>
          <w:delText>        const response = await axios.post('/api/forecast', {</w:delText>
        </w:r>
      </w:del>
    </w:p>
    <w:p w14:paraId="5E4409D3" w14:textId="3D19C4B3" w:rsidR="009600FD" w:rsidRPr="007A4601" w:rsidDel="00974EF5" w:rsidRDefault="009600FD" w:rsidP="00974EF5">
      <w:pPr>
        <w:tabs>
          <w:tab w:val="left" w:pos="3200"/>
        </w:tabs>
        <w:spacing w:line="480" w:lineRule="auto"/>
        <w:ind w:left="720" w:firstLine="0"/>
        <w:rPr>
          <w:del w:id="5659" w:author="Cheick Traoré" w:date="2026-01-07T16:26:00Z" w16du:dateUtc="2026-01-07T16:26:00Z"/>
          <w:rFonts w:ascii="Times New Roman" w:hAnsi="Times New Roman" w:cs="Times New Roman"/>
          <w:rPrChange w:id="5660" w:author="Cheick Traoré" w:date="2026-01-08T10:20:00Z" w16du:dateUtc="2026-01-08T10:20:00Z">
            <w:rPr>
              <w:del w:id="5661" w:author="Cheick Traoré" w:date="2026-01-07T16:26:00Z" w16du:dateUtc="2026-01-07T16:26:00Z"/>
              <w:rFonts w:ascii="Times New Roman" w:hAnsi="Times New Roman" w:cs="Times New Roman"/>
              <w:lang w:val="en-US"/>
            </w:rPr>
          </w:rPrChange>
        </w:rPr>
        <w:pPrChange w:id="5662" w:author="Cheick Traoré" w:date="2026-01-07T16:26:00Z" w16du:dateUtc="2026-01-07T16:26:00Z">
          <w:pPr>
            <w:tabs>
              <w:tab w:val="left" w:pos="3200"/>
            </w:tabs>
            <w:spacing w:line="480" w:lineRule="auto"/>
          </w:pPr>
        </w:pPrChange>
      </w:pPr>
      <w:del w:id="5663" w:author="Cheick Traoré" w:date="2026-01-07T16:26:00Z" w16du:dateUtc="2026-01-07T16:26:00Z">
        <w:r w:rsidRPr="007A4601" w:rsidDel="00974EF5">
          <w:rPr>
            <w:rFonts w:ascii="Times New Roman" w:hAnsi="Times New Roman" w:cs="Times New Roman"/>
            <w:rPrChange w:id="5664" w:author="Cheick Traoré" w:date="2026-01-08T10:20:00Z" w16du:dateUtc="2026-01-08T10:20:00Z">
              <w:rPr>
                <w:rFonts w:ascii="Times New Roman" w:hAnsi="Times New Roman" w:cs="Times New Roman"/>
                <w:lang w:val="en-US"/>
              </w:rPr>
            </w:rPrChange>
          </w:rPr>
          <w:delText>          category,</w:delText>
        </w:r>
      </w:del>
    </w:p>
    <w:p w14:paraId="7339D65D" w14:textId="209BCAB1" w:rsidR="009600FD" w:rsidRPr="007A4601" w:rsidDel="00974EF5" w:rsidRDefault="009600FD" w:rsidP="00974EF5">
      <w:pPr>
        <w:tabs>
          <w:tab w:val="left" w:pos="3200"/>
        </w:tabs>
        <w:spacing w:line="480" w:lineRule="auto"/>
        <w:ind w:left="720" w:firstLine="0"/>
        <w:rPr>
          <w:del w:id="5665" w:author="Cheick Traoré" w:date="2026-01-07T16:26:00Z" w16du:dateUtc="2026-01-07T16:26:00Z"/>
          <w:rFonts w:ascii="Times New Roman" w:hAnsi="Times New Roman" w:cs="Times New Roman"/>
          <w:rPrChange w:id="5666" w:author="Cheick Traoré" w:date="2026-01-08T10:20:00Z" w16du:dateUtc="2026-01-08T10:20:00Z">
            <w:rPr>
              <w:del w:id="5667" w:author="Cheick Traoré" w:date="2026-01-07T16:26:00Z" w16du:dateUtc="2026-01-07T16:26:00Z"/>
              <w:rFonts w:ascii="Times New Roman" w:hAnsi="Times New Roman" w:cs="Times New Roman"/>
              <w:lang w:val="en-US"/>
            </w:rPr>
          </w:rPrChange>
        </w:rPr>
        <w:pPrChange w:id="5668" w:author="Cheick Traoré" w:date="2026-01-07T16:26:00Z" w16du:dateUtc="2026-01-07T16:26:00Z">
          <w:pPr>
            <w:tabs>
              <w:tab w:val="left" w:pos="3200"/>
            </w:tabs>
            <w:spacing w:line="480" w:lineRule="auto"/>
          </w:pPr>
        </w:pPrChange>
      </w:pPr>
      <w:del w:id="5669" w:author="Cheick Traoré" w:date="2026-01-07T16:26:00Z" w16du:dateUtc="2026-01-07T16:26:00Z">
        <w:r w:rsidRPr="007A4601" w:rsidDel="00974EF5">
          <w:rPr>
            <w:rFonts w:ascii="Times New Roman" w:hAnsi="Times New Roman" w:cs="Times New Roman"/>
            <w:rPrChange w:id="5670" w:author="Cheick Traoré" w:date="2026-01-08T10:20:00Z" w16du:dateUtc="2026-01-08T10:20:00Z">
              <w:rPr>
                <w:rFonts w:ascii="Times New Roman" w:hAnsi="Times New Roman" w:cs="Times New Roman"/>
                <w:lang w:val="en-US"/>
              </w:rPr>
            </w:rPrChange>
          </w:rPr>
          <w:delText>          start_date: startDate,</w:delText>
        </w:r>
      </w:del>
    </w:p>
    <w:p w14:paraId="0CE1B183" w14:textId="13BB9C9B" w:rsidR="009600FD" w:rsidRPr="007A4601" w:rsidDel="00974EF5" w:rsidRDefault="009600FD" w:rsidP="00974EF5">
      <w:pPr>
        <w:tabs>
          <w:tab w:val="left" w:pos="3200"/>
        </w:tabs>
        <w:spacing w:line="480" w:lineRule="auto"/>
        <w:ind w:left="720" w:firstLine="0"/>
        <w:rPr>
          <w:del w:id="5671" w:author="Cheick Traoré" w:date="2026-01-07T16:26:00Z" w16du:dateUtc="2026-01-07T16:26:00Z"/>
          <w:rFonts w:ascii="Times New Roman" w:hAnsi="Times New Roman" w:cs="Times New Roman"/>
          <w:rPrChange w:id="5672" w:author="Cheick Traoré" w:date="2026-01-08T10:20:00Z" w16du:dateUtc="2026-01-08T10:20:00Z">
            <w:rPr>
              <w:del w:id="5673" w:author="Cheick Traoré" w:date="2026-01-07T16:26:00Z" w16du:dateUtc="2026-01-07T16:26:00Z"/>
              <w:rFonts w:ascii="Times New Roman" w:hAnsi="Times New Roman" w:cs="Times New Roman"/>
              <w:lang w:val="en-US"/>
            </w:rPr>
          </w:rPrChange>
        </w:rPr>
        <w:pPrChange w:id="5674" w:author="Cheick Traoré" w:date="2026-01-07T16:26:00Z" w16du:dateUtc="2026-01-07T16:26:00Z">
          <w:pPr>
            <w:tabs>
              <w:tab w:val="left" w:pos="3200"/>
            </w:tabs>
            <w:spacing w:line="480" w:lineRule="auto"/>
          </w:pPr>
        </w:pPrChange>
      </w:pPr>
      <w:del w:id="5675" w:author="Cheick Traoré" w:date="2026-01-07T16:26:00Z" w16du:dateUtc="2026-01-07T16:26:00Z">
        <w:r w:rsidRPr="007A4601" w:rsidDel="00974EF5">
          <w:rPr>
            <w:rFonts w:ascii="Times New Roman" w:hAnsi="Times New Roman" w:cs="Times New Roman"/>
            <w:rPrChange w:id="5676" w:author="Cheick Traoré" w:date="2026-01-08T10:20:00Z" w16du:dateUtc="2026-01-08T10:20:00Z">
              <w:rPr>
                <w:rFonts w:ascii="Times New Roman" w:hAnsi="Times New Roman" w:cs="Times New Roman"/>
                <w:lang w:val="en-US"/>
              </w:rPr>
            </w:rPrChange>
          </w:rPr>
          <w:delText>          end_date: endDate,</w:delText>
        </w:r>
      </w:del>
    </w:p>
    <w:p w14:paraId="4963AEA7" w14:textId="1F73918B" w:rsidR="009600FD" w:rsidRPr="007A4601" w:rsidDel="00974EF5" w:rsidRDefault="009600FD" w:rsidP="00974EF5">
      <w:pPr>
        <w:tabs>
          <w:tab w:val="left" w:pos="3200"/>
        </w:tabs>
        <w:spacing w:line="480" w:lineRule="auto"/>
        <w:ind w:left="720" w:firstLine="0"/>
        <w:rPr>
          <w:del w:id="5677" w:author="Cheick Traoré" w:date="2026-01-07T16:26:00Z" w16du:dateUtc="2026-01-07T16:26:00Z"/>
          <w:rFonts w:ascii="Times New Roman" w:hAnsi="Times New Roman" w:cs="Times New Roman"/>
          <w:rPrChange w:id="5678" w:author="Cheick Traoré" w:date="2026-01-08T10:20:00Z" w16du:dateUtc="2026-01-08T10:20:00Z">
            <w:rPr>
              <w:del w:id="5679" w:author="Cheick Traoré" w:date="2026-01-07T16:26:00Z" w16du:dateUtc="2026-01-07T16:26:00Z"/>
              <w:rFonts w:ascii="Times New Roman" w:hAnsi="Times New Roman" w:cs="Times New Roman"/>
              <w:lang w:val="en-US"/>
            </w:rPr>
          </w:rPrChange>
        </w:rPr>
        <w:pPrChange w:id="5680" w:author="Cheick Traoré" w:date="2026-01-07T16:26:00Z" w16du:dateUtc="2026-01-07T16:26:00Z">
          <w:pPr>
            <w:tabs>
              <w:tab w:val="left" w:pos="3200"/>
            </w:tabs>
            <w:spacing w:line="480" w:lineRule="auto"/>
          </w:pPr>
        </w:pPrChange>
      </w:pPr>
      <w:del w:id="5681" w:author="Cheick Traoré" w:date="2026-01-07T16:26:00Z" w16du:dateUtc="2026-01-07T16:26:00Z">
        <w:r w:rsidRPr="007A4601" w:rsidDel="00974EF5">
          <w:rPr>
            <w:rFonts w:ascii="Times New Roman" w:hAnsi="Times New Roman" w:cs="Times New Roman"/>
            <w:rPrChange w:id="5682" w:author="Cheick Traoré" w:date="2026-01-08T10:20:00Z" w16du:dateUtc="2026-01-08T10:20:00Z">
              <w:rPr>
                <w:rFonts w:ascii="Times New Roman" w:hAnsi="Times New Roman" w:cs="Times New Roman"/>
                <w:lang w:val="en-US"/>
              </w:rPr>
            </w:rPrChange>
          </w:rPr>
          <w:delText>          forecast_periods: 24</w:delText>
        </w:r>
      </w:del>
    </w:p>
    <w:p w14:paraId="10302220" w14:textId="2FA353EB" w:rsidR="009600FD" w:rsidRPr="007A4601" w:rsidDel="00974EF5" w:rsidRDefault="009600FD" w:rsidP="00974EF5">
      <w:pPr>
        <w:tabs>
          <w:tab w:val="left" w:pos="3200"/>
        </w:tabs>
        <w:spacing w:line="480" w:lineRule="auto"/>
        <w:ind w:left="720" w:firstLine="0"/>
        <w:rPr>
          <w:del w:id="5683" w:author="Cheick Traoré" w:date="2026-01-07T16:26:00Z" w16du:dateUtc="2026-01-07T16:26:00Z"/>
          <w:rFonts w:ascii="Times New Roman" w:hAnsi="Times New Roman" w:cs="Times New Roman"/>
          <w:rPrChange w:id="5684" w:author="Cheick Traoré" w:date="2026-01-08T10:20:00Z" w16du:dateUtc="2026-01-08T10:20:00Z">
            <w:rPr>
              <w:del w:id="5685" w:author="Cheick Traoré" w:date="2026-01-07T16:26:00Z" w16du:dateUtc="2026-01-07T16:26:00Z"/>
              <w:rFonts w:ascii="Times New Roman" w:hAnsi="Times New Roman" w:cs="Times New Roman"/>
              <w:lang w:val="en-US"/>
            </w:rPr>
          </w:rPrChange>
        </w:rPr>
        <w:pPrChange w:id="5686" w:author="Cheick Traoré" w:date="2026-01-07T16:26:00Z" w16du:dateUtc="2026-01-07T16:26:00Z">
          <w:pPr>
            <w:tabs>
              <w:tab w:val="left" w:pos="3200"/>
            </w:tabs>
            <w:spacing w:line="480" w:lineRule="auto"/>
          </w:pPr>
        </w:pPrChange>
      </w:pPr>
      <w:del w:id="5687" w:author="Cheick Traoré" w:date="2026-01-07T16:26:00Z" w16du:dateUtc="2026-01-07T16:26:00Z">
        <w:r w:rsidRPr="007A4601" w:rsidDel="00974EF5">
          <w:rPr>
            <w:rFonts w:ascii="Times New Roman" w:hAnsi="Times New Roman" w:cs="Times New Roman"/>
            <w:rPrChange w:id="5688" w:author="Cheick Traoré" w:date="2026-01-08T10:20:00Z" w16du:dateUtc="2026-01-08T10:20:00Z">
              <w:rPr>
                <w:rFonts w:ascii="Times New Roman" w:hAnsi="Times New Roman" w:cs="Times New Roman"/>
                <w:lang w:val="en-US"/>
              </w:rPr>
            </w:rPrChange>
          </w:rPr>
          <w:delText>        });</w:delText>
        </w:r>
      </w:del>
    </w:p>
    <w:p w14:paraId="2199D6DB" w14:textId="27D730B8" w:rsidR="009600FD" w:rsidRPr="007A4601" w:rsidDel="00974EF5" w:rsidRDefault="009600FD" w:rsidP="00974EF5">
      <w:pPr>
        <w:tabs>
          <w:tab w:val="left" w:pos="3200"/>
        </w:tabs>
        <w:spacing w:line="480" w:lineRule="auto"/>
        <w:ind w:left="720" w:firstLine="0"/>
        <w:rPr>
          <w:del w:id="5689" w:author="Cheick Traoré" w:date="2026-01-07T16:26:00Z" w16du:dateUtc="2026-01-07T16:26:00Z"/>
          <w:rFonts w:ascii="Times New Roman" w:hAnsi="Times New Roman" w:cs="Times New Roman"/>
          <w:rPrChange w:id="5690" w:author="Cheick Traoré" w:date="2026-01-08T10:20:00Z" w16du:dateUtc="2026-01-08T10:20:00Z">
            <w:rPr>
              <w:del w:id="5691" w:author="Cheick Traoré" w:date="2026-01-07T16:26:00Z" w16du:dateUtc="2026-01-07T16:26:00Z"/>
              <w:rFonts w:ascii="Times New Roman" w:hAnsi="Times New Roman" w:cs="Times New Roman"/>
              <w:lang w:val="en-US"/>
            </w:rPr>
          </w:rPrChange>
        </w:rPr>
        <w:pPrChange w:id="5692" w:author="Cheick Traoré" w:date="2026-01-07T16:26:00Z" w16du:dateUtc="2026-01-07T16:26:00Z">
          <w:pPr>
            <w:tabs>
              <w:tab w:val="left" w:pos="3200"/>
            </w:tabs>
            <w:spacing w:line="480" w:lineRule="auto"/>
          </w:pPr>
        </w:pPrChange>
      </w:pPr>
      <w:del w:id="5693" w:author="Cheick Traoré" w:date="2026-01-07T16:26:00Z" w16du:dateUtc="2026-01-07T16:26:00Z">
        <w:r w:rsidRPr="007A4601" w:rsidDel="00974EF5">
          <w:rPr>
            <w:rFonts w:ascii="Times New Roman" w:hAnsi="Times New Roman" w:cs="Times New Roman"/>
            <w:rPrChange w:id="5694" w:author="Cheick Traoré" w:date="2026-01-08T10:20:00Z" w16du:dateUtc="2026-01-08T10:20:00Z">
              <w:rPr>
                <w:rFonts w:ascii="Times New Roman" w:hAnsi="Times New Roman" w:cs="Times New Roman"/>
                <w:lang w:val="en-US"/>
              </w:rPr>
            </w:rPrChange>
          </w:rPr>
          <w:delText>        setData(response.data);</w:delText>
        </w:r>
      </w:del>
    </w:p>
    <w:p w14:paraId="25D45000" w14:textId="6D183034" w:rsidR="009600FD" w:rsidRPr="00AB1D00" w:rsidDel="00974EF5" w:rsidRDefault="009600FD" w:rsidP="00974EF5">
      <w:pPr>
        <w:tabs>
          <w:tab w:val="left" w:pos="3200"/>
        </w:tabs>
        <w:spacing w:line="480" w:lineRule="auto"/>
        <w:ind w:left="720" w:firstLine="0"/>
        <w:rPr>
          <w:del w:id="5695" w:author="Cheick Traoré" w:date="2026-01-07T16:26:00Z" w16du:dateUtc="2026-01-07T16:26:00Z"/>
          <w:rFonts w:ascii="Times New Roman" w:hAnsi="Times New Roman" w:cs="Times New Roman"/>
        </w:rPr>
        <w:pPrChange w:id="5696" w:author="Cheick Traoré" w:date="2026-01-07T16:26:00Z" w16du:dateUtc="2026-01-07T16:26:00Z">
          <w:pPr>
            <w:tabs>
              <w:tab w:val="left" w:pos="3200"/>
            </w:tabs>
            <w:spacing w:line="480" w:lineRule="auto"/>
          </w:pPr>
        </w:pPrChange>
      </w:pPr>
      <w:del w:id="5697" w:author="Cheick Traoré" w:date="2026-01-07T16:26:00Z" w16du:dateUtc="2026-01-07T16:26:00Z">
        <w:r w:rsidRPr="007A4601" w:rsidDel="00974EF5">
          <w:rPr>
            <w:rFonts w:ascii="Times New Roman" w:hAnsi="Times New Roman" w:cs="Times New Roman"/>
            <w:rPrChange w:id="5698" w:author="Cheick Traoré" w:date="2026-01-08T10:20:00Z" w16du:dateUtc="2026-01-08T10:20:00Z">
              <w:rPr>
                <w:rFonts w:ascii="Times New Roman" w:hAnsi="Times New Roman" w:cs="Times New Roman"/>
                <w:lang w:val="en-US"/>
              </w:rPr>
            </w:rPrChange>
          </w:rPr>
          <w:delText>        </w:delText>
        </w:r>
        <w:r w:rsidRPr="00AB1D00" w:rsidDel="00974EF5">
          <w:rPr>
            <w:rFonts w:ascii="Times New Roman" w:hAnsi="Times New Roman" w:cs="Times New Roman"/>
          </w:rPr>
          <w:delText>setError(null);</w:delText>
        </w:r>
      </w:del>
    </w:p>
    <w:p w14:paraId="5D0DCB91" w14:textId="53FE3061" w:rsidR="009600FD" w:rsidRPr="00AB1D00" w:rsidDel="00974EF5" w:rsidRDefault="009600FD" w:rsidP="00974EF5">
      <w:pPr>
        <w:tabs>
          <w:tab w:val="left" w:pos="3200"/>
        </w:tabs>
        <w:spacing w:line="480" w:lineRule="auto"/>
        <w:ind w:left="720" w:firstLine="0"/>
        <w:rPr>
          <w:del w:id="5699" w:author="Cheick Traoré" w:date="2026-01-07T16:26:00Z" w16du:dateUtc="2026-01-07T16:26:00Z"/>
          <w:rFonts w:ascii="Times New Roman" w:hAnsi="Times New Roman" w:cs="Times New Roman"/>
        </w:rPr>
        <w:pPrChange w:id="5700" w:author="Cheick Traoré" w:date="2026-01-07T16:26:00Z" w16du:dateUtc="2026-01-07T16:26:00Z">
          <w:pPr>
            <w:tabs>
              <w:tab w:val="left" w:pos="3200"/>
            </w:tabs>
            <w:spacing w:line="480" w:lineRule="auto"/>
          </w:pPr>
        </w:pPrChange>
      </w:pPr>
      <w:del w:id="5701" w:author="Cheick Traoré" w:date="2026-01-07T16:26:00Z" w16du:dateUtc="2026-01-07T16:26:00Z">
        <w:r w:rsidRPr="00AB1D00" w:rsidDel="00974EF5">
          <w:rPr>
            <w:rFonts w:ascii="Times New Roman" w:hAnsi="Times New Roman" w:cs="Times New Roman"/>
          </w:rPr>
          <w:delText>      } catch (err) {</w:delText>
        </w:r>
      </w:del>
    </w:p>
    <w:p w14:paraId="75476306" w14:textId="15765614" w:rsidR="009600FD" w:rsidRPr="00AB1D00" w:rsidDel="00974EF5" w:rsidRDefault="009600FD" w:rsidP="00974EF5">
      <w:pPr>
        <w:tabs>
          <w:tab w:val="left" w:pos="3200"/>
        </w:tabs>
        <w:spacing w:line="480" w:lineRule="auto"/>
        <w:ind w:left="720" w:firstLine="0"/>
        <w:rPr>
          <w:del w:id="5702" w:author="Cheick Traoré" w:date="2026-01-07T16:26:00Z" w16du:dateUtc="2026-01-07T16:26:00Z"/>
          <w:rFonts w:ascii="Times New Roman" w:hAnsi="Times New Roman" w:cs="Times New Roman"/>
        </w:rPr>
        <w:pPrChange w:id="5703" w:author="Cheick Traoré" w:date="2026-01-07T16:26:00Z" w16du:dateUtc="2026-01-07T16:26:00Z">
          <w:pPr>
            <w:tabs>
              <w:tab w:val="left" w:pos="3200"/>
            </w:tabs>
            <w:spacing w:line="480" w:lineRule="auto"/>
          </w:pPr>
        </w:pPrChange>
      </w:pPr>
      <w:del w:id="5704" w:author="Cheick Traoré" w:date="2026-01-07T16:26:00Z" w16du:dateUtc="2026-01-07T16:26:00Z">
        <w:r w:rsidRPr="00AB1D00" w:rsidDel="00974EF5">
          <w:rPr>
            <w:rFonts w:ascii="Times New Roman" w:hAnsi="Times New Roman" w:cs="Times New Roman"/>
          </w:rPr>
          <w:delText xml:space="preserve">        setError('Erreur lors de la génération des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s');</w:delText>
        </w:r>
      </w:del>
    </w:p>
    <w:p w14:paraId="4EAEC5DB" w14:textId="2451CA7A" w:rsidR="009600FD" w:rsidRPr="007A4601" w:rsidDel="00974EF5" w:rsidRDefault="009600FD" w:rsidP="00974EF5">
      <w:pPr>
        <w:tabs>
          <w:tab w:val="left" w:pos="3200"/>
        </w:tabs>
        <w:spacing w:line="480" w:lineRule="auto"/>
        <w:ind w:left="720" w:firstLine="0"/>
        <w:rPr>
          <w:del w:id="5705" w:author="Cheick Traoré" w:date="2026-01-07T16:26:00Z" w16du:dateUtc="2026-01-07T16:26:00Z"/>
          <w:rFonts w:ascii="Times New Roman" w:hAnsi="Times New Roman" w:cs="Times New Roman"/>
          <w:rPrChange w:id="5706" w:author="Cheick Traoré" w:date="2026-01-08T10:20:00Z" w16du:dateUtc="2026-01-08T10:20:00Z">
            <w:rPr>
              <w:del w:id="5707" w:author="Cheick Traoré" w:date="2026-01-07T16:26:00Z" w16du:dateUtc="2026-01-07T16:26:00Z"/>
              <w:rFonts w:ascii="Times New Roman" w:hAnsi="Times New Roman" w:cs="Times New Roman"/>
              <w:lang w:val="en-US"/>
            </w:rPr>
          </w:rPrChange>
        </w:rPr>
        <w:pPrChange w:id="5708" w:author="Cheick Traoré" w:date="2026-01-07T16:26:00Z" w16du:dateUtc="2026-01-07T16:26:00Z">
          <w:pPr>
            <w:tabs>
              <w:tab w:val="left" w:pos="3200"/>
            </w:tabs>
            <w:spacing w:line="480" w:lineRule="auto"/>
          </w:pPr>
        </w:pPrChange>
      </w:pPr>
      <w:del w:id="5709" w:author="Cheick Traoré" w:date="2026-01-07T16:26:00Z" w16du:dateUtc="2026-01-07T16:26:00Z">
        <w:r w:rsidRPr="00AB1D00" w:rsidDel="00974EF5">
          <w:rPr>
            <w:rFonts w:ascii="Times New Roman" w:hAnsi="Times New Roman" w:cs="Times New Roman"/>
          </w:rPr>
          <w:delText>        </w:delText>
        </w:r>
        <w:r w:rsidRPr="007A4601" w:rsidDel="00974EF5">
          <w:rPr>
            <w:rFonts w:ascii="Times New Roman" w:hAnsi="Times New Roman" w:cs="Times New Roman"/>
            <w:rPrChange w:id="5710" w:author="Cheick Traoré" w:date="2026-01-08T10:20:00Z" w16du:dateUtc="2026-01-08T10:20:00Z">
              <w:rPr>
                <w:rFonts w:ascii="Times New Roman" w:hAnsi="Times New Roman" w:cs="Times New Roman"/>
                <w:lang w:val="en-US"/>
              </w:rPr>
            </w:rPrChange>
          </w:rPr>
          <w:delText>console.error(err);</w:delText>
        </w:r>
      </w:del>
    </w:p>
    <w:p w14:paraId="21E932F5" w14:textId="70D16164" w:rsidR="009600FD" w:rsidRPr="007A4601" w:rsidDel="00974EF5" w:rsidRDefault="009600FD" w:rsidP="00974EF5">
      <w:pPr>
        <w:tabs>
          <w:tab w:val="left" w:pos="3200"/>
        </w:tabs>
        <w:spacing w:line="480" w:lineRule="auto"/>
        <w:ind w:left="720" w:firstLine="0"/>
        <w:rPr>
          <w:del w:id="5711" w:author="Cheick Traoré" w:date="2026-01-07T16:26:00Z" w16du:dateUtc="2026-01-07T16:26:00Z"/>
          <w:rFonts w:ascii="Times New Roman" w:hAnsi="Times New Roman" w:cs="Times New Roman"/>
          <w:rPrChange w:id="5712" w:author="Cheick Traoré" w:date="2026-01-08T10:20:00Z" w16du:dateUtc="2026-01-08T10:20:00Z">
            <w:rPr>
              <w:del w:id="5713" w:author="Cheick Traoré" w:date="2026-01-07T16:26:00Z" w16du:dateUtc="2026-01-07T16:26:00Z"/>
              <w:rFonts w:ascii="Times New Roman" w:hAnsi="Times New Roman" w:cs="Times New Roman"/>
              <w:lang w:val="en-US"/>
            </w:rPr>
          </w:rPrChange>
        </w:rPr>
        <w:pPrChange w:id="5714" w:author="Cheick Traoré" w:date="2026-01-07T16:26:00Z" w16du:dateUtc="2026-01-07T16:26:00Z">
          <w:pPr>
            <w:tabs>
              <w:tab w:val="left" w:pos="3200"/>
            </w:tabs>
            <w:spacing w:line="480" w:lineRule="auto"/>
          </w:pPr>
        </w:pPrChange>
      </w:pPr>
      <w:del w:id="5715" w:author="Cheick Traoré" w:date="2026-01-07T16:26:00Z" w16du:dateUtc="2026-01-07T16:26:00Z">
        <w:r w:rsidRPr="007A4601" w:rsidDel="00974EF5">
          <w:rPr>
            <w:rFonts w:ascii="Times New Roman" w:hAnsi="Times New Roman" w:cs="Times New Roman"/>
            <w:rPrChange w:id="5716" w:author="Cheick Traoré" w:date="2026-01-08T10:20:00Z" w16du:dateUtc="2026-01-08T10:20:00Z">
              <w:rPr>
                <w:rFonts w:ascii="Times New Roman" w:hAnsi="Times New Roman" w:cs="Times New Roman"/>
                <w:lang w:val="en-US"/>
              </w:rPr>
            </w:rPrChange>
          </w:rPr>
          <w:delText>      } finally {</w:delText>
        </w:r>
      </w:del>
    </w:p>
    <w:p w14:paraId="0A54B706" w14:textId="2B922693" w:rsidR="009600FD" w:rsidRPr="007A4601" w:rsidDel="00974EF5" w:rsidRDefault="009600FD" w:rsidP="00974EF5">
      <w:pPr>
        <w:tabs>
          <w:tab w:val="left" w:pos="3200"/>
        </w:tabs>
        <w:spacing w:line="480" w:lineRule="auto"/>
        <w:ind w:left="720" w:firstLine="0"/>
        <w:rPr>
          <w:del w:id="5717" w:author="Cheick Traoré" w:date="2026-01-07T16:26:00Z" w16du:dateUtc="2026-01-07T16:26:00Z"/>
          <w:rFonts w:ascii="Times New Roman" w:hAnsi="Times New Roman" w:cs="Times New Roman"/>
          <w:rPrChange w:id="5718" w:author="Cheick Traoré" w:date="2026-01-08T10:20:00Z" w16du:dateUtc="2026-01-08T10:20:00Z">
            <w:rPr>
              <w:del w:id="5719" w:author="Cheick Traoré" w:date="2026-01-07T16:26:00Z" w16du:dateUtc="2026-01-07T16:26:00Z"/>
              <w:rFonts w:ascii="Times New Roman" w:hAnsi="Times New Roman" w:cs="Times New Roman"/>
              <w:lang w:val="en-US"/>
            </w:rPr>
          </w:rPrChange>
        </w:rPr>
        <w:pPrChange w:id="5720" w:author="Cheick Traoré" w:date="2026-01-07T16:26:00Z" w16du:dateUtc="2026-01-07T16:26:00Z">
          <w:pPr>
            <w:tabs>
              <w:tab w:val="left" w:pos="3200"/>
            </w:tabs>
            <w:spacing w:line="480" w:lineRule="auto"/>
          </w:pPr>
        </w:pPrChange>
      </w:pPr>
      <w:del w:id="5721" w:author="Cheick Traoré" w:date="2026-01-07T16:26:00Z" w16du:dateUtc="2026-01-07T16:26:00Z">
        <w:r w:rsidRPr="007A4601" w:rsidDel="00974EF5">
          <w:rPr>
            <w:rFonts w:ascii="Times New Roman" w:hAnsi="Times New Roman" w:cs="Times New Roman"/>
            <w:rPrChange w:id="5722" w:author="Cheick Traoré" w:date="2026-01-08T10:20:00Z" w16du:dateUtc="2026-01-08T10:20:00Z">
              <w:rPr>
                <w:rFonts w:ascii="Times New Roman" w:hAnsi="Times New Roman" w:cs="Times New Roman"/>
                <w:lang w:val="en-US"/>
              </w:rPr>
            </w:rPrChange>
          </w:rPr>
          <w:delText>        setLoading(false);</w:delText>
        </w:r>
      </w:del>
    </w:p>
    <w:p w14:paraId="6EFE28BC" w14:textId="20DEA8F3" w:rsidR="009600FD" w:rsidRPr="007A4601" w:rsidDel="00974EF5" w:rsidRDefault="009600FD" w:rsidP="00974EF5">
      <w:pPr>
        <w:tabs>
          <w:tab w:val="left" w:pos="3200"/>
        </w:tabs>
        <w:spacing w:line="480" w:lineRule="auto"/>
        <w:ind w:left="720" w:firstLine="0"/>
        <w:rPr>
          <w:del w:id="5723" w:author="Cheick Traoré" w:date="2026-01-07T16:26:00Z" w16du:dateUtc="2026-01-07T16:26:00Z"/>
          <w:rFonts w:ascii="Times New Roman" w:hAnsi="Times New Roman" w:cs="Times New Roman"/>
          <w:rPrChange w:id="5724" w:author="Cheick Traoré" w:date="2026-01-08T10:20:00Z" w16du:dateUtc="2026-01-08T10:20:00Z">
            <w:rPr>
              <w:del w:id="5725" w:author="Cheick Traoré" w:date="2026-01-07T16:26:00Z" w16du:dateUtc="2026-01-07T16:26:00Z"/>
              <w:rFonts w:ascii="Times New Roman" w:hAnsi="Times New Roman" w:cs="Times New Roman"/>
              <w:lang w:val="en-US"/>
            </w:rPr>
          </w:rPrChange>
        </w:rPr>
        <w:pPrChange w:id="5726" w:author="Cheick Traoré" w:date="2026-01-07T16:26:00Z" w16du:dateUtc="2026-01-07T16:26:00Z">
          <w:pPr>
            <w:tabs>
              <w:tab w:val="left" w:pos="3200"/>
            </w:tabs>
            <w:spacing w:line="480" w:lineRule="auto"/>
          </w:pPr>
        </w:pPrChange>
      </w:pPr>
      <w:del w:id="5727" w:author="Cheick Traoré" w:date="2026-01-07T16:26:00Z" w16du:dateUtc="2026-01-07T16:26:00Z">
        <w:r w:rsidRPr="007A4601" w:rsidDel="00974EF5">
          <w:rPr>
            <w:rFonts w:ascii="Times New Roman" w:hAnsi="Times New Roman" w:cs="Times New Roman"/>
            <w:rPrChange w:id="5728" w:author="Cheick Traoré" w:date="2026-01-08T10:20:00Z" w16du:dateUtc="2026-01-08T10:20:00Z">
              <w:rPr>
                <w:rFonts w:ascii="Times New Roman" w:hAnsi="Times New Roman" w:cs="Times New Roman"/>
                <w:lang w:val="en-US"/>
              </w:rPr>
            </w:rPrChange>
          </w:rPr>
          <w:delText>      }</w:delText>
        </w:r>
      </w:del>
    </w:p>
    <w:p w14:paraId="276DA00C" w14:textId="19043A10" w:rsidR="009600FD" w:rsidRPr="007A4601" w:rsidDel="00974EF5" w:rsidRDefault="009600FD" w:rsidP="00974EF5">
      <w:pPr>
        <w:tabs>
          <w:tab w:val="left" w:pos="3200"/>
        </w:tabs>
        <w:spacing w:line="480" w:lineRule="auto"/>
        <w:ind w:left="720" w:firstLine="0"/>
        <w:rPr>
          <w:del w:id="5729" w:author="Cheick Traoré" w:date="2026-01-07T16:26:00Z" w16du:dateUtc="2026-01-07T16:26:00Z"/>
          <w:rFonts w:ascii="Times New Roman" w:hAnsi="Times New Roman" w:cs="Times New Roman"/>
          <w:rPrChange w:id="5730" w:author="Cheick Traoré" w:date="2026-01-08T10:20:00Z" w16du:dateUtc="2026-01-08T10:20:00Z">
            <w:rPr>
              <w:del w:id="5731" w:author="Cheick Traoré" w:date="2026-01-07T16:26:00Z" w16du:dateUtc="2026-01-07T16:26:00Z"/>
              <w:rFonts w:ascii="Times New Roman" w:hAnsi="Times New Roman" w:cs="Times New Roman"/>
              <w:lang w:val="en-US"/>
            </w:rPr>
          </w:rPrChange>
        </w:rPr>
        <w:pPrChange w:id="5732" w:author="Cheick Traoré" w:date="2026-01-07T16:26:00Z" w16du:dateUtc="2026-01-07T16:26:00Z">
          <w:pPr>
            <w:tabs>
              <w:tab w:val="left" w:pos="3200"/>
            </w:tabs>
            <w:spacing w:line="480" w:lineRule="auto"/>
          </w:pPr>
        </w:pPrChange>
      </w:pPr>
      <w:del w:id="5733" w:author="Cheick Traoré" w:date="2026-01-07T16:26:00Z" w16du:dateUtc="2026-01-07T16:26:00Z">
        <w:r w:rsidRPr="007A4601" w:rsidDel="00974EF5">
          <w:rPr>
            <w:rFonts w:ascii="Times New Roman" w:hAnsi="Times New Roman" w:cs="Times New Roman"/>
            <w:rPrChange w:id="5734" w:author="Cheick Traoré" w:date="2026-01-08T10:20:00Z" w16du:dateUtc="2026-01-08T10:20:00Z">
              <w:rPr>
                <w:rFonts w:ascii="Times New Roman" w:hAnsi="Times New Roman" w:cs="Times New Roman"/>
                <w:lang w:val="en-US"/>
              </w:rPr>
            </w:rPrChange>
          </w:rPr>
          <w:delText>    };</w:delText>
        </w:r>
      </w:del>
    </w:p>
    <w:p w14:paraId="33A1A7A1" w14:textId="52342BBD" w:rsidR="009600FD" w:rsidRPr="007A4601" w:rsidDel="00974EF5" w:rsidRDefault="009600FD" w:rsidP="00974EF5">
      <w:pPr>
        <w:tabs>
          <w:tab w:val="left" w:pos="3200"/>
        </w:tabs>
        <w:spacing w:line="480" w:lineRule="auto"/>
        <w:ind w:left="720" w:firstLine="0"/>
        <w:rPr>
          <w:del w:id="5735" w:author="Cheick Traoré" w:date="2026-01-07T16:26:00Z" w16du:dateUtc="2026-01-07T16:26:00Z"/>
          <w:rFonts w:ascii="Times New Roman" w:hAnsi="Times New Roman" w:cs="Times New Roman"/>
          <w:rPrChange w:id="5736" w:author="Cheick Traoré" w:date="2026-01-08T10:20:00Z" w16du:dateUtc="2026-01-08T10:20:00Z">
            <w:rPr>
              <w:del w:id="5737" w:author="Cheick Traoré" w:date="2026-01-07T16:26:00Z" w16du:dateUtc="2026-01-07T16:26:00Z"/>
              <w:rFonts w:ascii="Times New Roman" w:hAnsi="Times New Roman" w:cs="Times New Roman"/>
              <w:lang w:val="en-US"/>
            </w:rPr>
          </w:rPrChange>
        </w:rPr>
        <w:pPrChange w:id="5738" w:author="Cheick Traoré" w:date="2026-01-07T16:26:00Z" w16du:dateUtc="2026-01-07T16:26:00Z">
          <w:pPr>
            <w:tabs>
              <w:tab w:val="left" w:pos="3200"/>
            </w:tabs>
            <w:spacing w:line="480" w:lineRule="auto"/>
          </w:pPr>
        </w:pPrChange>
      </w:pPr>
    </w:p>
    <w:p w14:paraId="5BA898F6" w14:textId="367EC6C8" w:rsidR="009600FD" w:rsidRPr="007A4601" w:rsidDel="00974EF5" w:rsidRDefault="009600FD" w:rsidP="00974EF5">
      <w:pPr>
        <w:tabs>
          <w:tab w:val="left" w:pos="3200"/>
        </w:tabs>
        <w:spacing w:line="480" w:lineRule="auto"/>
        <w:ind w:left="720" w:firstLine="0"/>
        <w:rPr>
          <w:del w:id="5739" w:author="Cheick Traoré" w:date="2026-01-07T16:26:00Z" w16du:dateUtc="2026-01-07T16:26:00Z"/>
          <w:rFonts w:ascii="Times New Roman" w:hAnsi="Times New Roman" w:cs="Times New Roman"/>
          <w:rPrChange w:id="5740" w:author="Cheick Traoré" w:date="2026-01-08T10:20:00Z" w16du:dateUtc="2026-01-08T10:20:00Z">
            <w:rPr>
              <w:del w:id="5741" w:author="Cheick Traoré" w:date="2026-01-07T16:26:00Z" w16du:dateUtc="2026-01-07T16:26:00Z"/>
              <w:rFonts w:ascii="Times New Roman" w:hAnsi="Times New Roman" w:cs="Times New Roman"/>
              <w:lang w:val="en-US"/>
            </w:rPr>
          </w:rPrChange>
        </w:rPr>
        <w:pPrChange w:id="5742" w:author="Cheick Traoré" w:date="2026-01-07T16:26:00Z" w16du:dateUtc="2026-01-07T16:26:00Z">
          <w:pPr>
            <w:tabs>
              <w:tab w:val="left" w:pos="3200"/>
            </w:tabs>
            <w:spacing w:line="480" w:lineRule="auto"/>
          </w:pPr>
        </w:pPrChange>
      </w:pPr>
      <w:del w:id="5743" w:author="Cheick Traoré" w:date="2026-01-07T16:26:00Z" w16du:dateUtc="2026-01-07T16:26:00Z">
        <w:r w:rsidRPr="007A4601" w:rsidDel="00974EF5">
          <w:rPr>
            <w:rFonts w:ascii="Times New Roman" w:hAnsi="Times New Roman" w:cs="Times New Roman"/>
            <w:rPrChange w:id="5744" w:author="Cheick Traoré" w:date="2026-01-08T10:20:00Z" w16du:dateUtc="2026-01-08T10:20:00Z">
              <w:rPr>
                <w:rFonts w:ascii="Times New Roman" w:hAnsi="Times New Roman" w:cs="Times New Roman"/>
                <w:lang w:val="en-US"/>
              </w:rPr>
            </w:rPrChange>
          </w:rPr>
          <w:delText>    if (category &amp;&amp; startDate &amp;&amp; endDate) {</w:delText>
        </w:r>
      </w:del>
    </w:p>
    <w:p w14:paraId="6E010E86" w14:textId="389CA752" w:rsidR="009600FD" w:rsidRPr="007A4601" w:rsidDel="00974EF5" w:rsidRDefault="009600FD" w:rsidP="00974EF5">
      <w:pPr>
        <w:tabs>
          <w:tab w:val="left" w:pos="3200"/>
        </w:tabs>
        <w:spacing w:line="480" w:lineRule="auto"/>
        <w:ind w:left="720" w:firstLine="0"/>
        <w:rPr>
          <w:del w:id="5745" w:author="Cheick Traoré" w:date="2026-01-07T16:26:00Z" w16du:dateUtc="2026-01-07T16:26:00Z"/>
          <w:rFonts w:ascii="Times New Roman" w:hAnsi="Times New Roman" w:cs="Times New Roman"/>
          <w:rPrChange w:id="5746" w:author="Cheick Traoré" w:date="2026-01-08T10:20:00Z" w16du:dateUtc="2026-01-08T10:20:00Z">
            <w:rPr>
              <w:del w:id="5747" w:author="Cheick Traoré" w:date="2026-01-07T16:26:00Z" w16du:dateUtc="2026-01-07T16:26:00Z"/>
              <w:rFonts w:ascii="Times New Roman" w:hAnsi="Times New Roman" w:cs="Times New Roman"/>
              <w:lang w:val="en-US"/>
            </w:rPr>
          </w:rPrChange>
        </w:rPr>
        <w:pPrChange w:id="5748" w:author="Cheick Traoré" w:date="2026-01-07T16:26:00Z" w16du:dateUtc="2026-01-07T16:26:00Z">
          <w:pPr>
            <w:tabs>
              <w:tab w:val="left" w:pos="3200"/>
            </w:tabs>
            <w:spacing w:line="480" w:lineRule="auto"/>
          </w:pPr>
        </w:pPrChange>
      </w:pPr>
      <w:del w:id="5749" w:author="Cheick Traoré" w:date="2026-01-07T16:26:00Z" w16du:dateUtc="2026-01-07T16:26:00Z">
        <w:r w:rsidRPr="007A4601" w:rsidDel="00974EF5">
          <w:rPr>
            <w:rFonts w:ascii="Times New Roman" w:hAnsi="Times New Roman" w:cs="Times New Roman"/>
            <w:rPrChange w:id="5750" w:author="Cheick Traoré" w:date="2026-01-08T10:20:00Z" w16du:dateUtc="2026-01-08T10:20:00Z">
              <w:rPr>
                <w:rFonts w:ascii="Times New Roman" w:hAnsi="Times New Roman" w:cs="Times New Roman"/>
                <w:lang w:val="en-US"/>
              </w:rPr>
            </w:rPrChange>
          </w:rPr>
          <w:delText>      fetchForecast();</w:delText>
        </w:r>
      </w:del>
    </w:p>
    <w:p w14:paraId="39971FDE" w14:textId="6CCBC542" w:rsidR="009600FD" w:rsidRPr="007A4601" w:rsidDel="00974EF5" w:rsidRDefault="009600FD" w:rsidP="00974EF5">
      <w:pPr>
        <w:tabs>
          <w:tab w:val="left" w:pos="3200"/>
        </w:tabs>
        <w:spacing w:line="480" w:lineRule="auto"/>
        <w:ind w:left="720" w:firstLine="0"/>
        <w:rPr>
          <w:del w:id="5751" w:author="Cheick Traoré" w:date="2026-01-07T16:26:00Z" w16du:dateUtc="2026-01-07T16:26:00Z"/>
          <w:rFonts w:ascii="Times New Roman" w:hAnsi="Times New Roman" w:cs="Times New Roman"/>
          <w:rPrChange w:id="5752" w:author="Cheick Traoré" w:date="2026-01-08T10:20:00Z" w16du:dateUtc="2026-01-08T10:20:00Z">
            <w:rPr>
              <w:del w:id="5753" w:author="Cheick Traoré" w:date="2026-01-07T16:26:00Z" w16du:dateUtc="2026-01-07T16:26:00Z"/>
              <w:rFonts w:ascii="Times New Roman" w:hAnsi="Times New Roman" w:cs="Times New Roman"/>
              <w:lang w:val="en-US"/>
            </w:rPr>
          </w:rPrChange>
        </w:rPr>
        <w:pPrChange w:id="5754" w:author="Cheick Traoré" w:date="2026-01-07T16:26:00Z" w16du:dateUtc="2026-01-07T16:26:00Z">
          <w:pPr>
            <w:tabs>
              <w:tab w:val="left" w:pos="3200"/>
            </w:tabs>
            <w:spacing w:line="480" w:lineRule="auto"/>
          </w:pPr>
        </w:pPrChange>
      </w:pPr>
      <w:del w:id="5755" w:author="Cheick Traoré" w:date="2026-01-07T16:26:00Z" w16du:dateUtc="2026-01-07T16:26:00Z">
        <w:r w:rsidRPr="007A4601" w:rsidDel="00974EF5">
          <w:rPr>
            <w:rFonts w:ascii="Times New Roman" w:hAnsi="Times New Roman" w:cs="Times New Roman"/>
            <w:rPrChange w:id="5756" w:author="Cheick Traoré" w:date="2026-01-08T10:20:00Z" w16du:dateUtc="2026-01-08T10:20:00Z">
              <w:rPr>
                <w:rFonts w:ascii="Times New Roman" w:hAnsi="Times New Roman" w:cs="Times New Roman"/>
                <w:lang w:val="en-US"/>
              </w:rPr>
            </w:rPrChange>
          </w:rPr>
          <w:delText>    }</w:delText>
        </w:r>
      </w:del>
    </w:p>
    <w:p w14:paraId="75AE64C8" w14:textId="605B7853" w:rsidR="009600FD" w:rsidRPr="007A4601" w:rsidDel="00974EF5" w:rsidRDefault="009600FD" w:rsidP="00974EF5">
      <w:pPr>
        <w:tabs>
          <w:tab w:val="left" w:pos="3200"/>
        </w:tabs>
        <w:spacing w:line="480" w:lineRule="auto"/>
        <w:ind w:left="720" w:firstLine="0"/>
        <w:rPr>
          <w:del w:id="5757" w:author="Cheick Traoré" w:date="2026-01-07T16:26:00Z" w16du:dateUtc="2026-01-07T16:26:00Z"/>
          <w:rFonts w:ascii="Times New Roman" w:hAnsi="Times New Roman" w:cs="Times New Roman"/>
          <w:rPrChange w:id="5758" w:author="Cheick Traoré" w:date="2026-01-08T10:20:00Z" w16du:dateUtc="2026-01-08T10:20:00Z">
            <w:rPr>
              <w:del w:id="5759" w:author="Cheick Traoré" w:date="2026-01-07T16:26:00Z" w16du:dateUtc="2026-01-07T16:26:00Z"/>
              <w:rFonts w:ascii="Times New Roman" w:hAnsi="Times New Roman" w:cs="Times New Roman"/>
              <w:lang w:val="en-US"/>
            </w:rPr>
          </w:rPrChange>
        </w:rPr>
        <w:pPrChange w:id="5760" w:author="Cheick Traoré" w:date="2026-01-07T16:26:00Z" w16du:dateUtc="2026-01-07T16:26:00Z">
          <w:pPr>
            <w:tabs>
              <w:tab w:val="left" w:pos="3200"/>
            </w:tabs>
            <w:spacing w:line="480" w:lineRule="auto"/>
          </w:pPr>
        </w:pPrChange>
      </w:pPr>
      <w:del w:id="5761" w:author="Cheick Traoré" w:date="2026-01-07T16:26:00Z" w16du:dateUtc="2026-01-07T16:26:00Z">
        <w:r w:rsidRPr="007A4601" w:rsidDel="00974EF5">
          <w:rPr>
            <w:rFonts w:ascii="Times New Roman" w:hAnsi="Times New Roman" w:cs="Times New Roman"/>
            <w:rPrChange w:id="5762" w:author="Cheick Traoré" w:date="2026-01-08T10:20:00Z" w16du:dateUtc="2026-01-08T10:20:00Z">
              <w:rPr>
                <w:rFonts w:ascii="Times New Roman" w:hAnsi="Times New Roman" w:cs="Times New Roman"/>
                <w:lang w:val="en-US"/>
              </w:rPr>
            </w:rPrChange>
          </w:rPr>
          <w:delText>  }, [category, startDate, endDate]);</w:delText>
        </w:r>
      </w:del>
    </w:p>
    <w:p w14:paraId="3E5D4464" w14:textId="3023F207" w:rsidR="009600FD" w:rsidRPr="007A4601" w:rsidDel="00974EF5" w:rsidRDefault="009600FD" w:rsidP="00974EF5">
      <w:pPr>
        <w:tabs>
          <w:tab w:val="left" w:pos="3200"/>
        </w:tabs>
        <w:spacing w:line="480" w:lineRule="auto"/>
        <w:ind w:left="720" w:firstLine="0"/>
        <w:rPr>
          <w:del w:id="5763" w:author="Cheick Traoré" w:date="2026-01-07T16:26:00Z" w16du:dateUtc="2026-01-07T16:26:00Z"/>
          <w:rFonts w:ascii="Times New Roman" w:hAnsi="Times New Roman" w:cs="Times New Roman"/>
          <w:rPrChange w:id="5764" w:author="Cheick Traoré" w:date="2026-01-08T10:20:00Z" w16du:dateUtc="2026-01-08T10:20:00Z">
            <w:rPr>
              <w:del w:id="5765" w:author="Cheick Traoré" w:date="2026-01-07T16:26:00Z" w16du:dateUtc="2026-01-07T16:26:00Z"/>
              <w:rFonts w:ascii="Times New Roman" w:hAnsi="Times New Roman" w:cs="Times New Roman"/>
              <w:lang w:val="en-US"/>
            </w:rPr>
          </w:rPrChange>
        </w:rPr>
        <w:pPrChange w:id="5766" w:author="Cheick Traoré" w:date="2026-01-07T16:26:00Z" w16du:dateUtc="2026-01-07T16:26:00Z">
          <w:pPr>
            <w:tabs>
              <w:tab w:val="left" w:pos="3200"/>
            </w:tabs>
            <w:spacing w:line="480" w:lineRule="auto"/>
          </w:pPr>
        </w:pPrChange>
      </w:pPr>
    </w:p>
    <w:p w14:paraId="1B15945C" w14:textId="6E08C344" w:rsidR="009600FD" w:rsidRPr="007A4601" w:rsidDel="00974EF5" w:rsidRDefault="009600FD" w:rsidP="00974EF5">
      <w:pPr>
        <w:tabs>
          <w:tab w:val="left" w:pos="3200"/>
        </w:tabs>
        <w:spacing w:line="480" w:lineRule="auto"/>
        <w:ind w:left="720" w:firstLine="0"/>
        <w:rPr>
          <w:del w:id="5767" w:author="Cheick Traoré" w:date="2026-01-07T16:26:00Z" w16du:dateUtc="2026-01-07T16:26:00Z"/>
          <w:rFonts w:ascii="Times New Roman" w:hAnsi="Times New Roman" w:cs="Times New Roman"/>
          <w:rPrChange w:id="5768" w:author="Cheick Traoré" w:date="2026-01-08T10:20:00Z" w16du:dateUtc="2026-01-08T10:20:00Z">
            <w:rPr>
              <w:del w:id="5769" w:author="Cheick Traoré" w:date="2026-01-07T16:26:00Z" w16du:dateUtc="2026-01-07T16:26:00Z"/>
              <w:rFonts w:ascii="Times New Roman" w:hAnsi="Times New Roman" w:cs="Times New Roman"/>
              <w:lang w:val="en-US"/>
            </w:rPr>
          </w:rPrChange>
        </w:rPr>
        <w:pPrChange w:id="5770" w:author="Cheick Traoré" w:date="2026-01-07T16:26:00Z" w16du:dateUtc="2026-01-07T16:26:00Z">
          <w:pPr>
            <w:tabs>
              <w:tab w:val="left" w:pos="3200"/>
            </w:tabs>
            <w:spacing w:line="480" w:lineRule="auto"/>
          </w:pPr>
        </w:pPrChange>
      </w:pPr>
      <w:del w:id="5771" w:author="Cheick Traoré" w:date="2026-01-07T16:26:00Z" w16du:dateUtc="2026-01-07T16:26:00Z">
        <w:r w:rsidRPr="007A4601" w:rsidDel="00974EF5">
          <w:rPr>
            <w:rFonts w:ascii="Times New Roman" w:hAnsi="Times New Roman" w:cs="Times New Roman"/>
            <w:rPrChange w:id="5772" w:author="Cheick Traoré" w:date="2026-01-08T10:20:00Z" w16du:dateUtc="2026-01-08T10:20:00Z">
              <w:rPr>
                <w:rFonts w:ascii="Times New Roman" w:hAnsi="Times New Roman" w:cs="Times New Roman"/>
                <w:lang w:val="en-US"/>
              </w:rPr>
            </w:rPrChange>
          </w:rPr>
          <w:delText>  if (loading) return &lt;div&gt;Chargement en cours...&lt;/div&gt;;</w:delText>
        </w:r>
      </w:del>
    </w:p>
    <w:p w14:paraId="25E953B5" w14:textId="613807E7" w:rsidR="009600FD" w:rsidRPr="007A4601" w:rsidDel="00974EF5" w:rsidRDefault="009600FD" w:rsidP="00974EF5">
      <w:pPr>
        <w:tabs>
          <w:tab w:val="left" w:pos="3200"/>
        </w:tabs>
        <w:spacing w:line="480" w:lineRule="auto"/>
        <w:ind w:left="720" w:firstLine="0"/>
        <w:rPr>
          <w:del w:id="5773" w:author="Cheick Traoré" w:date="2026-01-07T16:26:00Z" w16du:dateUtc="2026-01-07T16:26:00Z"/>
          <w:rFonts w:ascii="Times New Roman" w:hAnsi="Times New Roman" w:cs="Times New Roman"/>
          <w:rPrChange w:id="5774" w:author="Cheick Traoré" w:date="2026-01-08T10:20:00Z" w16du:dateUtc="2026-01-08T10:20:00Z">
            <w:rPr>
              <w:del w:id="5775" w:author="Cheick Traoré" w:date="2026-01-07T16:26:00Z" w16du:dateUtc="2026-01-07T16:26:00Z"/>
              <w:rFonts w:ascii="Times New Roman" w:hAnsi="Times New Roman" w:cs="Times New Roman"/>
              <w:lang w:val="en-US"/>
            </w:rPr>
          </w:rPrChange>
        </w:rPr>
        <w:pPrChange w:id="5776" w:author="Cheick Traoré" w:date="2026-01-07T16:26:00Z" w16du:dateUtc="2026-01-07T16:26:00Z">
          <w:pPr>
            <w:tabs>
              <w:tab w:val="left" w:pos="3200"/>
            </w:tabs>
            <w:spacing w:line="480" w:lineRule="auto"/>
          </w:pPr>
        </w:pPrChange>
      </w:pPr>
      <w:del w:id="5777" w:author="Cheick Traoré" w:date="2026-01-07T16:26:00Z" w16du:dateUtc="2026-01-07T16:26:00Z">
        <w:r w:rsidRPr="007A4601" w:rsidDel="00974EF5">
          <w:rPr>
            <w:rFonts w:ascii="Times New Roman" w:hAnsi="Times New Roman" w:cs="Times New Roman"/>
            <w:rPrChange w:id="5778" w:author="Cheick Traoré" w:date="2026-01-08T10:20:00Z" w16du:dateUtc="2026-01-08T10:20:00Z">
              <w:rPr>
                <w:rFonts w:ascii="Times New Roman" w:hAnsi="Times New Roman" w:cs="Times New Roman"/>
                <w:lang w:val="en-US"/>
              </w:rPr>
            </w:rPrChange>
          </w:rPr>
          <w:delText>  if (error) return &lt;div className="error"&gt;{error}&lt;/div&gt;;</w:delText>
        </w:r>
      </w:del>
    </w:p>
    <w:p w14:paraId="033D08C5" w14:textId="3D942107" w:rsidR="009600FD" w:rsidRPr="007A4601" w:rsidDel="00974EF5" w:rsidRDefault="009600FD" w:rsidP="00974EF5">
      <w:pPr>
        <w:tabs>
          <w:tab w:val="left" w:pos="3200"/>
        </w:tabs>
        <w:spacing w:line="480" w:lineRule="auto"/>
        <w:ind w:left="720" w:firstLine="0"/>
        <w:rPr>
          <w:del w:id="5779" w:author="Cheick Traoré" w:date="2026-01-07T16:26:00Z" w16du:dateUtc="2026-01-07T16:26:00Z"/>
          <w:rFonts w:ascii="Times New Roman" w:hAnsi="Times New Roman" w:cs="Times New Roman"/>
          <w:rPrChange w:id="5780" w:author="Cheick Traoré" w:date="2026-01-08T10:20:00Z" w16du:dateUtc="2026-01-08T10:20:00Z">
            <w:rPr>
              <w:del w:id="5781" w:author="Cheick Traoré" w:date="2026-01-07T16:26:00Z" w16du:dateUtc="2026-01-07T16:26:00Z"/>
              <w:rFonts w:ascii="Times New Roman" w:hAnsi="Times New Roman" w:cs="Times New Roman"/>
              <w:lang w:val="en-US"/>
            </w:rPr>
          </w:rPrChange>
        </w:rPr>
        <w:pPrChange w:id="5782" w:author="Cheick Traoré" w:date="2026-01-07T16:26:00Z" w16du:dateUtc="2026-01-07T16:26:00Z">
          <w:pPr>
            <w:tabs>
              <w:tab w:val="left" w:pos="3200"/>
            </w:tabs>
            <w:spacing w:line="480" w:lineRule="auto"/>
          </w:pPr>
        </w:pPrChange>
      </w:pPr>
    </w:p>
    <w:p w14:paraId="57862204" w14:textId="76C3E9E6" w:rsidR="009600FD" w:rsidRPr="007A4601" w:rsidDel="00974EF5" w:rsidRDefault="009600FD" w:rsidP="00974EF5">
      <w:pPr>
        <w:tabs>
          <w:tab w:val="left" w:pos="3200"/>
        </w:tabs>
        <w:spacing w:line="480" w:lineRule="auto"/>
        <w:ind w:left="720" w:firstLine="0"/>
        <w:rPr>
          <w:del w:id="5783" w:author="Cheick Traoré" w:date="2026-01-07T16:26:00Z" w16du:dateUtc="2026-01-07T16:26:00Z"/>
          <w:rFonts w:ascii="Times New Roman" w:hAnsi="Times New Roman" w:cs="Times New Roman"/>
          <w:rPrChange w:id="5784" w:author="Cheick Traoré" w:date="2026-01-08T10:20:00Z" w16du:dateUtc="2026-01-08T10:20:00Z">
            <w:rPr>
              <w:del w:id="5785" w:author="Cheick Traoré" w:date="2026-01-07T16:26:00Z" w16du:dateUtc="2026-01-07T16:26:00Z"/>
              <w:rFonts w:ascii="Times New Roman" w:hAnsi="Times New Roman" w:cs="Times New Roman"/>
              <w:lang w:val="en-US"/>
            </w:rPr>
          </w:rPrChange>
        </w:rPr>
        <w:pPrChange w:id="5786" w:author="Cheick Traoré" w:date="2026-01-07T16:26:00Z" w16du:dateUtc="2026-01-07T16:26:00Z">
          <w:pPr>
            <w:tabs>
              <w:tab w:val="left" w:pos="3200"/>
            </w:tabs>
            <w:spacing w:line="480" w:lineRule="auto"/>
          </w:pPr>
        </w:pPrChange>
      </w:pPr>
      <w:del w:id="5787" w:author="Cheick Traoré" w:date="2026-01-07T16:26:00Z" w16du:dateUtc="2026-01-07T16:26:00Z">
        <w:r w:rsidRPr="007A4601" w:rsidDel="00974EF5">
          <w:rPr>
            <w:rFonts w:ascii="Times New Roman" w:hAnsi="Times New Roman" w:cs="Times New Roman"/>
            <w:rPrChange w:id="5788" w:author="Cheick Traoré" w:date="2026-01-08T10:20:00Z" w16du:dateUtc="2026-01-08T10:20:00Z">
              <w:rPr>
                <w:rFonts w:ascii="Times New Roman" w:hAnsi="Times New Roman" w:cs="Times New Roman"/>
                <w:lang w:val="en-US"/>
              </w:rPr>
            </w:rPrChange>
          </w:rPr>
          <w:delText>  return (</w:delText>
        </w:r>
      </w:del>
    </w:p>
    <w:p w14:paraId="4FD3D2FD" w14:textId="54F10D05" w:rsidR="009600FD" w:rsidRPr="007A4601" w:rsidDel="00974EF5" w:rsidRDefault="009600FD" w:rsidP="00974EF5">
      <w:pPr>
        <w:tabs>
          <w:tab w:val="left" w:pos="3200"/>
        </w:tabs>
        <w:spacing w:line="480" w:lineRule="auto"/>
        <w:ind w:left="720" w:firstLine="0"/>
        <w:rPr>
          <w:del w:id="5789" w:author="Cheick Traoré" w:date="2026-01-07T16:26:00Z" w16du:dateUtc="2026-01-07T16:26:00Z"/>
          <w:rFonts w:ascii="Times New Roman" w:hAnsi="Times New Roman" w:cs="Times New Roman"/>
          <w:rPrChange w:id="5790" w:author="Cheick Traoré" w:date="2026-01-08T10:20:00Z" w16du:dateUtc="2026-01-08T10:20:00Z">
            <w:rPr>
              <w:del w:id="5791" w:author="Cheick Traoré" w:date="2026-01-07T16:26:00Z" w16du:dateUtc="2026-01-07T16:26:00Z"/>
              <w:rFonts w:ascii="Times New Roman" w:hAnsi="Times New Roman" w:cs="Times New Roman"/>
              <w:lang w:val="en-US"/>
            </w:rPr>
          </w:rPrChange>
        </w:rPr>
        <w:pPrChange w:id="5792" w:author="Cheick Traoré" w:date="2026-01-07T16:26:00Z" w16du:dateUtc="2026-01-07T16:26:00Z">
          <w:pPr>
            <w:tabs>
              <w:tab w:val="left" w:pos="3200"/>
            </w:tabs>
            <w:spacing w:line="480" w:lineRule="auto"/>
          </w:pPr>
        </w:pPrChange>
      </w:pPr>
      <w:del w:id="5793" w:author="Cheick Traoré" w:date="2026-01-07T16:26:00Z" w16du:dateUtc="2026-01-07T16:26:00Z">
        <w:r w:rsidRPr="007A4601" w:rsidDel="00974EF5">
          <w:rPr>
            <w:rFonts w:ascii="Times New Roman" w:hAnsi="Times New Roman" w:cs="Times New Roman"/>
            <w:rPrChange w:id="5794" w:author="Cheick Traoré" w:date="2026-01-08T10:20:00Z" w16du:dateUtc="2026-01-08T10:20:00Z">
              <w:rPr>
                <w:rFonts w:ascii="Times New Roman" w:hAnsi="Times New Roman" w:cs="Times New Roman"/>
                <w:lang w:val="en-US"/>
              </w:rPr>
            </w:rPrChange>
          </w:rPr>
          <w:delText>    &lt;Plot</w:delText>
        </w:r>
      </w:del>
    </w:p>
    <w:p w14:paraId="0C521518" w14:textId="3E8D6B62" w:rsidR="009600FD" w:rsidRPr="007A4601" w:rsidDel="00974EF5" w:rsidRDefault="009600FD" w:rsidP="00974EF5">
      <w:pPr>
        <w:tabs>
          <w:tab w:val="left" w:pos="3200"/>
        </w:tabs>
        <w:spacing w:line="480" w:lineRule="auto"/>
        <w:ind w:left="720" w:firstLine="0"/>
        <w:rPr>
          <w:del w:id="5795" w:author="Cheick Traoré" w:date="2026-01-07T16:26:00Z" w16du:dateUtc="2026-01-07T16:26:00Z"/>
          <w:rFonts w:ascii="Times New Roman" w:hAnsi="Times New Roman" w:cs="Times New Roman"/>
          <w:rPrChange w:id="5796" w:author="Cheick Traoré" w:date="2026-01-08T10:20:00Z" w16du:dateUtc="2026-01-08T10:20:00Z">
            <w:rPr>
              <w:del w:id="5797" w:author="Cheick Traoré" w:date="2026-01-07T16:26:00Z" w16du:dateUtc="2026-01-07T16:26:00Z"/>
              <w:rFonts w:ascii="Times New Roman" w:hAnsi="Times New Roman" w:cs="Times New Roman"/>
              <w:lang w:val="en-US"/>
            </w:rPr>
          </w:rPrChange>
        </w:rPr>
        <w:pPrChange w:id="5798" w:author="Cheick Traoré" w:date="2026-01-07T16:26:00Z" w16du:dateUtc="2026-01-07T16:26:00Z">
          <w:pPr>
            <w:tabs>
              <w:tab w:val="left" w:pos="3200"/>
            </w:tabs>
            <w:spacing w:line="480" w:lineRule="auto"/>
          </w:pPr>
        </w:pPrChange>
      </w:pPr>
      <w:del w:id="5799" w:author="Cheick Traoré" w:date="2026-01-07T16:26:00Z" w16du:dateUtc="2026-01-07T16:26:00Z">
        <w:r w:rsidRPr="007A4601" w:rsidDel="00974EF5">
          <w:rPr>
            <w:rFonts w:ascii="Times New Roman" w:hAnsi="Times New Roman" w:cs="Times New Roman"/>
            <w:rPrChange w:id="5800" w:author="Cheick Traoré" w:date="2026-01-08T10:20:00Z" w16du:dateUtc="2026-01-08T10:20:00Z">
              <w:rPr>
                <w:rFonts w:ascii="Times New Roman" w:hAnsi="Times New Roman" w:cs="Times New Roman"/>
                <w:lang w:val="en-US"/>
              </w:rPr>
            </w:rPrChange>
          </w:rPr>
          <w:delText>      data={[</w:delText>
        </w:r>
      </w:del>
    </w:p>
    <w:p w14:paraId="440003BF" w14:textId="525D5E06" w:rsidR="009600FD" w:rsidRPr="007A4601" w:rsidDel="00974EF5" w:rsidRDefault="009600FD" w:rsidP="00974EF5">
      <w:pPr>
        <w:tabs>
          <w:tab w:val="left" w:pos="3200"/>
        </w:tabs>
        <w:spacing w:line="480" w:lineRule="auto"/>
        <w:ind w:left="720" w:firstLine="0"/>
        <w:rPr>
          <w:del w:id="5801" w:author="Cheick Traoré" w:date="2026-01-07T16:26:00Z" w16du:dateUtc="2026-01-07T16:26:00Z"/>
          <w:rFonts w:ascii="Times New Roman" w:hAnsi="Times New Roman" w:cs="Times New Roman"/>
          <w:rPrChange w:id="5802" w:author="Cheick Traoré" w:date="2026-01-08T10:20:00Z" w16du:dateUtc="2026-01-08T10:20:00Z">
            <w:rPr>
              <w:del w:id="5803" w:author="Cheick Traoré" w:date="2026-01-07T16:26:00Z" w16du:dateUtc="2026-01-07T16:26:00Z"/>
              <w:rFonts w:ascii="Times New Roman" w:hAnsi="Times New Roman" w:cs="Times New Roman"/>
              <w:lang w:val="en-US"/>
            </w:rPr>
          </w:rPrChange>
        </w:rPr>
        <w:pPrChange w:id="5804" w:author="Cheick Traoré" w:date="2026-01-07T16:26:00Z" w16du:dateUtc="2026-01-07T16:26:00Z">
          <w:pPr>
            <w:tabs>
              <w:tab w:val="left" w:pos="3200"/>
            </w:tabs>
            <w:spacing w:line="480" w:lineRule="auto"/>
          </w:pPr>
        </w:pPrChange>
      </w:pPr>
      <w:del w:id="5805" w:author="Cheick Traoré" w:date="2026-01-07T16:26:00Z" w16du:dateUtc="2026-01-07T16:26:00Z">
        <w:r w:rsidRPr="007A4601" w:rsidDel="00974EF5">
          <w:rPr>
            <w:rFonts w:ascii="Times New Roman" w:hAnsi="Times New Roman" w:cs="Times New Roman"/>
            <w:rPrChange w:id="5806" w:author="Cheick Traoré" w:date="2026-01-08T10:20:00Z" w16du:dateUtc="2026-01-08T10:20:00Z">
              <w:rPr>
                <w:rFonts w:ascii="Times New Roman" w:hAnsi="Times New Roman" w:cs="Times New Roman"/>
                <w:lang w:val="en-US"/>
              </w:rPr>
            </w:rPrChange>
          </w:rPr>
          <w:delText>        {</w:delText>
        </w:r>
      </w:del>
    </w:p>
    <w:p w14:paraId="4F9CA1E8" w14:textId="62ECFAB2" w:rsidR="009600FD" w:rsidRPr="007A4601" w:rsidDel="00974EF5" w:rsidRDefault="009600FD" w:rsidP="00974EF5">
      <w:pPr>
        <w:tabs>
          <w:tab w:val="left" w:pos="3200"/>
        </w:tabs>
        <w:spacing w:line="480" w:lineRule="auto"/>
        <w:ind w:left="720" w:firstLine="0"/>
        <w:rPr>
          <w:del w:id="5807" w:author="Cheick Traoré" w:date="2026-01-07T16:26:00Z" w16du:dateUtc="2026-01-07T16:26:00Z"/>
          <w:rFonts w:ascii="Times New Roman" w:hAnsi="Times New Roman" w:cs="Times New Roman"/>
          <w:rPrChange w:id="5808" w:author="Cheick Traoré" w:date="2026-01-08T10:20:00Z" w16du:dateUtc="2026-01-08T10:20:00Z">
            <w:rPr>
              <w:del w:id="5809" w:author="Cheick Traoré" w:date="2026-01-07T16:26:00Z" w16du:dateUtc="2026-01-07T16:26:00Z"/>
              <w:rFonts w:ascii="Times New Roman" w:hAnsi="Times New Roman" w:cs="Times New Roman"/>
              <w:lang w:val="en-US"/>
            </w:rPr>
          </w:rPrChange>
        </w:rPr>
        <w:pPrChange w:id="5810" w:author="Cheick Traoré" w:date="2026-01-07T16:26:00Z" w16du:dateUtc="2026-01-07T16:26:00Z">
          <w:pPr>
            <w:tabs>
              <w:tab w:val="left" w:pos="3200"/>
            </w:tabs>
            <w:spacing w:line="480" w:lineRule="auto"/>
          </w:pPr>
        </w:pPrChange>
      </w:pPr>
      <w:del w:id="5811" w:author="Cheick Traoré" w:date="2026-01-07T16:26:00Z" w16du:dateUtc="2026-01-07T16:26:00Z">
        <w:r w:rsidRPr="007A4601" w:rsidDel="00974EF5">
          <w:rPr>
            <w:rFonts w:ascii="Times New Roman" w:hAnsi="Times New Roman" w:cs="Times New Roman"/>
            <w:rPrChange w:id="5812" w:author="Cheick Traoré" w:date="2026-01-08T10:20:00Z" w16du:dateUtc="2026-01-08T10:20:00Z">
              <w:rPr>
                <w:rFonts w:ascii="Times New Roman" w:hAnsi="Times New Roman" w:cs="Times New Roman"/>
                <w:lang w:val="en-US"/>
              </w:rPr>
            </w:rPrChange>
          </w:rPr>
          <w:delText>          x: data?.historical_dates,</w:delText>
        </w:r>
      </w:del>
    </w:p>
    <w:p w14:paraId="46FC3439" w14:textId="385A7BCC" w:rsidR="009600FD" w:rsidRPr="007A4601" w:rsidDel="00974EF5" w:rsidRDefault="009600FD" w:rsidP="00974EF5">
      <w:pPr>
        <w:tabs>
          <w:tab w:val="left" w:pos="3200"/>
        </w:tabs>
        <w:spacing w:line="480" w:lineRule="auto"/>
        <w:ind w:left="720" w:firstLine="0"/>
        <w:rPr>
          <w:del w:id="5813" w:author="Cheick Traoré" w:date="2026-01-07T16:26:00Z" w16du:dateUtc="2026-01-07T16:26:00Z"/>
          <w:rFonts w:ascii="Times New Roman" w:hAnsi="Times New Roman" w:cs="Times New Roman"/>
          <w:rPrChange w:id="5814" w:author="Cheick Traoré" w:date="2026-01-08T10:20:00Z" w16du:dateUtc="2026-01-08T10:20:00Z">
            <w:rPr>
              <w:del w:id="5815" w:author="Cheick Traoré" w:date="2026-01-07T16:26:00Z" w16du:dateUtc="2026-01-07T16:26:00Z"/>
              <w:rFonts w:ascii="Times New Roman" w:hAnsi="Times New Roman" w:cs="Times New Roman"/>
              <w:lang w:val="en-US"/>
            </w:rPr>
          </w:rPrChange>
        </w:rPr>
        <w:pPrChange w:id="5816" w:author="Cheick Traoré" w:date="2026-01-07T16:26:00Z" w16du:dateUtc="2026-01-07T16:26:00Z">
          <w:pPr>
            <w:tabs>
              <w:tab w:val="left" w:pos="3200"/>
            </w:tabs>
            <w:spacing w:line="480" w:lineRule="auto"/>
          </w:pPr>
        </w:pPrChange>
      </w:pPr>
      <w:del w:id="5817" w:author="Cheick Traoré" w:date="2026-01-07T16:26:00Z" w16du:dateUtc="2026-01-07T16:26:00Z">
        <w:r w:rsidRPr="007A4601" w:rsidDel="00974EF5">
          <w:rPr>
            <w:rFonts w:ascii="Times New Roman" w:hAnsi="Times New Roman" w:cs="Times New Roman"/>
            <w:rPrChange w:id="5818" w:author="Cheick Traoré" w:date="2026-01-08T10:20:00Z" w16du:dateUtc="2026-01-08T10:20:00Z">
              <w:rPr>
                <w:rFonts w:ascii="Times New Roman" w:hAnsi="Times New Roman" w:cs="Times New Roman"/>
                <w:lang w:val="en-US"/>
              </w:rPr>
            </w:rPrChange>
          </w:rPr>
          <w:delText>          y: data?.historical_values,</w:delText>
        </w:r>
      </w:del>
    </w:p>
    <w:p w14:paraId="546C3A9C" w14:textId="024C01A0" w:rsidR="009600FD" w:rsidRPr="007A4601" w:rsidDel="00974EF5" w:rsidRDefault="009600FD" w:rsidP="00974EF5">
      <w:pPr>
        <w:tabs>
          <w:tab w:val="left" w:pos="3200"/>
        </w:tabs>
        <w:spacing w:line="480" w:lineRule="auto"/>
        <w:ind w:left="720" w:firstLine="0"/>
        <w:rPr>
          <w:del w:id="5819" w:author="Cheick Traoré" w:date="2026-01-07T16:26:00Z" w16du:dateUtc="2026-01-07T16:26:00Z"/>
          <w:rFonts w:ascii="Times New Roman" w:hAnsi="Times New Roman" w:cs="Times New Roman"/>
          <w:rPrChange w:id="5820" w:author="Cheick Traoré" w:date="2026-01-08T10:20:00Z" w16du:dateUtc="2026-01-08T10:20:00Z">
            <w:rPr>
              <w:del w:id="5821" w:author="Cheick Traoré" w:date="2026-01-07T16:26:00Z" w16du:dateUtc="2026-01-07T16:26:00Z"/>
              <w:rFonts w:ascii="Times New Roman" w:hAnsi="Times New Roman" w:cs="Times New Roman"/>
              <w:lang w:val="en-US"/>
            </w:rPr>
          </w:rPrChange>
        </w:rPr>
        <w:pPrChange w:id="5822" w:author="Cheick Traoré" w:date="2026-01-07T16:26:00Z" w16du:dateUtc="2026-01-07T16:26:00Z">
          <w:pPr>
            <w:tabs>
              <w:tab w:val="left" w:pos="3200"/>
            </w:tabs>
            <w:spacing w:line="480" w:lineRule="auto"/>
          </w:pPr>
        </w:pPrChange>
      </w:pPr>
      <w:del w:id="5823" w:author="Cheick Traoré" w:date="2026-01-07T16:26:00Z" w16du:dateUtc="2026-01-07T16:26:00Z">
        <w:r w:rsidRPr="007A4601" w:rsidDel="00974EF5">
          <w:rPr>
            <w:rFonts w:ascii="Times New Roman" w:hAnsi="Times New Roman" w:cs="Times New Roman"/>
            <w:rPrChange w:id="5824" w:author="Cheick Traoré" w:date="2026-01-08T10:20:00Z" w16du:dateUtc="2026-01-08T10:20:00Z">
              <w:rPr>
                <w:rFonts w:ascii="Times New Roman" w:hAnsi="Times New Roman" w:cs="Times New Roman"/>
                <w:lang w:val="en-US"/>
              </w:rPr>
            </w:rPrChange>
          </w:rPr>
          <w:delText>          name: 'Historique',</w:delText>
        </w:r>
      </w:del>
    </w:p>
    <w:p w14:paraId="57114C96" w14:textId="38E719A9" w:rsidR="009600FD" w:rsidRPr="007A4601" w:rsidDel="00974EF5" w:rsidRDefault="009600FD" w:rsidP="00974EF5">
      <w:pPr>
        <w:tabs>
          <w:tab w:val="left" w:pos="3200"/>
        </w:tabs>
        <w:spacing w:line="480" w:lineRule="auto"/>
        <w:ind w:left="720" w:firstLine="0"/>
        <w:rPr>
          <w:del w:id="5825" w:author="Cheick Traoré" w:date="2026-01-07T16:26:00Z" w16du:dateUtc="2026-01-07T16:26:00Z"/>
          <w:rFonts w:ascii="Times New Roman" w:hAnsi="Times New Roman" w:cs="Times New Roman"/>
          <w:rPrChange w:id="5826" w:author="Cheick Traoré" w:date="2026-01-08T10:20:00Z" w16du:dateUtc="2026-01-08T10:20:00Z">
            <w:rPr>
              <w:del w:id="5827" w:author="Cheick Traoré" w:date="2026-01-07T16:26:00Z" w16du:dateUtc="2026-01-07T16:26:00Z"/>
              <w:rFonts w:ascii="Times New Roman" w:hAnsi="Times New Roman" w:cs="Times New Roman"/>
              <w:lang w:val="en-US"/>
            </w:rPr>
          </w:rPrChange>
        </w:rPr>
        <w:pPrChange w:id="5828" w:author="Cheick Traoré" w:date="2026-01-07T16:26:00Z" w16du:dateUtc="2026-01-07T16:26:00Z">
          <w:pPr>
            <w:tabs>
              <w:tab w:val="left" w:pos="3200"/>
            </w:tabs>
            <w:spacing w:line="480" w:lineRule="auto"/>
          </w:pPr>
        </w:pPrChange>
      </w:pPr>
      <w:del w:id="5829" w:author="Cheick Traoré" w:date="2026-01-07T16:26:00Z" w16du:dateUtc="2026-01-07T16:26:00Z">
        <w:r w:rsidRPr="007A4601" w:rsidDel="00974EF5">
          <w:rPr>
            <w:rFonts w:ascii="Times New Roman" w:hAnsi="Times New Roman" w:cs="Times New Roman"/>
            <w:rPrChange w:id="5830" w:author="Cheick Traoré" w:date="2026-01-08T10:20:00Z" w16du:dateUtc="2026-01-08T10:20:00Z">
              <w:rPr>
                <w:rFonts w:ascii="Times New Roman" w:hAnsi="Times New Roman" w:cs="Times New Roman"/>
                <w:lang w:val="en-US"/>
              </w:rPr>
            </w:rPrChange>
          </w:rPr>
          <w:delText>          type: 'scatter'</w:delText>
        </w:r>
      </w:del>
    </w:p>
    <w:p w14:paraId="4DB3EF22" w14:textId="14D04DA1" w:rsidR="009600FD" w:rsidRPr="007A4601" w:rsidDel="00974EF5" w:rsidRDefault="009600FD" w:rsidP="00974EF5">
      <w:pPr>
        <w:tabs>
          <w:tab w:val="left" w:pos="3200"/>
        </w:tabs>
        <w:spacing w:line="480" w:lineRule="auto"/>
        <w:ind w:left="720" w:firstLine="0"/>
        <w:rPr>
          <w:del w:id="5831" w:author="Cheick Traoré" w:date="2026-01-07T16:26:00Z" w16du:dateUtc="2026-01-07T16:26:00Z"/>
          <w:rFonts w:ascii="Times New Roman" w:hAnsi="Times New Roman" w:cs="Times New Roman"/>
          <w:rPrChange w:id="5832" w:author="Cheick Traoré" w:date="2026-01-08T10:20:00Z" w16du:dateUtc="2026-01-08T10:20:00Z">
            <w:rPr>
              <w:del w:id="5833" w:author="Cheick Traoré" w:date="2026-01-07T16:26:00Z" w16du:dateUtc="2026-01-07T16:26:00Z"/>
              <w:rFonts w:ascii="Times New Roman" w:hAnsi="Times New Roman" w:cs="Times New Roman"/>
              <w:lang w:val="en-US"/>
            </w:rPr>
          </w:rPrChange>
        </w:rPr>
        <w:pPrChange w:id="5834" w:author="Cheick Traoré" w:date="2026-01-07T16:26:00Z" w16du:dateUtc="2026-01-07T16:26:00Z">
          <w:pPr>
            <w:tabs>
              <w:tab w:val="left" w:pos="3200"/>
            </w:tabs>
            <w:spacing w:line="480" w:lineRule="auto"/>
          </w:pPr>
        </w:pPrChange>
      </w:pPr>
      <w:del w:id="5835" w:author="Cheick Traoré" w:date="2026-01-07T16:26:00Z" w16du:dateUtc="2026-01-07T16:26:00Z">
        <w:r w:rsidRPr="007A4601" w:rsidDel="00974EF5">
          <w:rPr>
            <w:rFonts w:ascii="Times New Roman" w:hAnsi="Times New Roman" w:cs="Times New Roman"/>
            <w:rPrChange w:id="5836" w:author="Cheick Traoré" w:date="2026-01-08T10:20:00Z" w16du:dateUtc="2026-01-08T10:20:00Z">
              <w:rPr>
                <w:rFonts w:ascii="Times New Roman" w:hAnsi="Times New Roman" w:cs="Times New Roman"/>
                <w:lang w:val="en-US"/>
              </w:rPr>
            </w:rPrChange>
          </w:rPr>
          <w:delText>        },</w:delText>
        </w:r>
      </w:del>
    </w:p>
    <w:p w14:paraId="0AE9C0A0" w14:textId="163ECCD1" w:rsidR="009600FD" w:rsidRPr="007A4601" w:rsidDel="00974EF5" w:rsidRDefault="009600FD" w:rsidP="00974EF5">
      <w:pPr>
        <w:tabs>
          <w:tab w:val="left" w:pos="3200"/>
        </w:tabs>
        <w:spacing w:line="480" w:lineRule="auto"/>
        <w:ind w:left="720" w:firstLine="0"/>
        <w:rPr>
          <w:del w:id="5837" w:author="Cheick Traoré" w:date="2026-01-07T16:26:00Z" w16du:dateUtc="2026-01-07T16:26:00Z"/>
          <w:rFonts w:ascii="Times New Roman" w:hAnsi="Times New Roman" w:cs="Times New Roman"/>
          <w:rPrChange w:id="5838" w:author="Cheick Traoré" w:date="2026-01-08T10:20:00Z" w16du:dateUtc="2026-01-08T10:20:00Z">
            <w:rPr>
              <w:del w:id="5839" w:author="Cheick Traoré" w:date="2026-01-07T16:26:00Z" w16du:dateUtc="2026-01-07T16:26:00Z"/>
              <w:rFonts w:ascii="Times New Roman" w:hAnsi="Times New Roman" w:cs="Times New Roman"/>
              <w:lang w:val="en-US"/>
            </w:rPr>
          </w:rPrChange>
        </w:rPr>
        <w:pPrChange w:id="5840" w:author="Cheick Traoré" w:date="2026-01-07T16:26:00Z" w16du:dateUtc="2026-01-07T16:26:00Z">
          <w:pPr>
            <w:tabs>
              <w:tab w:val="left" w:pos="3200"/>
            </w:tabs>
            <w:spacing w:line="480" w:lineRule="auto"/>
          </w:pPr>
        </w:pPrChange>
      </w:pPr>
      <w:del w:id="5841" w:author="Cheick Traoré" w:date="2026-01-07T16:26:00Z" w16du:dateUtc="2026-01-07T16:26:00Z">
        <w:r w:rsidRPr="007A4601" w:rsidDel="00974EF5">
          <w:rPr>
            <w:rFonts w:ascii="Times New Roman" w:hAnsi="Times New Roman" w:cs="Times New Roman"/>
            <w:rPrChange w:id="5842" w:author="Cheick Traoré" w:date="2026-01-08T10:20:00Z" w16du:dateUtc="2026-01-08T10:20:00Z">
              <w:rPr>
                <w:rFonts w:ascii="Times New Roman" w:hAnsi="Times New Roman" w:cs="Times New Roman"/>
                <w:lang w:val="en-US"/>
              </w:rPr>
            </w:rPrChange>
          </w:rPr>
          <w:delText>        {</w:delText>
        </w:r>
      </w:del>
    </w:p>
    <w:p w14:paraId="448F625D" w14:textId="024431AA" w:rsidR="009600FD" w:rsidRPr="007A4601" w:rsidDel="00974EF5" w:rsidRDefault="009600FD" w:rsidP="00974EF5">
      <w:pPr>
        <w:tabs>
          <w:tab w:val="left" w:pos="3200"/>
        </w:tabs>
        <w:spacing w:line="480" w:lineRule="auto"/>
        <w:ind w:left="720" w:firstLine="0"/>
        <w:rPr>
          <w:del w:id="5843" w:author="Cheick Traoré" w:date="2026-01-07T16:26:00Z" w16du:dateUtc="2026-01-07T16:26:00Z"/>
          <w:rFonts w:ascii="Times New Roman" w:hAnsi="Times New Roman" w:cs="Times New Roman"/>
          <w:rPrChange w:id="5844" w:author="Cheick Traoré" w:date="2026-01-08T10:20:00Z" w16du:dateUtc="2026-01-08T10:20:00Z">
            <w:rPr>
              <w:del w:id="5845" w:author="Cheick Traoré" w:date="2026-01-07T16:26:00Z" w16du:dateUtc="2026-01-07T16:26:00Z"/>
              <w:rFonts w:ascii="Times New Roman" w:hAnsi="Times New Roman" w:cs="Times New Roman"/>
              <w:lang w:val="en-US"/>
            </w:rPr>
          </w:rPrChange>
        </w:rPr>
        <w:pPrChange w:id="5846" w:author="Cheick Traoré" w:date="2026-01-07T16:26:00Z" w16du:dateUtc="2026-01-07T16:26:00Z">
          <w:pPr>
            <w:tabs>
              <w:tab w:val="left" w:pos="3200"/>
            </w:tabs>
            <w:spacing w:line="480" w:lineRule="auto"/>
          </w:pPr>
        </w:pPrChange>
      </w:pPr>
      <w:del w:id="5847" w:author="Cheick Traoré" w:date="2026-01-07T16:26:00Z" w16du:dateUtc="2026-01-07T16:26:00Z">
        <w:r w:rsidRPr="007A4601" w:rsidDel="00974EF5">
          <w:rPr>
            <w:rFonts w:ascii="Times New Roman" w:hAnsi="Times New Roman" w:cs="Times New Roman"/>
            <w:rPrChange w:id="5848" w:author="Cheick Traoré" w:date="2026-01-08T10:20:00Z" w16du:dateUtc="2026-01-08T10:20:00Z">
              <w:rPr>
                <w:rFonts w:ascii="Times New Roman" w:hAnsi="Times New Roman" w:cs="Times New Roman"/>
                <w:lang w:val="en-US"/>
              </w:rPr>
            </w:rPrChange>
          </w:rPr>
          <w:delText>          x: data?.forecast_dates,</w:delText>
        </w:r>
      </w:del>
    </w:p>
    <w:p w14:paraId="4BBD5204" w14:textId="0D320208" w:rsidR="009600FD" w:rsidRPr="007A4601" w:rsidDel="00974EF5" w:rsidRDefault="009600FD" w:rsidP="00974EF5">
      <w:pPr>
        <w:tabs>
          <w:tab w:val="left" w:pos="3200"/>
        </w:tabs>
        <w:spacing w:line="480" w:lineRule="auto"/>
        <w:ind w:left="720" w:firstLine="0"/>
        <w:rPr>
          <w:del w:id="5849" w:author="Cheick Traoré" w:date="2026-01-07T16:26:00Z" w16du:dateUtc="2026-01-07T16:26:00Z"/>
          <w:rFonts w:ascii="Times New Roman" w:hAnsi="Times New Roman" w:cs="Times New Roman"/>
          <w:rPrChange w:id="5850" w:author="Cheick Traoré" w:date="2026-01-08T10:20:00Z" w16du:dateUtc="2026-01-08T10:20:00Z">
            <w:rPr>
              <w:del w:id="5851" w:author="Cheick Traoré" w:date="2026-01-07T16:26:00Z" w16du:dateUtc="2026-01-07T16:26:00Z"/>
              <w:rFonts w:ascii="Times New Roman" w:hAnsi="Times New Roman" w:cs="Times New Roman"/>
              <w:lang w:val="en-US"/>
            </w:rPr>
          </w:rPrChange>
        </w:rPr>
        <w:pPrChange w:id="5852" w:author="Cheick Traoré" w:date="2026-01-07T16:26:00Z" w16du:dateUtc="2026-01-07T16:26:00Z">
          <w:pPr>
            <w:tabs>
              <w:tab w:val="left" w:pos="3200"/>
            </w:tabs>
            <w:spacing w:line="480" w:lineRule="auto"/>
          </w:pPr>
        </w:pPrChange>
      </w:pPr>
      <w:del w:id="5853" w:author="Cheick Traoré" w:date="2026-01-07T16:26:00Z" w16du:dateUtc="2026-01-07T16:26:00Z">
        <w:r w:rsidRPr="007A4601" w:rsidDel="00974EF5">
          <w:rPr>
            <w:rFonts w:ascii="Times New Roman" w:hAnsi="Times New Roman" w:cs="Times New Roman"/>
            <w:rPrChange w:id="5854" w:author="Cheick Traoré" w:date="2026-01-08T10:20:00Z" w16du:dateUtc="2026-01-08T10:20:00Z">
              <w:rPr>
                <w:rFonts w:ascii="Times New Roman" w:hAnsi="Times New Roman" w:cs="Times New Roman"/>
                <w:lang w:val="en-US"/>
              </w:rPr>
            </w:rPrChange>
          </w:rPr>
          <w:delText>          y: data?.forecast_values,</w:delText>
        </w:r>
      </w:del>
    </w:p>
    <w:p w14:paraId="39004130" w14:textId="0D8CB026" w:rsidR="009600FD" w:rsidRPr="007A4601" w:rsidDel="00974EF5" w:rsidRDefault="009600FD" w:rsidP="00974EF5">
      <w:pPr>
        <w:tabs>
          <w:tab w:val="left" w:pos="3200"/>
        </w:tabs>
        <w:spacing w:line="480" w:lineRule="auto"/>
        <w:ind w:left="720" w:firstLine="0"/>
        <w:rPr>
          <w:del w:id="5855" w:author="Cheick Traoré" w:date="2026-01-07T16:26:00Z" w16du:dateUtc="2026-01-07T16:26:00Z"/>
          <w:rFonts w:ascii="Times New Roman" w:hAnsi="Times New Roman" w:cs="Times New Roman"/>
          <w:rPrChange w:id="5856" w:author="Cheick Traoré" w:date="2026-01-08T10:20:00Z" w16du:dateUtc="2026-01-08T10:20:00Z">
            <w:rPr>
              <w:del w:id="5857" w:author="Cheick Traoré" w:date="2026-01-07T16:26:00Z" w16du:dateUtc="2026-01-07T16:26:00Z"/>
              <w:rFonts w:ascii="Times New Roman" w:hAnsi="Times New Roman" w:cs="Times New Roman"/>
              <w:lang w:val="en-US"/>
            </w:rPr>
          </w:rPrChange>
        </w:rPr>
        <w:pPrChange w:id="5858" w:author="Cheick Traoré" w:date="2026-01-07T16:26:00Z" w16du:dateUtc="2026-01-07T16:26:00Z">
          <w:pPr>
            <w:tabs>
              <w:tab w:val="left" w:pos="3200"/>
            </w:tabs>
            <w:spacing w:line="480" w:lineRule="auto"/>
          </w:pPr>
        </w:pPrChange>
      </w:pPr>
      <w:del w:id="5859" w:author="Cheick Traoré" w:date="2026-01-07T16:26:00Z" w16du:dateUtc="2026-01-07T16:26:00Z">
        <w:r w:rsidRPr="007A4601" w:rsidDel="00974EF5">
          <w:rPr>
            <w:rFonts w:ascii="Times New Roman" w:hAnsi="Times New Roman" w:cs="Times New Roman"/>
            <w:rPrChange w:id="5860" w:author="Cheick Traoré" w:date="2026-01-08T10:20:00Z" w16du:dateUtc="2026-01-08T10:20:00Z">
              <w:rPr>
                <w:rFonts w:ascii="Times New Roman" w:hAnsi="Times New Roman" w:cs="Times New Roman"/>
                <w:lang w:val="en-US"/>
              </w:rPr>
            </w:rPrChange>
          </w:rPr>
          <w:delText>          name: '</w:delText>
        </w:r>
        <w:r w:rsidR="00B67C12" w:rsidRPr="007A4601" w:rsidDel="00974EF5">
          <w:rPr>
            <w:rFonts w:ascii="Times New Roman" w:hAnsi="Times New Roman" w:cs="Times New Roman"/>
            <w:rPrChange w:id="5861" w:author="Cheick Traoré" w:date="2026-01-08T10:20:00Z" w16du:dateUtc="2026-01-08T10:20:00Z">
              <w:rPr>
                <w:rFonts w:ascii="Times New Roman" w:hAnsi="Times New Roman" w:cs="Times New Roman"/>
                <w:lang w:val="en-US"/>
              </w:rPr>
            </w:rPrChange>
          </w:rPr>
          <w:delText>Projection</w:delText>
        </w:r>
        <w:r w:rsidRPr="007A4601" w:rsidDel="00974EF5">
          <w:rPr>
            <w:rFonts w:ascii="Times New Roman" w:hAnsi="Times New Roman" w:cs="Times New Roman"/>
            <w:rPrChange w:id="5862" w:author="Cheick Traoré" w:date="2026-01-08T10:20:00Z" w16du:dateUtc="2026-01-08T10:20:00Z">
              <w:rPr>
                <w:rFonts w:ascii="Times New Roman" w:hAnsi="Times New Roman" w:cs="Times New Roman"/>
                <w:lang w:val="en-US"/>
              </w:rPr>
            </w:rPrChange>
          </w:rPr>
          <w:delText>',</w:delText>
        </w:r>
      </w:del>
    </w:p>
    <w:p w14:paraId="59D1B131" w14:textId="694E574D" w:rsidR="009600FD" w:rsidRPr="007A4601" w:rsidDel="00974EF5" w:rsidRDefault="009600FD" w:rsidP="00974EF5">
      <w:pPr>
        <w:tabs>
          <w:tab w:val="left" w:pos="3200"/>
        </w:tabs>
        <w:spacing w:line="480" w:lineRule="auto"/>
        <w:ind w:left="720" w:firstLine="0"/>
        <w:rPr>
          <w:del w:id="5863" w:author="Cheick Traoré" w:date="2026-01-07T16:26:00Z" w16du:dateUtc="2026-01-07T16:26:00Z"/>
          <w:rFonts w:ascii="Times New Roman" w:hAnsi="Times New Roman" w:cs="Times New Roman"/>
          <w:rPrChange w:id="5864" w:author="Cheick Traoré" w:date="2026-01-08T10:20:00Z" w16du:dateUtc="2026-01-08T10:20:00Z">
            <w:rPr>
              <w:del w:id="5865" w:author="Cheick Traoré" w:date="2026-01-07T16:26:00Z" w16du:dateUtc="2026-01-07T16:26:00Z"/>
              <w:rFonts w:ascii="Times New Roman" w:hAnsi="Times New Roman" w:cs="Times New Roman"/>
              <w:lang w:val="en-US"/>
            </w:rPr>
          </w:rPrChange>
        </w:rPr>
        <w:pPrChange w:id="5866" w:author="Cheick Traoré" w:date="2026-01-07T16:26:00Z" w16du:dateUtc="2026-01-07T16:26:00Z">
          <w:pPr>
            <w:tabs>
              <w:tab w:val="left" w:pos="3200"/>
            </w:tabs>
            <w:spacing w:line="480" w:lineRule="auto"/>
          </w:pPr>
        </w:pPrChange>
      </w:pPr>
      <w:del w:id="5867" w:author="Cheick Traoré" w:date="2026-01-07T16:26:00Z" w16du:dateUtc="2026-01-07T16:26:00Z">
        <w:r w:rsidRPr="007A4601" w:rsidDel="00974EF5">
          <w:rPr>
            <w:rFonts w:ascii="Times New Roman" w:hAnsi="Times New Roman" w:cs="Times New Roman"/>
            <w:rPrChange w:id="5868" w:author="Cheick Traoré" w:date="2026-01-08T10:20:00Z" w16du:dateUtc="2026-01-08T10:20:00Z">
              <w:rPr>
                <w:rFonts w:ascii="Times New Roman" w:hAnsi="Times New Roman" w:cs="Times New Roman"/>
                <w:lang w:val="en-US"/>
              </w:rPr>
            </w:rPrChange>
          </w:rPr>
          <w:delText>          type: 'scatter'</w:delText>
        </w:r>
      </w:del>
    </w:p>
    <w:p w14:paraId="5C878E13" w14:textId="7D781955" w:rsidR="009600FD" w:rsidRPr="007A4601" w:rsidDel="00974EF5" w:rsidRDefault="009600FD" w:rsidP="00974EF5">
      <w:pPr>
        <w:tabs>
          <w:tab w:val="left" w:pos="3200"/>
        </w:tabs>
        <w:spacing w:line="480" w:lineRule="auto"/>
        <w:ind w:left="720" w:firstLine="0"/>
        <w:rPr>
          <w:del w:id="5869" w:author="Cheick Traoré" w:date="2026-01-07T16:26:00Z" w16du:dateUtc="2026-01-07T16:26:00Z"/>
          <w:rFonts w:ascii="Times New Roman" w:hAnsi="Times New Roman" w:cs="Times New Roman"/>
          <w:rPrChange w:id="5870" w:author="Cheick Traoré" w:date="2026-01-08T10:20:00Z" w16du:dateUtc="2026-01-08T10:20:00Z">
            <w:rPr>
              <w:del w:id="5871" w:author="Cheick Traoré" w:date="2026-01-07T16:26:00Z" w16du:dateUtc="2026-01-07T16:26:00Z"/>
              <w:rFonts w:ascii="Times New Roman" w:hAnsi="Times New Roman" w:cs="Times New Roman"/>
              <w:lang w:val="en-US"/>
            </w:rPr>
          </w:rPrChange>
        </w:rPr>
        <w:pPrChange w:id="5872" w:author="Cheick Traoré" w:date="2026-01-07T16:26:00Z" w16du:dateUtc="2026-01-07T16:26:00Z">
          <w:pPr>
            <w:tabs>
              <w:tab w:val="left" w:pos="3200"/>
            </w:tabs>
            <w:spacing w:line="480" w:lineRule="auto"/>
          </w:pPr>
        </w:pPrChange>
      </w:pPr>
      <w:del w:id="5873" w:author="Cheick Traoré" w:date="2026-01-07T16:26:00Z" w16du:dateUtc="2026-01-07T16:26:00Z">
        <w:r w:rsidRPr="007A4601" w:rsidDel="00974EF5">
          <w:rPr>
            <w:rFonts w:ascii="Times New Roman" w:hAnsi="Times New Roman" w:cs="Times New Roman"/>
            <w:rPrChange w:id="5874" w:author="Cheick Traoré" w:date="2026-01-08T10:20:00Z" w16du:dateUtc="2026-01-08T10:20:00Z">
              <w:rPr>
                <w:rFonts w:ascii="Times New Roman" w:hAnsi="Times New Roman" w:cs="Times New Roman"/>
                <w:lang w:val="en-US"/>
              </w:rPr>
            </w:rPrChange>
          </w:rPr>
          <w:delText>        },</w:delText>
        </w:r>
      </w:del>
    </w:p>
    <w:p w14:paraId="5762509C" w14:textId="0370D575" w:rsidR="009600FD" w:rsidRPr="007A4601" w:rsidDel="00974EF5" w:rsidRDefault="009600FD" w:rsidP="00974EF5">
      <w:pPr>
        <w:tabs>
          <w:tab w:val="left" w:pos="3200"/>
        </w:tabs>
        <w:spacing w:line="480" w:lineRule="auto"/>
        <w:ind w:left="720" w:firstLine="0"/>
        <w:rPr>
          <w:del w:id="5875" w:author="Cheick Traoré" w:date="2026-01-07T16:26:00Z" w16du:dateUtc="2026-01-07T16:26:00Z"/>
          <w:rFonts w:ascii="Times New Roman" w:hAnsi="Times New Roman" w:cs="Times New Roman"/>
          <w:rPrChange w:id="5876" w:author="Cheick Traoré" w:date="2026-01-08T10:20:00Z" w16du:dateUtc="2026-01-08T10:20:00Z">
            <w:rPr>
              <w:del w:id="5877" w:author="Cheick Traoré" w:date="2026-01-07T16:26:00Z" w16du:dateUtc="2026-01-07T16:26:00Z"/>
              <w:rFonts w:ascii="Times New Roman" w:hAnsi="Times New Roman" w:cs="Times New Roman"/>
              <w:lang w:val="en-US"/>
            </w:rPr>
          </w:rPrChange>
        </w:rPr>
        <w:pPrChange w:id="5878" w:author="Cheick Traoré" w:date="2026-01-07T16:26:00Z" w16du:dateUtc="2026-01-07T16:26:00Z">
          <w:pPr>
            <w:tabs>
              <w:tab w:val="left" w:pos="3200"/>
            </w:tabs>
            <w:spacing w:line="480" w:lineRule="auto"/>
          </w:pPr>
        </w:pPrChange>
      </w:pPr>
      <w:del w:id="5879" w:author="Cheick Traoré" w:date="2026-01-07T16:26:00Z" w16du:dateUtc="2026-01-07T16:26:00Z">
        <w:r w:rsidRPr="007A4601" w:rsidDel="00974EF5">
          <w:rPr>
            <w:rFonts w:ascii="Times New Roman" w:hAnsi="Times New Roman" w:cs="Times New Roman"/>
            <w:rPrChange w:id="5880" w:author="Cheick Traoré" w:date="2026-01-08T10:20:00Z" w16du:dateUtc="2026-01-08T10:20:00Z">
              <w:rPr>
                <w:rFonts w:ascii="Times New Roman" w:hAnsi="Times New Roman" w:cs="Times New Roman"/>
                <w:lang w:val="en-US"/>
              </w:rPr>
            </w:rPrChange>
          </w:rPr>
          <w:delText>        {</w:delText>
        </w:r>
      </w:del>
    </w:p>
    <w:p w14:paraId="71BB451D" w14:textId="1AB99B7C" w:rsidR="009600FD" w:rsidRPr="007A4601" w:rsidDel="00974EF5" w:rsidRDefault="009600FD" w:rsidP="00974EF5">
      <w:pPr>
        <w:tabs>
          <w:tab w:val="left" w:pos="3200"/>
        </w:tabs>
        <w:spacing w:line="480" w:lineRule="auto"/>
        <w:ind w:left="720" w:firstLine="0"/>
        <w:rPr>
          <w:del w:id="5881" w:author="Cheick Traoré" w:date="2026-01-07T16:26:00Z" w16du:dateUtc="2026-01-07T16:26:00Z"/>
          <w:rFonts w:ascii="Times New Roman" w:hAnsi="Times New Roman" w:cs="Times New Roman"/>
          <w:rPrChange w:id="5882" w:author="Cheick Traoré" w:date="2026-01-08T10:20:00Z" w16du:dateUtc="2026-01-08T10:20:00Z">
            <w:rPr>
              <w:del w:id="5883" w:author="Cheick Traoré" w:date="2026-01-07T16:26:00Z" w16du:dateUtc="2026-01-07T16:26:00Z"/>
              <w:rFonts w:ascii="Times New Roman" w:hAnsi="Times New Roman" w:cs="Times New Roman"/>
              <w:lang w:val="en-US"/>
            </w:rPr>
          </w:rPrChange>
        </w:rPr>
        <w:pPrChange w:id="5884" w:author="Cheick Traoré" w:date="2026-01-07T16:26:00Z" w16du:dateUtc="2026-01-07T16:26:00Z">
          <w:pPr>
            <w:tabs>
              <w:tab w:val="left" w:pos="3200"/>
            </w:tabs>
            <w:spacing w:line="480" w:lineRule="auto"/>
          </w:pPr>
        </w:pPrChange>
      </w:pPr>
      <w:del w:id="5885" w:author="Cheick Traoré" w:date="2026-01-07T16:26:00Z" w16du:dateUtc="2026-01-07T16:26:00Z">
        <w:r w:rsidRPr="007A4601" w:rsidDel="00974EF5">
          <w:rPr>
            <w:rFonts w:ascii="Times New Roman" w:hAnsi="Times New Roman" w:cs="Times New Roman"/>
            <w:rPrChange w:id="5886" w:author="Cheick Traoré" w:date="2026-01-08T10:20:00Z" w16du:dateUtc="2026-01-08T10:20:00Z">
              <w:rPr>
                <w:rFonts w:ascii="Times New Roman" w:hAnsi="Times New Roman" w:cs="Times New Roman"/>
                <w:lang w:val="en-US"/>
              </w:rPr>
            </w:rPrChange>
          </w:rPr>
          <w:delText>          x: data?.forecast_dates,</w:delText>
        </w:r>
      </w:del>
    </w:p>
    <w:p w14:paraId="38575E93" w14:textId="5D8E9D71" w:rsidR="009600FD" w:rsidRPr="007A4601" w:rsidDel="00974EF5" w:rsidRDefault="009600FD" w:rsidP="00974EF5">
      <w:pPr>
        <w:tabs>
          <w:tab w:val="left" w:pos="3200"/>
        </w:tabs>
        <w:spacing w:line="480" w:lineRule="auto"/>
        <w:ind w:left="720" w:firstLine="0"/>
        <w:rPr>
          <w:del w:id="5887" w:author="Cheick Traoré" w:date="2026-01-07T16:26:00Z" w16du:dateUtc="2026-01-07T16:26:00Z"/>
          <w:rFonts w:ascii="Times New Roman" w:hAnsi="Times New Roman" w:cs="Times New Roman"/>
          <w:rPrChange w:id="5888" w:author="Cheick Traoré" w:date="2026-01-08T10:20:00Z" w16du:dateUtc="2026-01-08T10:20:00Z">
            <w:rPr>
              <w:del w:id="5889" w:author="Cheick Traoré" w:date="2026-01-07T16:26:00Z" w16du:dateUtc="2026-01-07T16:26:00Z"/>
              <w:rFonts w:ascii="Times New Roman" w:hAnsi="Times New Roman" w:cs="Times New Roman"/>
              <w:lang w:val="en-US"/>
            </w:rPr>
          </w:rPrChange>
        </w:rPr>
        <w:pPrChange w:id="5890" w:author="Cheick Traoré" w:date="2026-01-07T16:26:00Z" w16du:dateUtc="2026-01-07T16:26:00Z">
          <w:pPr>
            <w:tabs>
              <w:tab w:val="left" w:pos="3200"/>
            </w:tabs>
            <w:spacing w:line="480" w:lineRule="auto"/>
          </w:pPr>
        </w:pPrChange>
      </w:pPr>
      <w:del w:id="5891" w:author="Cheick Traoré" w:date="2026-01-07T16:26:00Z" w16du:dateUtc="2026-01-07T16:26:00Z">
        <w:r w:rsidRPr="007A4601" w:rsidDel="00974EF5">
          <w:rPr>
            <w:rFonts w:ascii="Times New Roman" w:hAnsi="Times New Roman" w:cs="Times New Roman"/>
            <w:rPrChange w:id="5892" w:author="Cheick Traoré" w:date="2026-01-08T10:20:00Z" w16du:dateUtc="2026-01-08T10:20:00Z">
              <w:rPr>
                <w:rFonts w:ascii="Times New Roman" w:hAnsi="Times New Roman" w:cs="Times New Roman"/>
                <w:lang w:val="en-US"/>
              </w:rPr>
            </w:rPrChange>
          </w:rPr>
          <w:delText>          y: data?.forecast_upper,</w:delText>
        </w:r>
      </w:del>
    </w:p>
    <w:p w14:paraId="0AD3FCC1" w14:textId="433AD723" w:rsidR="009600FD" w:rsidRPr="007A4601" w:rsidDel="00974EF5" w:rsidRDefault="009600FD" w:rsidP="00974EF5">
      <w:pPr>
        <w:tabs>
          <w:tab w:val="left" w:pos="3200"/>
        </w:tabs>
        <w:spacing w:line="480" w:lineRule="auto"/>
        <w:ind w:left="720" w:firstLine="0"/>
        <w:rPr>
          <w:del w:id="5893" w:author="Cheick Traoré" w:date="2026-01-07T16:26:00Z" w16du:dateUtc="2026-01-07T16:26:00Z"/>
          <w:rFonts w:ascii="Times New Roman" w:hAnsi="Times New Roman" w:cs="Times New Roman"/>
          <w:rPrChange w:id="5894" w:author="Cheick Traoré" w:date="2026-01-08T10:20:00Z" w16du:dateUtc="2026-01-08T10:20:00Z">
            <w:rPr>
              <w:del w:id="5895" w:author="Cheick Traoré" w:date="2026-01-07T16:26:00Z" w16du:dateUtc="2026-01-07T16:26:00Z"/>
              <w:rFonts w:ascii="Times New Roman" w:hAnsi="Times New Roman" w:cs="Times New Roman"/>
              <w:lang w:val="en-US"/>
            </w:rPr>
          </w:rPrChange>
        </w:rPr>
        <w:pPrChange w:id="5896" w:author="Cheick Traoré" w:date="2026-01-07T16:26:00Z" w16du:dateUtc="2026-01-07T16:26:00Z">
          <w:pPr>
            <w:tabs>
              <w:tab w:val="left" w:pos="3200"/>
            </w:tabs>
            <w:spacing w:line="480" w:lineRule="auto"/>
          </w:pPr>
        </w:pPrChange>
      </w:pPr>
      <w:del w:id="5897" w:author="Cheick Traoré" w:date="2026-01-07T16:26:00Z" w16du:dateUtc="2026-01-07T16:26:00Z">
        <w:r w:rsidRPr="007A4601" w:rsidDel="00974EF5">
          <w:rPr>
            <w:rFonts w:ascii="Times New Roman" w:hAnsi="Times New Roman" w:cs="Times New Roman"/>
            <w:rPrChange w:id="5898" w:author="Cheick Traoré" w:date="2026-01-08T10:20:00Z" w16du:dateUtc="2026-01-08T10:20:00Z">
              <w:rPr>
                <w:rFonts w:ascii="Times New Roman" w:hAnsi="Times New Roman" w:cs="Times New Roman"/>
                <w:lang w:val="en-US"/>
              </w:rPr>
            </w:rPrChange>
          </w:rPr>
          <w:delText>          fill: 'tonexty',</w:delText>
        </w:r>
      </w:del>
    </w:p>
    <w:p w14:paraId="0194394E" w14:textId="435C2073" w:rsidR="009600FD" w:rsidRPr="007A4601" w:rsidDel="00974EF5" w:rsidRDefault="009600FD" w:rsidP="00974EF5">
      <w:pPr>
        <w:tabs>
          <w:tab w:val="left" w:pos="3200"/>
        </w:tabs>
        <w:spacing w:line="480" w:lineRule="auto"/>
        <w:ind w:left="720" w:firstLine="0"/>
        <w:rPr>
          <w:del w:id="5899" w:author="Cheick Traoré" w:date="2026-01-07T16:26:00Z" w16du:dateUtc="2026-01-07T16:26:00Z"/>
          <w:rFonts w:ascii="Times New Roman" w:hAnsi="Times New Roman" w:cs="Times New Roman"/>
          <w:rPrChange w:id="5900" w:author="Cheick Traoré" w:date="2026-01-08T10:20:00Z" w16du:dateUtc="2026-01-08T10:20:00Z">
            <w:rPr>
              <w:del w:id="5901" w:author="Cheick Traoré" w:date="2026-01-07T16:26:00Z" w16du:dateUtc="2026-01-07T16:26:00Z"/>
              <w:rFonts w:ascii="Times New Roman" w:hAnsi="Times New Roman" w:cs="Times New Roman"/>
              <w:lang w:val="en-US"/>
            </w:rPr>
          </w:rPrChange>
        </w:rPr>
        <w:pPrChange w:id="5902" w:author="Cheick Traoré" w:date="2026-01-07T16:26:00Z" w16du:dateUtc="2026-01-07T16:26:00Z">
          <w:pPr>
            <w:tabs>
              <w:tab w:val="left" w:pos="3200"/>
            </w:tabs>
            <w:spacing w:line="480" w:lineRule="auto"/>
          </w:pPr>
        </w:pPrChange>
      </w:pPr>
      <w:del w:id="5903" w:author="Cheick Traoré" w:date="2026-01-07T16:26:00Z" w16du:dateUtc="2026-01-07T16:26:00Z">
        <w:r w:rsidRPr="007A4601" w:rsidDel="00974EF5">
          <w:rPr>
            <w:rFonts w:ascii="Times New Roman" w:hAnsi="Times New Roman" w:cs="Times New Roman"/>
            <w:rPrChange w:id="5904" w:author="Cheick Traoré" w:date="2026-01-08T10:20:00Z" w16du:dateUtc="2026-01-08T10:20:00Z">
              <w:rPr>
                <w:rFonts w:ascii="Times New Roman" w:hAnsi="Times New Roman" w:cs="Times New Roman"/>
                <w:lang w:val="en-US"/>
              </w:rPr>
            </w:rPrChange>
          </w:rPr>
          <w:delText>          name: 'Intervalle confiance',</w:delText>
        </w:r>
      </w:del>
    </w:p>
    <w:p w14:paraId="2E6719DD" w14:textId="30176340" w:rsidR="009600FD" w:rsidRPr="007A4601" w:rsidDel="00974EF5" w:rsidRDefault="009600FD" w:rsidP="00974EF5">
      <w:pPr>
        <w:tabs>
          <w:tab w:val="left" w:pos="3200"/>
        </w:tabs>
        <w:spacing w:line="480" w:lineRule="auto"/>
        <w:ind w:left="720" w:firstLine="0"/>
        <w:rPr>
          <w:del w:id="5905" w:author="Cheick Traoré" w:date="2026-01-07T16:26:00Z" w16du:dateUtc="2026-01-07T16:26:00Z"/>
          <w:rFonts w:ascii="Times New Roman" w:hAnsi="Times New Roman" w:cs="Times New Roman"/>
        </w:rPr>
        <w:pPrChange w:id="5906" w:author="Cheick Traoré" w:date="2026-01-07T16:26:00Z" w16du:dateUtc="2026-01-07T16:26:00Z">
          <w:pPr>
            <w:tabs>
              <w:tab w:val="left" w:pos="3200"/>
            </w:tabs>
            <w:spacing w:line="480" w:lineRule="auto"/>
          </w:pPr>
        </w:pPrChange>
      </w:pPr>
      <w:del w:id="5907" w:author="Cheick Traoré" w:date="2026-01-07T16:26:00Z" w16du:dateUtc="2026-01-07T16:26:00Z">
        <w:r w:rsidRPr="007A4601" w:rsidDel="00974EF5">
          <w:rPr>
            <w:rFonts w:ascii="Times New Roman" w:hAnsi="Times New Roman" w:cs="Times New Roman"/>
            <w:rPrChange w:id="5908" w:author="Cheick Traoré" w:date="2026-01-08T10:20:00Z" w16du:dateUtc="2026-01-08T10:20:00Z">
              <w:rPr>
                <w:rFonts w:ascii="Times New Roman" w:hAnsi="Times New Roman" w:cs="Times New Roman"/>
                <w:lang w:val="en-US"/>
              </w:rPr>
            </w:rPrChange>
          </w:rPr>
          <w:delText>          </w:delText>
        </w:r>
        <w:r w:rsidRPr="007A4601" w:rsidDel="00974EF5">
          <w:rPr>
            <w:rFonts w:ascii="Times New Roman" w:hAnsi="Times New Roman" w:cs="Times New Roman"/>
          </w:rPr>
          <w:delText>type: 'scatter'</w:delText>
        </w:r>
      </w:del>
    </w:p>
    <w:p w14:paraId="4457F36D" w14:textId="0C4749AC" w:rsidR="009600FD" w:rsidRPr="007A4601" w:rsidDel="00974EF5" w:rsidRDefault="009600FD" w:rsidP="00974EF5">
      <w:pPr>
        <w:tabs>
          <w:tab w:val="left" w:pos="3200"/>
        </w:tabs>
        <w:spacing w:line="480" w:lineRule="auto"/>
        <w:ind w:left="720" w:firstLine="0"/>
        <w:rPr>
          <w:del w:id="5909" w:author="Cheick Traoré" w:date="2026-01-07T16:26:00Z" w16du:dateUtc="2026-01-07T16:26:00Z"/>
          <w:rFonts w:ascii="Times New Roman" w:hAnsi="Times New Roman" w:cs="Times New Roman"/>
        </w:rPr>
        <w:pPrChange w:id="5910" w:author="Cheick Traoré" w:date="2026-01-07T16:26:00Z" w16du:dateUtc="2026-01-07T16:26:00Z">
          <w:pPr>
            <w:tabs>
              <w:tab w:val="left" w:pos="3200"/>
            </w:tabs>
            <w:spacing w:line="480" w:lineRule="auto"/>
          </w:pPr>
        </w:pPrChange>
      </w:pPr>
      <w:del w:id="5911" w:author="Cheick Traoré" w:date="2026-01-07T16:26:00Z" w16du:dateUtc="2026-01-07T16:26:00Z">
        <w:r w:rsidRPr="007A4601" w:rsidDel="00974EF5">
          <w:rPr>
            <w:rFonts w:ascii="Times New Roman" w:hAnsi="Times New Roman" w:cs="Times New Roman"/>
          </w:rPr>
          <w:delText>        }</w:delText>
        </w:r>
      </w:del>
    </w:p>
    <w:p w14:paraId="7D226E27" w14:textId="25E20089" w:rsidR="009600FD" w:rsidRPr="007A4601" w:rsidDel="00974EF5" w:rsidRDefault="009600FD" w:rsidP="00974EF5">
      <w:pPr>
        <w:tabs>
          <w:tab w:val="left" w:pos="3200"/>
        </w:tabs>
        <w:spacing w:line="480" w:lineRule="auto"/>
        <w:ind w:left="720" w:firstLine="0"/>
        <w:rPr>
          <w:del w:id="5912" w:author="Cheick Traoré" w:date="2026-01-07T16:26:00Z" w16du:dateUtc="2026-01-07T16:26:00Z"/>
          <w:rFonts w:ascii="Times New Roman" w:hAnsi="Times New Roman" w:cs="Times New Roman"/>
        </w:rPr>
        <w:pPrChange w:id="5913" w:author="Cheick Traoré" w:date="2026-01-07T16:26:00Z" w16du:dateUtc="2026-01-07T16:26:00Z">
          <w:pPr>
            <w:tabs>
              <w:tab w:val="left" w:pos="3200"/>
            </w:tabs>
            <w:spacing w:line="480" w:lineRule="auto"/>
          </w:pPr>
        </w:pPrChange>
      </w:pPr>
      <w:del w:id="5914" w:author="Cheick Traoré" w:date="2026-01-07T16:26:00Z" w16du:dateUtc="2026-01-07T16:26:00Z">
        <w:r w:rsidRPr="007A4601" w:rsidDel="00974EF5">
          <w:rPr>
            <w:rFonts w:ascii="Times New Roman" w:hAnsi="Times New Roman" w:cs="Times New Roman"/>
          </w:rPr>
          <w:delText>      ]}</w:delText>
        </w:r>
      </w:del>
    </w:p>
    <w:p w14:paraId="2CE8D6B0" w14:textId="00D209BB" w:rsidR="009600FD" w:rsidRPr="007A4601" w:rsidDel="00974EF5" w:rsidRDefault="009600FD" w:rsidP="00974EF5">
      <w:pPr>
        <w:tabs>
          <w:tab w:val="left" w:pos="3200"/>
        </w:tabs>
        <w:spacing w:line="480" w:lineRule="auto"/>
        <w:ind w:left="720" w:firstLine="0"/>
        <w:rPr>
          <w:del w:id="5915" w:author="Cheick Traoré" w:date="2026-01-07T16:26:00Z" w16du:dateUtc="2026-01-07T16:26:00Z"/>
          <w:rFonts w:ascii="Times New Roman" w:hAnsi="Times New Roman" w:cs="Times New Roman"/>
          <w:rPrChange w:id="5916" w:author="Cheick Traoré" w:date="2026-01-08T10:20:00Z" w16du:dateUtc="2026-01-08T10:20:00Z">
            <w:rPr>
              <w:del w:id="5917" w:author="Cheick Traoré" w:date="2026-01-07T16:26:00Z" w16du:dateUtc="2026-01-07T16:26:00Z"/>
              <w:rFonts w:ascii="Times New Roman" w:hAnsi="Times New Roman" w:cs="Times New Roman"/>
              <w:lang w:val="en-US"/>
            </w:rPr>
          </w:rPrChange>
        </w:rPr>
        <w:pPrChange w:id="5918" w:author="Cheick Traoré" w:date="2026-01-07T16:26:00Z" w16du:dateUtc="2026-01-07T16:26:00Z">
          <w:pPr>
            <w:tabs>
              <w:tab w:val="left" w:pos="3200"/>
            </w:tabs>
            <w:spacing w:line="480" w:lineRule="auto"/>
          </w:pPr>
        </w:pPrChange>
      </w:pPr>
      <w:del w:id="5919" w:author="Cheick Traoré" w:date="2026-01-07T16:26:00Z" w16du:dateUtc="2026-01-07T16:26:00Z">
        <w:r w:rsidRPr="007A4601" w:rsidDel="00974EF5">
          <w:rPr>
            <w:rFonts w:ascii="Times New Roman" w:hAnsi="Times New Roman" w:cs="Times New Roman"/>
          </w:rPr>
          <w:delText>      </w:delText>
        </w:r>
        <w:r w:rsidRPr="007A4601" w:rsidDel="00974EF5">
          <w:rPr>
            <w:rFonts w:ascii="Times New Roman" w:hAnsi="Times New Roman" w:cs="Times New Roman"/>
            <w:rPrChange w:id="5920" w:author="Cheick Traoré" w:date="2026-01-08T10:20:00Z" w16du:dateUtc="2026-01-08T10:20:00Z">
              <w:rPr>
                <w:rFonts w:ascii="Times New Roman" w:hAnsi="Times New Roman" w:cs="Times New Roman"/>
                <w:lang w:val="en-US"/>
              </w:rPr>
            </w:rPrChange>
          </w:rPr>
          <w:delText>layout={{</w:delText>
        </w:r>
      </w:del>
    </w:p>
    <w:p w14:paraId="7B80F5FA" w14:textId="18692F49" w:rsidR="009600FD" w:rsidRPr="007A4601" w:rsidDel="00974EF5" w:rsidRDefault="009600FD" w:rsidP="00974EF5">
      <w:pPr>
        <w:tabs>
          <w:tab w:val="left" w:pos="3200"/>
        </w:tabs>
        <w:spacing w:line="480" w:lineRule="auto"/>
        <w:ind w:left="720" w:firstLine="0"/>
        <w:rPr>
          <w:del w:id="5921" w:author="Cheick Traoré" w:date="2026-01-07T16:26:00Z" w16du:dateUtc="2026-01-07T16:26:00Z"/>
          <w:rFonts w:ascii="Times New Roman" w:hAnsi="Times New Roman" w:cs="Times New Roman"/>
          <w:rPrChange w:id="5922" w:author="Cheick Traoré" w:date="2026-01-08T10:20:00Z" w16du:dateUtc="2026-01-08T10:20:00Z">
            <w:rPr>
              <w:del w:id="5923" w:author="Cheick Traoré" w:date="2026-01-07T16:26:00Z" w16du:dateUtc="2026-01-07T16:26:00Z"/>
              <w:rFonts w:ascii="Times New Roman" w:hAnsi="Times New Roman" w:cs="Times New Roman"/>
              <w:lang w:val="en-US"/>
            </w:rPr>
          </w:rPrChange>
        </w:rPr>
        <w:pPrChange w:id="5924" w:author="Cheick Traoré" w:date="2026-01-07T16:26:00Z" w16du:dateUtc="2026-01-07T16:26:00Z">
          <w:pPr>
            <w:tabs>
              <w:tab w:val="left" w:pos="3200"/>
            </w:tabs>
            <w:spacing w:line="480" w:lineRule="auto"/>
          </w:pPr>
        </w:pPrChange>
      </w:pPr>
      <w:del w:id="5925" w:author="Cheick Traoré" w:date="2026-01-07T16:26:00Z" w16du:dateUtc="2026-01-07T16:26:00Z">
        <w:r w:rsidRPr="007A4601" w:rsidDel="00974EF5">
          <w:rPr>
            <w:rFonts w:ascii="Times New Roman" w:hAnsi="Times New Roman" w:cs="Times New Roman"/>
            <w:rPrChange w:id="5926" w:author="Cheick Traoré" w:date="2026-01-08T10:20:00Z" w16du:dateUtc="2026-01-08T10:20:00Z">
              <w:rPr>
                <w:rFonts w:ascii="Times New Roman" w:hAnsi="Times New Roman" w:cs="Times New Roman"/>
                <w:lang w:val="en-US"/>
              </w:rPr>
            </w:rPrChange>
          </w:rPr>
          <w:delText>        title: `</w:delText>
        </w:r>
        <w:r w:rsidR="00B67C12" w:rsidRPr="007A4601" w:rsidDel="00974EF5">
          <w:rPr>
            <w:rFonts w:ascii="Times New Roman" w:hAnsi="Times New Roman" w:cs="Times New Roman"/>
            <w:rPrChange w:id="5927" w:author="Cheick Traoré" w:date="2026-01-08T10:20:00Z" w16du:dateUtc="2026-01-08T10:20:00Z">
              <w:rPr>
                <w:rFonts w:ascii="Times New Roman" w:hAnsi="Times New Roman" w:cs="Times New Roman"/>
                <w:lang w:val="en-US"/>
              </w:rPr>
            </w:rPrChange>
          </w:rPr>
          <w:delText>Projection</w:delText>
        </w:r>
        <w:r w:rsidRPr="007A4601" w:rsidDel="00974EF5">
          <w:rPr>
            <w:rFonts w:ascii="Times New Roman" w:hAnsi="Times New Roman" w:cs="Times New Roman"/>
            <w:rPrChange w:id="5928" w:author="Cheick Traoré" w:date="2026-01-08T10:20:00Z" w16du:dateUtc="2026-01-08T10:20:00Z">
              <w:rPr>
                <w:rFonts w:ascii="Times New Roman" w:hAnsi="Times New Roman" w:cs="Times New Roman"/>
                <w:lang w:val="en-US"/>
              </w:rPr>
            </w:rPrChange>
          </w:rPr>
          <w:delText xml:space="preserve"> des revenus - ${category}`,</w:delText>
        </w:r>
      </w:del>
    </w:p>
    <w:p w14:paraId="1D696212" w14:textId="5BADFEFE" w:rsidR="009600FD" w:rsidRPr="007A4601" w:rsidDel="00974EF5" w:rsidRDefault="009600FD" w:rsidP="00974EF5">
      <w:pPr>
        <w:tabs>
          <w:tab w:val="left" w:pos="3200"/>
        </w:tabs>
        <w:spacing w:line="480" w:lineRule="auto"/>
        <w:ind w:left="720" w:firstLine="0"/>
        <w:rPr>
          <w:del w:id="5929" w:author="Cheick Traoré" w:date="2026-01-07T16:26:00Z" w16du:dateUtc="2026-01-07T16:26:00Z"/>
          <w:rFonts w:ascii="Times New Roman" w:hAnsi="Times New Roman" w:cs="Times New Roman"/>
          <w:rPrChange w:id="5930" w:author="Cheick Traoré" w:date="2026-01-08T10:20:00Z" w16du:dateUtc="2026-01-08T10:20:00Z">
            <w:rPr>
              <w:del w:id="5931" w:author="Cheick Traoré" w:date="2026-01-07T16:26:00Z" w16du:dateUtc="2026-01-07T16:26:00Z"/>
              <w:rFonts w:ascii="Times New Roman" w:hAnsi="Times New Roman" w:cs="Times New Roman"/>
              <w:lang w:val="en-US"/>
            </w:rPr>
          </w:rPrChange>
        </w:rPr>
        <w:pPrChange w:id="5932" w:author="Cheick Traoré" w:date="2026-01-07T16:26:00Z" w16du:dateUtc="2026-01-07T16:26:00Z">
          <w:pPr>
            <w:tabs>
              <w:tab w:val="left" w:pos="3200"/>
            </w:tabs>
            <w:spacing w:line="480" w:lineRule="auto"/>
          </w:pPr>
        </w:pPrChange>
      </w:pPr>
      <w:del w:id="5933" w:author="Cheick Traoré" w:date="2026-01-07T16:26:00Z" w16du:dateUtc="2026-01-07T16:26:00Z">
        <w:r w:rsidRPr="007A4601" w:rsidDel="00974EF5">
          <w:rPr>
            <w:rFonts w:ascii="Times New Roman" w:hAnsi="Times New Roman" w:cs="Times New Roman"/>
            <w:rPrChange w:id="5934" w:author="Cheick Traoré" w:date="2026-01-08T10:20:00Z" w16du:dateUtc="2026-01-08T10:20:00Z">
              <w:rPr>
                <w:rFonts w:ascii="Times New Roman" w:hAnsi="Times New Roman" w:cs="Times New Roman"/>
                <w:lang w:val="en-US"/>
              </w:rPr>
            </w:rPrChange>
          </w:rPr>
          <w:delText>        xaxis: { title: 'Date' },</w:delText>
        </w:r>
      </w:del>
    </w:p>
    <w:p w14:paraId="6EE415E4" w14:textId="7F574438" w:rsidR="009600FD" w:rsidRPr="007A4601" w:rsidDel="00974EF5" w:rsidRDefault="009600FD" w:rsidP="00974EF5">
      <w:pPr>
        <w:tabs>
          <w:tab w:val="left" w:pos="3200"/>
        </w:tabs>
        <w:spacing w:line="480" w:lineRule="auto"/>
        <w:ind w:left="720" w:firstLine="0"/>
        <w:rPr>
          <w:del w:id="5935" w:author="Cheick Traoré" w:date="2026-01-07T16:26:00Z" w16du:dateUtc="2026-01-07T16:26:00Z"/>
          <w:rFonts w:ascii="Times New Roman" w:hAnsi="Times New Roman" w:cs="Times New Roman"/>
          <w:rPrChange w:id="5936" w:author="Cheick Traoré" w:date="2026-01-08T10:20:00Z" w16du:dateUtc="2026-01-08T10:20:00Z">
            <w:rPr>
              <w:del w:id="5937" w:author="Cheick Traoré" w:date="2026-01-07T16:26:00Z" w16du:dateUtc="2026-01-07T16:26:00Z"/>
              <w:rFonts w:ascii="Times New Roman" w:hAnsi="Times New Roman" w:cs="Times New Roman"/>
              <w:lang w:val="en-US"/>
            </w:rPr>
          </w:rPrChange>
        </w:rPr>
        <w:pPrChange w:id="5938" w:author="Cheick Traoré" w:date="2026-01-07T16:26:00Z" w16du:dateUtc="2026-01-07T16:26:00Z">
          <w:pPr>
            <w:tabs>
              <w:tab w:val="left" w:pos="3200"/>
            </w:tabs>
            <w:spacing w:line="480" w:lineRule="auto"/>
          </w:pPr>
        </w:pPrChange>
      </w:pPr>
      <w:del w:id="5939" w:author="Cheick Traoré" w:date="2026-01-07T16:26:00Z" w16du:dateUtc="2026-01-07T16:26:00Z">
        <w:r w:rsidRPr="007A4601" w:rsidDel="00974EF5">
          <w:rPr>
            <w:rFonts w:ascii="Times New Roman" w:hAnsi="Times New Roman" w:cs="Times New Roman"/>
            <w:rPrChange w:id="5940" w:author="Cheick Traoré" w:date="2026-01-08T10:20:00Z" w16du:dateUtc="2026-01-08T10:20:00Z">
              <w:rPr>
                <w:rFonts w:ascii="Times New Roman" w:hAnsi="Times New Roman" w:cs="Times New Roman"/>
                <w:lang w:val="en-US"/>
              </w:rPr>
            </w:rPrChange>
          </w:rPr>
          <w:delText>        yaxis: { title: 'Montant (FCFA)' }</w:delText>
        </w:r>
      </w:del>
    </w:p>
    <w:p w14:paraId="3F28C55D" w14:textId="41E516B6" w:rsidR="009600FD" w:rsidRPr="007A4601" w:rsidDel="00974EF5" w:rsidRDefault="009600FD" w:rsidP="00974EF5">
      <w:pPr>
        <w:tabs>
          <w:tab w:val="left" w:pos="3200"/>
        </w:tabs>
        <w:spacing w:line="480" w:lineRule="auto"/>
        <w:ind w:left="720" w:firstLine="0"/>
        <w:rPr>
          <w:del w:id="5941" w:author="Cheick Traoré" w:date="2026-01-07T16:26:00Z" w16du:dateUtc="2026-01-07T16:26:00Z"/>
          <w:rFonts w:ascii="Times New Roman" w:hAnsi="Times New Roman" w:cs="Times New Roman"/>
        </w:rPr>
        <w:pPrChange w:id="5942" w:author="Cheick Traoré" w:date="2026-01-07T16:26:00Z" w16du:dateUtc="2026-01-07T16:26:00Z">
          <w:pPr>
            <w:tabs>
              <w:tab w:val="left" w:pos="3200"/>
            </w:tabs>
            <w:spacing w:line="480" w:lineRule="auto"/>
          </w:pPr>
        </w:pPrChange>
      </w:pPr>
      <w:del w:id="5943" w:author="Cheick Traoré" w:date="2026-01-07T16:26:00Z" w16du:dateUtc="2026-01-07T16:26:00Z">
        <w:r w:rsidRPr="007A4601" w:rsidDel="00974EF5">
          <w:rPr>
            <w:rFonts w:ascii="Times New Roman" w:hAnsi="Times New Roman" w:cs="Times New Roman"/>
            <w:rPrChange w:id="5944" w:author="Cheick Traoré" w:date="2026-01-08T10:20:00Z" w16du:dateUtc="2026-01-08T10:20:00Z">
              <w:rPr>
                <w:rFonts w:ascii="Times New Roman" w:hAnsi="Times New Roman" w:cs="Times New Roman"/>
                <w:lang w:val="en-US"/>
              </w:rPr>
            </w:rPrChange>
          </w:rPr>
          <w:delText>      </w:delText>
        </w:r>
        <w:r w:rsidRPr="007A4601" w:rsidDel="00974EF5">
          <w:rPr>
            <w:rFonts w:ascii="Times New Roman" w:hAnsi="Times New Roman" w:cs="Times New Roman"/>
          </w:rPr>
          <w:delText>}}</w:delText>
        </w:r>
      </w:del>
    </w:p>
    <w:p w14:paraId="1A284C3E" w14:textId="0CA525FA" w:rsidR="009600FD" w:rsidRPr="007A4601" w:rsidDel="00974EF5" w:rsidRDefault="009600FD" w:rsidP="00974EF5">
      <w:pPr>
        <w:tabs>
          <w:tab w:val="left" w:pos="3200"/>
        </w:tabs>
        <w:spacing w:line="480" w:lineRule="auto"/>
        <w:ind w:left="720" w:firstLine="0"/>
        <w:rPr>
          <w:del w:id="5945" w:author="Cheick Traoré" w:date="2026-01-07T16:26:00Z" w16du:dateUtc="2026-01-07T16:26:00Z"/>
          <w:rFonts w:ascii="Times New Roman" w:hAnsi="Times New Roman" w:cs="Times New Roman"/>
        </w:rPr>
        <w:pPrChange w:id="5946" w:author="Cheick Traoré" w:date="2026-01-07T16:26:00Z" w16du:dateUtc="2026-01-07T16:26:00Z">
          <w:pPr>
            <w:tabs>
              <w:tab w:val="left" w:pos="3200"/>
            </w:tabs>
            <w:spacing w:line="480" w:lineRule="auto"/>
          </w:pPr>
        </w:pPrChange>
      </w:pPr>
      <w:del w:id="5947" w:author="Cheick Traoré" w:date="2026-01-07T16:26:00Z" w16du:dateUtc="2026-01-07T16:26:00Z">
        <w:r w:rsidRPr="007A4601" w:rsidDel="00974EF5">
          <w:rPr>
            <w:rFonts w:ascii="Times New Roman" w:hAnsi="Times New Roman" w:cs="Times New Roman"/>
          </w:rPr>
          <w:delText>    /&gt;</w:delText>
        </w:r>
      </w:del>
    </w:p>
    <w:p w14:paraId="170196A1" w14:textId="36AEA3D7" w:rsidR="009600FD" w:rsidRPr="007A4601" w:rsidDel="00974EF5" w:rsidRDefault="009600FD" w:rsidP="00974EF5">
      <w:pPr>
        <w:tabs>
          <w:tab w:val="left" w:pos="3200"/>
        </w:tabs>
        <w:spacing w:line="480" w:lineRule="auto"/>
        <w:ind w:left="720" w:firstLine="0"/>
        <w:rPr>
          <w:del w:id="5948" w:author="Cheick Traoré" w:date="2026-01-07T16:26:00Z" w16du:dateUtc="2026-01-07T16:26:00Z"/>
          <w:rFonts w:ascii="Times New Roman" w:hAnsi="Times New Roman" w:cs="Times New Roman"/>
        </w:rPr>
        <w:pPrChange w:id="5949" w:author="Cheick Traoré" w:date="2026-01-07T16:26:00Z" w16du:dateUtc="2026-01-07T16:26:00Z">
          <w:pPr>
            <w:tabs>
              <w:tab w:val="left" w:pos="3200"/>
            </w:tabs>
            <w:spacing w:line="480" w:lineRule="auto"/>
          </w:pPr>
        </w:pPrChange>
      </w:pPr>
      <w:del w:id="5950" w:author="Cheick Traoré" w:date="2026-01-07T16:26:00Z" w16du:dateUtc="2026-01-07T16:26:00Z">
        <w:r w:rsidRPr="007A4601" w:rsidDel="00974EF5">
          <w:rPr>
            <w:rFonts w:ascii="Times New Roman" w:hAnsi="Times New Roman" w:cs="Times New Roman"/>
          </w:rPr>
          <w:delText>  );</w:delText>
        </w:r>
      </w:del>
    </w:p>
    <w:p w14:paraId="32FC697E" w14:textId="64D03589" w:rsidR="009600FD" w:rsidRPr="007A4601" w:rsidDel="00974EF5" w:rsidRDefault="009600FD" w:rsidP="00974EF5">
      <w:pPr>
        <w:tabs>
          <w:tab w:val="left" w:pos="3200"/>
        </w:tabs>
        <w:spacing w:line="480" w:lineRule="auto"/>
        <w:ind w:left="720" w:firstLine="0"/>
        <w:rPr>
          <w:del w:id="5951" w:author="Cheick Traoré" w:date="2026-01-07T16:26:00Z" w16du:dateUtc="2026-01-07T16:26:00Z"/>
          <w:rFonts w:ascii="Times New Roman" w:hAnsi="Times New Roman" w:cs="Times New Roman"/>
        </w:rPr>
        <w:pPrChange w:id="5952" w:author="Cheick Traoré" w:date="2026-01-07T16:26:00Z" w16du:dateUtc="2026-01-07T16:26:00Z">
          <w:pPr>
            <w:tabs>
              <w:tab w:val="left" w:pos="3200"/>
            </w:tabs>
            <w:spacing w:line="480" w:lineRule="auto"/>
          </w:pPr>
        </w:pPrChange>
      </w:pPr>
      <w:del w:id="5953" w:author="Cheick Traoré" w:date="2026-01-07T16:26:00Z" w16du:dateUtc="2026-01-07T16:26:00Z">
        <w:r w:rsidRPr="007A4601" w:rsidDel="00974EF5">
          <w:rPr>
            <w:rFonts w:ascii="Times New Roman" w:hAnsi="Times New Roman" w:cs="Times New Roman"/>
          </w:rPr>
          <w:delText>};</w:delText>
        </w:r>
      </w:del>
    </w:p>
    <w:p w14:paraId="1867D9CC" w14:textId="22A2BF15" w:rsidR="009600FD" w:rsidRPr="007A4601" w:rsidDel="00974EF5" w:rsidRDefault="009600FD" w:rsidP="00974EF5">
      <w:pPr>
        <w:tabs>
          <w:tab w:val="left" w:pos="3200"/>
        </w:tabs>
        <w:spacing w:line="480" w:lineRule="auto"/>
        <w:ind w:left="720" w:firstLine="0"/>
        <w:rPr>
          <w:del w:id="5954" w:author="Cheick Traoré" w:date="2026-01-07T16:26:00Z" w16du:dateUtc="2026-01-07T16:26:00Z"/>
          <w:rFonts w:ascii="Times New Roman" w:hAnsi="Times New Roman" w:cs="Times New Roman"/>
        </w:rPr>
        <w:pPrChange w:id="5955" w:author="Cheick Traoré" w:date="2026-01-07T16:26:00Z" w16du:dateUtc="2026-01-07T16:26:00Z">
          <w:pPr>
            <w:tabs>
              <w:tab w:val="left" w:pos="3200"/>
            </w:tabs>
            <w:spacing w:line="480" w:lineRule="auto"/>
          </w:pPr>
        </w:pPrChange>
      </w:pPr>
    </w:p>
    <w:p w14:paraId="631B2479" w14:textId="58895B33" w:rsidR="009600FD" w:rsidRPr="007A4601" w:rsidDel="00974EF5" w:rsidRDefault="009600FD" w:rsidP="00974EF5">
      <w:pPr>
        <w:tabs>
          <w:tab w:val="left" w:pos="3200"/>
        </w:tabs>
        <w:spacing w:line="480" w:lineRule="auto"/>
        <w:ind w:left="720" w:firstLine="0"/>
        <w:rPr>
          <w:del w:id="5956" w:author="Cheick Traoré" w:date="2026-01-07T16:26:00Z" w16du:dateUtc="2026-01-07T16:26:00Z"/>
          <w:rFonts w:ascii="Times New Roman" w:hAnsi="Times New Roman" w:cs="Times New Roman"/>
        </w:rPr>
        <w:pPrChange w:id="5957" w:author="Cheick Traoré" w:date="2026-01-07T16:26:00Z" w16du:dateUtc="2026-01-07T16:26:00Z">
          <w:pPr>
            <w:tabs>
              <w:tab w:val="left" w:pos="3200"/>
            </w:tabs>
            <w:spacing w:line="480" w:lineRule="auto"/>
          </w:pPr>
        </w:pPrChange>
      </w:pPr>
      <w:del w:id="5958" w:author="Cheick Traoré" w:date="2026-01-07T16:26:00Z" w16du:dateUtc="2026-01-07T16:26:00Z">
        <w:r w:rsidRPr="007A4601" w:rsidDel="00974EF5">
          <w:rPr>
            <w:rFonts w:ascii="Times New Roman" w:hAnsi="Times New Roman" w:cs="Times New Roman"/>
          </w:rPr>
          <w:delText>export default ForecastChart;</w:delText>
        </w:r>
      </w:del>
    </w:p>
    <w:p w14:paraId="4566668A" w14:textId="287C93D0" w:rsidR="00201144" w:rsidRPr="007A4601" w:rsidDel="00974EF5" w:rsidRDefault="00201144" w:rsidP="00974EF5">
      <w:pPr>
        <w:tabs>
          <w:tab w:val="left" w:pos="3200"/>
        </w:tabs>
        <w:spacing w:line="480" w:lineRule="auto"/>
        <w:ind w:left="720" w:firstLine="0"/>
        <w:rPr>
          <w:del w:id="5959" w:author="Cheick Traoré" w:date="2026-01-07T16:26:00Z" w16du:dateUtc="2026-01-07T16:26:00Z"/>
          <w:rFonts w:ascii="Times New Roman" w:hAnsi="Times New Roman" w:cs="Times New Roman"/>
        </w:rPr>
        <w:pPrChange w:id="5960" w:author="Cheick Traoré" w:date="2026-01-07T16:26:00Z" w16du:dateUtc="2026-01-07T16:26:00Z">
          <w:pPr>
            <w:tabs>
              <w:tab w:val="left" w:pos="3200"/>
            </w:tabs>
            <w:spacing w:line="480" w:lineRule="auto"/>
          </w:pPr>
        </w:pPrChange>
      </w:pPr>
    </w:p>
    <w:p w14:paraId="23532D18" w14:textId="3D892A23" w:rsidR="009600FD" w:rsidRPr="008E7B21" w:rsidDel="00974EF5" w:rsidRDefault="009600FD" w:rsidP="00974EF5">
      <w:pPr>
        <w:tabs>
          <w:tab w:val="left" w:pos="3200"/>
        </w:tabs>
        <w:spacing w:line="480" w:lineRule="auto"/>
        <w:ind w:left="720" w:firstLine="0"/>
        <w:rPr>
          <w:del w:id="5961" w:author="Cheick Traoré" w:date="2026-01-07T16:26:00Z" w16du:dateUtc="2026-01-07T16:26:00Z"/>
          <w:rFonts w:ascii="Times New Roman" w:hAnsi="Times New Roman" w:cs="Times New Roman"/>
          <w:b/>
          <w:bCs/>
          <w:u w:val="single"/>
        </w:rPr>
        <w:pPrChange w:id="5962" w:author="Cheick Traoré" w:date="2026-01-07T16:26:00Z" w16du:dateUtc="2026-01-07T16:26:00Z">
          <w:pPr>
            <w:tabs>
              <w:tab w:val="left" w:pos="3200"/>
            </w:tabs>
            <w:spacing w:line="480" w:lineRule="auto"/>
            <w:ind w:left="11" w:hanging="11"/>
            <w:outlineLvl w:val="1"/>
          </w:pPr>
        </w:pPrChange>
      </w:pPr>
      <w:bookmarkStart w:id="5963" w:name="_Toc217034662"/>
      <w:del w:id="5964" w:author="Cheick Traoré" w:date="2026-01-07T16:26:00Z" w16du:dateUtc="2026-01-07T16:26:00Z">
        <w:r w:rsidRPr="008E7B21" w:rsidDel="00974EF5">
          <w:rPr>
            <w:rFonts w:ascii="Times New Roman" w:hAnsi="Times New Roman" w:cs="Times New Roman"/>
            <w:b/>
            <w:bCs/>
            <w:u w:val="single"/>
          </w:rPr>
          <w:delText>Défis rencontrés et solutions</w:delText>
        </w:r>
        <w:bookmarkEnd w:id="5963"/>
        <w:r w:rsidR="008E7B21" w:rsidDel="00974EF5">
          <w:rPr>
            <w:rFonts w:ascii="Times New Roman" w:hAnsi="Times New Roman" w:cs="Times New Roman"/>
            <w:b/>
            <w:bCs/>
            <w:u w:val="single"/>
          </w:rPr>
          <w:delText> :</w:delText>
        </w:r>
      </w:del>
    </w:p>
    <w:p w14:paraId="22ED0E4F" w14:textId="52224739" w:rsidR="00201144" w:rsidDel="00974EF5" w:rsidRDefault="00201144" w:rsidP="00974EF5">
      <w:pPr>
        <w:tabs>
          <w:tab w:val="left" w:pos="3200"/>
        </w:tabs>
        <w:spacing w:line="480" w:lineRule="auto"/>
        <w:ind w:left="720" w:firstLine="0"/>
        <w:rPr>
          <w:del w:id="5965" w:author="Cheick Traoré" w:date="2026-01-07T16:26:00Z" w16du:dateUtc="2026-01-07T16:26:00Z"/>
          <w:rFonts w:ascii="Times New Roman" w:hAnsi="Times New Roman" w:cs="Times New Roman"/>
          <w:b/>
          <w:bCs/>
        </w:rPr>
        <w:pPrChange w:id="5966" w:author="Cheick Traoré" w:date="2026-01-07T16:26:00Z" w16du:dateUtc="2026-01-07T16:26:00Z">
          <w:pPr>
            <w:tabs>
              <w:tab w:val="left" w:pos="3200"/>
            </w:tabs>
            <w:spacing w:line="480" w:lineRule="auto"/>
          </w:pPr>
        </w:pPrChange>
      </w:pPr>
    </w:p>
    <w:p w14:paraId="7DFAF043" w14:textId="08132CA1" w:rsidR="00DC74ED" w:rsidDel="00974EF5" w:rsidRDefault="00DC74ED" w:rsidP="00974EF5">
      <w:pPr>
        <w:tabs>
          <w:tab w:val="left" w:pos="3200"/>
        </w:tabs>
        <w:spacing w:line="480" w:lineRule="auto"/>
        <w:ind w:left="720" w:firstLine="0"/>
        <w:rPr>
          <w:del w:id="5967" w:author="Cheick Traoré" w:date="2026-01-07T16:26:00Z" w16du:dateUtc="2026-01-07T16:26:00Z"/>
          <w:rFonts w:ascii="Times New Roman" w:hAnsi="Times New Roman" w:cs="Times New Roman"/>
          <w:b/>
          <w:bCs/>
        </w:rPr>
        <w:pPrChange w:id="5968" w:author="Cheick Traoré" w:date="2026-01-07T16:26:00Z" w16du:dateUtc="2026-01-07T16:26:00Z">
          <w:pPr>
            <w:tabs>
              <w:tab w:val="left" w:pos="3200"/>
            </w:tabs>
            <w:spacing w:line="480" w:lineRule="auto"/>
          </w:pPr>
        </w:pPrChange>
      </w:pPr>
    </w:p>
    <w:p w14:paraId="1897D640" w14:textId="62A3C493" w:rsidR="00DC74ED" w:rsidRPr="00AB1D00" w:rsidDel="00974EF5" w:rsidRDefault="00DC74ED" w:rsidP="00974EF5">
      <w:pPr>
        <w:tabs>
          <w:tab w:val="left" w:pos="3200"/>
        </w:tabs>
        <w:spacing w:line="480" w:lineRule="auto"/>
        <w:ind w:left="720" w:firstLine="0"/>
        <w:rPr>
          <w:del w:id="5969" w:author="Cheick Traoré" w:date="2026-01-07T16:26:00Z" w16du:dateUtc="2026-01-07T16:26:00Z"/>
          <w:rFonts w:ascii="Times New Roman" w:hAnsi="Times New Roman" w:cs="Times New Roman"/>
          <w:b/>
          <w:bCs/>
        </w:rPr>
        <w:pPrChange w:id="5970" w:author="Cheick Traoré" w:date="2026-01-07T16:26:00Z" w16du:dateUtc="2026-01-07T16:26:00Z">
          <w:pPr>
            <w:tabs>
              <w:tab w:val="left" w:pos="3200"/>
            </w:tabs>
            <w:spacing w:line="480" w:lineRule="auto"/>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2691"/>
        <w:gridCol w:w="3334"/>
      </w:tblGrid>
      <w:tr w:rsidR="009600FD" w:rsidRPr="00AB1D00" w:rsidDel="00974EF5" w14:paraId="01A83987" w14:textId="77BEC95A" w:rsidTr="00201144">
        <w:trPr>
          <w:trHeight w:val="560"/>
          <w:del w:id="5971" w:author="Cheick Traoré" w:date="2026-01-07T16:26:00Z" w16du:dateUtc="2026-01-07T16:26:00Z"/>
        </w:trPr>
        <w:tc>
          <w:tcPr>
            <w:tcW w:w="0" w:type="auto"/>
            <w:tcMar>
              <w:top w:w="100" w:type="dxa"/>
              <w:left w:w="100" w:type="dxa"/>
              <w:bottom w:w="100" w:type="dxa"/>
              <w:right w:w="100" w:type="dxa"/>
            </w:tcMar>
            <w:hideMark/>
          </w:tcPr>
          <w:p w14:paraId="48F5C437" w14:textId="3B76516D" w:rsidR="009600FD" w:rsidRPr="00AB1D00" w:rsidDel="00974EF5" w:rsidRDefault="009600FD" w:rsidP="00974EF5">
            <w:pPr>
              <w:tabs>
                <w:tab w:val="left" w:pos="3200"/>
              </w:tabs>
              <w:spacing w:line="480" w:lineRule="auto"/>
              <w:ind w:left="720" w:firstLine="0"/>
              <w:rPr>
                <w:del w:id="5972" w:author="Cheick Traoré" w:date="2026-01-07T16:26:00Z" w16du:dateUtc="2026-01-07T16:26:00Z"/>
                <w:rFonts w:ascii="Times New Roman" w:hAnsi="Times New Roman" w:cs="Times New Roman"/>
              </w:rPr>
              <w:pPrChange w:id="5973" w:author="Cheick Traoré" w:date="2026-01-07T16:26:00Z" w16du:dateUtc="2026-01-07T16:26:00Z">
                <w:pPr>
                  <w:tabs>
                    <w:tab w:val="left" w:pos="3200"/>
                  </w:tabs>
                  <w:spacing w:line="480" w:lineRule="auto"/>
                </w:pPr>
              </w:pPrChange>
            </w:pPr>
            <w:del w:id="5974" w:author="Cheick Traoré" w:date="2026-01-07T16:26:00Z" w16du:dateUtc="2026-01-07T16:26:00Z">
              <w:r w:rsidRPr="00AB1D00" w:rsidDel="00974EF5">
                <w:rPr>
                  <w:rFonts w:ascii="Times New Roman" w:hAnsi="Times New Roman" w:cs="Times New Roman"/>
                  <w:b/>
                  <w:bCs/>
                </w:rPr>
                <w:delText>Défi</w:delText>
              </w:r>
            </w:del>
          </w:p>
        </w:tc>
        <w:tc>
          <w:tcPr>
            <w:tcW w:w="0" w:type="auto"/>
            <w:tcMar>
              <w:top w:w="100" w:type="dxa"/>
              <w:left w:w="100" w:type="dxa"/>
              <w:bottom w:w="100" w:type="dxa"/>
              <w:right w:w="100" w:type="dxa"/>
            </w:tcMar>
            <w:hideMark/>
          </w:tcPr>
          <w:p w14:paraId="17754B4C" w14:textId="439D9843" w:rsidR="009600FD" w:rsidRPr="00AB1D00" w:rsidDel="00974EF5" w:rsidRDefault="009600FD" w:rsidP="00974EF5">
            <w:pPr>
              <w:tabs>
                <w:tab w:val="left" w:pos="3200"/>
              </w:tabs>
              <w:spacing w:line="480" w:lineRule="auto"/>
              <w:ind w:left="720" w:firstLine="0"/>
              <w:rPr>
                <w:del w:id="5975" w:author="Cheick Traoré" w:date="2026-01-07T16:26:00Z" w16du:dateUtc="2026-01-07T16:26:00Z"/>
                <w:rFonts w:ascii="Times New Roman" w:hAnsi="Times New Roman" w:cs="Times New Roman"/>
              </w:rPr>
              <w:pPrChange w:id="5976" w:author="Cheick Traoré" w:date="2026-01-07T16:26:00Z" w16du:dateUtc="2026-01-07T16:26:00Z">
                <w:pPr>
                  <w:tabs>
                    <w:tab w:val="left" w:pos="3200"/>
                  </w:tabs>
                  <w:spacing w:line="480" w:lineRule="auto"/>
                </w:pPr>
              </w:pPrChange>
            </w:pPr>
            <w:del w:id="5977" w:author="Cheick Traoré" w:date="2026-01-07T16:26:00Z" w16du:dateUtc="2026-01-07T16:26:00Z">
              <w:r w:rsidRPr="00AB1D00" w:rsidDel="00974EF5">
                <w:rPr>
                  <w:rFonts w:ascii="Times New Roman" w:hAnsi="Times New Roman" w:cs="Times New Roman"/>
                  <w:b/>
                  <w:bCs/>
                </w:rPr>
                <w:delText>Impact</w:delText>
              </w:r>
            </w:del>
          </w:p>
        </w:tc>
        <w:tc>
          <w:tcPr>
            <w:tcW w:w="0" w:type="auto"/>
            <w:tcMar>
              <w:top w:w="100" w:type="dxa"/>
              <w:left w:w="100" w:type="dxa"/>
              <w:bottom w:w="100" w:type="dxa"/>
              <w:right w:w="100" w:type="dxa"/>
            </w:tcMar>
            <w:hideMark/>
          </w:tcPr>
          <w:p w14:paraId="09D669DF" w14:textId="31CBEFE4" w:rsidR="009600FD" w:rsidRPr="00AB1D00" w:rsidDel="00974EF5" w:rsidRDefault="009600FD" w:rsidP="00974EF5">
            <w:pPr>
              <w:tabs>
                <w:tab w:val="left" w:pos="3200"/>
              </w:tabs>
              <w:spacing w:line="480" w:lineRule="auto"/>
              <w:ind w:left="720" w:firstLine="0"/>
              <w:rPr>
                <w:del w:id="5978" w:author="Cheick Traoré" w:date="2026-01-07T16:26:00Z" w16du:dateUtc="2026-01-07T16:26:00Z"/>
                <w:rFonts w:ascii="Times New Roman" w:hAnsi="Times New Roman" w:cs="Times New Roman"/>
              </w:rPr>
              <w:pPrChange w:id="5979" w:author="Cheick Traoré" w:date="2026-01-07T16:26:00Z" w16du:dateUtc="2026-01-07T16:26:00Z">
                <w:pPr>
                  <w:tabs>
                    <w:tab w:val="left" w:pos="3200"/>
                  </w:tabs>
                  <w:spacing w:line="480" w:lineRule="auto"/>
                </w:pPr>
              </w:pPrChange>
            </w:pPr>
            <w:del w:id="5980" w:author="Cheick Traoré" w:date="2026-01-07T16:26:00Z" w16du:dateUtc="2026-01-07T16:26:00Z">
              <w:r w:rsidRPr="00AB1D00" w:rsidDel="00974EF5">
                <w:rPr>
                  <w:rFonts w:ascii="Times New Roman" w:hAnsi="Times New Roman" w:cs="Times New Roman"/>
                  <w:b/>
                  <w:bCs/>
                </w:rPr>
                <w:delText>Solution</w:delText>
              </w:r>
            </w:del>
          </w:p>
        </w:tc>
      </w:tr>
      <w:tr w:rsidR="009600FD" w:rsidRPr="00AB1D00" w:rsidDel="00974EF5" w14:paraId="24240ADC" w14:textId="4DEC0147" w:rsidTr="00201144">
        <w:trPr>
          <w:trHeight w:val="905"/>
          <w:del w:id="5981" w:author="Cheick Traoré" w:date="2026-01-07T16:26:00Z" w16du:dateUtc="2026-01-07T16:26:00Z"/>
        </w:trPr>
        <w:tc>
          <w:tcPr>
            <w:tcW w:w="0" w:type="auto"/>
            <w:tcMar>
              <w:top w:w="100" w:type="dxa"/>
              <w:left w:w="100" w:type="dxa"/>
              <w:bottom w:w="100" w:type="dxa"/>
              <w:right w:w="100" w:type="dxa"/>
            </w:tcMar>
            <w:hideMark/>
          </w:tcPr>
          <w:p w14:paraId="2DB39549" w14:textId="38F12018" w:rsidR="009600FD" w:rsidRPr="00AB1D00" w:rsidDel="00974EF5" w:rsidRDefault="009600FD" w:rsidP="00974EF5">
            <w:pPr>
              <w:tabs>
                <w:tab w:val="left" w:pos="3200"/>
              </w:tabs>
              <w:spacing w:line="480" w:lineRule="auto"/>
              <w:ind w:left="720" w:firstLine="0"/>
              <w:rPr>
                <w:del w:id="5982" w:author="Cheick Traoré" w:date="2026-01-07T16:26:00Z" w16du:dateUtc="2026-01-07T16:26:00Z"/>
                <w:rFonts w:ascii="Times New Roman" w:hAnsi="Times New Roman" w:cs="Times New Roman"/>
              </w:rPr>
              <w:pPrChange w:id="5983" w:author="Cheick Traoré" w:date="2026-01-07T16:26:00Z" w16du:dateUtc="2026-01-07T16:26:00Z">
                <w:pPr>
                  <w:tabs>
                    <w:tab w:val="left" w:pos="3200"/>
                  </w:tabs>
                  <w:spacing w:line="480" w:lineRule="auto"/>
                </w:pPr>
              </w:pPrChange>
            </w:pPr>
            <w:del w:id="5984" w:author="Cheick Traoré" w:date="2026-01-07T16:26:00Z" w16du:dateUtc="2026-01-07T16:26:00Z">
              <w:r w:rsidRPr="00AB1D00" w:rsidDel="00974EF5">
                <w:rPr>
                  <w:rFonts w:ascii="Times New Roman" w:hAnsi="Times New Roman" w:cs="Times New Roman"/>
                  <w:b/>
                  <w:bCs/>
                </w:rPr>
                <w:delText>Apprentissage technologies</w:delText>
              </w:r>
            </w:del>
          </w:p>
        </w:tc>
        <w:tc>
          <w:tcPr>
            <w:tcW w:w="0" w:type="auto"/>
            <w:tcMar>
              <w:top w:w="100" w:type="dxa"/>
              <w:left w:w="100" w:type="dxa"/>
              <w:bottom w:w="100" w:type="dxa"/>
              <w:right w:w="100" w:type="dxa"/>
            </w:tcMar>
            <w:hideMark/>
          </w:tcPr>
          <w:p w14:paraId="5D72CF8F" w14:textId="15691329" w:rsidR="009600FD" w:rsidRPr="00AB1D00" w:rsidDel="00974EF5" w:rsidRDefault="009600FD" w:rsidP="00974EF5">
            <w:pPr>
              <w:tabs>
                <w:tab w:val="left" w:pos="3200"/>
              </w:tabs>
              <w:spacing w:line="480" w:lineRule="auto"/>
              <w:ind w:left="720" w:firstLine="0"/>
              <w:rPr>
                <w:del w:id="5985" w:author="Cheick Traoré" w:date="2026-01-07T16:26:00Z" w16du:dateUtc="2026-01-07T16:26:00Z"/>
                <w:rFonts w:ascii="Times New Roman" w:hAnsi="Times New Roman" w:cs="Times New Roman"/>
              </w:rPr>
              <w:pPrChange w:id="5986" w:author="Cheick Traoré" w:date="2026-01-07T16:26:00Z" w16du:dateUtc="2026-01-07T16:26:00Z">
                <w:pPr>
                  <w:tabs>
                    <w:tab w:val="left" w:pos="3200"/>
                  </w:tabs>
                  <w:spacing w:line="480" w:lineRule="auto"/>
                </w:pPr>
              </w:pPrChange>
            </w:pPr>
            <w:del w:id="5987" w:author="Cheick Traoré" w:date="2026-01-07T16:26:00Z" w16du:dateUtc="2026-01-07T16:26:00Z">
              <w:r w:rsidRPr="00AB1D00" w:rsidDel="00974EF5">
                <w:rPr>
                  <w:rFonts w:ascii="Times New Roman" w:hAnsi="Times New Roman" w:cs="Times New Roman"/>
                </w:rPr>
                <w:delText>Retard initial</w:delText>
              </w:r>
            </w:del>
          </w:p>
        </w:tc>
        <w:tc>
          <w:tcPr>
            <w:tcW w:w="0" w:type="auto"/>
            <w:tcMar>
              <w:top w:w="100" w:type="dxa"/>
              <w:left w:w="100" w:type="dxa"/>
              <w:bottom w:w="100" w:type="dxa"/>
              <w:right w:w="100" w:type="dxa"/>
            </w:tcMar>
            <w:hideMark/>
          </w:tcPr>
          <w:p w14:paraId="18919594" w14:textId="7B10C895" w:rsidR="009600FD" w:rsidRPr="00AB1D00" w:rsidDel="00974EF5" w:rsidRDefault="009600FD" w:rsidP="00974EF5">
            <w:pPr>
              <w:tabs>
                <w:tab w:val="left" w:pos="3200"/>
              </w:tabs>
              <w:spacing w:line="480" w:lineRule="auto"/>
              <w:ind w:left="720" w:firstLine="0"/>
              <w:rPr>
                <w:del w:id="5988" w:author="Cheick Traoré" w:date="2026-01-07T16:26:00Z" w16du:dateUtc="2026-01-07T16:26:00Z"/>
                <w:rFonts w:ascii="Times New Roman" w:hAnsi="Times New Roman" w:cs="Times New Roman"/>
              </w:rPr>
              <w:pPrChange w:id="5989" w:author="Cheick Traoré" w:date="2026-01-07T16:26:00Z" w16du:dateUtc="2026-01-07T16:26:00Z">
                <w:pPr>
                  <w:tabs>
                    <w:tab w:val="left" w:pos="3200"/>
                  </w:tabs>
                  <w:spacing w:line="480" w:lineRule="auto"/>
                </w:pPr>
              </w:pPrChange>
            </w:pPr>
            <w:del w:id="5990" w:author="Cheick Traoré" w:date="2026-01-07T16:26:00Z" w16du:dateUtc="2026-01-07T16:26:00Z">
              <w:r w:rsidRPr="00AB1D00" w:rsidDel="00974EF5">
                <w:rPr>
                  <w:rFonts w:ascii="Times New Roman" w:hAnsi="Times New Roman" w:cs="Times New Roman"/>
                </w:rPr>
                <w:delText>Formation rapide et documentation</w:delText>
              </w:r>
            </w:del>
          </w:p>
        </w:tc>
      </w:tr>
      <w:tr w:rsidR="009600FD" w:rsidRPr="00AB1D00" w:rsidDel="00974EF5" w14:paraId="4FA1D4C0" w14:textId="15E7130B" w:rsidTr="00201144">
        <w:trPr>
          <w:trHeight w:val="905"/>
          <w:del w:id="5991" w:author="Cheick Traoré" w:date="2026-01-07T16:26:00Z" w16du:dateUtc="2026-01-07T16:26:00Z"/>
        </w:trPr>
        <w:tc>
          <w:tcPr>
            <w:tcW w:w="0" w:type="auto"/>
            <w:tcMar>
              <w:top w:w="100" w:type="dxa"/>
              <w:left w:w="100" w:type="dxa"/>
              <w:bottom w:w="100" w:type="dxa"/>
              <w:right w:w="100" w:type="dxa"/>
            </w:tcMar>
            <w:hideMark/>
          </w:tcPr>
          <w:p w14:paraId="15C16753" w14:textId="17FD9945" w:rsidR="009600FD" w:rsidRPr="00AB1D00" w:rsidDel="00974EF5" w:rsidRDefault="009600FD" w:rsidP="00974EF5">
            <w:pPr>
              <w:tabs>
                <w:tab w:val="left" w:pos="3200"/>
              </w:tabs>
              <w:spacing w:line="480" w:lineRule="auto"/>
              <w:ind w:left="720" w:firstLine="0"/>
              <w:rPr>
                <w:del w:id="5992" w:author="Cheick Traoré" w:date="2026-01-07T16:26:00Z" w16du:dateUtc="2026-01-07T16:26:00Z"/>
                <w:rFonts w:ascii="Times New Roman" w:hAnsi="Times New Roman" w:cs="Times New Roman"/>
              </w:rPr>
              <w:pPrChange w:id="5993" w:author="Cheick Traoré" w:date="2026-01-07T16:26:00Z" w16du:dateUtc="2026-01-07T16:26:00Z">
                <w:pPr>
                  <w:tabs>
                    <w:tab w:val="left" w:pos="3200"/>
                  </w:tabs>
                  <w:spacing w:line="480" w:lineRule="auto"/>
                </w:pPr>
              </w:pPrChange>
            </w:pPr>
            <w:del w:id="5994" w:author="Cheick Traoré" w:date="2026-01-07T16:26:00Z" w16du:dateUtc="2026-01-07T16:26:00Z">
              <w:r w:rsidRPr="00AB1D00" w:rsidDel="00974EF5">
                <w:rPr>
                  <w:rFonts w:ascii="Times New Roman" w:hAnsi="Times New Roman" w:cs="Times New Roman"/>
                  <w:b/>
                  <w:bCs/>
                </w:rPr>
                <w:delText>Hétérogénéité des données</w:delText>
              </w:r>
            </w:del>
          </w:p>
        </w:tc>
        <w:tc>
          <w:tcPr>
            <w:tcW w:w="0" w:type="auto"/>
            <w:tcMar>
              <w:top w:w="100" w:type="dxa"/>
              <w:left w:w="100" w:type="dxa"/>
              <w:bottom w:w="100" w:type="dxa"/>
              <w:right w:w="100" w:type="dxa"/>
            </w:tcMar>
            <w:hideMark/>
          </w:tcPr>
          <w:p w14:paraId="37A5A6FB" w14:textId="76EDA888" w:rsidR="009600FD" w:rsidRPr="00AB1D00" w:rsidDel="00974EF5" w:rsidRDefault="009600FD" w:rsidP="00974EF5">
            <w:pPr>
              <w:tabs>
                <w:tab w:val="left" w:pos="3200"/>
              </w:tabs>
              <w:spacing w:line="480" w:lineRule="auto"/>
              <w:ind w:left="720" w:firstLine="0"/>
              <w:rPr>
                <w:del w:id="5995" w:author="Cheick Traoré" w:date="2026-01-07T16:26:00Z" w16du:dateUtc="2026-01-07T16:26:00Z"/>
                <w:rFonts w:ascii="Times New Roman" w:hAnsi="Times New Roman" w:cs="Times New Roman"/>
              </w:rPr>
              <w:pPrChange w:id="5996" w:author="Cheick Traoré" w:date="2026-01-07T16:26:00Z" w16du:dateUtc="2026-01-07T16:26:00Z">
                <w:pPr>
                  <w:tabs>
                    <w:tab w:val="left" w:pos="3200"/>
                  </w:tabs>
                  <w:spacing w:line="480" w:lineRule="auto"/>
                </w:pPr>
              </w:pPrChange>
            </w:pPr>
            <w:del w:id="5997" w:author="Cheick Traoré" w:date="2026-01-07T16:26:00Z" w16du:dateUtc="2026-01-07T16:26:00Z">
              <w:r w:rsidRPr="00AB1D00" w:rsidDel="00974EF5">
                <w:rPr>
                  <w:rFonts w:ascii="Times New Roman" w:hAnsi="Times New Roman" w:cs="Times New Roman"/>
                </w:rPr>
                <w:delText>Erreurs prétraitement</w:delText>
              </w:r>
            </w:del>
          </w:p>
        </w:tc>
        <w:tc>
          <w:tcPr>
            <w:tcW w:w="0" w:type="auto"/>
            <w:tcMar>
              <w:top w:w="100" w:type="dxa"/>
              <w:left w:w="100" w:type="dxa"/>
              <w:bottom w:w="100" w:type="dxa"/>
              <w:right w:w="100" w:type="dxa"/>
            </w:tcMar>
            <w:hideMark/>
          </w:tcPr>
          <w:p w14:paraId="6903BE21" w14:textId="166759A7" w:rsidR="009600FD" w:rsidRPr="00AB1D00" w:rsidDel="00974EF5" w:rsidRDefault="009600FD" w:rsidP="00974EF5">
            <w:pPr>
              <w:tabs>
                <w:tab w:val="left" w:pos="3200"/>
              </w:tabs>
              <w:spacing w:line="480" w:lineRule="auto"/>
              <w:ind w:left="720" w:firstLine="0"/>
              <w:rPr>
                <w:del w:id="5998" w:author="Cheick Traoré" w:date="2026-01-07T16:26:00Z" w16du:dateUtc="2026-01-07T16:26:00Z"/>
                <w:rFonts w:ascii="Times New Roman" w:hAnsi="Times New Roman" w:cs="Times New Roman"/>
              </w:rPr>
              <w:pPrChange w:id="5999" w:author="Cheick Traoré" w:date="2026-01-07T16:26:00Z" w16du:dateUtc="2026-01-07T16:26:00Z">
                <w:pPr>
                  <w:tabs>
                    <w:tab w:val="left" w:pos="3200"/>
                  </w:tabs>
                  <w:spacing w:line="480" w:lineRule="auto"/>
                </w:pPr>
              </w:pPrChange>
            </w:pPr>
            <w:del w:id="6000" w:author="Cheick Traoré" w:date="2026-01-07T16:26:00Z" w16du:dateUtc="2026-01-07T16:26:00Z">
              <w:r w:rsidRPr="00AB1D00" w:rsidDel="00974EF5">
                <w:rPr>
                  <w:rFonts w:ascii="Times New Roman" w:hAnsi="Times New Roman" w:cs="Times New Roman"/>
                </w:rPr>
                <w:delText>Scripts robustes de validation</w:delText>
              </w:r>
            </w:del>
          </w:p>
        </w:tc>
      </w:tr>
      <w:tr w:rsidR="009600FD" w:rsidRPr="00AB1D00" w:rsidDel="00974EF5" w14:paraId="45DDB82B" w14:textId="384FBD65" w:rsidTr="00201144">
        <w:trPr>
          <w:trHeight w:val="905"/>
          <w:del w:id="6001" w:author="Cheick Traoré" w:date="2026-01-07T16:26:00Z" w16du:dateUtc="2026-01-07T16:26:00Z"/>
        </w:trPr>
        <w:tc>
          <w:tcPr>
            <w:tcW w:w="0" w:type="auto"/>
            <w:tcMar>
              <w:top w:w="100" w:type="dxa"/>
              <w:left w:w="100" w:type="dxa"/>
              <w:bottom w:w="100" w:type="dxa"/>
              <w:right w:w="100" w:type="dxa"/>
            </w:tcMar>
            <w:hideMark/>
          </w:tcPr>
          <w:p w14:paraId="0E6B9EA6" w14:textId="0A56443E" w:rsidR="009600FD" w:rsidRPr="00AB1D00" w:rsidDel="00974EF5" w:rsidRDefault="009600FD" w:rsidP="00974EF5">
            <w:pPr>
              <w:tabs>
                <w:tab w:val="left" w:pos="3200"/>
              </w:tabs>
              <w:spacing w:line="480" w:lineRule="auto"/>
              <w:ind w:left="720" w:firstLine="0"/>
              <w:rPr>
                <w:del w:id="6002" w:author="Cheick Traoré" w:date="2026-01-07T16:26:00Z" w16du:dateUtc="2026-01-07T16:26:00Z"/>
                <w:rFonts w:ascii="Times New Roman" w:hAnsi="Times New Roman" w:cs="Times New Roman"/>
              </w:rPr>
              <w:pPrChange w:id="6003" w:author="Cheick Traoré" w:date="2026-01-07T16:26:00Z" w16du:dateUtc="2026-01-07T16:26:00Z">
                <w:pPr>
                  <w:tabs>
                    <w:tab w:val="left" w:pos="3200"/>
                  </w:tabs>
                  <w:spacing w:line="480" w:lineRule="auto"/>
                </w:pPr>
              </w:pPrChange>
            </w:pPr>
            <w:del w:id="6004" w:author="Cheick Traoré" w:date="2026-01-07T16:26:00Z" w16du:dateUtc="2026-01-07T16:26:00Z">
              <w:r w:rsidRPr="00AB1D00" w:rsidDel="00974EF5">
                <w:rPr>
                  <w:rFonts w:ascii="Times New Roman" w:hAnsi="Times New Roman" w:cs="Times New Roman"/>
                  <w:b/>
                  <w:bCs/>
                </w:rPr>
                <w:delText>Intégration 3 couches</w:delText>
              </w:r>
            </w:del>
          </w:p>
        </w:tc>
        <w:tc>
          <w:tcPr>
            <w:tcW w:w="0" w:type="auto"/>
            <w:tcMar>
              <w:top w:w="100" w:type="dxa"/>
              <w:left w:w="100" w:type="dxa"/>
              <w:bottom w:w="100" w:type="dxa"/>
              <w:right w:w="100" w:type="dxa"/>
            </w:tcMar>
            <w:hideMark/>
          </w:tcPr>
          <w:p w14:paraId="51B1F210" w14:textId="2A84B9DE" w:rsidR="009600FD" w:rsidRPr="00AB1D00" w:rsidDel="00974EF5" w:rsidRDefault="009600FD" w:rsidP="00974EF5">
            <w:pPr>
              <w:tabs>
                <w:tab w:val="left" w:pos="3200"/>
              </w:tabs>
              <w:spacing w:line="480" w:lineRule="auto"/>
              <w:ind w:left="720" w:firstLine="0"/>
              <w:rPr>
                <w:del w:id="6005" w:author="Cheick Traoré" w:date="2026-01-07T16:26:00Z" w16du:dateUtc="2026-01-07T16:26:00Z"/>
                <w:rFonts w:ascii="Times New Roman" w:hAnsi="Times New Roman" w:cs="Times New Roman"/>
              </w:rPr>
              <w:pPrChange w:id="6006" w:author="Cheick Traoré" w:date="2026-01-07T16:26:00Z" w16du:dateUtc="2026-01-07T16:26:00Z">
                <w:pPr>
                  <w:tabs>
                    <w:tab w:val="left" w:pos="3200"/>
                  </w:tabs>
                  <w:spacing w:line="480" w:lineRule="auto"/>
                </w:pPr>
              </w:pPrChange>
            </w:pPr>
            <w:del w:id="6007" w:author="Cheick Traoré" w:date="2026-01-07T16:26:00Z" w16du:dateUtc="2026-01-07T16:26:00Z">
              <w:r w:rsidRPr="00AB1D00" w:rsidDel="00974EF5">
                <w:rPr>
                  <w:rFonts w:ascii="Times New Roman" w:hAnsi="Times New Roman" w:cs="Times New Roman"/>
                </w:rPr>
                <w:delText>Complexité</w:delText>
              </w:r>
            </w:del>
          </w:p>
        </w:tc>
        <w:tc>
          <w:tcPr>
            <w:tcW w:w="0" w:type="auto"/>
            <w:tcMar>
              <w:top w:w="100" w:type="dxa"/>
              <w:left w:w="100" w:type="dxa"/>
              <w:bottom w:w="100" w:type="dxa"/>
              <w:right w:w="100" w:type="dxa"/>
            </w:tcMar>
            <w:hideMark/>
          </w:tcPr>
          <w:p w14:paraId="32A02CA6" w14:textId="40DB4E18" w:rsidR="009600FD" w:rsidRPr="00AB1D00" w:rsidDel="00974EF5" w:rsidRDefault="009600FD" w:rsidP="00974EF5">
            <w:pPr>
              <w:tabs>
                <w:tab w:val="left" w:pos="3200"/>
              </w:tabs>
              <w:spacing w:line="480" w:lineRule="auto"/>
              <w:ind w:left="720" w:firstLine="0"/>
              <w:rPr>
                <w:del w:id="6008" w:author="Cheick Traoré" w:date="2026-01-07T16:26:00Z" w16du:dateUtc="2026-01-07T16:26:00Z"/>
                <w:rFonts w:ascii="Times New Roman" w:hAnsi="Times New Roman" w:cs="Times New Roman"/>
              </w:rPr>
              <w:pPrChange w:id="6009" w:author="Cheick Traoré" w:date="2026-01-07T16:26:00Z" w16du:dateUtc="2026-01-07T16:26:00Z">
                <w:pPr>
                  <w:tabs>
                    <w:tab w:val="left" w:pos="3200"/>
                  </w:tabs>
                  <w:spacing w:line="480" w:lineRule="auto"/>
                </w:pPr>
              </w:pPrChange>
            </w:pPr>
            <w:del w:id="6010" w:author="Cheick Traoré" w:date="2026-01-07T16:26:00Z" w16du:dateUtc="2026-01-07T16:26:00Z">
              <w:r w:rsidRPr="00AB1D00" w:rsidDel="00974EF5">
                <w:rPr>
                  <w:rFonts w:ascii="Times New Roman" w:hAnsi="Times New Roman" w:cs="Times New Roman"/>
                </w:rPr>
                <w:delText>Tests itératifs, documentation API</w:delText>
              </w:r>
            </w:del>
          </w:p>
        </w:tc>
      </w:tr>
      <w:tr w:rsidR="009600FD" w:rsidRPr="00AB1D00" w:rsidDel="00974EF5" w14:paraId="60B59CDE" w14:textId="132EB456" w:rsidTr="00201144">
        <w:trPr>
          <w:trHeight w:val="905"/>
          <w:del w:id="6011" w:author="Cheick Traoré" w:date="2026-01-07T16:26:00Z" w16du:dateUtc="2026-01-07T16:26:00Z"/>
        </w:trPr>
        <w:tc>
          <w:tcPr>
            <w:tcW w:w="0" w:type="auto"/>
            <w:tcMar>
              <w:top w:w="100" w:type="dxa"/>
              <w:left w:w="100" w:type="dxa"/>
              <w:bottom w:w="100" w:type="dxa"/>
              <w:right w:w="100" w:type="dxa"/>
            </w:tcMar>
            <w:hideMark/>
          </w:tcPr>
          <w:p w14:paraId="65EF179F" w14:textId="323FF672" w:rsidR="009600FD" w:rsidRPr="00AB1D00" w:rsidDel="00974EF5" w:rsidRDefault="009600FD" w:rsidP="00974EF5">
            <w:pPr>
              <w:tabs>
                <w:tab w:val="left" w:pos="3200"/>
              </w:tabs>
              <w:spacing w:line="480" w:lineRule="auto"/>
              <w:ind w:left="720" w:firstLine="0"/>
              <w:rPr>
                <w:del w:id="6012" w:author="Cheick Traoré" w:date="2026-01-07T16:26:00Z" w16du:dateUtc="2026-01-07T16:26:00Z"/>
                <w:rFonts w:ascii="Times New Roman" w:hAnsi="Times New Roman" w:cs="Times New Roman"/>
              </w:rPr>
              <w:pPrChange w:id="6013" w:author="Cheick Traoré" w:date="2026-01-07T16:26:00Z" w16du:dateUtc="2026-01-07T16:26:00Z">
                <w:pPr>
                  <w:tabs>
                    <w:tab w:val="left" w:pos="3200"/>
                  </w:tabs>
                  <w:spacing w:line="480" w:lineRule="auto"/>
                </w:pPr>
              </w:pPrChange>
            </w:pPr>
            <w:del w:id="6014" w:author="Cheick Traoré" w:date="2026-01-07T16:26:00Z" w16du:dateUtc="2026-01-07T16:26:00Z">
              <w:r w:rsidRPr="00AB1D00" w:rsidDel="00974EF5">
                <w:rPr>
                  <w:rFonts w:ascii="Times New Roman" w:hAnsi="Times New Roman" w:cs="Times New Roman"/>
                  <w:b/>
                  <w:bCs/>
                </w:rPr>
                <w:delText>Performance modèles</w:delText>
              </w:r>
            </w:del>
          </w:p>
        </w:tc>
        <w:tc>
          <w:tcPr>
            <w:tcW w:w="0" w:type="auto"/>
            <w:tcMar>
              <w:top w:w="100" w:type="dxa"/>
              <w:left w:w="100" w:type="dxa"/>
              <w:bottom w:w="100" w:type="dxa"/>
              <w:right w:w="100" w:type="dxa"/>
            </w:tcMar>
            <w:hideMark/>
          </w:tcPr>
          <w:p w14:paraId="206A0BFA" w14:textId="5ADE302E" w:rsidR="009600FD" w:rsidRPr="00AB1D00" w:rsidDel="00974EF5" w:rsidRDefault="009600FD" w:rsidP="00974EF5">
            <w:pPr>
              <w:tabs>
                <w:tab w:val="left" w:pos="3200"/>
              </w:tabs>
              <w:spacing w:line="480" w:lineRule="auto"/>
              <w:ind w:left="720" w:firstLine="0"/>
              <w:rPr>
                <w:del w:id="6015" w:author="Cheick Traoré" w:date="2026-01-07T16:26:00Z" w16du:dateUtc="2026-01-07T16:26:00Z"/>
                <w:rFonts w:ascii="Times New Roman" w:hAnsi="Times New Roman" w:cs="Times New Roman"/>
              </w:rPr>
              <w:pPrChange w:id="6016" w:author="Cheick Traoré" w:date="2026-01-07T16:26:00Z" w16du:dateUtc="2026-01-07T16:26:00Z">
                <w:pPr>
                  <w:tabs>
                    <w:tab w:val="left" w:pos="3200"/>
                  </w:tabs>
                  <w:spacing w:line="480" w:lineRule="auto"/>
                </w:pPr>
              </w:pPrChange>
            </w:pPr>
            <w:del w:id="6017" w:author="Cheick Traoré" w:date="2026-01-07T16:26:00Z" w16du:dateUtc="2026-01-07T16:26:00Z">
              <w:r w:rsidRPr="00AB1D00" w:rsidDel="00974EF5">
                <w:rPr>
                  <w:rFonts w:ascii="Times New Roman" w:hAnsi="Times New Roman" w:cs="Times New Roman"/>
                </w:rPr>
                <w:delText>Temps exécution long</w:delText>
              </w:r>
            </w:del>
          </w:p>
        </w:tc>
        <w:tc>
          <w:tcPr>
            <w:tcW w:w="0" w:type="auto"/>
            <w:tcMar>
              <w:top w:w="100" w:type="dxa"/>
              <w:left w:w="100" w:type="dxa"/>
              <w:bottom w:w="100" w:type="dxa"/>
              <w:right w:w="100" w:type="dxa"/>
            </w:tcMar>
            <w:hideMark/>
          </w:tcPr>
          <w:p w14:paraId="1F5A27CD" w14:textId="18EB3A77" w:rsidR="009600FD" w:rsidRPr="00AB1D00" w:rsidDel="00974EF5" w:rsidRDefault="009600FD" w:rsidP="00974EF5">
            <w:pPr>
              <w:tabs>
                <w:tab w:val="left" w:pos="3200"/>
              </w:tabs>
              <w:spacing w:line="480" w:lineRule="auto"/>
              <w:ind w:left="720" w:firstLine="0"/>
              <w:rPr>
                <w:del w:id="6018" w:author="Cheick Traoré" w:date="2026-01-07T16:26:00Z" w16du:dateUtc="2026-01-07T16:26:00Z"/>
                <w:rFonts w:ascii="Times New Roman" w:hAnsi="Times New Roman" w:cs="Times New Roman"/>
              </w:rPr>
              <w:pPrChange w:id="6019" w:author="Cheick Traoré" w:date="2026-01-07T16:26:00Z" w16du:dateUtc="2026-01-07T16:26:00Z">
                <w:pPr>
                  <w:tabs>
                    <w:tab w:val="left" w:pos="3200"/>
                  </w:tabs>
                  <w:spacing w:line="480" w:lineRule="auto"/>
                </w:pPr>
              </w:pPrChange>
            </w:pPr>
            <w:del w:id="6020" w:author="Cheick Traoré" w:date="2026-01-07T16:26:00Z" w16du:dateUtc="2026-01-07T16:26:00Z">
              <w:r w:rsidRPr="00AB1D00" w:rsidDel="00974EF5">
                <w:rPr>
                  <w:rFonts w:ascii="Times New Roman" w:hAnsi="Times New Roman" w:cs="Times New Roman"/>
                </w:rPr>
                <w:delText>Optimisation code, parallélisation</w:delText>
              </w:r>
            </w:del>
          </w:p>
        </w:tc>
      </w:tr>
      <w:tr w:rsidR="009600FD" w:rsidRPr="00AB1D00" w:rsidDel="00974EF5" w14:paraId="4FD2C63C" w14:textId="3133F4DF" w:rsidTr="00201144">
        <w:trPr>
          <w:trHeight w:val="905"/>
          <w:del w:id="6021" w:author="Cheick Traoré" w:date="2026-01-07T16:26:00Z" w16du:dateUtc="2026-01-07T16:26:00Z"/>
        </w:trPr>
        <w:tc>
          <w:tcPr>
            <w:tcW w:w="0" w:type="auto"/>
            <w:tcMar>
              <w:top w:w="100" w:type="dxa"/>
              <w:left w:w="100" w:type="dxa"/>
              <w:bottom w:w="100" w:type="dxa"/>
              <w:right w:w="100" w:type="dxa"/>
            </w:tcMar>
            <w:hideMark/>
          </w:tcPr>
          <w:p w14:paraId="324FCFBC" w14:textId="15C01C99" w:rsidR="009600FD" w:rsidRPr="00AB1D00" w:rsidDel="00974EF5" w:rsidRDefault="009600FD" w:rsidP="00974EF5">
            <w:pPr>
              <w:tabs>
                <w:tab w:val="left" w:pos="3200"/>
              </w:tabs>
              <w:spacing w:line="480" w:lineRule="auto"/>
              <w:ind w:left="720" w:firstLine="0"/>
              <w:rPr>
                <w:del w:id="6022" w:author="Cheick Traoré" w:date="2026-01-07T16:26:00Z" w16du:dateUtc="2026-01-07T16:26:00Z"/>
                <w:rFonts w:ascii="Times New Roman" w:hAnsi="Times New Roman" w:cs="Times New Roman"/>
              </w:rPr>
              <w:pPrChange w:id="6023" w:author="Cheick Traoré" w:date="2026-01-07T16:26:00Z" w16du:dateUtc="2026-01-07T16:26:00Z">
                <w:pPr>
                  <w:tabs>
                    <w:tab w:val="left" w:pos="3200"/>
                  </w:tabs>
                  <w:spacing w:line="480" w:lineRule="auto"/>
                </w:pPr>
              </w:pPrChange>
            </w:pPr>
            <w:del w:id="6024" w:author="Cheick Traoré" w:date="2026-01-07T16:26:00Z" w16du:dateUtc="2026-01-07T16:26:00Z">
              <w:r w:rsidRPr="00AB1D00" w:rsidDel="00974EF5">
                <w:rPr>
                  <w:rFonts w:ascii="Times New Roman" w:hAnsi="Times New Roman" w:cs="Times New Roman"/>
                  <w:b/>
                  <w:bCs/>
                </w:rPr>
                <w:delText>Délais projet</w:delText>
              </w:r>
            </w:del>
          </w:p>
        </w:tc>
        <w:tc>
          <w:tcPr>
            <w:tcW w:w="0" w:type="auto"/>
            <w:tcMar>
              <w:top w:w="100" w:type="dxa"/>
              <w:left w:w="100" w:type="dxa"/>
              <w:bottom w:w="100" w:type="dxa"/>
              <w:right w:w="100" w:type="dxa"/>
            </w:tcMar>
            <w:hideMark/>
          </w:tcPr>
          <w:p w14:paraId="3AE12608" w14:textId="0615CE7D" w:rsidR="009600FD" w:rsidRPr="00AB1D00" w:rsidDel="00974EF5" w:rsidRDefault="009600FD" w:rsidP="00974EF5">
            <w:pPr>
              <w:tabs>
                <w:tab w:val="left" w:pos="3200"/>
              </w:tabs>
              <w:spacing w:line="480" w:lineRule="auto"/>
              <w:ind w:left="720" w:firstLine="0"/>
              <w:rPr>
                <w:del w:id="6025" w:author="Cheick Traoré" w:date="2026-01-07T16:26:00Z" w16du:dateUtc="2026-01-07T16:26:00Z"/>
                <w:rFonts w:ascii="Times New Roman" w:hAnsi="Times New Roman" w:cs="Times New Roman"/>
              </w:rPr>
              <w:pPrChange w:id="6026" w:author="Cheick Traoré" w:date="2026-01-07T16:26:00Z" w16du:dateUtc="2026-01-07T16:26:00Z">
                <w:pPr>
                  <w:tabs>
                    <w:tab w:val="left" w:pos="3200"/>
                  </w:tabs>
                  <w:spacing w:line="480" w:lineRule="auto"/>
                </w:pPr>
              </w:pPrChange>
            </w:pPr>
            <w:del w:id="6027" w:author="Cheick Traoré" w:date="2026-01-07T16:26:00Z" w16du:dateUtc="2026-01-07T16:26:00Z">
              <w:r w:rsidRPr="00AB1D00" w:rsidDel="00974EF5">
                <w:rPr>
                  <w:rFonts w:ascii="Times New Roman" w:hAnsi="Times New Roman" w:cs="Times New Roman"/>
                </w:rPr>
                <w:delText>Risque de débordement</w:delText>
              </w:r>
            </w:del>
          </w:p>
        </w:tc>
        <w:tc>
          <w:tcPr>
            <w:tcW w:w="0" w:type="auto"/>
            <w:tcMar>
              <w:top w:w="100" w:type="dxa"/>
              <w:left w:w="100" w:type="dxa"/>
              <w:bottom w:w="100" w:type="dxa"/>
              <w:right w:w="100" w:type="dxa"/>
            </w:tcMar>
            <w:hideMark/>
          </w:tcPr>
          <w:p w14:paraId="6A7CC65D" w14:textId="0D9F3EAC" w:rsidR="009600FD" w:rsidRPr="00AB1D00" w:rsidDel="00974EF5" w:rsidRDefault="009600FD" w:rsidP="00974EF5">
            <w:pPr>
              <w:tabs>
                <w:tab w:val="left" w:pos="3200"/>
              </w:tabs>
              <w:spacing w:line="480" w:lineRule="auto"/>
              <w:ind w:left="720" w:firstLine="0"/>
              <w:rPr>
                <w:del w:id="6028" w:author="Cheick Traoré" w:date="2026-01-07T16:26:00Z" w16du:dateUtc="2026-01-07T16:26:00Z"/>
                <w:rFonts w:ascii="Times New Roman" w:hAnsi="Times New Roman" w:cs="Times New Roman"/>
              </w:rPr>
              <w:pPrChange w:id="6029" w:author="Cheick Traoré" w:date="2026-01-07T16:26:00Z" w16du:dateUtc="2026-01-07T16:26:00Z">
                <w:pPr>
                  <w:tabs>
                    <w:tab w:val="left" w:pos="3200"/>
                  </w:tabs>
                  <w:spacing w:line="480" w:lineRule="auto"/>
                </w:pPr>
              </w:pPrChange>
            </w:pPr>
            <w:del w:id="6030" w:author="Cheick Traoré" w:date="2026-01-07T16:26:00Z" w16du:dateUtc="2026-01-07T16:26:00Z">
              <w:r w:rsidRPr="00AB1D00" w:rsidDel="00974EF5">
                <w:rPr>
                  <w:rFonts w:ascii="Times New Roman" w:hAnsi="Times New Roman" w:cs="Times New Roman"/>
                </w:rPr>
                <w:delText>Priorisation features, méthode agile</w:delText>
              </w:r>
            </w:del>
          </w:p>
        </w:tc>
      </w:tr>
      <w:tr w:rsidR="009600FD" w:rsidRPr="00AB1D00" w:rsidDel="00974EF5" w14:paraId="63C1A546" w14:textId="2E8DE598" w:rsidTr="00201144">
        <w:trPr>
          <w:trHeight w:val="905"/>
          <w:del w:id="6031" w:author="Cheick Traoré" w:date="2026-01-07T16:26:00Z" w16du:dateUtc="2026-01-07T16:26:00Z"/>
        </w:trPr>
        <w:tc>
          <w:tcPr>
            <w:tcW w:w="0" w:type="auto"/>
            <w:tcMar>
              <w:top w:w="100" w:type="dxa"/>
              <w:left w:w="100" w:type="dxa"/>
              <w:bottom w:w="100" w:type="dxa"/>
              <w:right w:w="100" w:type="dxa"/>
            </w:tcMar>
            <w:hideMark/>
          </w:tcPr>
          <w:p w14:paraId="640BCD94" w14:textId="6175EB34" w:rsidR="009600FD" w:rsidRPr="00AB1D00" w:rsidDel="00974EF5" w:rsidRDefault="009600FD" w:rsidP="00974EF5">
            <w:pPr>
              <w:tabs>
                <w:tab w:val="left" w:pos="3200"/>
              </w:tabs>
              <w:spacing w:line="480" w:lineRule="auto"/>
              <w:ind w:left="720" w:firstLine="0"/>
              <w:rPr>
                <w:del w:id="6032" w:author="Cheick Traoré" w:date="2026-01-07T16:26:00Z" w16du:dateUtc="2026-01-07T16:26:00Z"/>
                <w:rFonts w:ascii="Times New Roman" w:hAnsi="Times New Roman" w:cs="Times New Roman"/>
              </w:rPr>
              <w:pPrChange w:id="6033" w:author="Cheick Traoré" w:date="2026-01-07T16:26:00Z" w16du:dateUtc="2026-01-07T16:26:00Z">
                <w:pPr>
                  <w:tabs>
                    <w:tab w:val="left" w:pos="3200"/>
                  </w:tabs>
                  <w:spacing w:line="480" w:lineRule="auto"/>
                </w:pPr>
              </w:pPrChange>
            </w:pPr>
            <w:del w:id="6034" w:author="Cheick Traoré" w:date="2026-01-07T16:26:00Z" w16du:dateUtc="2026-01-07T16:26:00Z">
              <w:r w:rsidRPr="00AB1D00" w:rsidDel="00974EF5">
                <w:rPr>
                  <w:rFonts w:ascii="Times New Roman" w:hAnsi="Times New Roman" w:cs="Times New Roman"/>
                  <w:b/>
                  <w:bCs/>
                </w:rPr>
                <w:delText>Sécurité données</w:delText>
              </w:r>
            </w:del>
          </w:p>
        </w:tc>
        <w:tc>
          <w:tcPr>
            <w:tcW w:w="0" w:type="auto"/>
            <w:tcMar>
              <w:top w:w="100" w:type="dxa"/>
              <w:left w:w="100" w:type="dxa"/>
              <w:bottom w:w="100" w:type="dxa"/>
              <w:right w:w="100" w:type="dxa"/>
            </w:tcMar>
            <w:hideMark/>
          </w:tcPr>
          <w:p w14:paraId="33DA822E" w14:textId="03CD0D66" w:rsidR="009600FD" w:rsidRPr="00AB1D00" w:rsidDel="00974EF5" w:rsidRDefault="009600FD" w:rsidP="00974EF5">
            <w:pPr>
              <w:tabs>
                <w:tab w:val="left" w:pos="3200"/>
              </w:tabs>
              <w:spacing w:line="480" w:lineRule="auto"/>
              <w:ind w:left="720" w:firstLine="0"/>
              <w:rPr>
                <w:del w:id="6035" w:author="Cheick Traoré" w:date="2026-01-07T16:26:00Z" w16du:dateUtc="2026-01-07T16:26:00Z"/>
                <w:rFonts w:ascii="Times New Roman" w:hAnsi="Times New Roman" w:cs="Times New Roman"/>
              </w:rPr>
              <w:pPrChange w:id="6036" w:author="Cheick Traoré" w:date="2026-01-07T16:26:00Z" w16du:dateUtc="2026-01-07T16:26:00Z">
                <w:pPr>
                  <w:tabs>
                    <w:tab w:val="left" w:pos="3200"/>
                  </w:tabs>
                  <w:spacing w:line="480" w:lineRule="auto"/>
                </w:pPr>
              </w:pPrChange>
            </w:pPr>
            <w:del w:id="6037" w:author="Cheick Traoré" w:date="2026-01-07T16:26:00Z" w16du:dateUtc="2026-01-07T16:26:00Z">
              <w:r w:rsidRPr="00AB1D00" w:rsidDel="00974EF5">
                <w:rPr>
                  <w:rFonts w:ascii="Times New Roman" w:hAnsi="Times New Roman" w:cs="Times New Roman"/>
                </w:rPr>
                <w:delText>Criticité élevée</w:delText>
              </w:r>
            </w:del>
          </w:p>
        </w:tc>
        <w:tc>
          <w:tcPr>
            <w:tcW w:w="0" w:type="auto"/>
            <w:tcMar>
              <w:top w:w="100" w:type="dxa"/>
              <w:left w:w="100" w:type="dxa"/>
              <w:bottom w:w="100" w:type="dxa"/>
              <w:right w:w="100" w:type="dxa"/>
            </w:tcMar>
            <w:hideMark/>
          </w:tcPr>
          <w:p w14:paraId="60C0E943" w14:textId="6C87BDEC" w:rsidR="009600FD" w:rsidRPr="00AB1D00" w:rsidDel="00974EF5" w:rsidRDefault="009600FD" w:rsidP="00974EF5">
            <w:pPr>
              <w:tabs>
                <w:tab w:val="left" w:pos="3200"/>
              </w:tabs>
              <w:spacing w:line="480" w:lineRule="auto"/>
              <w:ind w:left="720" w:firstLine="0"/>
              <w:rPr>
                <w:del w:id="6038" w:author="Cheick Traoré" w:date="2026-01-07T16:26:00Z" w16du:dateUtc="2026-01-07T16:26:00Z"/>
                <w:rFonts w:ascii="Times New Roman" w:hAnsi="Times New Roman" w:cs="Times New Roman"/>
              </w:rPr>
              <w:pPrChange w:id="6039" w:author="Cheick Traoré" w:date="2026-01-07T16:26:00Z" w16du:dateUtc="2026-01-07T16:26:00Z">
                <w:pPr>
                  <w:tabs>
                    <w:tab w:val="left" w:pos="3200"/>
                  </w:tabs>
                  <w:spacing w:line="480" w:lineRule="auto"/>
                </w:pPr>
              </w:pPrChange>
            </w:pPr>
            <w:del w:id="6040" w:author="Cheick Traoré" w:date="2026-01-07T16:26:00Z" w16du:dateUtc="2026-01-07T16:26:00Z">
              <w:r w:rsidRPr="00AB1D00" w:rsidDel="00974EF5">
                <w:rPr>
                  <w:rFonts w:ascii="Times New Roman" w:hAnsi="Times New Roman" w:cs="Times New Roman"/>
                </w:rPr>
                <w:delText>Étapes de validation sécurité</w:delText>
              </w:r>
            </w:del>
          </w:p>
        </w:tc>
      </w:tr>
    </w:tbl>
    <w:p w14:paraId="16EE6AE3" w14:textId="14ADD090" w:rsidR="009600FD" w:rsidRPr="00AB1D00" w:rsidDel="00974EF5" w:rsidRDefault="009600FD" w:rsidP="00974EF5">
      <w:pPr>
        <w:tabs>
          <w:tab w:val="left" w:pos="3200"/>
        </w:tabs>
        <w:spacing w:line="480" w:lineRule="auto"/>
        <w:ind w:left="720" w:firstLine="0"/>
        <w:rPr>
          <w:del w:id="6041" w:author="Cheick Traoré" w:date="2026-01-07T16:26:00Z" w16du:dateUtc="2026-01-07T16:26:00Z"/>
          <w:rFonts w:ascii="Times New Roman" w:hAnsi="Times New Roman" w:cs="Times New Roman"/>
        </w:rPr>
        <w:pPrChange w:id="6042" w:author="Cheick Traoré" w:date="2026-01-07T16:26:00Z" w16du:dateUtc="2026-01-07T16:26:00Z">
          <w:pPr>
            <w:tabs>
              <w:tab w:val="left" w:pos="3200"/>
            </w:tabs>
            <w:spacing w:line="480" w:lineRule="auto"/>
          </w:pPr>
        </w:pPrChange>
      </w:pPr>
    </w:p>
    <w:p w14:paraId="56ECEE3A" w14:textId="6B26DDB5" w:rsidR="00201144" w:rsidRPr="00AB1D00" w:rsidDel="00974EF5" w:rsidRDefault="00201144" w:rsidP="00974EF5">
      <w:pPr>
        <w:tabs>
          <w:tab w:val="left" w:pos="3200"/>
        </w:tabs>
        <w:spacing w:line="480" w:lineRule="auto"/>
        <w:ind w:left="720" w:firstLine="0"/>
        <w:rPr>
          <w:del w:id="6043" w:author="Cheick Traoré" w:date="2026-01-07T16:26:00Z" w16du:dateUtc="2026-01-07T16:26:00Z"/>
          <w:rFonts w:ascii="Times New Roman" w:hAnsi="Times New Roman" w:cs="Times New Roman"/>
        </w:rPr>
        <w:pPrChange w:id="6044" w:author="Cheick Traoré" w:date="2026-01-07T16:26:00Z" w16du:dateUtc="2026-01-07T16:26:00Z">
          <w:pPr>
            <w:tabs>
              <w:tab w:val="left" w:pos="3200"/>
            </w:tabs>
            <w:spacing w:line="480" w:lineRule="auto"/>
          </w:pPr>
        </w:pPrChange>
      </w:pPr>
    </w:p>
    <w:p w14:paraId="6993788A" w14:textId="128494A6" w:rsidR="009600FD" w:rsidRPr="00857900" w:rsidDel="00974EF5" w:rsidRDefault="009600FD" w:rsidP="00974EF5">
      <w:pPr>
        <w:tabs>
          <w:tab w:val="left" w:pos="3200"/>
        </w:tabs>
        <w:spacing w:line="480" w:lineRule="auto"/>
        <w:ind w:left="720" w:firstLine="0"/>
        <w:rPr>
          <w:del w:id="6045" w:author="Cheick Traoré" w:date="2026-01-07T16:26:00Z" w16du:dateUtc="2026-01-07T16:26:00Z"/>
          <w:rFonts w:ascii="Times New Roman" w:hAnsi="Times New Roman" w:cs="Times New Roman"/>
          <w:b/>
          <w:bCs/>
          <w:sz w:val="28"/>
          <w:szCs w:val="28"/>
        </w:rPr>
        <w:pPrChange w:id="6046" w:author="Cheick Traoré" w:date="2026-01-07T16:26:00Z" w16du:dateUtc="2026-01-07T16:26:00Z">
          <w:pPr>
            <w:tabs>
              <w:tab w:val="left" w:pos="3200"/>
            </w:tabs>
            <w:spacing w:line="480" w:lineRule="auto"/>
            <w:ind w:left="11" w:hanging="11"/>
            <w:outlineLvl w:val="0"/>
          </w:pPr>
        </w:pPrChange>
      </w:pPr>
      <w:bookmarkStart w:id="6047" w:name="_Toc217034663"/>
      <w:del w:id="6048" w:author="Cheick Traoré" w:date="2026-01-07T16:26:00Z" w16du:dateUtc="2026-01-07T16:26:00Z">
        <w:r w:rsidRPr="00857900" w:rsidDel="00974EF5">
          <w:rPr>
            <w:rFonts w:ascii="Times New Roman" w:hAnsi="Times New Roman" w:cs="Times New Roman"/>
            <w:b/>
            <w:bCs/>
            <w:sz w:val="28"/>
            <w:szCs w:val="28"/>
          </w:rPr>
          <w:delText>9. RESULTATS ET INTERPRETATION</w:delText>
        </w:r>
        <w:bookmarkEnd w:id="6047"/>
      </w:del>
    </w:p>
    <w:p w14:paraId="5984266A" w14:textId="3ED19DE8" w:rsidR="009600FD" w:rsidDel="00974EF5" w:rsidRDefault="009600FD" w:rsidP="00974EF5">
      <w:pPr>
        <w:tabs>
          <w:tab w:val="left" w:pos="3200"/>
        </w:tabs>
        <w:spacing w:line="480" w:lineRule="auto"/>
        <w:ind w:left="720" w:firstLine="0"/>
        <w:rPr>
          <w:del w:id="6049" w:author="Cheick Traoré" w:date="2026-01-07T16:26:00Z" w16du:dateUtc="2026-01-07T16:26:00Z"/>
          <w:rFonts w:ascii="Times New Roman" w:hAnsi="Times New Roman" w:cs="Times New Roman"/>
          <w:b/>
          <w:bCs/>
        </w:rPr>
        <w:pPrChange w:id="6050" w:author="Cheick Traoré" w:date="2026-01-07T16:26:00Z" w16du:dateUtc="2026-01-07T16:26:00Z">
          <w:pPr>
            <w:tabs>
              <w:tab w:val="left" w:pos="3200"/>
            </w:tabs>
            <w:spacing w:line="480" w:lineRule="auto"/>
            <w:ind w:left="11" w:hanging="11"/>
            <w:outlineLvl w:val="1"/>
          </w:pPr>
        </w:pPrChange>
      </w:pPr>
      <w:bookmarkStart w:id="6051" w:name="_Toc217034664"/>
      <w:del w:id="6052" w:author="Cheick Traoré" w:date="2026-01-07T16:26:00Z" w16du:dateUtc="2026-01-07T16:26:00Z">
        <w:r w:rsidRPr="00AB1D00" w:rsidDel="00974EF5">
          <w:rPr>
            <w:rFonts w:ascii="Times New Roman" w:hAnsi="Times New Roman" w:cs="Times New Roman"/>
            <w:b/>
            <w:bCs/>
          </w:rPr>
          <w:delText xml:space="preserve"> </w:delText>
        </w:r>
        <w:r w:rsidR="008E7B21" w:rsidDel="00974EF5">
          <w:rPr>
            <w:rFonts w:ascii="Times New Roman" w:hAnsi="Times New Roman" w:cs="Times New Roman"/>
            <w:b/>
            <w:bCs/>
          </w:rPr>
          <w:delText>T</w:delText>
        </w:r>
        <w:r w:rsidRPr="00AB1D00" w:rsidDel="00974EF5">
          <w:rPr>
            <w:rFonts w:ascii="Times New Roman" w:hAnsi="Times New Roman" w:cs="Times New Roman"/>
            <w:b/>
            <w:bCs/>
          </w:rPr>
          <w:delText>est et validation</w:delText>
        </w:r>
        <w:bookmarkEnd w:id="6051"/>
      </w:del>
    </w:p>
    <w:p w14:paraId="6674ABB7" w14:textId="0AA390A5" w:rsidR="008E7B21" w:rsidRPr="008E7B21" w:rsidDel="00974EF5" w:rsidRDefault="008E7B21" w:rsidP="00974EF5">
      <w:pPr>
        <w:tabs>
          <w:tab w:val="left" w:pos="3200"/>
        </w:tabs>
        <w:spacing w:line="480" w:lineRule="auto"/>
        <w:ind w:left="720" w:firstLine="0"/>
        <w:rPr>
          <w:del w:id="6053" w:author="Cheick Traoré" w:date="2026-01-07T16:26:00Z" w16du:dateUtc="2026-01-07T16:26:00Z"/>
        </w:rPr>
        <w:pPrChange w:id="6054" w:author="Cheick Traoré" w:date="2026-01-07T16:26:00Z" w16du:dateUtc="2026-01-07T16:26:00Z">
          <w:pPr/>
        </w:pPrChange>
      </w:pPr>
    </w:p>
    <w:p w14:paraId="3DC29A02" w14:textId="7242B830" w:rsidR="009600FD" w:rsidRPr="00AB1D00" w:rsidDel="00974EF5" w:rsidRDefault="008E7B21" w:rsidP="00974EF5">
      <w:pPr>
        <w:tabs>
          <w:tab w:val="left" w:pos="3200"/>
        </w:tabs>
        <w:spacing w:line="480" w:lineRule="auto"/>
        <w:ind w:left="720" w:firstLine="0"/>
        <w:rPr>
          <w:del w:id="6055" w:author="Cheick Traoré" w:date="2026-01-07T16:26:00Z" w16du:dateUtc="2026-01-07T16:26:00Z"/>
          <w:rFonts w:ascii="Times New Roman" w:hAnsi="Times New Roman" w:cs="Times New Roman"/>
          <w:b/>
          <w:bCs/>
        </w:rPr>
        <w:pPrChange w:id="6056" w:author="Cheick Traoré" w:date="2026-01-07T16:26:00Z" w16du:dateUtc="2026-01-07T16:26:00Z">
          <w:pPr>
            <w:tabs>
              <w:tab w:val="left" w:pos="3200"/>
            </w:tabs>
            <w:spacing w:line="480" w:lineRule="auto"/>
          </w:pPr>
        </w:pPrChange>
      </w:pPr>
      <w:del w:id="6057" w:author="Cheick Traoré" w:date="2026-01-07T16:26:00Z" w16du:dateUtc="2026-01-07T16:26:00Z">
        <w:r w:rsidDel="00974EF5">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0061C04E" wp14:editId="589E3A28">
                  <wp:simplePos x="0" y="0"/>
                  <wp:positionH relativeFrom="column">
                    <wp:posOffset>704003</wp:posOffset>
                  </wp:positionH>
                  <wp:positionV relativeFrom="paragraph">
                    <wp:posOffset>225213</wp:posOffset>
                  </wp:positionV>
                  <wp:extent cx="45719" cy="719667"/>
                  <wp:effectExtent l="38100" t="0" r="69215" b="61595"/>
                  <wp:wrapNone/>
                  <wp:docPr id="1621854914" name="Connecteur droit avec flèche 22"/>
                  <wp:cNvGraphicFramePr/>
                  <a:graphic xmlns:a="http://schemas.openxmlformats.org/drawingml/2006/main">
                    <a:graphicData uri="http://schemas.microsoft.com/office/word/2010/wordprocessingShape">
                      <wps:wsp>
                        <wps:cNvCnPr/>
                        <wps:spPr>
                          <a:xfrm>
                            <a:off x="0" y="0"/>
                            <a:ext cx="45719" cy="7196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1F5EAC" id="Connecteur droit avec flèche 22" o:spid="_x0000_s1026" type="#_x0000_t32" style="position:absolute;margin-left:55.45pt;margin-top:17.75pt;width:3.6pt;height:56.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" strokecolor="black [3200]" strokeweight=".5pt">
                  <v:stroke endarrow="block" joinstyle="miter"/>
                </v:shape>
              </w:pict>
            </mc:Fallback>
          </mc:AlternateContent>
        </w:r>
        <w:r w:rsidR="009600FD" w:rsidRPr="00AB1D00" w:rsidDel="00974EF5">
          <w:rPr>
            <w:rFonts w:ascii="Times New Roman" w:hAnsi="Times New Roman" w:cs="Times New Roman"/>
            <w:b/>
            <w:bCs/>
          </w:rPr>
          <w:delText>Stratégie de test globale</w:delText>
        </w:r>
      </w:del>
    </w:p>
    <w:p w14:paraId="6D9B0EF9" w14:textId="04A0F5B7" w:rsidR="009600FD" w:rsidRPr="00AB1D00" w:rsidDel="00974EF5" w:rsidRDefault="009600FD" w:rsidP="00974EF5">
      <w:pPr>
        <w:tabs>
          <w:tab w:val="left" w:pos="3200"/>
        </w:tabs>
        <w:spacing w:line="480" w:lineRule="auto"/>
        <w:ind w:left="720" w:firstLine="0"/>
        <w:rPr>
          <w:del w:id="6058" w:author="Cheick Traoré" w:date="2026-01-07T16:26:00Z" w16du:dateUtc="2026-01-07T16:26:00Z"/>
          <w:rFonts w:ascii="Times New Roman" w:hAnsi="Times New Roman" w:cs="Times New Roman"/>
        </w:rPr>
        <w:pPrChange w:id="6059" w:author="Cheick Traoré" w:date="2026-01-07T16:26:00Z" w16du:dateUtc="2026-01-07T16:26:00Z">
          <w:pPr>
            <w:tabs>
              <w:tab w:val="left" w:pos="3200"/>
            </w:tabs>
            <w:spacing w:line="480" w:lineRule="auto"/>
          </w:pPr>
        </w:pPrChange>
      </w:pPr>
      <w:del w:id="6060" w:author="Cheick Traoré" w:date="2026-01-07T16:26:00Z" w16du:dateUtc="2026-01-07T16:26:00Z">
        <w:r w:rsidRPr="00AB1D00" w:rsidDel="00974EF5">
          <w:rPr>
            <w:rFonts w:ascii="Times New Roman" w:hAnsi="Times New Roman" w:cs="Times New Roman"/>
          </w:rPr>
          <w:delText>           </w:delText>
        </w:r>
      </w:del>
    </w:p>
    <w:p w14:paraId="709A54E6" w14:textId="2DFF23A8" w:rsidR="009600FD" w:rsidRPr="00AB1D00" w:rsidDel="00974EF5" w:rsidRDefault="009600FD" w:rsidP="00974EF5">
      <w:pPr>
        <w:tabs>
          <w:tab w:val="left" w:pos="3200"/>
        </w:tabs>
        <w:spacing w:line="480" w:lineRule="auto"/>
        <w:ind w:left="720" w:firstLine="0"/>
        <w:rPr>
          <w:del w:id="6061" w:author="Cheick Traoré" w:date="2026-01-07T16:26:00Z" w16du:dateUtc="2026-01-07T16:26:00Z"/>
          <w:rFonts w:ascii="Times New Roman" w:hAnsi="Times New Roman" w:cs="Times New Roman"/>
        </w:rPr>
        <w:pPrChange w:id="6062" w:author="Cheick Traoré" w:date="2026-01-07T16:26:00Z" w16du:dateUtc="2026-01-07T16:26:00Z">
          <w:pPr>
            <w:tabs>
              <w:tab w:val="left" w:pos="3200"/>
            </w:tabs>
            <w:spacing w:line="480" w:lineRule="auto"/>
          </w:pPr>
        </w:pPrChange>
      </w:pPr>
    </w:p>
    <w:p w14:paraId="138A435D" w14:textId="3007A405" w:rsidR="009600FD" w:rsidRPr="00AB1D00" w:rsidDel="00974EF5" w:rsidRDefault="009600FD" w:rsidP="00974EF5">
      <w:pPr>
        <w:tabs>
          <w:tab w:val="left" w:pos="3200"/>
        </w:tabs>
        <w:spacing w:line="480" w:lineRule="auto"/>
        <w:ind w:left="720" w:firstLine="0"/>
        <w:rPr>
          <w:del w:id="6063" w:author="Cheick Traoré" w:date="2026-01-07T16:26:00Z" w16du:dateUtc="2026-01-07T16:26:00Z"/>
          <w:rFonts w:ascii="Times New Roman" w:hAnsi="Times New Roman" w:cs="Times New Roman"/>
          <w:b/>
          <w:bCs/>
        </w:rPr>
        <w:pPrChange w:id="6064" w:author="Cheick Traoré" w:date="2026-01-07T16:26:00Z" w16du:dateUtc="2026-01-07T16:26:00Z">
          <w:pPr>
            <w:tabs>
              <w:tab w:val="left" w:pos="3200"/>
            </w:tabs>
            <w:spacing w:line="480" w:lineRule="auto"/>
          </w:pPr>
        </w:pPrChange>
      </w:pPr>
      <w:del w:id="6065" w:author="Cheick Traoré" w:date="2026-01-07T16:26:00Z" w16du:dateUtc="2026-01-07T16:26:00Z">
        <w:r w:rsidRPr="00AB1D00" w:rsidDel="00974EF5">
          <w:rPr>
            <w:rFonts w:ascii="Times New Roman" w:hAnsi="Times New Roman" w:cs="Times New Roman"/>
            <w:b/>
            <w:bCs/>
          </w:rPr>
          <w:delText>Tests d'extraction de données</w:delText>
        </w:r>
      </w:del>
    </w:p>
    <w:p w14:paraId="3A470068" w14:textId="2A928FB0" w:rsidR="009600FD" w:rsidRPr="00AB1D00" w:rsidDel="00974EF5" w:rsidRDefault="009600FD" w:rsidP="00974EF5">
      <w:pPr>
        <w:tabs>
          <w:tab w:val="left" w:pos="3200"/>
        </w:tabs>
        <w:spacing w:line="480" w:lineRule="auto"/>
        <w:ind w:left="720" w:firstLine="0"/>
        <w:rPr>
          <w:del w:id="6066" w:author="Cheick Traoré" w:date="2026-01-07T16:26:00Z" w16du:dateUtc="2026-01-07T16:26:00Z"/>
          <w:rFonts w:ascii="Times New Roman" w:hAnsi="Times New Roman" w:cs="Times New Roman"/>
        </w:rPr>
        <w:pPrChange w:id="6067" w:author="Cheick Traoré" w:date="2026-01-07T16:26:00Z" w16du:dateUtc="2026-01-07T16:26:00Z">
          <w:pPr>
            <w:tabs>
              <w:tab w:val="left" w:pos="3200"/>
            </w:tabs>
            <w:spacing w:line="480" w:lineRule="auto"/>
          </w:pPr>
        </w:pPrChange>
      </w:pPr>
      <w:del w:id="6068" w:author="Cheick Traoré" w:date="2026-01-07T16:26:00Z" w16du:dateUtc="2026-01-07T16:26:00Z">
        <w:r w:rsidRPr="00AB1D00" w:rsidDel="00974EF5">
          <w:rPr>
            <w:rFonts w:ascii="Times New Roman" w:hAnsi="Times New Roman" w:cs="Times New Roman"/>
            <w:b/>
            <w:bCs/>
          </w:rPr>
          <w:delText>Résultats</w:delText>
        </w:r>
        <w:r w:rsidRPr="00AB1D00" w:rsidDel="00974EF5">
          <w:rPr>
            <w:rFonts w:ascii="Times New Roman" w:hAnsi="Times New Roman" w:cs="Times New Roman"/>
          </w:rPr>
          <w:delText xml:space="preserve"> :</w:delText>
        </w:r>
      </w:del>
    </w:p>
    <w:p w14:paraId="50E76368" w14:textId="1EB855BC" w:rsidR="009600FD" w:rsidRPr="00AB1D00" w:rsidDel="00974EF5" w:rsidRDefault="009600FD" w:rsidP="00974EF5">
      <w:pPr>
        <w:tabs>
          <w:tab w:val="left" w:pos="3200"/>
        </w:tabs>
        <w:spacing w:line="480" w:lineRule="auto"/>
        <w:ind w:left="720" w:firstLine="0"/>
        <w:rPr>
          <w:del w:id="6069" w:author="Cheick Traoré" w:date="2026-01-07T16:26:00Z" w16du:dateUtc="2026-01-07T16:26:00Z"/>
          <w:rFonts w:ascii="Times New Roman" w:hAnsi="Times New Roman" w:cs="Times New Roman"/>
        </w:rPr>
        <w:pPrChange w:id="6070" w:author="Cheick Traoré" w:date="2026-01-07T16:26:00Z" w16du:dateUtc="2026-01-07T16:26:00Z">
          <w:pPr>
            <w:numPr>
              <w:numId w:val="77"/>
            </w:numPr>
            <w:tabs>
              <w:tab w:val="num" w:pos="720"/>
              <w:tab w:val="left" w:pos="3200"/>
            </w:tabs>
            <w:spacing w:line="480" w:lineRule="auto"/>
            <w:ind w:left="720" w:hanging="360"/>
          </w:pPr>
        </w:pPrChange>
      </w:pPr>
      <w:del w:id="6071" w:author="Cheick Traoré" w:date="2026-01-07T16:26:00Z" w16du:dateUtc="2026-01-07T16:26:00Z">
        <w:r w:rsidRPr="00AB1D00" w:rsidDel="00974EF5">
          <w:rPr>
            <w:rFonts w:ascii="Times New Roman" w:hAnsi="Times New Roman" w:cs="Times New Roman"/>
          </w:rPr>
          <w:delText xml:space="preserve">Connexion établie </w:delText>
        </w:r>
        <w:r w:rsidR="008E7B21" w:rsidDel="00974EF5">
          <w:rPr>
            <w:rFonts w:ascii="Times New Roman" w:hAnsi="Times New Roman" w:cs="Times New Roman"/>
          </w:rPr>
          <w:delText>très rapidement</w:delText>
        </w:r>
      </w:del>
    </w:p>
    <w:p w14:paraId="57DD6D83" w14:textId="2C8A873B" w:rsidR="009600FD" w:rsidRPr="00AB1D00" w:rsidDel="00974EF5" w:rsidRDefault="008E7B21" w:rsidP="00974EF5">
      <w:pPr>
        <w:tabs>
          <w:tab w:val="left" w:pos="3200"/>
        </w:tabs>
        <w:spacing w:line="480" w:lineRule="auto"/>
        <w:ind w:left="720" w:firstLine="0"/>
        <w:rPr>
          <w:del w:id="6072" w:author="Cheick Traoré" w:date="2026-01-07T16:26:00Z" w16du:dateUtc="2026-01-07T16:26:00Z"/>
          <w:rFonts w:ascii="Times New Roman" w:hAnsi="Times New Roman" w:cs="Times New Roman"/>
        </w:rPr>
        <w:pPrChange w:id="6073" w:author="Cheick Traoré" w:date="2026-01-07T16:26:00Z" w16du:dateUtc="2026-01-07T16:26:00Z">
          <w:pPr>
            <w:numPr>
              <w:numId w:val="77"/>
            </w:numPr>
            <w:tabs>
              <w:tab w:val="num" w:pos="720"/>
              <w:tab w:val="left" w:pos="3200"/>
            </w:tabs>
            <w:spacing w:line="480" w:lineRule="auto"/>
            <w:ind w:left="720" w:hanging="360"/>
          </w:pPr>
        </w:pPrChange>
      </w:pPr>
      <w:del w:id="6074" w:author="Cheick Traoré" w:date="2026-01-07T16:26:00Z" w16du:dateUtc="2026-01-07T16:26:00Z">
        <w:r w:rsidDel="00974EF5">
          <w:rPr>
            <w:rFonts w:ascii="Times New Roman" w:hAnsi="Times New Roman" w:cs="Times New Roman"/>
          </w:rPr>
          <w:delText>Toutes les</w:delText>
        </w:r>
        <w:r w:rsidR="009600FD" w:rsidRPr="00AB1D00" w:rsidDel="00974EF5">
          <w:rPr>
            <w:rFonts w:ascii="Times New Roman" w:hAnsi="Times New Roman" w:cs="Times New Roman"/>
          </w:rPr>
          <w:delText xml:space="preserve"> données extraites correctement</w:delText>
        </w:r>
      </w:del>
    </w:p>
    <w:p w14:paraId="64BF2789" w14:textId="5972A56B" w:rsidR="009600FD" w:rsidRPr="00AB1D00" w:rsidDel="00974EF5" w:rsidRDefault="009600FD" w:rsidP="00974EF5">
      <w:pPr>
        <w:tabs>
          <w:tab w:val="left" w:pos="3200"/>
        </w:tabs>
        <w:spacing w:line="480" w:lineRule="auto"/>
        <w:ind w:left="720" w:firstLine="0"/>
        <w:rPr>
          <w:del w:id="6075" w:author="Cheick Traoré" w:date="2026-01-07T16:26:00Z" w16du:dateUtc="2026-01-07T16:26:00Z"/>
          <w:rFonts w:ascii="Times New Roman" w:hAnsi="Times New Roman" w:cs="Times New Roman"/>
        </w:rPr>
        <w:pPrChange w:id="6076" w:author="Cheick Traoré" w:date="2026-01-07T16:26:00Z" w16du:dateUtc="2026-01-07T16:26:00Z">
          <w:pPr>
            <w:numPr>
              <w:numId w:val="77"/>
            </w:numPr>
            <w:tabs>
              <w:tab w:val="num" w:pos="720"/>
              <w:tab w:val="left" w:pos="3200"/>
            </w:tabs>
            <w:spacing w:line="480" w:lineRule="auto"/>
            <w:ind w:left="720" w:hanging="360"/>
          </w:pPr>
        </w:pPrChange>
      </w:pPr>
      <w:del w:id="6077" w:author="Cheick Traoré" w:date="2026-01-07T16:26:00Z" w16du:dateUtc="2026-01-07T16:26:00Z">
        <w:r w:rsidRPr="00AB1D00" w:rsidDel="00974EF5">
          <w:rPr>
            <w:rFonts w:ascii="Times New Roman" w:hAnsi="Times New Roman" w:cs="Times New Roman"/>
          </w:rPr>
          <w:delText>Aucune exposition durant transit</w:delText>
        </w:r>
      </w:del>
    </w:p>
    <w:p w14:paraId="145C90A8" w14:textId="1E40E28C" w:rsidR="009600FD" w:rsidRPr="00AB1D00" w:rsidDel="00974EF5" w:rsidRDefault="009600FD" w:rsidP="00974EF5">
      <w:pPr>
        <w:tabs>
          <w:tab w:val="left" w:pos="3200"/>
        </w:tabs>
        <w:spacing w:line="480" w:lineRule="auto"/>
        <w:ind w:left="720" w:firstLine="0"/>
        <w:rPr>
          <w:del w:id="6078" w:author="Cheick Traoré" w:date="2026-01-07T16:26:00Z" w16du:dateUtc="2026-01-07T16:26:00Z"/>
          <w:rFonts w:ascii="Times New Roman" w:hAnsi="Times New Roman" w:cs="Times New Roman"/>
        </w:rPr>
        <w:pPrChange w:id="6079" w:author="Cheick Traoré" w:date="2026-01-07T16:26:00Z" w16du:dateUtc="2026-01-07T16:26:00Z">
          <w:pPr>
            <w:numPr>
              <w:numId w:val="77"/>
            </w:numPr>
            <w:tabs>
              <w:tab w:val="num" w:pos="720"/>
              <w:tab w:val="left" w:pos="3200"/>
            </w:tabs>
            <w:spacing w:line="480" w:lineRule="auto"/>
            <w:ind w:left="720" w:hanging="360"/>
          </w:pPr>
        </w:pPrChange>
      </w:pPr>
      <w:del w:id="6080" w:author="Cheick Traoré" w:date="2026-01-07T16:26:00Z" w16du:dateUtc="2026-01-07T16:26:00Z">
        <w:r w:rsidRPr="00AB1D00" w:rsidDel="00974EF5">
          <w:rPr>
            <w:rFonts w:ascii="Times New Roman" w:hAnsi="Times New Roman" w:cs="Times New Roman"/>
          </w:rPr>
          <w:delText>Validation intégrité : réussite</w:delText>
        </w:r>
      </w:del>
    </w:p>
    <w:p w14:paraId="3E26475C" w14:textId="3A3FE52F" w:rsidR="009600FD" w:rsidRPr="00AB1D00" w:rsidDel="00974EF5" w:rsidRDefault="009600FD" w:rsidP="00974EF5">
      <w:pPr>
        <w:tabs>
          <w:tab w:val="left" w:pos="3200"/>
        </w:tabs>
        <w:spacing w:line="480" w:lineRule="auto"/>
        <w:ind w:left="720" w:firstLine="0"/>
        <w:rPr>
          <w:del w:id="6081" w:author="Cheick Traoré" w:date="2026-01-07T16:26:00Z" w16du:dateUtc="2026-01-07T16:26:00Z"/>
          <w:rFonts w:ascii="Times New Roman" w:hAnsi="Times New Roman" w:cs="Times New Roman"/>
          <w:b/>
          <w:bCs/>
        </w:rPr>
        <w:pPrChange w:id="6082" w:author="Cheick Traoré" w:date="2026-01-07T16:26:00Z" w16du:dateUtc="2026-01-07T16:26:00Z">
          <w:pPr>
            <w:tabs>
              <w:tab w:val="left" w:pos="3200"/>
            </w:tabs>
            <w:spacing w:line="480" w:lineRule="auto"/>
          </w:pPr>
        </w:pPrChange>
      </w:pPr>
      <w:del w:id="6083" w:author="Cheick Traoré" w:date="2026-01-07T16:26:00Z" w16du:dateUtc="2026-01-07T16:26:00Z">
        <w:r w:rsidRPr="00AB1D00" w:rsidDel="00974EF5">
          <w:rPr>
            <w:rFonts w:ascii="Times New Roman" w:hAnsi="Times New Roman" w:cs="Times New Roman"/>
            <w:b/>
            <w:bCs/>
          </w:rPr>
          <w:delText>Tests de prétraitement</w:delText>
        </w:r>
      </w:del>
    </w:p>
    <w:p w14:paraId="5D8C7574" w14:textId="26DF964E" w:rsidR="009600FD" w:rsidRPr="00AB1D00" w:rsidDel="00974EF5" w:rsidRDefault="009600FD" w:rsidP="00974EF5">
      <w:pPr>
        <w:tabs>
          <w:tab w:val="left" w:pos="3200"/>
        </w:tabs>
        <w:spacing w:line="480" w:lineRule="auto"/>
        <w:ind w:left="720" w:firstLine="0"/>
        <w:rPr>
          <w:del w:id="6084" w:author="Cheick Traoré" w:date="2026-01-07T16:26:00Z" w16du:dateUtc="2026-01-07T16:26:00Z"/>
          <w:rFonts w:ascii="Times New Roman" w:hAnsi="Times New Roman" w:cs="Times New Roman"/>
        </w:rPr>
        <w:pPrChange w:id="6085" w:author="Cheick Traoré" w:date="2026-01-07T16:26:00Z" w16du:dateUtc="2026-01-07T16:26:00Z">
          <w:pPr>
            <w:tabs>
              <w:tab w:val="left" w:pos="3200"/>
            </w:tabs>
            <w:spacing w:line="480" w:lineRule="auto"/>
          </w:pPr>
        </w:pPrChange>
      </w:pPr>
      <w:del w:id="6086" w:author="Cheick Traoré" w:date="2026-01-07T16:26:00Z" w16du:dateUtc="2026-01-07T16:26:00Z">
        <w:r w:rsidRPr="00AB1D00" w:rsidDel="00974EF5">
          <w:rPr>
            <w:rFonts w:ascii="Times New Roman" w:hAnsi="Times New Roman" w:cs="Times New Roman"/>
            <w:b/>
            <w:bCs/>
          </w:rPr>
          <w:delText>Résultats</w:delText>
        </w:r>
        <w:r w:rsidRPr="00AB1D00" w:rsidDel="00974EF5">
          <w:rPr>
            <w:rFonts w:ascii="Times New Roman" w:hAnsi="Times New Roman" w:cs="Times New Roman"/>
          </w:rPr>
          <w:delText xml:space="preserve"> :</w:delText>
        </w:r>
      </w:del>
    </w:p>
    <w:p w14:paraId="1F5B75F5" w14:textId="6A95F358" w:rsidR="0034168D" w:rsidRPr="00AB1D00" w:rsidDel="00974EF5" w:rsidRDefault="0034168D" w:rsidP="00974EF5">
      <w:pPr>
        <w:tabs>
          <w:tab w:val="left" w:pos="3200"/>
        </w:tabs>
        <w:spacing w:line="480" w:lineRule="auto"/>
        <w:ind w:left="720" w:firstLine="0"/>
        <w:rPr>
          <w:del w:id="6087" w:author="Cheick Traoré" w:date="2026-01-07T16:26:00Z" w16du:dateUtc="2026-01-07T16:26:00Z"/>
          <w:rFonts w:ascii="Times New Roman" w:hAnsi="Times New Roman" w:cs="Times New Roman"/>
        </w:rPr>
        <w:pPrChange w:id="6088" w:author="Cheick Traoré" w:date="2026-01-07T16:26:00Z" w16du:dateUtc="2026-01-07T16:26:00Z">
          <w:pPr>
            <w:tabs>
              <w:tab w:val="left" w:pos="3200"/>
            </w:tabs>
            <w:spacing w:line="480" w:lineRule="auto"/>
          </w:pPr>
        </w:pPrChange>
      </w:pPr>
    </w:p>
    <w:p w14:paraId="41FE73D8" w14:textId="15A55BFA" w:rsidR="0034168D" w:rsidRPr="00AB1D00" w:rsidDel="00974EF5" w:rsidRDefault="0034168D" w:rsidP="00974EF5">
      <w:pPr>
        <w:tabs>
          <w:tab w:val="left" w:pos="3200"/>
        </w:tabs>
        <w:spacing w:line="480" w:lineRule="auto"/>
        <w:ind w:left="720" w:firstLine="0"/>
        <w:rPr>
          <w:del w:id="6089" w:author="Cheick Traoré" w:date="2026-01-07T16:26:00Z" w16du:dateUtc="2026-01-07T16:26:00Z"/>
          <w:rFonts w:ascii="Times New Roman" w:hAnsi="Times New Roman" w:cs="Times New Roman"/>
        </w:rPr>
        <w:pPrChange w:id="6090" w:author="Cheick Traoré" w:date="2026-01-07T16:26:00Z" w16du:dateUtc="2026-01-07T16:26:00Z">
          <w:pPr>
            <w:tabs>
              <w:tab w:val="left" w:pos="3200"/>
            </w:tabs>
            <w:spacing w:line="480" w:lineRule="auto"/>
          </w:pPr>
        </w:pPrChange>
      </w:pPr>
    </w:p>
    <w:p w14:paraId="2BFACF0D" w14:textId="03C6339B" w:rsidR="0034168D" w:rsidRPr="00AB1D00" w:rsidDel="00974EF5" w:rsidRDefault="0034168D" w:rsidP="00974EF5">
      <w:pPr>
        <w:tabs>
          <w:tab w:val="left" w:pos="3200"/>
        </w:tabs>
        <w:spacing w:line="480" w:lineRule="auto"/>
        <w:ind w:left="720" w:firstLine="0"/>
        <w:rPr>
          <w:del w:id="6091" w:author="Cheick Traoré" w:date="2026-01-07T16:26:00Z" w16du:dateUtc="2026-01-07T16:26:00Z"/>
          <w:rFonts w:ascii="Times New Roman" w:hAnsi="Times New Roman" w:cs="Times New Roman"/>
        </w:rPr>
        <w:pPrChange w:id="6092" w:author="Cheick Traoré" w:date="2026-01-07T16:26:00Z" w16du:dateUtc="2026-01-07T16:26:00Z">
          <w:pPr>
            <w:tabs>
              <w:tab w:val="left" w:pos="3200"/>
            </w:tabs>
            <w:spacing w:line="480" w:lineRule="auto"/>
          </w:pPr>
        </w:pPrChange>
      </w:pPr>
    </w:p>
    <w:p w14:paraId="42738C8D" w14:textId="74895B0E" w:rsidR="0034168D" w:rsidRPr="00AB1D00" w:rsidDel="00974EF5" w:rsidRDefault="00D806A6" w:rsidP="00974EF5">
      <w:pPr>
        <w:tabs>
          <w:tab w:val="left" w:pos="3200"/>
        </w:tabs>
        <w:spacing w:line="480" w:lineRule="auto"/>
        <w:ind w:left="720" w:firstLine="0"/>
        <w:rPr>
          <w:del w:id="6093" w:author="Cheick Traoré" w:date="2026-01-07T16:26:00Z" w16du:dateUtc="2026-01-07T16:26:00Z"/>
          <w:rFonts w:ascii="Times New Roman" w:hAnsi="Times New Roman" w:cs="Times New Roman"/>
        </w:rPr>
        <w:pPrChange w:id="6094" w:author="Cheick Traoré" w:date="2026-01-07T16:26:00Z" w16du:dateUtc="2026-01-07T16:26:00Z">
          <w:pPr>
            <w:tabs>
              <w:tab w:val="left" w:pos="3200"/>
            </w:tabs>
            <w:spacing w:line="480" w:lineRule="auto"/>
          </w:pPr>
        </w:pPrChange>
      </w:pPr>
      <w:del w:id="6095" w:author="Cheick Traoré" w:date="2026-01-07T16:26:00Z" w16du:dateUtc="2026-01-07T16:26:00Z">
        <w:r w:rsidRPr="00AB1D00" w:rsidDel="00974EF5">
          <w:rPr>
            <w:rFonts w:ascii="Times New Roman" w:hAnsi="Times New Roman" w:cs="Times New Roman"/>
            <w:noProof/>
          </w:rPr>
          <w:drawing>
            <wp:inline distT="0" distB="0" distL="0" distR="0" wp14:anchorId="519ED457" wp14:editId="2707A763">
              <wp:extent cx="5782954" cy="2743200"/>
              <wp:effectExtent l="0" t="0" r="8255" b="0"/>
              <wp:docPr id="201629710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69697" cy="2784347"/>
                      </a:xfrm>
                      <a:prstGeom prst="rect">
                        <a:avLst/>
                      </a:prstGeom>
                      <a:noFill/>
                      <a:ln>
                        <a:noFill/>
                      </a:ln>
                    </pic:spPr>
                  </pic:pic>
                </a:graphicData>
              </a:graphic>
            </wp:inline>
          </w:drawing>
        </w:r>
      </w:del>
    </w:p>
    <w:p w14:paraId="3AFD6E0C" w14:textId="54773147" w:rsidR="0034168D" w:rsidRPr="00AB1D00" w:rsidDel="00974EF5" w:rsidRDefault="0034168D" w:rsidP="00974EF5">
      <w:pPr>
        <w:tabs>
          <w:tab w:val="left" w:pos="3200"/>
        </w:tabs>
        <w:spacing w:line="480" w:lineRule="auto"/>
        <w:ind w:left="720" w:firstLine="0"/>
        <w:rPr>
          <w:del w:id="6096" w:author="Cheick Traoré" w:date="2026-01-07T16:26:00Z" w16du:dateUtc="2026-01-07T16:26:00Z"/>
          <w:rFonts w:ascii="Times New Roman" w:hAnsi="Times New Roman" w:cs="Times New Roman"/>
        </w:rPr>
        <w:pPrChange w:id="6097" w:author="Cheick Traoré" w:date="2026-01-07T16:26:00Z" w16du:dateUtc="2026-01-07T16:26:00Z">
          <w:pPr>
            <w:tabs>
              <w:tab w:val="left" w:pos="3200"/>
            </w:tabs>
            <w:spacing w:line="480" w:lineRule="auto"/>
          </w:pPr>
        </w:pPrChange>
      </w:pPr>
    </w:p>
    <w:p w14:paraId="03A4CD60" w14:textId="7BAA611B" w:rsidR="00BE1F74" w:rsidRPr="00AB1D00" w:rsidDel="00974EF5" w:rsidRDefault="00BE1F74" w:rsidP="00974EF5">
      <w:pPr>
        <w:tabs>
          <w:tab w:val="left" w:pos="3200"/>
        </w:tabs>
        <w:spacing w:line="480" w:lineRule="auto"/>
        <w:ind w:left="720" w:firstLine="0"/>
        <w:rPr>
          <w:del w:id="6098" w:author="Cheick Traoré" w:date="2026-01-07T16:26:00Z" w16du:dateUtc="2026-01-07T16:26:00Z"/>
          <w:rFonts w:ascii="Times New Roman" w:hAnsi="Times New Roman" w:cs="Times New Roman"/>
        </w:rPr>
        <w:pPrChange w:id="6099" w:author="Cheick Traoré" w:date="2026-01-07T16:26:00Z" w16du:dateUtc="2026-01-07T16:26:00Z">
          <w:pPr>
            <w:tabs>
              <w:tab w:val="left" w:pos="3200"/>
            </w:tabs>
            <w:spacing w:line="480" w:lineRule="auto"/>
          </w:pPr>
        </w:pPrChange>
      </w:pPr>
    </w:p>
    <w:p w14:paraId="33F77B4B" w14:textId="525C53BA" w:rsidR="00BE1F74" w:rsidRPr="00AB1D00" w:rsidDel="00974EF5" w:rsidRDefault="00BE1F74" w:rsidP="00974EF5">
      <w:pPr>
        <w:tabs>
          <w:tab w:val="left" w:pos="3200"/>
        </w:tabs>
        <w:spacing w:line="480" w:lineRule="auto"/>
        <w:ind w:left="720" w:firstLine="0"/>
        <w:rPr>
          <w:del w:id="6100" w:author="Cheick Traoré" w:date="2026-01-07T16:26:00Z" w16du:dateUtc="2026-01-07T16:26:00Z"/>
          <w:rFonts w:ascii="Times New Roman" w:hAnsi="Times New Roman" w:cs="Times New Roman"/>
        </w:rPr>
        <w:pPrChange w:id="6101" w:author="Cheick Traoré" w:date="2026-01-07T16:26:00Z" w16du:dateUtc="2026-01-07T16:26:00Z">
          <w:pPr>
            <w:tabs>
              <w:tab w:val="left" w:pos="3200"/>
            </w:tabs>
            <w:spacing w:line="480" w:lineRule="auto"/>
          </w:pPr>
        </w:pPrChange>
      </w:pPr>
    </w:p>
    <w:p w14:paraId="17D4E0C1" w14:textId="7969C6B8" w:rsidR="0034168D" w:rsidRPr="00AB1D00" w:rsidDel="00974EF5" w:rsidRDefault="00C1667D" w:rsidP="00974EF5">
      <w:pPr>
        <w:tabs>
          <w:tab w:val="left" w:pos="3200"/>
        </w:tabs>
        <w:spacing w:line="480" w:lineRule="auto"/>
        <w:ind w:left="720" w:firstLine="0"/>
        <w:rPr>
          <w:del w:id="6102" w:author="Cheick Traoré" w:date="2026-01-07T16:26:00Z" w16du:dateUtc="2026-01-07T16:26:00Z"/>
          <w:rFonts w:ascii="Times New Roman" w:hAnsi="Times New Roman" w:cs="Times New Roman"/>
        </w:rPr>
        <w:pPrChange w:id="6103" w:author="Cheick Traoré" w:date="2026-01-07T16:26:00Z" w16du:dateUtc="2026-01-07T16:26:00Z">
          <w:pPr>
            <w:tabs>
              <w:tab w:val="left" w:pos="3200"/>
            </w:tabs>
            <w:spacing w:line="480" w:lineRule="auto"/>
          </w:pPr>
        </w:pPrChange>
      </w:pPr>
      <w:del w:id="6104" w:author="Cheick Traoré" w:date="2026-01-07T16:26:00Z" w16du:dateUtc="2026-01-07T16:26:00Z">
        <w:r w:rsidRPr="00AB1D00" w:rsidDel="00974EF5">
          <w:rPr>
            <w:rFonts w:ascii="Times New Roman" w:hAnsi="Times New Roman" w:cs="Times New Roman"/>
            <w:noProof/>
          </w:rPr>
          <w:drawing>
            <wp:inline distT="0" distB="0" distL="0" distR="0" wp14:anchorId="29545A6E" wp14:editId="6BFDFEB0">
              <wp:extent cx="5760720" cy="2618105"/>
              <wp:effectExtent l="0" t="0" r="0" b="0"/>
              <wp:docPr id="1222172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72909" name=""/>
                      <pic:cNvPicPr/>
                    </pic:nvPicPr>
                    <pic:blipFill>
                      <a:blip r:embed="rId19"/>
                      <a:stretch>
                        <a:fillRect/>
                      </a:stretch>
                    </pic:blipFill>
                    <pic:spPr>
                      <a:xfrm>
                        <a:off x="0" y="0"/>
                        <a:ext cx="5760720" cy="2618105"/>
                      </a:xfrm>
                      <a:prstGeom prst="rect">
                        <a:avLst/>
                      </a:prstGeom>
                    </pic:spPr>
                  </pic:pic>
                </a:graphicData>
              </a:graphic>
            </wp:inline>
          </w:drawing>
        </w:r>
      </w:del>
    </w:p>
    <w:p w14:paraId="48EB2C93" w14:textId="69F966E5" w:rsidR="00D906FE" w:rsidRPr="00AB1D00" w:rsidDel="00974EF5" w:rsidRDefault="00D906FE" w:rsidP="00974EF5">
      <w:pPr>
        <w:tabs>
          <w:tab w:val="left" w:pos="3200"/>
        </w:tabs>
        <w:spacing w:line="480" w:lineRule="auto"/>
        <w:ind w:left="720" w:firstLine="0"/>
        <w:rPr>
          <w:del w:id="6105" w:author="Cheick Traoré" w:date="2026-01-07T16:26:00Z" w16du:dateUtc="2026-01-07T16:26:00Z"/>
          <w:rFonts w:ascii="Times New Roman" w:hAnsi="Times New Roman" w:cs="Times New Roman"/>
        </w:rPr>
        <w:pPrChange w:id="6106" w:author="Cheick Traoré" w:date="2026-01-07T16:26:00Z" w16du:dateUtc="2026-01-07T16:26:00Z">
          <w:pPr>
            <w:tabs>
              <w:tab w:val="left" w:pos="3200"/>
            </w:tabs>
            <w:spacing w:line="480" w:lineRule="auto"/>
            <w:ind w:left="0" w:firstLine="0"/>
          </w:pPr>
        </w:pPrChange>
      </w:pPr>
    </w:p>
    <w:p w14:paraId="7082C598" w14:textId="1FED4851" w:rsidR="009600FD" w:rsidRPr="00AB1D00" w:rsidDel="00974EF5" w:rsidRDefault="009600FD" w:rsidP="00974EF5">
      <w:pPr>
        <w:tabs>
          <w:tab w:val="left" w:pos="3200"/>
        </w:tabs>
        <w:spacing w:line="480" w:lineRule="auto"/>
        <w:ind w:left="720" w:firstLine="0"/>
        <w:rPr>
          <w:del w:id="6107" w:author="Cheick Traoré" w:date="2026-01-07T16:26:00Z" w16du:dateUtc="2026-01-07T16:26:00Z"/>
          <w:rFonts w:ascii="Times New Roman" w:hAnsi="Times New Roman" w:cs="Times New Roman"/>
        </w:rPr>
        <w:pPrChange w:id="6108" w:author="Cheick Traoré" w:date="2026-01-07T16:26:00Z" w16du:dateUtc="2026-01-07T16:26:00Z">
          <w:pPr>
            <w:numPr>
              <w:numId w:val="78"/>
            </w:numPr>
            <w:tabs>
              <w:tab w:val="num" w:pos="720"/>
              <w:tab w:val="left" w:pos="3200"/>
            </w:tabs>
            <w:spacing w:line="480" w:lineRule="auto"/>
            <w:ind w:left="720" w:hanging="360"/>
          </w:pPr>
        </w:pPrChange>
      </w:pPr>
      <w:del w:id="6109" w:author="Cheick Traoré" w:date="2026-01-07T16:26:00Z" w16du:dateUtc="2026-01-07T16:26:00Z">
        <w:r w:rsidRPr="00AB1D00" w:rsidDel="00974EF5">
          <w:rPr>
            <w:rFonts w:ascii="Times New Roman" w:hAnsi="Times New Roman" w:cs="Times New Roman"/>
          </w:rPr>
          <w:delText xml:space="preserve"> Reproductibilité garantie</w:delText>
        </w:r>
      </w:del>
    </w:p>
    <w:p w14:paraId="63E34BFB" w14:textId="4CC58232" w:rsidR="009600FD" w:rsidRPr="00AB1D00" w:rsidDel="00974EF5" w:rsidRDefault="009600FD" w:rsidP="00974EF5">
      <w:pPr>
        <w:tabs>
          <w:tab w:val="left" w:pos="3200"/>
        </w:tabs>
        <w:spacing w:line="480" w:lineRule="auto"/>
        <w:ind w:left="720" w:firstLine="0"/>
        <w:rPr>
          <w:del w:id="6110" w:author="Cheick Traoré" w:date="2026-01-07T16:26:00Z" w16du:dateUtc="2026-01-07T16:26:00Z"/>
          <w:rFonts w:ascii="Times New Roman" w:hAnsi="Times New Roman" w:cs="Times New Roman"/>
        </w:rPr>
        <w:pPrChange w:id="6111" w:author="Cheick Traoré" w:date="2026-01-07T16:26:00Z" w16du:dateUtc="2026-01-07T16:26:00Z">
          <w:pPr>
            <w:numPr>
              <w:numId w:val="78"/>
            </w:numPr>
            <w:tabs>
              <w:tab w:val="num" w:pos="720"/>
              <w:tab w:val="left" w:pos="3200"/>
            </w:tabs>
            <w:spacing w:line="480" w:lineRule="auto"/>
            <w:ind w:left="720" w:hanging="360"/>
          </w:pPr>
        </w:pPrChange>
      </w:pPr>
      <w:del w:id="6112" w:author="Cheick Traoré" w:date="2026-01-07T16:26:00Z" w16du:dateUtc="2026-01-07T16:26:00Z">
        <w:r w:rsidRPr="00AB1D00" w:rsidDel="00974EF5">
          <w:rPr>
            <w:rFonts w:ascii="Times New Roman" w:hAnsi="Times New Roman" w:cs="Times New Roman"/>
          </w:rPr>
          <w:delText xml:space="preserve"> Traitement </w:delText>
        </w:r>
        <w:r w:rsidR="008E7B21" w:rsidDel="00974EF5">
          <w:rPr>
            <w:rFonts w:ascii="Times New Roman" w:hAnsi="Times New Roman" w:cs="Times New Roman"/>
          </w:rPr>
          <w:delText xml:space="preserve">de </w:delText>
        </w:r>
        <w:r w:rsidRPr="00AB1D00" w:rsidDel="00974EF5">
          <w:rPr>
            <w:rFonts w:ascii="Times New Roman" w:hAnsi="Times New Roman" w:cs="Times New Roman"/>
          </w:rPr>
          <w:delText>10 ans de données</w:delText>
        </w:r>
      </w:del>
    </w:p>
    <w:p w14:paraId="21E6CE74" w14:textId="50209560" w:rsidR="009600FD" w:rsidRPr="00AB1D00" w:rsidDel="00974EF5" w:rsidRDefault="009600FD" w:rsidP="00974EF5">
      <w:pPr>
        <w:tabs>
          <w:tab w:val="left" w:pos="3200"/>
        </w:tabs>
        <w:spacing w:line="480" w:lineRule="auto"/>
        <w:ind w:left="720" w:firstLine="0"/>
        <w:rPr>
          <w:del w:id="6113" w:author="Cheick Traoré" w:date="2026-01-07T16:26:00Z" w16du:dateUtc="2026-01-07T16:26:00Z"/>
          <w:rFonts w:ascii="Times New Roman" w:hAnsi="Times New Roman" w:cs="Times New Roman"/>
        </w:rPr>
        <w:pPrChange w:id="6114" w:author="Cheick Traoré" w:date="2026-01-07T16:26:00Z" w16du:dateUtc="2026-01-07T16:26:00Z">
          <w:pPr>
            <w:numPr>
              <w:numId w:val="78"/>
            </w:numPr>
            <w:tabs>
              <w:tab w:val="num" w:pos="720"/>
              <w:tab w:val="left" w:pos="3200"/>
            </w:tabs>
            <w:spacing w:line="480" w:lineRule="auto"/>
            <w:ind w:left="720" w:hanging="360"/>
          </w:pPr>
        </w:pPrChange>
      </w:pPr>
      <w:del w:id="6115" w:author="Cheick Traoré" w:date="2026-01-07T16:26:00Z" w16du:dateUtc="2026-01-07T16:26:00Z">
        <w:r w:rsidRPr="00AB1D00" w:rsidDel="00974EF5">
          <w:rPr>
            <w:rFonts w:ascii="Times New Roman" w:hAnsi="Times New Roman" w:cs="Times New Roman"/>
          </w:rPr>
          <w:delText xml:space="preserve"> Zéro données valides perdues</w:delText>
        </w:r>
      </w:del>
    </w:p>
    <w:p w14:paraId="097158DF" w14:textId="288FC41F" w:rsidR="008E7B21" w:rsidRPr="008E7B21" w:rsidDel="00974EF5" w:rsidRDefault="009600FD" w:rsidP="00974EF5">
      <w:pPr>
        <w:tabs>
          <w:tab w:val="left" w:pos="3200"/>
        </w:tabs>
        <w:spacing w:line="480" w:lineRule="auto"/>
        <w:ind w:left="720" w:firstLine="0"/>
        <w:rPr>
          <w:del w:id="6116" w:author="Cheick Traoré" w:date="2026-01-07T16:26:00Z" w16du:dateUtc="2026-01-07T16:26:00Z"/>
          <w:rFonts w:ascii="Times New Roman" w:hAnsi="Times New Roman" w:cs="Times New Roman"/>
        </w:rPr>
        <w:pPrChange w:id="6117" w:author="Cheick Traoré" w:date="2026-01-07T16:26:00Z" w16du:dateUtc="2026-01-07T16:26:00Z">
          <w:pPr>
            <w:numPr>
              <w:numId w:val="78"/>
            </w:numPr>
            <w:tabs>
              <w:tab w:val="num" w:pos="720"/>
              <w:tab w:val="left" w:pos="3200"/>
            </w:tabs>
            <w:spacing w:line="480" w:lineRule="auto"/>
            <w:ind w:left="720" w:hanging="360"/>
          </w:pPr>
        </w:pPrChange>
      </w:pPr>
      <w:del w:id="6118" w:author="Cheick Traoré" w:date="2026-01-07T16:26:00Z" w16du:dateUtc="2026-01-07T16:26:00Z">
        <w:r w:rsidRPr="00AB1D00" w:rsidDel="00974EF5">
          <w:rPr>
            <w:rFonts w:ascii="Times New Roman" w:hAnsi="Times New Roman" w:cs="Times New Roman"/>
          </w:rPr>
          <w:delText xml:space="preserve"> </w:delText>
        </w:r>
        <w:r w:rsidR="008E7B21" w:rsidDel="00974EF5">
          <w:rPr>
            <w:rFonts w:ascii="Times New Roman" w:hAnsi="Times New Roman" w:cs="Times New Roman"/>
          </w:rPr>
          <w:delText>Anomalies</w:delText>
        </w:r>
        <w:r w:rsidRPr="00AB1D00" w:rsidDel="00974EF5">
          <w:rPr>
            <w:rFonts w:ascii="Times New Roman" w:hAnsi="Times New Roman" w:cs="Times New Roman"/>
          </w:rPr>
          <w:delText xml:space="preserve"> détectées</w:delText>
        </w:r>
      </w:del>
    </w:p>
    <w:p w14:paraId="1D31F4A5" w14:textId="2E639EB9" w:rsidR="00647718" w:rsidDel="00974EF5" w:rsidRDefault="00647718" w:rsidP="00974EF5">
      <w:pPr>
        <w:tabs>
          <w:tab w:val="left" w:pos="3200"/>
        </w:tabs>
        <w:spacing w:line="480" w:lineRule="auto"/>
        <w:ind w:left="720" w:firstLine="0"/>
        <w:rPr>
          <w:del w:id="6119" w:author="Cheick Traoré" w:date="2026-01-07T16:26:00Z" w16du:dateUtc="2026-01-07T16:26:00Z"/>
        </w:rPr>
        <w:pPrChange w:id="6120" w:author="Cheick Traoré" w:date="2026-01-07T16:26:00Z" w16du:dateUtc="2026-01-07T16:26:00Z">
          <w:pPr/>
        </w:pPrChange>
      </w:pPr>
    </w:p>
    <w:p w14:paraId="5B5BA081" w14:textId="3ECCE14B" w:rsidR="008E7B21" w:rsidDel="00974EF5" w:rsidRDefault="008E7B21" w:rsidP="00974EF5">
      <w:pPr>
        <w:tabs>
          <w:tab w:val="left" w:pos="3200"/>
        </w:tabs>
        <w:spacing w:line="480" w:lineRule="auto"/>
        <w:ind w:left="720" w:firstLine="0"/>
        <w:rPr>
          <w:del w:id="6121" w:author="Cheick Traoré" w:date="2026-01-07T16:26:00Z" w16du:dateUtc="2026-01-07T16:26:00Z"/>
        </w:rPr>
        <w:pPrChange w:id="6122" w:author="Cheick Traoré" w:date="2026-01-07T16:26:00Z" w16du:dateUtc="2026-01-07T16:26:00Z">
          <w:pPr/>
        </w:pPrChange>
      </w:pPr>
    </w:p>
    <w:p w14:paraId="7F7A8181" w14:textId="54EBDC07" w:rsidR="008E7B21" w:rsidDel="00974EF5" w:rsidRDefault="008E7B21" w:rsidP="00974EF5">
      <w:pPr>
        <w:tabs>
          <w:tab w:val="left" w:pos="3200"/>
        </w:tabs>
        <w:spacing w:line="480" w:lineRule="auto"/>
        <w:ind w:left="720" w:firstLine="0"/>
        <w:rPr>
          <w:del w:id="6123" w:author="Cheick Traoré" w:date="2026-01-07T16:26:00Z" w16du:dateUtc="2026-01-07T16:26:00Z"/>
        </w:rPr>
        <w:pPrChange w:id="6124" w:author="Cheick Traoré" w:date="2026-01-07T16:26:00Z" w16du:dateUtc="2026-01-07T16:26:00Z">
          <w:pPr/>
        </w:pPrChange>
      </w:pPr>
    </w:p>
    <w:p w14:paraId="0890D6AB" w14:textId="7764D3F4" w:rsidR="008E7B21" w:rsidDel="00974EF5" w:rsidRDefault="008E7B21" w:rsidP="00974EF5">
      <w:pPr>
        <w:tabs>
          <w:tab w:val="left" w:pos="3200"/>
        </w:tabs>
        <w:spacing w:line="480" w:lineRule="auto"/>
        <w:ind w:left="720" w:firstLine="0"/>
        <w:rPr>
          <w:del w:id="6125" w:author="Cheick Traoré" w:date="2026-01-07T16:26:00Z" w16du:dateUtc="2026-01-07T16:26:00Z"/>
        </w:rPr>
        <w:pPrChange w:id="6126" w:author="Cheick Traoré" w:date="2026-01-07T16:26:00Z" w16du:dateUtc="2026-01-07T16:26:00Z">
          <w:pPr/>
        </w:pPrChange>
      </w:pPr>
    </w:p>
    <w:p w14:paraId="7C7C30B4" w14:textId="7224288E" w:rsidR="008E7B21" w:rsidDel="00974EF5" w:rsidRDefault="008E7B21" w:rsidP="00974EF5">
      <w:pPr>
        <w:tabs>
          <w:tab w:val="left" w:pos="3200"/>
        </w:tabs>
        <w:spacing w:line="480" w:lineRule="auto"/>
        <w:ind w:left="720" w:firstLine="0"/>
        <w:rPr>
          <w:del w:id="6127" w:author="Cheick Traoré" w:date="2026-01-07T16:26:00Z" w16du:dateUtc="2026-01-07T16:26:00Z"/>
        </w:rPr>
        <w:pPrChange w:id="6128" w:author="Cheick Traoré" w:date="2026-01-07T16:26:00Z" w16du:dateUtc="2026-01-07T16:26:00Z">
          <w:pPr/>
        </w:pPrChange>
      </w:pPr>
    </w:p>
    <w:p w14:paraId="252ED6EE" w14:textId="7034C598" w:rsidR="008E7B21" w:rsidDel="00974EF5" w:rsidRDefault="008E7B21" w:rsidP="00974EF5">
      <w:pPr>
        <w:tabs>
          <w:tab w:val="left" w:pos="3200"/>
        </w:tabs>
        <w:spacing w:line="480" w:lineRule="auto"/>
        <w:ind w:left="720" w:firstLine="0"/>
        <w:rPr>
          <w:del w:id="6129" w:author="Cheick Traoré" w:date="2026-01-07T16:26:00Z" w16du:dateUtc="2026-01-07T16:26:00Z"/>
        </w:rPr>
        <w:pPrChange w:id="6130" w:author="Cheick Traoré" w:date="2026-01-07T16:26:00Z" w16du:dateUtc="2026-01-07T16:26:00Z">
          <w:pPr/>
        </w:pPrChange>
      </w:pPr>
    </w:p>
    <w:p w14:paraId="1BE11A81" w14:textId="338D5BB8" w:rsidR="008E7B21" w:rsidDel="00974EF5" w:rsidRDefault="008E7B21" w:rsidP="00974EF5">
      <w:pPr>
        <w:tabs>
          <w:tab w:val="left" w:pos="3200"/>
        </w:tabs>
        <w:spacing w:line="480" w:lineRule="auto"/>
        <w:ind w:left="720" w:firstLine="0"/>
        <w:rPr>
          <w:del w:id="6131" w:author="Cheick Traoré" w:date="2026-01-07T16:26:00Z" w16du:dateUtc="2026-01-07T16:26:00Z"/>
        </w:rPr>
        <w:pPrChange w:id="6132" w:author="Cheick Traoré" w:date="2026-01-07T16:26:00Z" w16du:dateUtc="2026-01-07T16:26:00Z">
          <w:pPr/>
        </w:pPrChange>
      </w:pPr>
    </w:p>
    <w:p w14:paraId="34546551" w14:textId="5104734A" w:rsidR="008E7B21" w:rsidDel="00974EF5" w:rsidRDefault="008E7B21" w:rsidP="00974EF5">
      <w:pPr>
        <w:tabs>
          <w:tab w:val="left" w:pos="3200"/>
        </w:tabs>
        <w:spacing w:line="480" w:lineRule="auto"/>
        <w:ind w:left="720" w:firstLine="0"/>
        <w:rPr>
          <w:del w:id="6133" w:author="Cheick Traoré" w:date="2026-01-07T16:26:00Z" w16du:dateUtc="2026-01-07T16:26:00Z"/>
        </w:rPr>
        <w:pPrChange w:id="6134" w:author="Cheick Traoré" w:date="2026-01-07T16:26:00Z" w16du:dateUtc="2026-01-07T16:26:00Z">
          <w:pPr/>
        </w:pPrChange>
      </w:pPr>
    </w:p>
    <w:p w14:paraId="675F65F4" w14:textId="32C7C8BB" w:rsidR="008E7B21" w:rsidDel="00974EF5" w:rsidRDefault="008E7B21" w:rsidP="00974EF5">
      <w:pPr>
        <w:tabs>
          <w:tab w:val="left" w:pos="3200"/>
        </w:tabs>
        <w:spacing w:line="480" w:lineRule="auto"/>
        <w:ind w:left="720" w:firstLine="0"/>
        <w:rPr>
          <w:del w:id="6135" w:author="Cheick Traoré" w:date="2026-01-07T16:26:00Z" w16du:dateUtc="2026-01-07T16:26:00Z"/>
        </w:rPr>
        <w:pPrChange w:id="6136" w:author="Cheick Traoré" w:date="2026-01-07T16:26:00Z" w16du:dateUtc="2026-01-07T16:26:00Z">
          <w:pPr/>
        </w:pPrChange>
      </w:pPr>
    </w:p>
    <w:p w14:paraId="45CFDDA3" w14:textId="356C8886" w:rsidR="008E7B21" w:rsidDel="00974EF5" w:rsidRDefault="008E7B21" w:rsidP="00974EF5">
      <w:pPr>
        <w:tabs>
          <w:tab w:val="left" w:pos="3200"/>
        </w:tabs>
        <w:spacing w:line="480" w:lineRule="auto"/>
        <w:ind w:left="720" w:firstLine="0"/>
        <w:rPr>
          <w:del w:id="6137" w:author="Cheick Traoré" w:date="2026-01-07T16:26:00Z" w16du:dateUtc="2026-01-07T16:26:00Z"/>
        </w:rPr>
        <w:pPrChange w:id="6138" w:author="Cheick Traoré" w:date="2026-01-07T16:26:00Z" w16du:dateUtc="2026-01-07T16:26:00Z">
          <w:pPr/>
        </w:pPrChange>
      </w:pPr>
    </w:p>
    <w:p w14:paraId="2B10C8C8" w14:textId="1FBE4750" w:rsidR="008E7B21" w:rsidDel="00974EF5" w:rsidRDefault="008E7B21" w:rsidP="00974EF5">
      <w:pPr>
        <w:tabs>
          <w:tab w:val="left" w:pos="3200"/>
        </w:tabs>
        <w:spacing w:line="480" w:lineRule="auto"/>
        <w:ind w:left="720" w:firstLine="0"/>
        <w:rPr>
          <w:del w:id="6139" w:author="Cheick Traoré" w:date="2026-01-07T16:26:00Z" w16du:dateUtc="2026-01-07T16:26:00Z"/>
        </w:rPr>
        <w:pPrChange w:id="6140" w:author="Cheick Traoré" w:date="2026-01-07T16:26:00Z" w16du:dateUtc="2026-01-07T16:26:00Z">
          <w:pPr/>
        </w:pPrChange>
      </w:pPr>
    </w:p>
    <w:p w14:paraId="4102880F" w14:textId="61C2783D" w:rsidR="008E7B21" w:rsidDel="00974EF5" w:rsidRDefault="008E7B21" w:rsidP="00974EF5">
      <w:pPr>
        <w:tabs>
          <w:tab w:val="left" w:pos="3200"/>
        </w:tabs>
        <w:spacing w:line="480" w:lineRule="auto"/>
        <w:ind w:left="720" w:firstLine="0"/>
        <w:rPr>
          <w:del w:id="6141" w:author="Cheick Traoré" w:date="2026-01-07T16:26:00Z" w16du:dateUtc="2026-01-07T16:26:00Z"/>
        </w:rPr>
        <w:pPrChange w:id="6142" w:author="Cheick Traoré" w:date="2026-01-07T16:26:00Z" w16du:dateUtc="2026-01-07T16:26:00Z">
          <w:pPr/>
        </w:pPrChange>
      </w:pPr>
    </w:p>
    <w:p w14:paraId="0DF3EDF7" w14:textId="7C8BB47E" w:rsidR="008E7B21" w:rsidDel="00974EF5" w:rsidRDefault="008E7B21" w:rsidP="00974EF5">
      <w:pPr>
        <w:tabs>
          <w:tab w:val="left" w:pos="3200"/>
        </w:tabs>
        <w:spacing w:line="480" w:lineRule="auto"/>
        <w:ind w:left="720" w:firstLine="0"/>
        <w:rPr>
          <w:del w:id="6143" w:author="Cheick Traoré" w:date="2026-01-07T16:26:00Z" w16du:dateUtc="2026-01-07T16:26:00Z"/>
        </w:rPr>
        <w:pPrChange w:id="6144" w:author="Cheick Traoré" w:date="2026-01-07T16:26:00Z" w16du:dateUtc="2026-01-07T16:26:00Z">
          <w:pPr/>
        </w:pPrChange>
      </w:pPr>
    </w:p>
    <w:p w14:paraId="3AA134DE" w14:textId="16983B0A" w:rsidR="008E7B21" w:rsidDel="00974EF5" w:rsidRDefault="008E7B21" w:rsidP="00974EF5">
      <w:pPr>
        <w:tabs>
          <w:tab w:val="left" w:pos="3200"/>
        </w:tabs>
        <w:spacing w:line="480" w:lineRule="auto"/>
        <w:ind w:left="720" w:firstLine="0"/>
        <w:rPr>
          <w:del w:id="6145" w:author="Cheick Traoré" w:date="2026-01-07T16:26:00Z" w16du:dateUtc="2026-01-07T16:26:00Z"/>
        </w:rPr>
        <w:pPrChange w:id="6146" w:author="Cheick Traoré" w:date="2026-01-07T16:26:00Z" w16du:dateUtc="2026-01-07T16:26:00Z">
          <w:pPr/>
        </w:pPrChange>
      </w:pPr>
    </w:p>
    <w:p w14:paraId="28FD0198" w14:textId="691DAC72" w:rsidR="008E7B21" w:rsidRPr="00647718" w:rsidDel="00974EF5" w:rsidRDefault="008E7B21" w:rsidP="00974EF5">
      <w:pPr>
        <w:tabs>
          <w:tab w:val="left" w:pos="3200"/>
        </w:tabs>
        <w:spacing w:line="480" w:lineRule="auto"/>
        <w:ind w:left="720" w:firstLine="0"/>
        <w:rPr>
          <w:del w:id="6147" w:author="Cheick Traoré" w:date="2026-01-07T16:26:00Z" w16du:dateUtc="2026-01-07T16:26:00Z"/>
        </w:rPr>
        <w:pPrChange w:id="6148" w:author="Cheick Traoré" w:date="2026-01-07T16:26:00Z" w16du:dateUtc="2026-01-07T16:26:00Z">
          <w:pPr/>
        </w:pPrChange>
      </w:pPr>
    </w:p>
    <w:p w14:paraId="06518593" w14:textId="368755F5" w:rsidR="002A29D1" w:rsidRPr="002A29D1" w:rsidDel="00974EF5" w:rsidRDefault="00091F85" w:rsidP="00974EF5">
      <w:pPr>
        <w:tabs>
          <w:tab w:val="left" w:pos="3200"/>
        </w:tabs>
        <w:spacing w:line="480" w:lineRule="auto"/>
        <w:ind w:left="720" w:firstLine="0"/>
        <w:rPr>
          <w:del w:id="6149" w:author="Cheick Traoré" w:date="2026-01-07T16:26:00Z" w16du:dateUtc="2026-01-07T16:26:00Z"/>
        </w:rPr>
        <w:pPrChange w:id="6150" w:author="Cheick Traoré" w:date="2026-01-07T16:26:00Z" w16du:dateUtc="2026-01-07T16:26:00Z">
          <w:pPr>
            <w:pStyle w:val="Corpsdetext"/>
            <w:jc w:val="both"/>
          </w:pPr>
        </w:pPrChange>
      </w:pPr>
      <w:del w:id="6151" w:author="Cheick Traoré" w:date="2026-01-07T16:26:00Z" w16du:dateUtc="2026-01-07T16:26:00Z">
        <w:r w:rsidDel="00974EF5">
          <w:rPr>
            <w:noProof/>
          </w:rPr>
          <mc:AlternateContent>
            <mc:Choice Requires="wps">
              <w:drawing>
                <wp:anchor distT="0" distB="0" distL="114300" distR="114300" simplePos="0" relativeHeight="251683840" behindDoc="0" locked="0" layoutInCell="1" allowOverlap="1" wp14:anchorId="45904ACA" wp14:editId="750D4C28">
                  <wp:simplePos x="0" y="0"/>
                  <wp:positionH relativeFrom="margin">
                    <wp:align>left</wp:align>
                  </wp:positionH>
                  <wp:positionV relativeFrom="paragraph">
                    <wp:posOffset>75565</wp:posOffset>
                  </wp:positionV>
                  <wp:extent cx="5735955" cy="5950585"/>
                  <wp:effectExtent l="0" t="0" r="0" b="0"/>
                  <wp:wrapNone/>
                  <wp:docPr id="1466910239" name="Zone de texte 28"/>
                  <wp:cNvGraphicFramePr/>
                  <a:graphic xmlns:a="http://schemas.openxmlformats.org/drawingml/2006/main">
                    <a:graphicData uri="http://schemas.microsoft.com/office/word/2010/wordprocessingShape">
                      <wps:wsp>
                        <wps:cNvSpPr txBox="1"/>
                        <wps:spPr>
                          <a:xfrm>
                            <a:off x="0" y="0"/>
                            <a:ext cx="5735955" cy="5950585"/>
                          </a:xfrm>
                          <a:prstGeom prst="rect">
                            <a:avLst/>
                          </a:prstGeom>
                          <a:solidFill>
                            <a:schemeClr val="lt1"/>
                          </a:solidFill>
                          <a:ln w="6350">
                            <a:noFill/>
                          </a:ln>
                        </wps:spPr>
                        <wps:txbx>
                          <w:txbxContent>
                            <w:p w14:paraId="2464C631" w14:textId="7036A220" w:rsidR="00091F85" w:rsidRDefault="00091F85">
                              <w:pPr>
                                <w:ind w:left="0"/>
                              </w:pPr>
                              <w:r w:rsidRPr="00AB1D00">
                                <w:rPr>
                                  <w:rFonts w:ascii="Times New Roman" w:hAnsi="Times New Roman" w:cs="Times New Roman"/>
                                  <w:b/>
                                  <w:bCs/>
                                  <w:noProof/>
                                </w:rPr>
                                <w:drawing>
                                  <wp:inline distT="0" distB="0" distL="0" distR="0" wp14:anchorId="7AF69929" wp14:editId="4F1F4E01">
                                    <wp:extent cx="5549900" cy="5836444"/>
                                    <wp:effectExtent l="0" t="0" r="0" b="0"/>
                                    <wp:docPr id="5230212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2312" cy="5954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04ACA" id="Zone de texte 28" o:spid="_x0000_s1042" type="#_x0000_t202" style="position:absolute;left:0;text-align:left;margin-left:0;margin-top:5.95pt;width:451.65pt;height:468.5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" fillcolor="white [3201]" stroked="f" strokeweight=".5pt">
                  <v:textbox>
                    <w:txbxContent>
                      <w:p w14:paraId="2464C631" w14:textId="7036A220" w:rsidR="00091F85" w:rsidRDefault="00091F85">
                        <w:pPr>
                          <w:ind w:left="0"/>
                        </w:pPr>
                        <w:r w:rsidRPr="00AB1D00">
                          <w:rPr>
                            <w:rFonts w:ascii="Times New Roman" w:hAnsi="Times New Roman" w:cs="Times New Roman"/>
                            <w:b/>
                            <w:bCs/>
                            <w:noProof/>
                          </w:rPr>
                          <w:drawing>
                            <wp:inline distT="0" distB="0" distL="0" distR="0" wp14:anchorId="7AF69929" wp14:editId="4F1F4E01">
                              <wp:extent cx="5549900" cy="5836444"/>
                              <wp:effectExtent l="0" t="0" r="0" b="0"/>
                              <wp:docPr id="52302129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2312" cy="5954660"/>
                                      </a:xfrm>
                                      <a:prstGeom prst="rect">
                                        <a:avLst/>
                                      </a:prstGeom>
                                      <a:noFill/>
                                      <a:ln>
                                        <a:noFill/>
                                      </a:ln>
                                    </pic:spPr>
                                  </pic:pic>
                                </a:graphicData>
                              </a:graphic>
                            </wp:inline>
                          </w:drawing>
                        </w:r>
                      </w:p>
                    </w:txbxContent>
                  </v:textbox>
                  <w10:wrap anchorx="margin"/>
                </v:shape>
              </w:pict>
            </mc:Fallback>
          </mc:AlternateContent>
        </w:r>
      </w:del>
    </w:p>
    <w:p w14:paraId="1E045AC2" w14:textId="00F9572C" w:rsidR="002A29D1" w:rsidRPr="00AB1D00" w:rsidDel="00974EF5" w:rsidRDefault="002A29D1" w:rsidP="00974EF5">
      <w:pPr>
        <w:tabs>
          <w:tab w:val="left" w:pos="3200"/>
        </w:tabs>
        <w:spacing w:line="480" w:lineRule="auto"/>
        <w:ind w:left="720" w:firstLine="0"/>
        <w:rPr>
          <w:del w:id="6152" w:author="Cheick Traoré" w:date="2026-01-07T16:26:00Z" w16du:dateUtc="2026-01-07T16:26:00Z"/>
        </w:rPr>
        <w:pPrChange w:id="6153" w:author="Cheick Traoré" w:date="2026-01-07T16:26:00Z" w16du:dateUtc="2026-01-07T16:26:00Z">
          <w:pPr>
            <w:pStyle w:val="Corpsdetext"/>
            <w:jc w:val="both"/>
          </w:pPr>
        </w:pPrChange>
      </w:pPr>
    </w:p>
    <w:p w14:paraId="40039BD2" w14:textId="7891EB2D" w:rsidR="009600FD" w:rsidRPr="00AB1D00" w:rsidDel="00974EF5" w:rsidRDefault="009600FD" w:rsidP="00974EF5">
      <w:pPr>
        <w:tabs>
          <w:tab w:val="left" w:pos="3200"/>
        </w:tabs>
        <w:spacing w:line="480" w:lineRule="auto"/>
        <w:ind w:left="720" w:firstLine="0"/>
        <w:rPr>
          <w:del w:id="6154" w:author="Cheick Traoré" w:date="2026-01-07T16:26:00Z" w16du:dateUtc="2026-01-07T16:26:00Z"/>
          <w:rFonts w:ascii="Times New Roman" w:hAnsi="Times New Roman" w:cs="Times New Roman"/>
          <w:b/>
          <w:bCs/>
        </w:rPr>
        <w:pPrChange w:id="6155" w:author="Cheick Traoré" w:date="2026-01-07T16:26:00Z" w16du:dateUtc="2026-01-07T16:26:00Z">
          <w:pPr>
            <w:tabs>
              <w:tab w:val="left" w:pos="3200"/>
            </w:tabs>
            <w:spacing w:line="480" w:lineRule="auto"/>
            <w:ind w:left="0" w:firstLine="0"/>
          </w:pPr>
        </w:pPrChange>
      </w:pPr>
    </w:p>
    <w:p w14:paraId="406888DA" w14:textId="10F82665" w:rsidR="00375FC9" w:rsidRPr="00AB1D00" w:rsidDel="00974EF5" w:rsidRDefault="00375FC9" w:rsidP="00974EF5">
      <w:pPr>
        <w:tabs>
          <w:tab w:val="left" w:pos="3200"/>
        </w:tabs>
        <w:spacing w:line="480" w:lineRule="auto"/>
        <w:ind w:left="720" w:firstLine="0"/>
        <w:rPr>
          <w:del w:id="6156" w:author="Cheick Traoré" w:date="2026-01-07T16:26:00Z" w16du:dateUtc="2026-01-07T16:26:00Z"/>
          <w:rFonts w:ascii="Times New Roman" w:hAnsi="Times New Roman" w:cs="Times New Roman"/>
          <w:b/>
          <w:bCs/>
        </w:rPr>
        <w:pPrChange w:id="6157" w:author="Cheick Traoré" w:date="2026-01-07T16:26:00Z" w16du:dateUtc="2026-01-07T16:26:00Z">
          <w:pPr>
            <w:tabs>
              <w:tab w:val="left" w:pos="3200"/>
            </w:tabs>
            <w:spacing w:line="480" w:lineRule="auto"/>
          </w:pPr>
        </w:pPrChange>
      </w:pPr>
    </w:p>
    <w:p w14:paraId="3ED00845" w14:textId="1AE5B840" w:rsidR="001E150F" w:rsidRPr="00AB1D00" w:rsidDel="00974EF5" w:rsidRDefault="001E150F" w:rsidP="00974EF5">
      <w:pPr>
        <w:tabs>
          <w:tab w:val="left" w:pos="3200"/>
        </w:tabs>
        <w:spacing w:line="480" w:lineRule="auto"/>
        <w:ind w:left="720" w:firstLine="0"/>
        <w:rPr>
          <w:del w:id="6158" w:author="Cheick Traoré" w:date="2026-01-07T16:26:00Z" w16du:dateUtc="2026-01-07T16:26:00Z"/>
          <w:rFonts w:ascii="Times New Roman" w:hAnsi="Times New Roman" w:cs="Times New Roman"/>
          <w:b/>
          <w:bCs/>
        </w:rPr>
        <w:pPrChange w:id="6159" w:author="Cheick Traoré" w:date="2026-01-07T16:26:00Z" w16du:dateUtc="2026-01-07T16:26:00Z">
          <w:pPr>
            <w:tabs>
              <w:tab w:val="left" w:pos="3200"/>
            </w:tabs>
            <w:spacing w:line="480" w:lineRule="auto"/>
          </w:pPr>
        </w:pPrChange>
      </w:pPr>
    </w:p>
    <w:p w14:paraId="3FD85209" w14:textId="79DA34A1" w:rsidR="001E150F" w:rsidRPr="00AB1D00" w:rsidDel="00974EF5" w:rsidRDefault="001E150F" w:rsidP="00974EF5">
      <w:pPr>
        <w:tabs>
          <w:tab w:val="left" w:pos="3200"/>
        </w:tabs>
        <w:spacing w:line="480" w:lineRule="auto"/>
        <w:ind w:left="720" w:firstLine="0"/>
        <w:rPr>
          <w:del w:id="6160" w:author="Cheick Traoré" w:date="2026-01-07T16:26:00Z" w16du:dateUtc="2026-01-07T16:26:00Z"/>
          <w:rFonts w:ascii="Times New Roman" w:hAnsi="Times New Roman" w:cs="Times New Roman"/>
          <w:b/>
          <w:bCs/>
        </w:rPr>
        <w:pPrChange w:id="6161" w:author="Cheick Traoré" w:date="2026-01-07T16:26:00Z" w16du:dateUtc="2026-01-07T16:26:00Z">
          <w:pPr>
            <w:tabs>
              <w:tab w:val="left" w:pos="3200"/>
            </w:tabs>
            <w:spacing w:line="480" w:lineRule="auto"/>
          </w:pPr>
        </w:pPrChange>
      </w:pPr>
    </w:p>
    <w:p w14:paraId="5C002179" w14:textId="43220C55" w:rsidR="001E150F" w:rsidRPr="00AB1D00" w:rsidDel="00974EF5" w:rsidRDefault="001E150F" w:rsidP="00974EF5">
      <w:pPr>
        <w:tabs>
          <w:tab w:val="left" w:pos="3200"/>
        </w:tabs>
        <w:spacing w:line="480" w:lineRule="auto"/>
        <w:ind w:left="720" w:firstLine="0"/>
        <w:rPr>
          <w:del w:id="6162" w:author="Cheick Traoré" w:date="2026-01-07T16:26:00Z" w16du:dateUtc="2026-01-07T16:26:00Z"/>
          <w:rFonts w:ascii="Times New Roman" w:hAnsi="Times New Roman" w:cs="Times New Roman"/>
          <w:b/>
          <w:bCs/>
          <w:noProof/>
        </w:rPr>
        <w:pPrChange w:id="6163" w:author="Cheick Traoré" w:date="2026-01-07T16:26:00Z" w16du:dateUtc="2026-01-07T16:26:00Z">
          <w:pPr>
            <w:tabs>
              <w:tab w:val="left" w:pos="3200"/>
            </w:tabs>
            <w:spacing w:line="480" w:lineRule="auto"/>
          </w:pPr>
        </w:pPrChange>
      </w:pPr>
    </w:p>
    <w:p w14:paraId="266FD21F" w14:textId="0C3FFEDC" w:rsidR="00A20DAD" w:rsidRPr="00AB1D00" w:rsidDel="00974EF5" w:rsidRDefault="00A20DAD" w:rsidP="00974EF5">
      <w:pPr>
        <w:tabs>
          <w:tab w:val="left" w:pos="3200"/>
        </w:tabs>
        <w:spacing w:line="480" w:lineRule="auto"/>
        <w:ind w:left="720" w:firstLine="0"/>
        <w:rPr>
          <w:del w:id="6164" w:author="Cheick Traoré" w:date="2026-01-07T16:26:00Z" w16du:dateUtc="2026-01-07T16:26:00Z"/>
          <w:rFonts w:ascii="Times New Roman" w:hAnsi="Times New Roman" w:cs="Times New Roman"/>
          <w:b/>
          <w:bCs/>
          <w:noProof/>
        </w:rPr>
        <w:pPrChange w:id="6165" w:author="Cheick Traoré" w:date="2026-01-07T16:26:00Z" w16du:dateUtc="2026-01-07T16:26:00Z">
          <w:pPr>
            <w:spacing w:line="480" w:lineRule="auto"/>
          </w:pPr>
        </w:pPrChange>
      </w:pPr>
    </w:p>
    <w:p w14:paraId="7357F08C" w14:textId="2212F9A2" w:rsidR="00C361D2" w:rsidDel="00974EF5" w:rsidRDefault="00A20DAD" w:rsidP="00974EF5">
      <w:pPr>
        <w:tabs>
          <w:tab w:val="left" w:pos="3200"/>
        </w:tabs>
        <w:spacing w:line="480" w:lineRule="auto"/>
        <w:ind w:left="720" w:firstLine="0"/>
        <w:rPr>
          <w:del w:id="6166" w:author="Cheick Traoré" w:date="2026-01-07T16:26:00Z" w16du:dateUtc="2026-01-07T16:26:00Z"/>
          <w:rFonts w:ascii="Times New Roman" w:hAnsi="Times New Roman" w:cs="Times New Roman"/>
        </w:rPr>
        <w:pPrChange w:id="6167" w:author="Cheick Traoré" w:date="2026-01-07T16:26:00Z" w16du:dateUtc="2026-01-07T16:26:00Z">
          <w:pPr>
            <w:tabs>
              <w:tab w:val="left" w:pos="2166"/>
            </w:tabs>
            <w:spacing w:line="480" w:lineRule="auto"/>
          </w:pPr>
        </w:pPrChange>
      </w:pPr>
      <w:del w:id="6168" w:author="Cheick Traoré" w:date="2026-01-07T16:26:00Z" w16du:dateUtc="2026-01-07T16:26:00Z">
        <w:r w:rsidRPr="00AB1D00" w:rsidDel="00974EF5">
          <w:rPr>
            <w:rFonts w:ascii="Times New Roman" w:hAnsi="Times New Roman" w:cs="Times New Roman"/>
          </w:rPr>
          <w:tab/>
        </w:r>
        <w:r w:rsidRPr="00AB1D00" w:rsidDel="00974EF5">
          <w:rPr>
            <w:rFonts w:ascii="Times New Roman" w:hAnsi="Times New Roman" w:cs="Times New Roman"/>
          </w:rPr>
          <w:tab/>
        </w:r>
      </w:del>
    </w:p>
    <w:p w14:paraId="2401374A" w14:textId="4CFF7A0B" w:rsidR="00091F85" w:rsidDel="00974EF5" w:rsidRDefault="00091F85" w:rsidP="00974EF5">
      <w:pPr>
        <w:tabs>
          <w:tab w:val="left" w:pos="3200"/>
        </w:tabs>
        <w:spacing w:line="480" w:lineRule="auto"/>
        <w:ind w:left="720" w:firstLine="0"/>
        <w:rPr>
          <w:del w:id="6169" w:author="Cheick Traoré" w:date="2026-01-07T16:26:00Z" w16du:dateUtc="2026-01-07T16:26:00Z"/>
          <w:rFonts w:ascii="Times New Roman" w:hAnsi="Times New Roman" w:cs="Times New Roman"/>
        </w:rPr>
        <w:pPrChange w:id="6170" w:author="Cheick Traoré" w:date="2026-01-07T16:26:00Z" w16du:dateUtc="2026-01-07T16:26:00Z">
          <w:pPr>
            <w:tabs>
              <w:tab w:val="left" w:pos="2166"/>
            </w:tabs>
            <w:spacing w:line="480" w:lineRule="auto"/>
          </w:pPr>
        </w:pPrChange>
      </w:pPr>
    </w:p>
    <w:p w14:paraId="036895A9" w14:textId="7FF9C8B1" w:rsidR="00091F85" w:rsidDel="00974EF5" w:rsidRDefault="00091F85" w:rsidP="00974EF5">
      <w:pPr>
        <w:tabs>
          <w:tab w:val="left" w:pos="3200"/>
        </w:tabs>
        <w:spacing w:line="480" w:lineRule="auto"/>
        <w:ind w:left="720" w:firstLine="0"/>
        <w:rPr>
          <w:del w:id="6171" w:author="Cheick Traoré" w:date="2026-01-07T16:26:00Z" w16du:dateUtc="2026-01-07T16:26:00Z"/>
          <w:rFonts w:ascii="Times New Roman" w:hAnsi="Times New Roman" w:cs="Times New Roman"/>
        </w:rPr>
        <w:pPrChange w:id="6172" w:author="Cheick Traoré" w:date="2026-01-07T16:26:00Z" w16du:dateUtc="2026-01-07T16:26:00Z">
          <w:pPr>
            <w:tabs>
              <w:tab w:val="left" w:pos="2166"/>
            </w:tabs>
            <w:spacing w:line="480" w:lineRule="auto"/>
          </w:pPr>
        </w:pPrChange>
      </w:pPr>
    </w:p>
    <w:p w14:paraId="2CCC52FE" w14:textId="2C952031" w:rsidR="00091F85" w:rsidDel="00974EF5" w:rsidRDefault="00091F85" w:rsidP="00974EF5">
      <w:pPr>
        <w:tabs>
          <w:tab w:val="left" w:pos="3200"/>
        </w:tabs>
        <w:spacing w:line="480" w:lineRule="auto"/>
        <w:ind w:left="720" w:firstLine="0"/>
        <w:rPr>
          <w:del w:id="6173" w:author="Cheick Traoré" w:date="2026-01-07T16:26:00Z" w16du:dateUtc="2026-01-07T16:26:00Z"/>
          <w:rFonts w:ascii="Times New Roman" w:hAnsi="Times New Roman" w:cs="Times New Roman"/>
        </w:rPr>
        <w:pPrChange w:id="6174" w:author="Cheick Traoré" w:date="2026-01-07T16:26:00Z" w16du:dateUtc="2026-01-07T16:26:00Z">
          <w:pPr>
            <w:tabs>
              <w:tab w:val="left" w:pos="2166"/>
            </w:tabs>
            <w:spacing w:line="480" w:lineRule="auto"/>
          </w:pPr>
        </w:pPrChange>
      </w:pPr>
    </w:p>
    <w:p w14:paraId="3D1D5B66" w14:textId="7000D53C" w:rsidR="00091F85" w:rsidDel="00974EF5" w:rsidRDefault="00091F85" w:rsidP="00974EF5">
      <w:pPr>
        <w:tabs>
          <w:tab w:val="left" w:pos="3200"/>
        </w:tabs>
        <w:spacing w:line="480" w:lineRule="auto"/>
        <w:ind w:left="720" w:firstLine="0"/>
        <w:rPr>
          <w:del w:id="6175" w:author="Cheick Traoré" w:date="2026-01-07T16:26:00Z" w16du:dateUtc="2026-01-07T16:26:00Z"/>
          <w:rFonts w:ascii="Times New Roman" w:hAnsi="Times New Roman" w:cs="Times New Roman"/>
        </w:rPr>
        <w:pPrChange w:id="6176" w:author="Cheick Traoré" w:date="2026-01-07T16:26:00Z" w16du:dateUtc="2026-01-07T16:26:00Z">
          <w:pPr>
            <w:tabs>
              <w:tab w:val="left" w:pos="2166"/>
            </w:tabs>
            <w:spacing w:line="480" w:lineRule="auto"/>
          </w:pPr>
        </w:pPrChange>
      </w:pPr>
    </w:p>
    <w:p w14:paraId="2E5E737C" w14:textId="6B014C0A" w:rsidR="00091F85" w:rsidDel="00974EF5" w:rsidRDefault="00091F85" w:rsidP="00974EF5">
      <w:pPr>
        <w:tabs>
          <w:tab w:val="left" w:pos="3200"/>
        </w:tabs>
        <w:spacing w:line="480" w:lineRule="auto"/>
        <w:ind w:left="720" w:firstLine="0"/>
        <w:rPr>
          <w:del w:id="6177" w:author="Cheick Traoré" w:date="2026-01-07T16:26:00Z" w16du:dateUtc="2026-01-07T16:26:00Z"/>
          <w:rFonts w:ascii="Times New Roman" w:hAnsi="Times New Roman" w:cs="Times New Roman"/>
        </w:rPr>
        <w:pPrChange w:id="6178" w:author="Cheick Traoré" w:date="2026-01-07T16:26:00Z" w16du:dateUtc="2026-01-07T16:26:00Z">
          <w:pPr>
            <w:tabs>
              <w:tab w:val="left" w:pos="2166"/>
            </w:tabs>
            <w:spacing w:line="480" w:lineRule="auto"/>
          </w:pPr>
        </w:pPrChange>
      </w:pPr>
    </w:p>
    <w:p w14:paraId="0FF75766" w14:textId="2BCF158B" w:rsidR="00091F85" w:rsidDel="00974EF5" w:rsidRDefault="00091F85" w:rsidP="00974EF5">
      <w:pPr>
        <w:tabs>
          <w:tab w:val="left" w:pos="3200"/>
        </w:tabs>
        <w:spacing w:line="480" w:lineRule="auto"/>
        <w:ind w:left="720" w:firstLine="0"/>
        <w:rPr>
          <w:del w:id="6179" w:author="Cheick Traoré" w:date="2026-01-07T16:26:00Z" w16du:dateUtc="2026-01-07T16:26:00Z"/>
          <w:rFonts w:ascii="Times New Roman" w:hAnsi="Times New Roman" w:cs="Times New Roman"/>
        </w:rPr>
        <w:pPrChange w:id="6180" w:author="Cheick Traoré" w:date="2026-01-07T16:26:00Z" w16du:dateUtc="2026-01-07T16:26:00Z">
          <w:pPr>
            <w:tabs>
              <w:tab w:val="left" w:pos="2166"/>
            </w:tabs>
            <w:spacing w:line="480" w:lineRule="auto"/>
          </w:pPr>
        </w:pPrChange>
      </w:pPr>
    </w:p>
    <w:p w14:paraId="2A4D00A1" w14:textId="427A3D5A" w:rsidR="00091F85" w:rsidRPr="00AB1D00" w:rsidDel="00974EF5" w:rsidRDefault="00091F85" w:rsidP="00974EF5">
      <w:pPr>
        <w:tabs>
          <w:tab w:val="left" w:pos="3200"/>
        </w:tabs>
        <w:spacing w:line="480" w:lineRule="auto"/>
        <w:ind w:left="720" w:firstLine="0"/>
        <w:rPr>
          <w:del w:id="6181" w:author="Cheick Traoré" w:date="2026-01-07T16:26:00Z" w16du:dateUtc="2026-01-07T16:26:00Z"/>
          <w:rFonts w:ascii="Times New Roman" w:hAnsi="Times New Roman" w:cs="Times New Roman"/>
        </w:rPr>
        <w:pPrChange w:id="6182" w:author="Cheick Traoré" w:date="2026-01-07T16:26:00Z" w16du:dateUtc="2026-01-07T16:26:00Z">
          <w:pPr>
            <w:tabs>
              <w:tab w:val="left" w:pos="2166"/>
            </w:tabs>
            <w:spacing w:line="480" w:lineRule="auto"/>
          </w:pPr>
        </w:pPrChange>
      </w:pPr>
    </w:p>
    <w:p w14:paraId="09CE85A3" w14:textId="669086F3" w:rsidR="00C361D2" w:rsidRPr="00AB1D00" w:rsidDel="00974EF5" w:rsidRDefault="00C361D2" w:rsidP="00974EF5">
      <w:pPr>
        <w:tabs>
          <w:tab w:val="left" w:pos="3200"/>
        </w:tabs>
        <w:spacing w:line="480" w:lineRule="auto"/>
        <w:ind w:left="720" w:firstLine="0"/>
        <w:rPr>
          <w:del w:id="6183" w:author="Cheick Traoré" w:date="2026-01-07T16:26:00Z" w16du:dateUtc="2026-01-07T16:26:00Z"/>
          <w:rFonts w:ascii="Times New Roman" w:hAnsi="Times New Roman" w:cs="Times New Roman"/>
        </w:rPr>
        <w:pPrChange w:id="6184" w:author="Cheick Traoré" w:date="2026-01-07T16:26:00Z" w16du:dateUtc="2026-01-07T16:26:00Z">
          <w:pPr>
            <w:tabs>
              <w:tab w:val="left" w:pos="2166"/>
            </w:tabs>
            <w:spacing w:line="480" w:lineRule="auto"/>
          </w:pPr>
        </w:pPrChange>
      </w:pPr>
    </w:p>
    <w:p w14:paraId="4A8AD7E6" w14:textId="51960FA3" w:rsidR="002A29D1" w:rsidRPr="00AB1D00" w:rsidDel="00974EF5" w:rsidRDefault="002A29D1" w:rsidP="00974EF5">
      <w:pPr>
        <w:tabs>
          <w:tab w:val="left" w:pos="3200"/>
        </w:tabs>
        <w:spacing w:line="480" w:lineRule="auto"/>
        <w:ind w:left="720" w:firstLine="0"/>
        <w:rPr>
          <w:del w:id="6185" w:author="Cheick Traoré" w:date="2026-01-07T16:26:00Z" w16du:dateUtc="2026-01-07T16:26:00Z"/>
          <w:rFonts w:ascii="Times New Roman" w:hAnsi="Times New Roman" w:cs="Times New Roman"/>
        </w:rPr>
        <w:pPrChange w:id="6186" w:author="Cheick Traoré" w:date="2026-01-07T16:26:00Z" w16du:dateUtc="2026-01-07T16:26:00Z">
          <w:pPr>
            <w:tabs>
              <w:tab w:val="left" w:pos="3200"/>
            </w:tabs>
            <w:spacing w:line="480" w:lineRule="auto"/>
            <w:ind w:left="720" w:firstLine="0"/>
          </w:pPr>
        </w:pPrChange>
      </w:pPr>
    </w:p>
    <w:p w14:paraId="769DED39" w14:textId="04E2C79F" w:rsidR="002A29D1" w:rsidRPr="008E7B21" w:rsidDel="00974EF5" w:rsidRDefault="002A29D1" w:rsidP="00974EF5">
      <w:pPr>
        <w:tabs>
          <w:tab w:val="left" w:pos="3200"/>
        </w:tabs>
        <w:spacing w:line="480" w:lineRule="auto"/>
        <w:ind w:left="720" w:firstLine="0"/>
        <w:rPr>
          <w:del w:id="6187" w:author="Cheick Traoré" w:date="2026-01-07T16:26:00Z" w16du:dateUtc="2026-01-07T16:26:00Z"/>
        </w:rPr>
        <w:pPrChange w:id="6188" w:author="Cheick Traoré" w:date="2026-01-07T16:26:00Z" w16du:dateUtc="2026-01-07T16:26:00Z">
          <w:pPr>
            <w:pStyle w:val="Corpsdetext"/>
          </w:pPr>
        </w:pPrChange>
      </w:pPr>
    </w:p>
    <w:p w14:paraId="266F2718" w14:textId="0B10C55A" w:rsidR="009600FD" w:rsidRPr="008E7B21" w:rsidDel="00974EF5" w:rsidRDefault="009600FD" w:rsidP="00974EF5">
      <w:pPr>
        <w:tabs>
          <w:tab w:val="left" w:pos="3200"/>
        </w:tabs>
        <w:spacing w:line="480" w:lineRule="auto"/>
        <w:ind w:left="720" w:firstLine="0"/>
        <w:rPr>
          <w:del w:id="6189" w:author="Cheick Traoré" w:date="2026-01-07T16:26:00Z" w16du:dateUtc="2026-01-07T16:26:00Z"/>
          <w:rFonts w:ascii="Times New Roman" w:hAnsi="Times New Roman" w:cs="Times New Roman"/>
          <w:b/>
          <w:bCs/>
          <w:u w:val="single"/>
        </w:rPr>
        <w:pPrChange w:id="6190" w:author="Cheick Traoré" w:date="2026-01-07T16:26:00Z" w16du:dateUtc="2026-01-07T16:26:00Z">
          <w:pPr>
            <w:tabs>
              <w:tab w:val="left" w:pos="3200"/>
            </w:tabs>
            <w:spacing w:line="480" w:lineRule="auto"/>
          </w:pPr>
        </w:pPrChange>
      </w:pPr>
      <w:del w:id="6191" w:author="Cheick Traoré" w:date="2026-01-07T16:26:00Z" w16du:dateUtc="2026-01-07T16:26:00Z">
        <w:r w:rsidRPr="008E7B21" w:rsidDel="00974EF5">
          <w:rPr>
            <w:rFonts w:ascii="Times New Roman" w:hAnsi="Times New Roman" w:cs="Times New Roman"/>
            <w:b/>
            <w:bCs/>
            <w:u w:val="single"/>
          </w:rPr>
          <w:delText>Tests avec utilisateurs</w:delText>
        </w:r>
      </w:del>
    </w:p>
    <w:p w14:paraId="38FF71E6" w14:textId="1D6FD614" w:rsidR="00F21D14" w:rsidRPr="00AB1D00" w:rsidDel="00974EF5" w:rsidRDefault="00F21D14" w:rsidP="00974EF5">
      <w:pPr>
        <w:tabs>
          <w:tab w:val="left" w:pos="3200"/>
        </w:tabs>
        <w:spacing w:line="480" w:lineRule="auto"/>
        <w:ind w:left="720" w:firstLine="0"/>
        <w:rPr>
          <w:del w:id="6192" w:author="Cheick Traoré" w:date="2026-01-07T16:26:00Z" w16du:dateUtc="2026-01-07T16:26:00Z"/>
          <w:rFonts w:ascii="Times New Roman" w:hAnsi="Times New Roman" w:cs="Times New Roman"/>
          <w:b/>
          <w:bCs/>
        </w:rPr>
        <w:pPrChange w:id="6193" w:author="Cheick Traoré" w:date="2026-01-07T16:26:00Z" w16du:dateUtc="2026-01-07T16:26:00Z">
          <w:pPr>
            <w:tabs>
              <w:tab w:val="left" w:pos="3200"/>
            </w:tabs>
            <w:spacing w:line="480" w:lineRule="auto"/>
          </w:pPr>
        </w:pPrChange>
      </w:pPr>
    </w:p>
    <w:p w14:paraId="74B398ED" w14:textId="1EC21BEB" w:rsidR="005D5934" w:rsidRPr="005D5934" w:rsidDel="00974EF5" w:rsidRDefault="005D5934" w:rsidP="00974EF5">
      <w:pPr>
        <w:tabs>
          <w:tab w:val="left" w:pos="3200"/>
        </w:tabs>
        <w:spacing w:line="480" w:lineRule="auto"/>
        <w:ind w:left="720" w:firstLine="0"/>
        <w:rPr>
          <w:del w:id="6194" w:author="Cheick Traoré" w:date="2026-01-07T16:26:00Z" w16du:dateUtc="2026-01-07T16:26:00Z"/>
          <w:rFonts w:ascii="Times New Roman" w:hAnsi="Times New Roman" w:cs="Times New Roman"/>
        </w:rPr>
        <w:pPrChange w:id="6195" w:author="Cheick Traoré" w:date="2026-01-07T16:26:00Z" w16du:dateUtc="2026-01-07T16:26:00Z">
          <w:pPr>
            <w:tabs>
              <w:tab w:val="left" w:pos="3200"/>
            </w:tabs>
            <w:spacing w:line="480" w:lineRule="auto"/>
            <w:ind w:left="0" w:firstLine="0"/>
          </w:pPr>
        </w:pPrChange>
      </w:pPr>
      <w:del w:id="6196" w:author="Cheick Traoré" w:date="2026-01-07T16:26:00Z" w16du:dateUtc="2026-01-07T16:26:00Z">
        <w:r w:rsidRPr="005D5934" w:rsidDel="00974EF5">
          <w:rPr>
            <w:rFonts w:ascii="Times New Roman" w:hAnsi="Times New Roman" w:cs="Times New Roman"/>
          </w:rPr>
          <w:delText>Au-delà de la précision statistique, le système a été évalué pour son intégration opérationnelle. Les analystes ont été chargés d'exécuter des workflows de prévision à l'aide de l'interface, de sélectionner des catégories de revenus, de générer des prévisions et d'exporter les résultats. La réactivité, la gestion des erreurs et la convivialité du système ont été évaluées. Les commentaires ont confirmé que l'interface était intuitive, permettant aux analystes d'effectuer des tâches de prévision complexes sans nécessiter de connaissances en programmation. Les fichiers Excel exportés respectaient strictement les modèles DSIB, ce qui facilitait leur utilisation immédiate dans les processus de reporting et de prise de décision.</w:delText>
        </w:r>
      </w:del>
    </w:p>
    <w:p w14:paraId="28FEB7F5" w14:textId="17B5CA09" w:rsidR="005D5934" w:rsidRPr="005D5934" w:rsidDel="00974EF5" w:rsidRDefault="005D5934" w:rsidP="00974EF5">
      <w:pPr>
        <w:tabs>
          <w:tab w:val="left" w:pos="3200"/>
        </w:tabs>
        <w:spacing w:line="480" w:lineRule="auto"/>
        <w:ind w:left="720" w:firstLine="0"/>
        <w:rPr>
          <w:del w:id="6197" w:author="Cheick Traoré" w:date="2026-01-07T16:26:00Z" w16du:dateUtc="2026-01-07T16:26:00Z"/>
          <w:rFonts w:ascii="Times New Roman" w:hAnsi="Times New Roman" w:cs="Times New Roman"/>
        </w:rPr>
        <w:pPrChange w:id="6198" w:author="Cheick Traoré" w:date="2026-01-07T16:26:00Z" w16du:dateUtc="2026-01-07T16:26:00Z">
          <w:pPr>
            <w:tabs>
              <w:tab w:val="left" w:pos="3200"/>
            </w:tabs>
            <w:spacing w:line="480" w:lineRule="auto"/>
            <w:ind w:left="0" w:firstLine="0"/>
          </w:pPr>
        </w:pPrChange>
      </w:pPr>
    </w:p>
    <w:p w14:paraId="311E39A3" w14:textId="682A10A2" w:rsidR="004D5503" w:rsidRPr="00DC74ED" w:rsidDel="00974EF5" w:rsidRDefault="005D5934" w:rsidP="00974EF5">
      <w:pPr>
        <w:tabs>
          <w:tab w:val="left" w:pos="3200"/>
        </w:tabs>
        <w:spacing w:line="480" w:lineRule="auto"/>
        <w:ind w:left="720" w:firstLine="0"/>
        <w:rPr>
          <w:del w:id="6199" w:author="Cheick Traoré" w:date="2026-01-07T16:26:00Z" w16du:dateUtc="2026-01-07T16:26:00Z"/>
          <w:rFonts w:ascii="Times New Roman" w:hAnsi="Times New Roman" w:cs="Times New Roman"/>
        </w:rPr>
        <w:pPrChange w:id="6200" w:author="Cheick Traoré" w:date="2026-01-07T16:26:00Z" w16du:dateUtc="2026-01-07T16:26:00Z">
          <w:pPr>
            <w:tabs>
              <w:tab w:val="left" w:pos="3200"/>
            </w:tabs>
            <w:spacing w:line="480" w:lineRule="auto"/>
            <w:ind w:left="0" w:firstLine="0"/>
          </w:pPr>
        </w:pPrChange>
      </w:pPr>
      <w:del w:id="6201" w:author="Cheick Traoré" w:date="2026-01-07T16:26:00Z" w16du:dateUtc="2026-01-07T16:26:00Z">
        <w:r w:rsidRPr="005D5934" w:rsidDel="00974EF5">
          <w:rPr>
            <w:rFonts w:ascii="Times New Roman" w:hAnsi="Times New Roman" w:cs="Times New Roman"/>
          </w:rPr>
          <w:delText>Le système a également fait l'objet de tests basés sur les rôles. Les analystes, les superviseurs et les administrateurs informatiques ont testé leurs interfaces et leurs privilèges d'accès respectifs. Les tentatives non autorisées d'accès à des opérations sensibles ont été bloquées, confirmant ainsi l'application des politiques de sécurité. Des mécanismes de journalisation ont enregistré chaque action, fournissant une piste d'audit complète et garantissant la conformité aux exigences en matière de gouvernance des données.</w:delText>
        </w:r>
      </w:del>
    </w:p>
    <w:p w14:paraId="63BAA762" w14:textId="30CD0F90" w:rsidR="004D5503" w:rsidRPr="00AB1D00" w:rsidDel="00974EF5" w:rsidRDefault="004D5503" w:rsidP="00974EF5">
      <w:pPr>
        <w:tabs>
          <w:tab w:val="left" w:pos="3200"/>
        </w:tabs>
        <w:spacing w:line="480" w:lineRule="auto"/>
        <w:ind w:left="720" w:firstLine="0"/>
        <w:rPr>
          <w:del w:id="6202" w:author="Cheick Traoré" w:date="2026-01-07T16:26:00Z" w16du:dateUtc="2026-01-07T16:26:00Z"/>
          <w:rFonts w:ascii="Times New Roman" w:hAnsi="Times New Roman" w:cs="Times New Roman"/>
        </w:rPr>
        <w:pPrChange w:id="6203" w:author="Cheick Traoré" w:date="2026-01-07T16:26:00Z" w16du:dateUtc="2026-01-07T16:26:00Z">
          <w:pPr>
            <w:tabs>
              <w:tab w:val="left" w:pos="3200"/>
            </w:tabs>
            <w:spacing w:line="480" w:lineRule="auto"/>
          </w:pPr>
        </w:pPrChange>
      </w:pPr>
    </w:p>
    <w:p w14:paraId="06D92DF2" w14:textId="45DAD2B1" w:rsidR="009600FD" w:rsidRPr="008E7B21" w:rsidDel="00974EF5" w:rsidRDefault="009600FD" w:rsidP="00974EF5">
      <w:pPr>
        <w:tabs>
          <w:tab w:val="left" w:pos="3200"/>
        </w:tabs>
        <w:spacing w:line="480" w:lineRule="auto"/>
        <w:ind w:left="720" w:firstLine="0"/>
        <w:rPr>
          <w:del w:id="6204" w:author="Cheick Traoré" w:date="2026-01-07T16:26:00Z" w16du:dateUtc="2026-01-07T16:26:00Z"/>
          <w:rFonts w:ascii="Times New Roman" w:hAnsi="Times New Roman" w:cs="Times New Roman"/>
          <w:b/>
          <w:bCs/>
          <w:u w:val="single"/>
        </w:rPr>
        <w:pPrChange w:id="6205" w:author="Cheick Traoré" w:date="2026-01-07T16:26:00Z" w16du:dateUtc="2026-01-07T16:26:00Z">
          <w:pPr>
            <w:tabs>
              <w:tab w:val="left" w:pos="3200"/>
            </w:tabs>
            <w:spacing w:line="480" w:lineRule="auto"/>
          </w:pPr>
        </w:pPrChange>
      </w:pPr>
      <w:del w:id="6206" w:author="Cheick Traoré" w:date="2026-01-07T16:26:00Z" w16du:dateUtc="2026-01-07T16:26:00Z">
        <w:r w:rsidRPr="008E7B21" w:rsidDel="00974EF5">
          <w:rPr>
            <w:rFonts w:ascii="Times New Roman" w:hAnsi="Times New Roman" w:cs="Times New Roman"/>
            <w:b/>
            <w:bCs/>
            <w:u w:val="single"/>
          </w:rPr>
          <w:delText>Tests de sécurité</w:delText>
        </w:r>
      </w:del>
    </w:p>
    <w:p w14:paraId="3E879DB0" w14:textId="76D19FCC" w:rsidR="004D5503" w:rsidRPr="00AB1D00" w:rsidDel="00974EF5" w:rsidRDefault="004D5503" w:rsidP="00974EF5">
      <w:pPr>
        <w:tabs>
          <w:tab w:val="left" w:pos="3200"/>
        </w:tabs>
        <w:spacing w:line="480" w:lineRule="auto"/>
        <w:ind w:left="720" w:firstLine="0"/>
        <w:rPr>
          <w:del w:id="6207" w:author="Cheick Traoré" w:date="2026-01-07T16:26:00Z" w16du:dateUtc="2026-01-07T16:26:00Z"/>
          <w:rFonts w:ascii="Times New Roman" w:hAnsi="Times New Roman" w:cs="Times New Roman"/>
          <w:b/>
          <w:bCs/>
        </w:rPr>
        <w:pPrChange w:id="6208" w:author="Cheick Traoré" w:date="2026-01-07T16:26:00Z" w16du:dateUtc="2026-01-07T16:26:00Z">
          <w:pPr>
            <w:tabs>
              <w:tab w:val="left" w:pos="3200"/>
            </w:tabs>
            <w:spacing w:line="480" w:lineRule="auto"/>
          </w:pPr>
        </w:pPrChange>
      </w:pPr>
    </w:p>
    <w:tbl>
      <w:tblPr>
        <w:tblW w:w="0" w:type="auto"/>
        <w:tblCellMar>
          <w:top w:w="15" w:type="dxa"/>
          <w:left w:w="15" w:type="dxa"/>
          <w:bottom w:w="15" w:type="dxa"/>
          <w:right w:w="15" w:type="dxa"/>
        </w:tblCellMar>
        <w:tblLook w:val="04A0" w:firstRow="1" w:lastRow="0" w:firstColumn="1" w:lastColumn="0" w:noHBand="0" w:noVBand="1"/>
      </w:tblPr>
      <w:tblGrid>
        <w:gridCol w:w="3396"/>
        <w:gridCol w:w="5099"/>
        <w:gridCol w:w="206"/>
      </w:tblGrid>
      <w:tr w:rsidR="004D5503" w:rsidRPr="00AB1D00" w:rsidDel="00974EF5" w14:paraId="0FC78922" w14:textId="17C0D73F" w:rsidTr="00927F43">
        <w:trPr>
          <w:gridAfter w:val="1"/>
          <w:trHeight w:val="560"/>
          <w:del w:id="6209" w:author="Cheick Traoré" w:date="2026-01-07T16:26:00Z" w16du:dateUtc="2026-01-07T16:26:00Z"/>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4C45A94" w14:textId="1DF6A23B" w:rsidR="004D5503" w:rsidRPr="00AB1D00" w:rsidDel="00974EF5" w:rsidRDefault="004D5503" w:rsidP="00974EF5">
            <w:pPr>
              <w:tabs>
                <w:tab w:val="left" w:pos="3200"/>
              </w:tabs>
              <w:spacing w:line="480" w:lineRule="auto"/>
              <w:ind w:left="720" w:firstLine="0"/>
              <w:rPr>
                <w:del w:id="6210" w:author="Cheick Traoré" w:date="2026-01-07T16:26:00Z" w16du:dateUtc="2026-01-07T16:26:00Z"/>
                <w:rFonts w:ascii="Times New Roman" w:hAnsi="Times New Roman" w:cs="Times New Roman"/>
              </w:rPr>
              <w:pPrChange w:id="6211" w:author="Cheick Traoré" w:date="2026-01-07T16:26:00Z" w16du:dateUtc="2026-01-07T16:26:00Z">
                <w:pPr>
                  <w:tabs>
                    <w:tab w:val="left" w:pos="3200"/>
                  </w:tabs>
                  <w:spacing w:line="480" w:lineRule="auto"/>
                </w:pPr>
              </w:pPrChange>
            </w:pPr>
            <w:del w:id="6212" w:author="Cheick Traoré" w:date="2026-01-07T16:26:00Z" w16du:dateUtc="2026-01-07T16:26:00Z">
              <w:r w:rsidRPr="00AB1D00" w:rsidDel="00974EF5">
                <w:rPr>
                  <w:rFonts w:ascii="Times New Roman" w:hAnsi="Times New Roman" w:cs="Times New Roman"/>
                  <w:b/>
                  <w:bCs/>
                </w:rPr>
                <w:delText>Test</w:delText>
              </w:r>
            </w:del>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755C085" w14:textId="20C0992B" w:rsidR="004D5503" w:rsidRPr="00AB1D00" w:rsidDel="00974EF5" w:rsidRDefault="004D5503" w:rsidP="00974EF5">
            <w:pPr>
              <w:tabs>
                <w:tab w:val="left" w:pos="3200"/>
              </w:tabs>
              <w:spacing w:line="480" w:lineRule="auto"/>
              <w:ind w:left="720" w:firstLine="0"/>
              <w:rPr>
                <w:del w:id="6213" w:author="Cheick Traoré" w:date="2026-01-07T16:26:00Z" w16du:dateUtc="2026-01-07T16:26:00Z"/>
                <w:rFonts w:ascii="Times New Roman" w:hAnsi="Times New Roman" w:cs="Times New Roman"/>
              </w:rPr>
              <w:pPrChange w:id="6214" w:author="Cheick Traoré" w:date="2026-01-07T16:26:00Z" w16du:dateUtc="2026-01-07T16:26:00Z">
                <w:pPr>
                  <w:tabs>
                    <w:tab w:val="left" w:pos="3200"/>
                  </w:tabs>
                  <w:spacing w:line="480" w:lineRule="auto"/>
                </w:pPr>
              </w:pPrChange>
            </w:pPr>
            <w:del w:id="6215" w:author="Cheick Traoré" w:date="2026-01-07T16:26:00Z" w16du:dateUtc="2026-01-07T16:26:00Z">
              <w:r w:rsidRPr="00AB1D00" w:rsidDel="00974EF5">
                <w:rPr>
                  <w:rFonts w:ascii="Times New Roman" w:hAnsi="Times New Roman" w:cs="Times New Roman"/>
                  <w:b/>
                  <w:bCs/>
                </w:rPr>
                <w:delText>Détail</w:delText>
              </w:r>
            </w:del>
          </w:p>
        </w:tc>
      </w:tr>
      <w:tr w:rsidR="004D5503" w:rsidRPr="00AB1D00" w:rsidDel="00974EF5" w14:paraId="79333EE4" w14:textId="6FE544F6" w:rsidTr="00927F43">
        <w:trPr>
          <w:gridAfter w:val="1"/>
          <w:trHeight w:val="905"/>
          <w:del w:id="6216" w:author="Cheick Traoré" w:date="2026-01-07T16:26:00Z" w16du:dateUtc="2026-01-07T16:26:00Z"/>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4E49685" w14:textId="5C0E5072" w:rsidR="004D5503" w:rsidRPr="00AB1D00" w:rsidDel="00974EF5" w:rsidRDefault="004D5503" w:rsidP="00974EF5">
            <w:pPr>
              <w:tabs>
                <w:tab w:val="left" w:pos="3200"/>
              </w:tabs>
              <w:spacing w:line="480" w:lineRule="auto"/>
              <w:ind w:left="720" w:firstLine="0"/>
              <w:rPr>
                <w:del w:id="6217" w:author="Cheick Traoré" w:date="2026-01-07T16:26:00Z" w16du:dateUtc="2026-01-07T16:26:00Z"/>
                <w:rFonts w:ascii="Times New Roman" w:hAnsi="Times New Roman" w:cs="Times New Roman"/>
              </w:rPr>
              <w:pPrChange w:id="6218" w:author="Cheick Traoré" w:date="2026-01-07T16:26:00Z" w16du:dateUtc="2026-01-07T16:26:00Z">
                <w:pPr>
                  <w:tabs>
                    <w:tab w:val="left" w:pos="3200"/>
                  </w:tabs>
                  <w:spacing w:line="480" w:lineRule="auto"/>
                </w:pPr>
              </w:pPrChange>
            </w:pPr>
            <w:del w:id="6219" w:author="Cheick Traoré" w:date="2026-01-07T16:26:00Z" w16du:dateUtc="2026-01-07T16:26:00Z">
              <w:r w:rsidRPr="00AB1D00" w:rsidDel="00974EF5">
                <w:rPr>
                  <w:rFonts w:ascii="Times New Roman" w:hAnsi="Times New Roman" w:cs="Times New Roman"/>
                </w:rPr>
                <w:delText>Contrôle d'accès par rôles</w:delText>
              </w:r>
            </w:del>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4A372B" w14:textId="2C3106F9" w:rsidR="004D5503" w:rsidRPr="00AB1D00" w:rsidDel="00974EF5" w:rsidRDefault="004D5503" w:rsidP="00974EF5">
            <w:pPr>
              <w:tabs>
                <w:tab w:val="left" w:pos="3200"/>
              </w:tabs>
              <w:spacing w:line="480" w:lineRule="auto"/>
              <w:ind w:left="720" w:firstLine="0"/>
              <w:rPr>
                <w:del w:id="6220" w:author="Cheick Traoré" w:date="2026-01-07T16:26:00Z" w16du:dateUtc="2026-01-07T16:26:00Z"/>
                <w:rFonts w:ascii="Times New Roman" w:hAnsi="Times New Roman" w:cs="Times New Roman"/>
              </w:rPr>
              <w:pPrChange w:id="6221" w:author="Cheick Traoré" w:date="2026-01-07T16:26:00Z" w16du:dateUtc="2026-01-07T16:26:00Z">
                <w:pPr>
                  <w:tabs>
                    <w:tab w:val="left" w:pos="3200"/>
                  </w:tabs>
                  <w:spacing w:line="480" w:lineRule="auto"/>
                </w:pPr>
              </w:pPrChange>
            </w:pPr>
            <w:del w:id="6222" w:author="Cheick Traoré" w:date="2026-01-07T16:26:00Z" w16du:dateUtc="2026-01-07T16:26:00Z">
              <w:r w:rsidRPr="00AB1D00" w:rsidDel="00974EF5">
                <w:rPr>
                  <w:rFonts w:ascii="Times New Roman" w:hAnsi="Times New Roman" w:cs="Times New Roman"/>
                </w:rPr>
                <w:delText>Analystes ne peuvent pas modifier modèles</w:delText>
              </w:r>
            </w:del>
          </w:p>
        </w:tc>
      </w:tr>
      <w:tr w:rsidR="004D5503" w:rsidRPr="00AB1D00" w:rsidDel="00974EF5" w14:paraId="05FE1993" w14:textId="365E80C6" w:rsidTr="00927F43">
        <w:trPr>
          <w:gridAfter w:val="1"/>
          <w:trHeight w:val="905"/>
          <w:del w:id="6223" w:author="Cheick Traoré" w:date="2026-01-07T16:26:00Z" w16du:dateUtc="2026-01-07T16:26:00Z"/>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E00A711" w14:textId="49938EA6" w:rsidR="004D5503" w:rsidRPr="00AB1D00" w:rsidDel="00974EF5" w:rsidRDefault="004D5503" w:rsidP="00974EF5">
            <w:pPr>
              <w:tabs>
                <w:tab w:val="left" w:pos="3200"/>
              </w:tabs>
              <w:spacing w:line="480" w:lineRule="auto"/>
              <w:ind w:left="720" w:firstLine="0"/>
              <w:rPr>
                <w:del w:id="6224" w:author="Cheick Traoré" w:date="2026-01-07T16:26:00Z" w16du:dateUtc="2026-01-07T16:26:00Z"/>
                <w:rFonts w:ascii="Times New Roman" w:hAnsi="Times New Roman" w:cs="Times New Roman"/>
              </w:rPr>
              <w:pPrChange w:id="6225" w:author="Cheick Traoré" w:date="2026-01-07T16:26:00Z" w16du:dateUtc="2026-01-07T16:26:00Z">
                <w:pPr>
                  <w:tabs>
                    <w:tab w:val="left" w:pos="3200"/>
                  </w:tabs>
                  <w:spacing w:line="480" w:lineRule="auto"/>
                </w:pPr>
              </w:pPrChange>
            </w:pPr>
            <w:del w:id="6226" w:author="Cheick Traoré" w:date="2026-01-07T16:26:00Z" w16du:dateUtc="2026-01-07T16:26:00Z">
              <w:r w:rsidRPr="00AB1D00" w:rsidDel="00974EF5">
                <w:rPr>
                  <w:rFonts w:ascii="Times New Roman" w:hAnsi="Times New Roman" w:cs="Times New Roman"/>
                </w:rPr>
                <w:delText>Injection SQL</w:delText>
              </w:r>
            </w:del>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97B306F" w14:textId="3CD444C1" w:rsidR="004D5503" w:rsidRPr="00AB1D00" w:rsidDel="00974EF5" w:rsidRDefault="004D5503" w:rsidP="00974EF5">
            <w:pPr>
              <w:tabs>
                <w:tab w:val="left" w:pos="3200"/>
              </w:tabs>
              <w:spacing w:line="480" w:lineRule="auto"/>
              <w:ind w:left="720" w:firstLine="0"/>
              <w:rPr>
                <w:del w:id="6227" w:author="Cheick Traoré" w:date="2026-01-07T16:26:00Z" w16du:dateUtc="2026-01-07T16:26:00Z"/>
                <w:rFonts w:ascii="Times New Roman" w:hAnsi="Times New Roman" w:cs="Times New Roman"/>
              </w:rPr>
              <w:pPrChange w:id="6228" w:author="Cheick Traoré" w:date="2026-01-07T16:26:00Z" w16du:dateUtc="2026-01-07T16:26:00Z">
                <w:pPr>
                  <w:tabs>
                    <w:tab w:val="left" w:pos="3200"/>
                  </w:tabs>
                  <w:spacing w:line="480" w:lineRule="auto"/>
                </w:pPr>
              </w:pPrChange>
            </w:pPr>
            <w:del w:id="6229" w:author="Cheick Traoré" w:date="2026-01-07T16:26:00Z" w16du:dateUtc="2026-01-07T16:26:00Z">
              <w:r w:rsidRPr="00AB1D00" w:rsidDel="00974EF5">
                <w:rPr>
                  <w:rFonts w:ascii="Times New Roman" w:hAnsi="Times New Roman" w:cs="Times New Roman"/>
                </w:rPr>
                <w:delText>Requêtes paramétrées, aucune vulnérabilité</w:delText>
              </w:r>
            </w:del>
          </w:p>
        </w:tc>
      </w:tr>
      <w:tr w:rsidR="00D61E78" w:rsidRPr="00AB1D00" w:rsidDel="00974EF5" w14:paraId="4DED7A07" w14:textId="7A33997A" w:rsidTr="00C568FE">
        <w:trPr>
          <w:trHeight w:val="620"/>
          <w:del w:id="6230" w:author="Cheick Traoré" w:date="2026-01-07T16:26:00Z" w16du:dateUtc="2026-01-07T16:26:00Z"/>
        </w:trPr>
        <w:tc>
          <w:tcPr>
            <w:tcW w:w="0" w:type="auto"/>
            <w:tcMar>
              <w:top w:w="100" w:type="dxa"/>
              <w:left w:w="100" w:type="dxa"/>
              <w:bottom w:w="100" w:type="dxa"/>
              <w:right w:w="100" w:type="dxa"/>
            </w:tcMar>
          </w:tcPr>
          <w:p w14:paraId="7C44D7C7" w14:textId="627EEB8B" w:rsidR="00D61E78" w:rsidRPr="00AB1D00" w:rsidDel="00974EF5" w:rsidRDefault="00D61E78" w:rsidP="00974EF5">
            <w:pPr>
              <w:tabs>
                <w:tab w:val="left" w:pos="3200"/>
              </w:tabs>
              <w:spacing w:line="480" w:lineRule="auto"/>
              <w:ind w:left="720" w:firstLine="0"/>
              <w:rPr>
                <w:del w:id="6231" w:author="Cheick Traoré" w:date="2026-01-07T16:26:00Z" w16du:dateUtc="2026-01-07T16:26:00Z"/>
                <w:rFonts w:ascii="Times New Roman" w:hAnsi="Times New Roman" w:cs="Times New Roman"/>
              </w:rPr>
              <w:pPrChange w:id="6232"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tcPr>
          <w:p w14:paraId="7816E181" w14:textId="3A1F1581" w:rsidR="00D61E78" w:rsidRPr="00AB1D00" w:rsidDel="00974EF5" w:rsidRDefault="00D61E78" w:rsidP="00974EF5">
            <w:pPr>
              <w:tabs>
                <w:tab w:val="left" w:pos="3200"/>
              </w:tabs>
              <w:spacing w:line="480" w:lineRule="auto"/>
              <w:ind w:left="720" w:firstLine="0"/>
              <w:rPr>
                <w:del w:id="6233" w:author="Cheick Traoré" w:date="2026-01-07T16:26:00Z" w16du:dateUtc="2026-01-07T16:26:00Z"/>
                <w:rFonts w:ascii="Times New Roman" w:hAnsi="Times New Roman" w:cs="Times New Roman"/>
              </w:rPr>
              <w:pPrChange w:id="6234"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tcPr>
          <w:p w14:paraId="20D60794" w14:textId="5588BFD1" w:rsidR="00D61E78" w:rsidRPr="00AB1D00" w:rsidDel="00974EF5" w:rsidRDefault="00D61E78" w:rsidP="00974EF5">
            <w:pPr>
              <w:tabs>
                <w:tab w:val="left" w:pos="3200"/>
              </w:tabs>
              <w:spacing w:line="480" w:lineRule="auto"/>
              <w:ind w:left="720" w:firstLine="0"/>
              <w:rPr>
                <w:del w:id="6235" w:author="Cheick Traoré" w:date="2026-01-07T16:26:00Z" w16du:dateUtc="2026-01-07T16:26:00Z"/>
                <w:rFonts w:ascii="Times New Roman" w:hAnsi="Times New Roman" w:cs="Times New Roman"/>
              </w:rPr>
              <w:pPrChange w:id="6236" w:author="Cheick Traoré" w:date="2026-01-07T16:26:00Z" w16du:dateUtc="2026-01-07T16:26:00Z">
                <w:pPr>
                  <w:tabs>
                    <w:tab w:val="left" w:pos="3200"/>
                  </w:tabs>
                  <w:spacing w:line="480" w:lineRule="auto"/>
                </w:pPr>
              </w:pPrChange>
            </w:pPr>
          </w:p>
        </w:tc>
      </w:tr>
      <w:tr w:rsidR="00D61E78" w:rsidRPr="00AB1D00" w:rsidDel="00974EF5" w14:paraId="00116B37" w14:textId="5F7B705E" w:rsidTr="00927F43">
        <w:trPr>
          <w:trHeight w:val="620"/>
          <w:del w:id="6237" w:author="Cheick Traoré" w:date="2026-01-07T16:26:00Z" w16du:dateUtc="2026-01-07T16:26:00Z"/>
        </w:trPr>
        <w:tc>
          <w:tcPr>
            <w:tcW w:w="0" w:type="auto"/>
            <w:tcMar>
              <w:top w:w="100" w:type="dxa"/>
              <w:left w:w="100" w:type="dxa"/>
              <w:bottom w:w="100" w:type="dxa"/>
              <w:right w:w="100" w:type="dxa"/>
            </w:tcMar>
          </w:tcPr>
          <w:p w14:paraId="2A6F4067" w14:textId="2893D462" w:rsidR="00D61E78" w:rsidRPr="00AB1D00" w:rsidDel="00974EF5" w:rsidRDefault="00D61E78" w:rsidP="00974EF5">
            <w:pPr>
              <w:tabs>
                <w:tab w:val="left" w:pos="3200"/>
              </w:tabs>
              <w:spacing w:line="480" w:lineRule="auto"/>
              <w:ind w:left="720" w:firstLine="0"/>
              <w:rPr>
                <w:del w:id="6238" w:author="Cheick Traoré" w:date="2026-01-07T16:26:00Z" w16du:dateUtc="2026-01-07T16:26:00Z"/>
                <w:rFonts w:ascii="Times New Roman" w:hAnsi="Times New Roman" w:cs="Times New Roman"/>
              </w:rPr>
              <w:pPrChange w:id="6239"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tcPr>
          <w:p w14:paraId="09066B70" w14:textId="4A477F34" w:rsidR="00D61E78" w:rsidRPr="00AB1D00" w:rsidDel="00974EF5" w:rsidRDefault="00D61E78" w:rsidP="00974EF5">
            <w:pPr>
              <w:tabs>
                <w:tab w:val="left" w:pos="3200"/>
              </w:tabs>
              <w:spacing w:line="480" w:lineRule="auto"/>
              <w:ind w:left="720" w:firstLine="0"/>
              <w:rPr>
                <w:del w:id="6240" w:author="Cheick Traoré" w:date="2026-01-07T16:26:00Z" w16du:dateUtc="2026-01-07T16:26:00Z"/>
                <w:rFonts w:ascii="Times New Roman" w:hAnsi="Times New Roman" w:cs="Times New Roman"/>
              </w:rPr>
              <w:pPrChange w:id="6241" w:author="Cheick Traoré" w:date="2026-01-07T16:26:00Z" w16du:dateUtc="2026-01-07T16:26:00Z">
                <w:pPr>
                  <w:tabs>
                    <w:tab w:val="left" w:pos="3200"/>
                  </w:tabs>
                  <w:spacing w:line="480" w:lineRule="auto"/>
                </w:pPr>
              </w:pPrChange>
            </w:pPr>
          </w:p>
        </w:tc>
        <w:tc>
          <w:tcPr>
            <w:tcW w:w="0" w:type="auto"/>
            <w:tcMar>
              <w:top w:w="100" w:type="dxa"/>
              <w:left w:w="100" w:type="dxa"/>
              <w:bottom w:w="100" w:type="dxa"/>
              <w:right w:w="100" w:type="dxa"/>
            </w:tcMar>
          </w:tcPr>
          <w:p w14:paraId="56546E1E" w14:textId="33E7D24C" w:rsidR="00D61E78" w:rsidRPr="00AB1D00" w:rsidDel="00974EF5" w:rsidRDefault="00D61E78" w:rsidP="00974EF5">
            <w:pPr>
              <w:tabs>
                <w:tab w:val="left" w:pos="3200"/>
              </w:tabs>
              <w:spacing w:line="480" w:lineRule="auto"/>
              <w:ind w:left="720" w:firstLine="0"/>
              <w:rPr>
                <w:del w:id="6242" w:author="Cheick Traoré" w:date="2026-01-07T16:26:00Z" w16du:dateUtc="2026-01-07T16:26:00Z"/>
                <w:rFonts w:ascii="Times New Roman" w:hAnsi="Times New Roman" w:cs="Times New Roman"/>
              </w:rPr>
              <w:pPrChange w:id="6243" w:author="Cheick Traoré" w:date="2026-01-07T16:26:00Z" w16du:dateUtc="2026-01-07T16:26:00Z">
                <w:pPr>
                  <w:tabs>
                    <w:tab w:val="left" w:pos="3200"/>
                  </w:tabs>
                  <w:spacing w:line="480" w:lineRule="auto"/>
                </w:pPr>
              </w:pPrChange>
            </w:pPr>
          </w:p>
        </w:tc>
      </w:tr>
    </w:tbl>
    <w:p w14:paraId="0E75172D" w14:textId="1D92C049" w:rsidR="000650E5" w:rsidRPr="000650E5" w:rsidDel="00974EF5" w:rsidRDefault="000650E5" w:rsidP="00974EF5">
      <w:pPr>
        <w:tabs>
          <w:tab w:val="left" w:pos="3200"/>
        </w:tabs>
        <w:spacing w:line="480" w:lineRule="auto"/>
        <w:ind w:left="720" w:firstLine="0"/>
        <w:rPr>
          <w:del w:id="6244" w:author="Cheick Traoré" w:date="2026-01-07T16:26:00Z" w16du:dateUtc="2026-01-07T16:26:00Z"/>
          <w:rFonts w:ascii="Times New Roman" w:hAnsi="Times New Roman" w:cs="Times New Roman"/>
        </w:rPr>
        <w:pPrChange w:id="6245" w:author="Cheick Traoré" w:date="2026-01-07T16:26:00Z" w16du:dateUtc="2026-01-07T16:26:00Z">
          <w:pPr>
            <w:tabs>
              <w:tab w:val="left" w:pos="3200"/>
            </w:tabs>
            <w:spacing w:line="480" w:lineRule="auto"/>
          </w:pPr>
        </w:pPrChange>
      </w:pPr>
      <w:del w:id="6246" w:author="Cheick Traoré" w:date="2026-01-07T16:26:00Z" w16du:dateUtc="2026-01-07T16:26:00Z">
        <w:r w:rsidRPr="000650E5" w:rsidDel="00974EF5">
          <w:rPr>
            <w:rFonts w:ascii="Times New Roman" w:hAnsi="Times New Roman" w:cs="Times New Roman"/>
          </w:rPr>
          <w:delText>Le moteur de prévision a été évalué à l'aide de tests intra-échantillon et hors échantillon. Les données historiques sur les revenus des dix dernières années ont été divisées en ensembles d'apprentissage et de test. L'ensemble d'apprentissage a été utilisé pour ajuster les modèles, tandis que l'ensemble de test a permis une évaluation objective de la précision des prévisions.</w:delText>
        </w:r>
      </w:del>
    </w:p>
    <w:p w14:paraId="475A1E6E" w14:textId="21E766D8" w:rsidR="000650E5" w:rsidRPr="000650E5" w:rsidDel="00974EF5" w:rsidRDefault="000650E5" w:rsidP="00974EF5">
      <w:pPr>
        <w:tabs>
          <w:tab w:val="left" w:pos="3200"/>
        </w:tabs>
        <w:spacing w:line="480" w:lineRule="auto"/>
        <w:ind w:left="720" w:firstLine="0"/>
        <w:rPr>
          <w:del w:id="6247" w:author="Cheick Traoré" w:date="2026-01-07T16:26:00Z" w16du:dateUtc="2026-01-07T16:26:00Z"/>
          <w:rFonts w:ascii="Times New Roman" w:hAnsi="Times New Roman" w:cs="Times New Roman"/>
        </w:rPr>
        <w:pPrChange w:id="6248" w:author="Cheick Traoré" w:date="2026-01-07T16:26:00Z" w16du:dateUtc="2026-01-07T16:26:00Z">
          <w:pPr>
            <w:tabs>
              <w:tab w:val="left" w:pos="3200"/>
            </w:tabs>
            <w:spacing w:line="480" w:lineRule="auto"/>
          </w:pPr>
        </w:pPrChange>
      </w:pPr>
      <w:del w:id="6249" w:author="Cheick Traoré" w:date="2026-01-07T16:26:00Z" w16du:dateUtc="2026-01-07T16:26:00Z">
        <w:r w:rsidRPr="000650E5" w:rsidDel="00974EF5">
          <w:rPr>
            <w:rFonts w:ascii="Times New Roman" w:hAnsi="Times New Roman" w:cs="Times New Roman"/>
          </w:rPr>
          <w:delText>Les mesures de précision comprenaient :</w:delText>
        </w:r>
      </w:del>
    </w:p>
    <w:p w14:paraId="3F813756" w14:textId="3E0A0AEF" w:rsidR="000650E5" w:rsidRPr="000650E5" w:rsidDel="00974EF5" w:rsidRDefault="000650E5" w:rsidP="00974EF5">
      <w:pPr>
        <w:tabs>
          <w:tab w:val="left" w:pos="3200"/>
        </w:tabs>
        <w:spacing w:line="480" w:lineRule="auto"/>
        <w:ind w:left="720" w:firstLine="0"/>
        <w:rPr>
          <w:del w:id="6250" w:author="Cheick Traoré" w:date="2026-01-07T16:26:00Z" w16du:dateUtc="2026-01-07T16:26:00Z"/>
          <w:rFonts w:ascii="Times New Roman" w:hAnsi="Times New Roman" w:cs="Times New Roman"/>
        </w:rPr>
        <w:pPrChange w:id="6251" w:author="Cheick Traoré" w:date="2026-01-07T16:26:00Z" w16du:dateUtc="2026-01-07T16:26:00Z">
          <w:pPr>
            <w:tabs>
              <w:tab w:val="left" w:pos="3200"/>
            </w:tabs>
            <w:spacing w:line="480" w:lineRule="auto"/>
          </w:pPr>
        </w:pPrChange>
      </w:pPr>
      <w:del w:id="6252" w:author="Cheick Traoré" w:date="2026-01-07T16:26:00Z" w16du:dateUtc="2026-01-07T16:26:00Z">
        <w:r w:rsidDel="00974EF5">
          <w:rPr>
            <w:rFonts w:ascii="Times New Roman" w:hAnsi="Times New Roman" w:cs="Times New Roman"/>
          </w:rPr>
          <w:delText xml:space="preserve">- </w:delText>
        </w:r>
        <w:r w:rsidRPr="000650E5" w:rsidDel="00974EF5">
          <w:rPr>
            <w:rFonts w:ascii="Times New Roman" w:hAnsi="Times New Roman" w:cs="Times New Roman"/>
          </w:rPr>
          <w:delText>L'erreur moyenne absolue en pourcentage (MAPE) : pour mesurer l'écart relatif par rapport aux valeurs réelles.</w:delText>
        </w:r>
      </w:del>
    </w:p>
    <w:p w14:paraId="5B34A44C" w14:textId="4AB882E7" w:rsidR="000650E5" w:rsidRPr="000650E5" w:rsidDel="00974EF5" w:rsidRDefault="000650E5" w:rsidP="00974EF5">
      <w:pPr>
        <w:tabs>
          <w:tab w:val="left" w:pos="3200"/>
        </w:tabs>
        <w:spacing w:line="480" w:lineRule="auto"/>
        <w:ind w:left="720" w:firstLine="0"/>
        <w:rPr>
          <w:del w:id="6253" w:author="Cheick Traoré" w:date="2026-01-07T16:26:00Z" w16du:dateUtc="2026-01-07T16:26:00Z"/>
          <w:rFonts w:ascii="Times New Roman" w:hAnsi="Times New Roman" w:cs="Times New Roman"/>
        </w:rPr>
        <w:pPrChange w:id="6254" w:author="Cheick Traoré" w:date="2026-01-07T16:26:00Z" w16du:dateUtc="2026-01-07T16:26:00Z">
          <w:pPr>
            <w:tabs>
              <w:tab w:val="left" w:pos="3200"/>
            </w:tabs>
            <w:spacing w:line="480" w:lineRule="auto"/>
          </w:pPr>
        </w:pPrChange>
      </w:pPr>
      <w:del w:id="6255" w:author="Cheick Traoré" w:date="2026-01-07T16:26:00Z" w16du:dateUtc="2026-01-07T16:26:00Z">
        <w:r w:rsidDel="00974EF5">
          <w:rPr>
            <w:rFonts w:ascii="Times New Roman" w:hAnsi="Times New Roman" w:cs="Times New Roman"/>
          </w:rPr>
          <w:delText xml:space="preserve">- </w:delText>
        </w:r>
        <w:r w:rsidRPr="000650E5" w:rsidDel="00974EF5">
          <w:rPr>
            <w:rFonts w:ascii="Times New Roman" w:hAnsi="Times New Roman" w:cs="Times New Roman"/>
          </w:rPr>
          <w:delText>L'erreur quadratique moyenne (RMSE) : pour quantifier l'ampleur moyenne des erreurs de prévision.</w:delText>
        </w:r>
      </w:del>
    </w:p>
    <w:p w14:paraId="60CCB747" w14:textId="049ABD68" w:rsidR="004D5503" w:rsidRPr="00AB1D00" w:rsidDel="00974EF5" w:rsidRDefault="000650E5" w:rsidP="00974EF5">
      <w:pPr>
        <w:tabs>
          <w:tab w:val="left" w:pos="3200"/>
        </w:tabs>
        <w:spacing w:line="480" w:lineRule="auto"/>
        <w:ind w:left="720" w:firstLine="0"/>
        <w:rPr>
          <w:del w:id="6256" w:author="Cheick Traoré" w:date="2026-01-07T16:26:00Z" w16du:dateUtc="2026-01-07T16:26:00Z"/>
          <w:rFonts w:ascii="Times New Roman" w:hAnsi="Times New Roman" w:cs="Times New Roman"/>
        </w:rPr>
        <w:pPrChange w:id="6257" w:author="Cheick Traoré" w:date="2026-01-07T16:26:00Z" w16du:dateUtc="2026-01-07T16:26:00Z">
          <w:pPr>
            <w:tabs>
              <w:tab w:val="left" w:pos="3200"/>
            </w:tabs>
            <w:spacing w:line="480" w:lineRule="auto"/>
          </w:pPr>
        </w:pPrChange>
      </w:pPr>
      <w:del w:id="6258" w:author="Cheick Traoré" w:date="2026-01-07T16:26:00Z" w16du:dateUtc="2026-01-07T16:26:00Z">
        <w:r w:rsidDel="00974EF5">
          <w:rPr>
            <w:rFonts w:ascii="Times New Roman" w:hAnsi="Times New Roman" w:cs="Times New Roman"/>
          </w:rPr>
          <w:delText xml:space="preserve">- </w:delText>
        </w:r>
        <w:r w:rsidRPr="000650E5" w:rsidDel="00974EF5">
          <w:rPr>
            <w:rFonts w:ascii="Times New Roman" w:hAnsi="Times New Roman" w:cs="Times New Roman"/>
          </w:rPr>
          <w:delText>Le coefficient de détermination (R²) : pour évaluer la proportion de variance expliquée par le modèle.</w:delText>
        </w:r>
      </w:del>
    </w:p>
    <w:p w14:paraId="2067BE9B" w14:textId="3F60EC1D" w:rsidR="004D5503" w:rsidRPr="00AB1D00" w:rsidDel="00974EF5" w:rsidRDefault="004D5503" w:rsidP="00974EF5">
      <w:pPr>
        <w:tabs>
          <w:tab w:val="left" w:pos="3200"/>
        </w:tabs>
        <w:spacing w:line="480" w:lineRule="auto"/>
        <w:ind w:left="720" w:firstLine="0"/>
        <w:rPr>
          <w:del w:id="6259" w:author="Cheick Traoré" w:date="2026-01-07T16:26:00Z" w16du:dateUtc="2026-01-07T16:26:00Z"/>
          <w:rFonts w:ascii="Times New Roman" w:hAnsi="Times New Roman" w:cs="Times New Roman"/>
        </w:rPr>
        <w:pPrChange w:id="6260" w:author="Cheick Traoré" w:date="2026-01-07T16:26:00Z" w16du:dateUtc="2026-01-07T16:26:00Z">
          <w:pPr>
            <w:tabs>
              <w:tab w:val="left" w:pos="3200"/>
            </w:tabs>
            <w:spacing w:line="480" w:lineRule="auto"/>
          </w:pPr>
        </w:pPrChange>
      </w:pPr>
    </w:p>
    <w:p w14:paraId="4A1DCD6F" w14:textId="7F9E1461" w:rsidR="00053E55" w:rsidRPr="00857900" w:rsidDel="00974EF5" w:rsidRDefault="00053E55" w:rsidP="00974EF5">
      <w:pPr>
        <w:tabs>
          <w:tab w:val="left" w:pos="3200"/>
        </w:tabs>
        <w:spacing w:line="480" w:lineRule="auto"/>
        <w:ind w:left="720" w:firstLine="0"/>
        <w:rPr>
          <w:del w:id="6261" w:author="Cheick Traoré" w:date="2026-01-07T16:26:00Z" w16du:dateUtc="2026-01-07T16:26:00Z"/>
          <w:rFonts w:ascii="Times New Roman" w:hAnsi="Times New Roman" w:cs="Times New Roman"/>
          <w:b/>
          <w:bCs/>
          <w:sz w:val="28"/>
          <w:szCs w:val="28"/>
        </w:rPr>
        <w:pPrChange w:id="6262" w:author="Cheick Traoré" w:date="2026-01-07T16:26:00Z" w16du:dateUtc="2026-01-07T16:26:00Z">
          <w:pPr>
            <w:tabs>
              <w:tab w:val="left" w:pos="3200"/>
            </w:tabs>
            <w:spacing w:line="480" w:lineRule="auto"/>
            <w:ind w:left="11" w:hanging="11"/>
            <w:outlineLvl w:val="0"/>
          </w:pPr>
        </w:pPrChange>
      </w:pPr>
      <w:bookmarkStart w:id="6263" w:name="_Toc217034670"/>
      <w:del w:id="6264" w:author="Cheick Traoré" w:date="2026-01-07T16:26:00Z" w16du:dateUtc="2026-01-07T16:26:00Z">
        <w:r w:rsidRPr="00857900" w:rsidDel="00974EF5">
          <w:rPr>
            <w:rFonts w:ascii="Times New Roman" w:hAnsi="Times New Roman" w:cs="Times New Roman"/>
            <w:b/>
            <w:bCs/>
            <w:sz w:val="28"/>
            <w:szCs w:val="28"/>
          </w:rPr>
          <w:delText>10. CONCLUSION</w:delText>
        </w:r>
        <w:bookmarkEnd w:id="6263"/>
      </w:del>
    </w:p>
    <w:p w14:paraId="65AD49C6" w14:textId="6E80B9CF" w:rsidR="00053E55" w:rsidRPr="00AB1D00" w:rsidDel="00974EF5" w:rsidRDefault="00053E55" w:rsidP="00974EF5">
      <w:pPr>
        <w:tabs>
          <w:tab w:val="left" w:pos="3200"/>
        </w:tabs>
        <w:spacing w:line="480" w:lineRule="auto"/>
        <w:ind w:left="720" w:firstLine="0"/>
        <w:rPr>
          <w:del w:id="6265" w:author="Cheick Traoré" w:date="2026-01-07T16:26:00Z" w16du:dateUtc="2026-01-07T16:26:00Z"/>
          <w:rFonts w:ascii="Times New Roman" w:hAnsi="Times New Roman" w:cs="Times New Roman"/>
          <w:b/>
          <w:bCs/>
        </w:rPr>
        <w:pPrChange w:id="6266" w:author="Cheick Traoré" w:date="2026-01-07T16:26:00Z" w16du:dateUtc="2026-01-07T16:26:00Z">
          <w:pPr>
            <w:tabs>
              <w:tab w:val="left" w:pos="3200"/>
            </w:tabs>
            <w:spacing w:line="480" w:lineRule="auto"/>
          </w:pPr>
        </w:pPrChange>
      </w:pPr>
    </w:p>
    <w:p w14:paraId="33909647" w14:textId="50E3C830" w:rsidR="00053E55" w:rsidRPr="00AB1D00" w:rsidDel="00974EF5" w:rsidRDefault="00053E55" w:rsidP="00974EF5">
      <w:pPr>
        <w:tabs>
          <w:tab w:val="left" w:pos="3200"/>
        </w:tabs>
        <w:spacing w:line="480" w:lineRule="auto"/>
        <w:ind w:left="720" w:firstLine="0"/>
        <w:rPr>
          <w:del w:id="6267" w:author="Cheick Traoré" w:date="2026-01-07T16:26:00Z" w16du:dateUtc="2026-01-07T16:26:00Z"/>
          <w:rFonts w:ascii="Times New Roman" w:hAnsi="Times New Roman" w:cs="Times New Roman"/>
        </w:rPr>
        <w:pPrChange w:id="6268" w:author="Cheick Traoré" w:date="2026-01-07T16:26:00Z" w16du:dateUtc="2026-01-07T16:26:00Z">
          <w:pPr>
            <w:tabs>
              <w:tab w:val="left" w:pos="3200"/>
            </w:tabs>
            <w:spacing w:line="480" w:lineRule="auto"/>
          </w:pPr>
        </w:pPrChange>
      </w:pPr>
      <w:del w:id="6269" w:author="Cheick Traoré" w:date="2026-01-07T16:26:00Z" w16du:dateUtc="2026-01-07T16:26:00Z">
        <w:r w:rsidRPr="00AB1D00" w:rsidDel="00974EF5">
          <w:rPr>
            <w:rFonts w:ascii="Times New Roman" w:hAnsi="Times New Roman" w:cs="Times New Roman"/>
          </w:rPr>
          <w:delText>Dans l'ensemble, ce stage représente une étape importante dans mon parcours universitaire et professionnel. Les connaissances et les compétences acquises répondent non seulement aux exigences de ma formation, mais constituent également une base solide pour mes futurs travaux dans le domaine de la gestion financière axée sur les données et du développement de logiciels. Le projet ouvre également la voie à d'autres améliorations, notamment l'intégration d'indicateurs économiques supplémentaires, des modèles prédictifs plus sophistiqués et une adaptation continue à l'évolution des réalités fiscales.</w:delText>
        </w:r>
      </w:del>
    </w:p>
    <w:p w14:paraId="06F1D13C" w14:textId="6CD6EFE1" w:rsidR="00053E55" w:rsidRPr="00AB1D00" w:rsidDel="00974EF5" w:rsidRDefault="00053E55" w:rsidP="00974EF5">
      <w:pPr>
        <w:tabs>
          <w:tab w:val="left" w:pos="3200"/>
        </w:tabs>
        <w:spacing w:line="480" w:lineRule="auto"/>
        <w:ind w:left="720" w:firstLine="0"/>
        <w:rPr>
          <w:del w:id="6270" w:author="Cheick Traoré" w:date="2026-01-07T16:26:00Z" w16du:dateUtc="2026-01-07T16:26:00Z"/>
          <w:rFonts w:ascii="Times New Roman" w:hAnsi="Times New Roman" w:cs="Times New Roman"/>
        </w:rPr>
        <w:pPrChange w:id="6271" w:author="Cheick Traoré" w:date="2026-01-07T16:26:00Z" w16du:dateUtc="2026-01-07T16:26:00Z">
          <w:pPr>
            <w:tabs>
              <w:tab w:val="left" w:pos="3200"/>
            </w:tabs>
            <w:spacing w:line="480" w:lineRule="auto"/>
          </w:pPr>
        </w:pPrChange>
      </w:pPr>
      <w:del w:id="6272" w:author="Cheick Traoré" w:date="2026-01-07T16:26:00Z" w16du:dateUtc="2026-01-07T16:26:00Z">
        <w:r w:rsidRPr="00AB1D00" w:rsidDel="00974EF5">
          <w:rPr>
            <w:rFonts w:ascii="Times New Roman" w:hAnsi="Times New Roman" w:cs="Times New Roman"/>
          </w:rPr>
          <w:delText xml:space="preserve">En conclusion, le système de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 xml:space="preserve"> basé sur l'IA n'est pas seulement un exercice théorique, c'est un outil pratique et opérationnel qui a le potentiel de transformer les processus de </w:delText>
        </w:r>
        <w:r w:rsidR="00B67C12" w:rsidRPr="00AB1D00" w:rsidDel="00974EF5">
          <w:rPr>
            <w:rFonts w:ascii="Times New Roman" w:hAnsi="Times New Roman" w:cs="Times New Roman"/>
          </w:rPr>
          <w:delText>projection</w:delText>
        </w:r>
        <w:r w:rsidRPr="00AB1D00" w:rsidDel="00974EF5">
          <w:rPr>
            <w:rFonts w:ascii="Times New Roman" w:hAnsi="Times New Roman" w:cs="Times New Roman"/>
          </w:rPr>
          <w:delText xml:space="preserve"> des recettes au sein du DGBF, démontrant ainsi la puissance de la combinaison de la technologie, de l'analyse et de la réflexion stratégique pour relever les défis complexes des finances publiques.</w:delText>
        </w:r>
      </w:del>
    </w:p>
    <w:p w14:paraId="059B5558" w14:textId="0CBD8E8A" w:rsidR="008614D7" w:rsidRPr="00AB1D00" w:rsidDel="00974EF5" w:rsidRDefault="008614D7" w:rsidP="00974EF5">
      <w:pPr>
        <w:tabs>
          <w:tab w:val="left" w:pos="3200"/>
        </w:tabs>
        <w:spacing w:line="480" w:lineRule="auto"/>
        <w:ind w:left="720" w:firstLine="0"/>
        <w:rPr>
          <w:del w:id="6273" w:author="Cheick Traoré" w:date="2026-01-07T16:26:00Z" w16du:dateUtc="2026-01-07T16:26:00Z"/>
          <w:rFonts w:ascii="Times New Roman" w:hAnsi="Times New Roman" w:cs="Times New Roman"/>
        </w:rPr>
        <w:pPrChange w:id="6274" w:author="Cheick Traoré" w:date="2026-01-07T16:26:00Z" w16du:dateUtc="2026-01-07T16:26:00Z">
          <w:pPr>
            <w:tabs>
              <w:tab w:val="left" w:pos="3200"/>
            </w:tabs>
            <w:spacing w:line="480" w:lineRule="auto"/>
          </w:pPr>
        </w:pPrChange>
      </w:pPr>
    </w:p>
    <w:p w14:paraId="076B65F1" w14:textId="5F120B17" w:rsidR="00B705C9" w:rsidRPr="00AB1D00" w:rsidDel="00974EF5" w:rsidRDefault="00B705C9" w:rsidP="00974EF5">
      <w:pPr>
        <w:tabs>
          <w:tab w:val="left" w:pos="3200"/>
        </w:tabs>
        <w:spacing w:line="480" w:lineRule="auto"/>
        <w:ind w:left="720" w:firstLine="0"/>
        <w:rPr>
          <w:del w:id="6275" w:author="Cheick Traoré" w:date="2026-01-07T16:26:00Z" w16du:dateUtc="2026-01-07T16:26:00Z"/>
          <w:rFonts w:ascii="Times New Roman" w:hAnsi="Times New Roman" w:cs="Times New Roman"/>
        </w:rPr>
        <w:pPrChange w:id="6276" w:author="Cheick Traoré" w:date="2026-01-07T16:26:00Z" w16du:dateUtc="2026-01-07T16:26:00Z">
          <w:pPr>
            <w:tabs>
              <w:tab w:val="left" w:pos="3200"/>
            </w:tabs>
            <w:spacing w:line="480" w:lineRule="auto"/>
          </w:pPr>
        </w:pPrChange>
      </w:pPr>
    </w:p>
    <w:p w14:paraId="3C8B1249" w14:textId="52404BB8" w:rsidR="00B705C9" w:rsidRPr="00AB1D00" w:rsidDel="00974EF5" w:rsidRDefault="00B705C9" w:rsidP="00974EF5">
      <w:pPr>
        <w:tabs>
          <w:tab w:val="left" w:pos="3200"/>
        </w:tabs>
        <w:spacing w:line="480" w:lineRule="auto"/>
        <w:ind w:left="720" w:firstLine="0"/>
        <w:rPr>
          <w:del w:id="6277" w:author="Cheick Traoré" w:date="2026-01-07T16:26:00Z" w16du:dateUtc="2026-01-07T16:26:00Z"/>
          <w:rFonts w:ascii="Times New Roman" w:hAnsi="Times New Roman" w:cs="Times New Roman"/>
        </w:rPr>
        <w:pPrChange w:id="6278" w:author="Cheick Traoré" w:date="2026-01-07T16:26:00Z" w16du:dateUtc="2026-01-07T16:26:00Z">
          <w:pPr>
            <w:tabs>
              <w:tab w:val="left" w:pos="3200"/>
            </w:tabs>
            <w:spacing w:line="480" w:lineRule="auto"/>
          </w:pPr>
        </w:pPrChange>
      </w:pPr>
    </w:p>
    <w:p w14:paraId="1C6D13A9" w14:textId="07A5ADEF" w:rsidR="00B705C9" w:rsidRPr="00AB1D00" w:rsidDel="00974EF5" w:rsidRDefault="00B705C9" w:rsidP="00974EF5">
      <w:pPr>
        <w:tabs>
          <w:tab w:val="left" w:pos="3200"/>
        </w:tabs>
        <w:spacing w:line="480" w:lineRule="auto"/>
        <w:ind w:left="720" w:firstLine="0"/>
        <w:rPr>
          <w:del w:id="6279" w:author="Cheick Traoré" w:date="2026-01-07T16:26:00Z" w16du:dateUtc="2026-01-07T16:26:00Z"/>
          <w:rFonts w:ascii="Times New Roman" w:hAnsi="Times New Roman" w:cs="Times New Roman"/>
        </w:rPr>
        <w:pPrChange w:id="6280" w:author="Cheick Traoré" w:date="2026-01-07T16:26:00Z" w16du:dateUtc="2026-01-07T16:26:00Z">
          <w:pPr>
            <w:tabs>
              <w:tab w:val="left" w:pos="3200"/>
            </w:tabs>
            <w:spacing w:line="480" w:lineRule="auto"/>
          </w:pPr>
        </w:pPrChange>
      </w:pPr>
    </w:p>
    <w:p w14:paraId="22F1F129" w14:textId="7A0E665D" w:rsidR="00B705C9" w:rsidRPr="00AB1D00" w:rsidDel="00974EF5" w:rsidRDefault="00B705C9" w:rsidP="00974EF5">
      <w:pPr>
        <w:tabs>
          <w:tab w:val="left" w:pos="3200"/>
        </w:tabs>
        <w:spacing w:line="480" w:lineRule="auto"/>
        <w:ind w:left="720" w:firstLine="0"/>
        <w:rPr>
          <w:del w:id="6281" w:author="Cheick Traoré" w:date="2026-01-07T16:26:00Z" w16du:dateUtc="2026-01-07T16:26:00Z"/>
          <w:rFonts w:ascii="Times New Roman" w:hAnsi="Times New Roman" w:cs="Times New Roman"/>
        </w:rPr>
        <w:pPrChange w:id="6282" w:author="Cheick Traoré" w:date="2026-01-07T16:26:00Z" w16du:dateUtc="2026-01-07T16:26:00Z">
          <w:pPr>
            <w:tabs>
              <w:tab w:val="left" w:pos="3200"/>
            </w:tabs>
            <w:spacing w:line="480" w:lineRule="auto"/>
          </w:pPr>
        </w:pPrChange>
      </w:pPr>
    </w:p>
    <w:p w14:paraId="1C37100E" w14:textId="1579F500" w:rsidR="00B705C9" w:rsidRPr="00AB1D00" w:rsidDel="00974EF5" w:rsidRDefault="00B705C9" w:rsidP="00974EF5">
      <w:pPr>
        <w:tabs>
          <w:tab w:val="left" w:pos="3200"/>
        </w:tabs>
        <w:spacing w:line="480" w:lineRule="auto"/>
        <w:ind w:left="720" w:firstLine="0"/>
        <w:rPr>
          <w:del w:id="6283" w:author="Cheick Traoré" w:date="2026-01-07T16:26:00Z" w16du:dateUtc="2026-01-07T16:26:00Z"/>
          <w:rFonts w:ascii="Times New Roman" w:hAnsi="Times New Roman" w:cs="Times New Roman"/>
        </w:rPr>
        <w:pPrChange w:id="6284" w:author="Cheick Traoré" w:date="2026-01-07T16:26:00Z" w16du:dateUtc="2026-01-07T16:26:00Z">
          <w:pPr>
            <w:tabs>
              <w:tab w:val="left" w:pos="3200"/>
            </w:tabs>
            <w:spacing w:line="480" w:lineRule="auto"/>
          </w:pPr>
        </w:pPrChange>
      </w:pPr>
    </w:p>
    <w:p w14:paraId="6240162D" w14:textId="02B8B42E" w:rsidR="00B705C9" w:rsidRPr="00AB1D00" w:rsidDel="00974EF5" w:rsidRDefault="00B705C9" w:rsidP="00974EF5">
      <w:pPr>
        <w:tabs>
          <w:tab w:val="left" w:pos="3200"/>
        </w:tabs>
        <w:spacing w:line="480" w:lineRule="auto"/>
        <w:ind w:left="720" w:firstLine="0"/>
        <w:rPr>
          <w:del w:id="6285" w:author="Cheick Traoré" w:date="2026-01-07T16:26:00Z" w16du:dateUtc="2026-01-07T16:26:00Z"/>
          <w:rFonts w:ascii="Times New Roman" w:hAnsi="Times New Roman" w:cs="Times New Roman"/>
        </w:rPr>
        <w:pPrChange w:id="6286" w:author="Cheick Traoré" w:date="2026-01-07T16:26:00Z" w16du:dateUtc="2026-01-07T16:26:00Z">
          <w:pPr>
            <w:tabs>
              <w:tab w:val="left" w:pos="3200"/>
            </w:tabs>
            <w:spacing w:line="480" w:lineRule="auto"/>
          </w:pPr>
        </w:pPrChange>
      </w:pPr>
    </w:p>
    <w:p w14:paraId="1BA72F61" w14:textId="02E4FE83" w:rsidR="00B705C9" w:rsidRPr="00AB1D00" w:rsidDel="00974EF5" w:rsidRDefault="00B705C9" w:rsidP="00974EF5">
      <w:pPr>
        <w:tabs>
          <w:tab w:val="left" w:pos="3200"/>
        </w:tabs>
        <w:spacing w:line="480" w:lineRule="auto"/>
        <w:ind w:left="720" w:firstLine="0"/>
        <w:rPr>
          <w:del w:id="6287" w:author="Cheick Traoré" w:date="2026-01-07T16:26:00Z" w16du:dateUtc="2026-01-07T16:26:00Z"/>
          <w:rFonts w:ascii="Times New Roman" w:hAnsi="Times New Roman" w:cs="Times New Roman"/>
        </w:rPr>
        <w:pPrChange w:id="6288" w:author="Cheick Traoré" w:date="2026-01-07T16:26:00Z" w16du:dateUtc="2026-01-07T16:26:00Z">
          <w:pPr>
            <w:tabs>
              <w:tab w:val="left" w:pos="3200"/>
            </w:tabs>
            <w:spacing w:line="480" w:lineRule="auto"/>
          </w:pPr>
        </w:pPrChange>
      </w:pPr>
    </w:p>
    <w:p w14:paraId="4639B877" w14:textId="2604AB1B" w:rsidR="000A0EA9" w:rsidRPr="00AB1D00" w:rsidDel="00974EF5" w:rsidRDefault="000A0EA9" w:rsidP="00974EF5">
      <w:pPr>
        <w:tabs>
          <w:tab w:val="left" w:pos="3200"/>
        </w:tabs>
        <w:spacing w:line="480" w:lineRule="auto"/>
        <w:ind w:left="720" w:firstLine="0"/>
        <w:rPr>
          <w:del w:id="6289" w:author="Cheick Traoré" w:date="2026-01-07T16:26:00Z" w16du:dateUtc="2026-01-07T16:26:00Z"/>
          <w:rFonts w:ascii="Times New Roman" w:hAnsi="Times New Roman" w:cs="Times New Roman"/>
        </w:rPr>
        <w:pPrChange w:id="6290" w:author="Cheick Traoré" w:date="2026-01-07T16:26:00Z" w16du:dateUtc="2026-01-07T16:26:00Z">
          <w:pPr>
            <w:tabs>
              <w:tab w:val="left" w:pos="3200"/>
            </w:tabs>
            <w:spacing w:line="480" w:lineRule="auto"/>
          </w:pPr>
        </w:pPrChange>
      </w:pPr>
    </w:p>
    <w:p w14:paraId="0BB76AF2" w14:textId="1C24E82C" w:rsidR="000A0EA9" w:rsidRPr="00AB1D00" w:rsidDel="00974EF5" w:rsidRDefault="000A0EA9" w:rsidP="00974EF5">
      <w:pPr>
        <w:tabs>
          <w:tab w:val="left" w:pos="3200"/>
        </w:tabs>
        <w:spacing w:line="480" w:lineRule="auto"/>
        <w:ind w:left="720" w:firstLine="0"/>
        <w:rPr>
          <w:del w:id="6291" w:author="Cheick Traoré" w:date="2026-01-07T16:26:00Z" w16du:dateUtc="2026-01-07T16:26:00Z"/>
          <w:rFonts w:ascii="Times New Roman" w:hAnsi="Times New Roman" w:cs="Times New Roman"/>
        </w:rPr>
        <w:pPrChange w:id="6292" w:author="Cheick Traoré" w:date="2026-01-07T16:26:00Z" w16du:dateUtc="2026-01-07T16:26:00Z">
          <w:pPr>
            <w:tabs>
              <w:tab w:val="left" w:pos="3200"/>
            </w:tabs>
            <w:spacing w:line="480" w:lineRule="auto"/>
          </w:pPr>
        </w:pPrChange>
      </w:pPr>
    </w:p>
    <w:p w14:paraId="756045A4" w14:textId="4EEBA91D" w:rsidR="000A0EA9" w:rsidRPr="00AB1D00" w:rsidDel="00974EF5" w:rsidRDefault="000A0EA9" w:rsidP="00974EF5">
      <w:pPr>
        <w:tabs>
          <w:tab w:val="left" w:pos="3200"/>
        </w:tabs>
        <w:spacing w:line="480" w:lineRule="auto"/>
        <w:ind w:left="720" w:firstLine="0"/>
        <w:rPr>
          <w:del w:id="6293" w:author="Cheick Traoré" w:date="2026-01-07T16:26:00Z" w16du:dateUtc="2026-01-07T16:26:00Z"/>
          <w:rFonts w:ascii="Times New Roman" w:hAnsi="Times New Roman" w:cs="Times New Roman"/>
        </w:rPr>
        <w:pPrChange w:id="6294" w:author="Cheick Traoré" w:date="2026-01-07T16:26:00Z" w16du:dateUtc="2026-01-07T16:26:00Z">
          <w:pPr>
            <w:tabs>
              <w:tab w:val="left" w:pos="3200"/>
            </w:tabs>
            <w:spacing w:line="480" w:lineRule="auto"/>
          </w:pPr>
        </w:pPrChange>
      </w:pPr>
    </w:p>
    <w:p w14:paraId="3FE2D895" w14:textId="41C3A22A" w:rsidR="000A0EA9" w:rsidRPr="00AB1D00" w:rsidDel="00974EF5" w:rsidRDefault="000A0EA9" w:rsidP="00974EF5">
      <w:pPr>
        <w:tabs>
          <w:tab w:val="left" w:pos="3200"/>
        </w:tabs>
        <w:spacing w:line="480" w:lineRule="auto"/>
        <w:ind w:left="720" w:firstLine="0"/>
        <w:rPr>
          <w:del w:id="6295" w:author="Cheick Traoré" w:date="2026-01-07T16:26:00Z" w16du:dateUtc="2026-01-07T16:26:00Z"/>
          <w:rFonts w:ascii="Times New Roman" w:hAnsi="Times New Roman" w:cs="Times New Roman"/>
        </w:rPr>
        <w:pPrChange w:id="6296" w:author="Cheick Traoré" w:date="2026-01-07T16:26:00Z" w16du:dateUtc="2026-01-07T16:26:00Z">
          <w:pPr>
            <w:tabs>
              <w:tab w:val="left" w:pos="3200"/>
            </w:tabs>
            <w:spacing w:line="480" w:lineRule="auto"/>
          </w:pPr>
        </w:pPrChange>
      </w:pPr>
    </w:p>
    <w:p w14:paraId="790D1A57" w14:textId="0930FCED" w:rsidR="000A0EA9" w:rsidRPr="00AB1D00" w:rsidDel="00974EF5" w:rsidRDefault="000A0EA9" w:rsidP="00974EF5">
      <w:pPr>
        <w:tabs>
          <w:tab w:val="left" w:pos="3200"/>
        </w:tabs>
        <w:spacing w:line="480" w:lineRule="auto"/>
        <w:ind w:left="720" w:firstLine="0"/>
        <w:rPr>
          <w:del w:id="6297" w:author="Cheick Traoré" w:date="2026-01-07T16:26:00Z" w16du:dateUtc="2026-01-07T16:26:00Z"/>
          <w:rFonts w:ascii="Times New Roman" w:hAnsi="Times New Roman" w:cs="Times New Roman"/>
        </w:rPr>
        <w:pPrChange w:id="6298" w:author="Cheick Traoré" w:date="2026-01-07T16:26:00Z" w16du:dateUtc="2026-01-07T16:26:00Z">
          <w:pPr>
            <w:tabs>
              <w:tab w:val="left" w:pos="3200"/>
            </w:tabs>
            <w:spacing w:line="480" w:lineRule="auto"/>
          </w:pPr>
        </w:pPrChange>
      </w:pPr>
    </w:p>
    <w:p w14:paraId="6FFF3419" w14:textId="3763D781" w:rsidR="000A0EA9" w:rsidRPr="00AB1D00" w:rsidDel="00974EF5" w:rsidRDefault="000A0EA9" w:rsidP="00974EF5">
      <w:pPr>
        <w:tabs>
          <w:tab w:val="left" w:pos="3200"/>
        </w:tabs>
        <w:spacing w:line="480" w:lineRule="auto"/>
        <w:ind w:left="720" w:firstLine="0"/>
        <w:rPr>
          <w:del w:id="6299" w:author="Cheick Traoré" w:date="2026-01-07T16:26:00Z" w16du:dateUtc="2026-01-07T16:26:00Z"/>
          <w:rFonts w:ascii="Times New Roman" w:hAnsi="Times New Roman" w:cs="Times New Roman"/>
        </w:rPr>
        <w:pPrChange w:id="6300" w:author="Cheick Traoré" w:date="2026-01-07T16:26:00Z" w16du:dateUtc="2026-01-07T16:26:00Z">
          <w:pPr>
            <w:tabs>
              <w:tab w:val="left" w:pos="3200"/>
            </w:tabs>
            <w:spacing w:line="480" w:lineRule="auto"/>
          </w:pPr>
        </w:pPrChange>
      </w:pPr>
    </w:p>
    <w:p w14:paraId="0D880485" w14:textId="0C4F4DAD" w:rsidR="000A0EA9" w:rsidRPr="00AB1D00" w:rsidDel="00974EF5" w:rsidRDefault="000A0EA9" w:rsidP="00974EF5">
      <w:pPr>
        <w:tabs>
          <w:tab w:val="left" w:pos="3200"/>
        </w:tabs>
        <w:spacing w:line="480" w:lineRule="auto"/>
        <w:ind w:left="720" w:firstLine="0"/>
        <w:rPr>
          <w:del w:id="6301" w:author="Cheick Traoré" w:date="2026-01-07T16:26:00Z" w16du:dateUtc="2026-01-07T16:26:00Z"/>
          <w:rFonts w:ascii="Times New Roman" w:hAnsi="Times New Roman" w:cs="Times New Roman"/>
        </w:rPr>
        <w:pPrChange w:id="6302" w:author="Cheick Traoré" w:date="2026-01-07T16:26:00Z" w16du:dateUtc="2026-01-07T16:26:00Z">
          <w:pPr>
            <w:tabs>
              <w:tab w:val="left" w:pos="3200"/>
            </w:tabs>
            <w:spacing w:line="480" w:lineRule="auto"/>
          </w:pPr>
        </w:pPrChange>
      </w:pPr>
    </w:p>
    <w:p w14:paraId="54858019" w14:textId="5963A935" w:rsidR="000A0EA9" w:rsidRPr="00AB1D00" w:rsidDel="00974EF5" w:rsidRDefault="000A0EA9" w:rsidP="00974EF5">
      <w:pPr>
        <w:tabs>
          <w:tab w:val="left" w:pos="3200"/>
        </w:tabs>
        <w:spacing w:line="480" w:lineRule="auto"/>
        <w:ind w:left="720" w:firstLine="0"/>
        <w:rPr>
          <w:del w:id="6303" w:author="Cheick Traoré" w:date="2026-01-07T16:26:00Z" w16du:dateUtc="2026-01-07T16:26:00Z"/>
          <w:rFonts w:ascii="Times New Roman" w:hAnsi="Times New Roman" w:cs="Times New Roman"/>
        </w:rPr>
        <w:pPrChange w:id="6304" w:author="Cheick Traoré" w:date="2026-01-07T16:26:00Z" w16du:dateUtc="2026-01-07T16:26:00Z">
          <w:pPr>
            <w:tabs>
              <w:tab w:val="left" w:pos="3200"/>
            </w:tabs>
            <w:spacing w:line="480" w:lineRule="auto"/>
          </w:pPr>
        </w:pPrChange>
      </w:pPr>
    </w:p>
    <w:p w14:paraId="554F2DEE" w14:textId="5F5F3B68" w:rsidR="000A0EA9" w:rsidRPr="00AB1D00" w:rsidDel="00974EF5" w:rsidRDefault="000A0EA9" w:rsidP="00974EF5">
      <w:pPr>
        <w:tabs>
          <w:tab w:val="left" w:pos="3200"/>
        </w:tabs>
        <w:spacing w:line="480" w:lineRule="auto"/>
        <w:ind w:left="720" w:firstLine="0"/>
        <w:rPr>
          <w:del w:id="6305" w:author="Cheick Traoré" w:date="2026-01-07T16:26:00Z" w16du:dateUtc="2026-01-07T16:26:00Z"/>
          <w:rFonts w:ascii="Times New Roman" w:hAnsi="Times New Roman" w:cs="Times New Roman"/>
        </w:rPr>
        <w:pPrChange w:id="6306" w:author="Cheick Traoré" w:date="2026-01-07T16:26:00Z" w16du:dateUtc="2026-01-07T16:26:00Z">
          <w:pPr>
            <w:tabs>
              <w:tab w:val="left" w:pos="3200"/>
            </w:tabs>
            <w:spacing w:line="480" w:lineRule="auto"/>
          </w:pPr>
        </w:pPrChange>
      </w:pPr>
    </w:p>
    <w:p w14:paraId="30B3D028" w14:textId="6376E6DC" w:rsidR="000A0EA9" w:rsidRPr="00AB1D00" w:rsidDel="00974EF5" w:rsidRDefault="000A0EA9" w:rsidP="00974EF5">
      <w:pPr>
        <w:tabs>
          <w:tab w:val="left" w:pos="3200"/>
        </w:tabs>
        <w:spacing w:line="480" w:lineRule="auto"/>
        <w:ind w:left="720" w:firstLine="0"/>
        <w:rPr>
          <w:del w:id="6307" w:author="Cheick Traoré" w:date="2026-01-07T16:26:00Z" w16du:dateUtc="2026-01-07T16:26:00Z"/>
          <w:rFonts w:ascii="Times New Roman" w:hAnsi="Times New Roman" w:cs="Times New Roman"/>
        </w:rPr>
        <w:pPrChange w:id="6308" w:author="Cheick Traoré" w:date="2026-01-07T16:26:00Z" w16du:dateUtc="2026-01-07T16:26:00Z">
          <w:pPr>
            <w:tabs>
              <w:tab w:val="left" w:pos="3200"/>
            </w:tabs>
            <w:spacing w:line="480" w:lineRule="auto"/>
          </w:pPr>
        </w:pPrChange>
      </w:pPr>
    </w:p>
    <w:p w14:paraId="6829D40E" w14:textId="63837D35" w:rsidR="000A0EA9" w:rsidRPr="00AB1D00" w:rsidDel="00974EF5" w:rsidRDefault="000A0EA9" w:rsidP="00974EF5">
      <w:pPr>
        <w:tabs>
          <w:tab w:val="left" w:pos="3200"/>
        </w:tabs>
        <w:spacing w:line="480" w:lineRule="auto"/>
        <w:ind w:left="720" w:firstLine="0"/>
        <w:rPr>
          <w:del w:id="6309" w:author="Cheick Traoré" w:date="2026-01-07T16:26:00Z" w16du:dateUtc="2026-01-07T16:26:00Z"/>
          <w:rFonts w:ascii="Times New Roman" w:hAnsi="Times New Roman" w:cs="Times New Roman"/>
        </w:rPr>
        <w:pPrChange w:id="6310" w:author="Cheick Traoré" w:date="2026-01-07T16:26:00Z" w16du:dateUtc="2026-01-07T16:26:00Z">
          <w:pPr>
            <w:tabs>
              <w:tab w:val="left" w:pos="3200"/>
            </w:tabs>
            <w:spacing w:line="480" w:lineRule="auto"/>
          </w:pPr>
        </w:pPrChange>
      </w:pPr>
    </w:p>
    <w:p w14:paraId="0285FE7E" w14:textId="46673AB0" w:rsidR="000A0EA9" w:rsidRPr="00AB1D00" w:rsidDel="00974EF5" w:rsidRDefault="000A0EA9" w:rsidP="00974EF5">
      <w:pPr>
        <w:tabs>
          <w:tab w:val="left" w:pos="3200"/>
        </w:tabs>
        <w:spacing w:line="480" w:lineRule="auto"/>
        <w:ind w:left="720" w:firstLine="0"/>
        <w:rPr>
          <w:del w:id="6311" w:author="Cheick Traoré" w:date="2026-01-07T16:26:00Z" w16du:dateUtc="2026-01-07T16:26:00Z"/>
          <w:rFonts w:ascii="Times New Roman" w:hAnsi="Times New Roman" w:cs="Times New Roman"/>
        </w:rPr>
        <w:pPrChange w:id="6312" w:author="Cheick Traoré" w:date="2026-01-07T16:26:00Z" w16du:dateUtc="2026-01-07T16:26:00Z">
          <w:pPr>
            <w:tabs>
              <w:tab w:val="left" w:pos="3200"/>
            </w:tabs>
            <w:spacing w:line="480" w:lineRule="auto"/>
          </w:pPr>
        </w:pPrChange>
      </w:pPr>
    </w:p>
    <w:p w14:paraId="0DDB49C6" w14:textId="01434304" w:rsidR="000A0EA9" w:rsidRPr="00AB1D00" w:rsidDel="00974EF5" w:rsidRDefault="000A0EA9" w:rsidP="00974EF5">
      <w:pPr>
        <w:tabs>
          <w:tab w:val="left" w:pos="3200"/>
        </w:tabs>
        <w:spacing w:line="480" w:lineRule="auto"/>
        <w:ind w:left="720" w:firstLine="0"/>
        <w:rPr>
          <w:del w:id="6313" w:author="Cheick Traoré" w:date="2026-01-07T16:26:00Z" w16du:dateUtc="2026-01-07T16:26:00Z"/>
          <w:rFonts w:ascii="Times New Roman" w:hAnsi="Times New Roman" w:cs="Times New Roman"/>
        </w:rPr>
        <w:pPrChange w:id="6314" w:author="Cheick Traoré" w:date="2026-01-07T16:26:00Z" w16du:dateUtc="2026-01-07T16:26:00Z">
          <w:pPr>
            <w:tabs>
              <w:tab w:val="left" w:pos="3200"/>
            </w:tabs>
            <w:spacing w:line="480" w:lineRule="auto"/>
          </w:pPr>
        </w:pPrChange>
      </w:pPr>
    </w:p>
    <w:p w14:paraId="030AC02B" w14:textId="0C6E9219" w:rsidR="000A0EA9" w:rsidRPr="00AB1D00" w:rsidDel="00974EF5" w:rsidRDefault="000A0EA9" w:rsidP="00974EF5">
      <w:pPr>
        <w:tabs>
          <w:tab w:val="left" w:pos="3200"/>
        </w:tabs>
        <w:spacing w:line="480" w:lineRule="auto"/>
        <w:ind w:left="720" w:firstLine="0"/>
        <w:rPr>
          <w:del w:id="6315" w:author="Cheick Traoré" w:date="2026-01-07T16:26:00Z" w16du:dateUtc="2026-01-07T16:26:00Z"/>
          <w:rFonts w:ascii="Times New Roman" w:hAnsi="Times New Roman" w:cs="Times New Roman"/>
        </w:rPr>
        <w:pPrChange w:id="6316" w:author="Cheick Traoré" w:date="2026-01-07T16:26:00Z" w16du:dateUtc="2026-01-07T16:26:00Z">
          <w:pPr>
            <w:tabs>
              <w:tab w:val="left" w:pos="3200"/>
            </w:tabs>
            <w:spacing w:line="480" w:lineRule="auto"/>
          </w:pPr>
        </w:pPrChange>
      </w:pPr>
    </w:p>
    <w:p w14:paraId="35368248" w14:textId="08E791EB" w:rsidR="00B705C9" w:rsidRPr="00AB1D00" w:rsidDel="00974EF5" w:rsidRDefault="00B705C9" w:rsidP="00974EF5">
      <w:pPr>
        <w:tabs>
          <w:tab w:val="left" w:pos="3200"/>
        </w:tabs>
        <w:spacing w:line="480" w:lineRule="auto"/>
        <w:ind w:left="720" w:firstLine="0"/>
        <w:rPr>
          <w:del w:id="6317" w:author="Cheick Traoré" w:date="2026-01-07T16:26:00Z" w16du:dateUtc="2026-01-07T16:26:00Z"/>
          <w:rFonts w:ascii="Times New Roman" w:hAnsi="Times New Roman" w:cs="Times New Roman"/>
        </w:rPr>
        <w:pPrChange w:id="6318" w:author="Cheick Traoré" w:date="2026-01-07T16:26:00Z" w16du:dateUtc="2026-01-07T16:26:00Z">
          <w:pPr>
            <w:tabs>
              <w:tab w:val="left" w:pos="3200"/>
            </w:tabs>
            <w:spacing w:line="480" w:lineRule="auto"/>
          </w:pPr>
        </w:pPrChange>
      </w:pPr>
    </w:p>
    <w:p w14:paraId="6470DB5B" w14:textId="3A590B24" w:rsidR="008614D7" w:rsidRPr="00AB1D00" w:rsidDel="00974EF5" w:rsidRDefault="0080797B" w:rsidP="00974EF5">
      <w:pPr>
        <w:tabs>
          <w:tab w:val="left" w:pos="3200"/>
        </w:tabs>
        <w:spacing w:line="480" w:lineRule="auto"/>
        <w:ind w:left="720" w:firstLine="0"/>
        <w:rPr>
          <w:del w:id="6319" w:author="Cheick Traoré" w:date="2026-01-07T16:26:00Z" w16du:dateUtc="2026-01-07T16:26:00Z"/>
          <w:rFonts w:ascii="Times New Roman" w:hAnsi="Times New Roman" w:cs="Times New Roman"/>
          <w:b/>
          <w:bCs/>
          <w:lang w:val="en-US"/>
        </w:rPr>
        <w:pPrChange w:id="6320" w:author="Cheick Traoré" w:date="2026-01-07T16:26:00Z" w16du:dateUtc="2026-01-07T16:26:00Z">
          <w:pPr>
            <w:tabs>
              <w:tab w:val="left" w:pos="3200"/>
            </w:tabs>
            <w:spacing w:line="480" w:lineRule="auto"/>
          </w:pPr>
        </w:pPrChange>
      </w:pPr>
      <w:del w:id="6321" w:author="Cheick Traoré" w:date="2026-01-07T16:26:00Z" w16du:dateUtc="2026-01-07T16:26:00Z">
        <w:r w:rsidRPr="00AB1D00" w:rsidDel="00974EF5">
          <w:rPr>
            <w:rFonts w:ascii="Times New Roman" w:hAnsi="Times New Roman" w:cs="Times New Roman"/>
            <w:b/>
            <w:bCs/>
            <w:lang w:val="en-US"/>
          </w:rPr>
          <w:delText>References</w:delText>
        </w:r>
      </w:del>
    </w:p>
    <w:p w14:paraId="1E76CA20" w14:textId="29C6AC75" w:rsidR="0080797B" w:rsidRPr="00AB1D00" w:rsidDel="00974EF5" w:rsidRDefault="0080797B" w:rsidP="00974EF5">
      <w:pPr>
        <w:tabs>
          <w:tab w:val="left" w:pos="3200"/>
        </w:tabs>
        <w:spacing w:line="480" w:lineRule="auto"/>
        <w:ind w:left="720" w:firstLine="0"/>
        <w:rPr>
          <w:del w:id="6322" w:author="Cheick Traoré" w:date="2026-01-07T16:26:00Z" w16du:dateUtc="2026-01-07T16:26:00Z"/>
          <w:rFonts w:ascii="Times New Roman" w:hAnsi="Times New Roman" w:cs="Times New Roman"/>
          <w:lang w:val="en-US"/>
        </w:rPr>
        <w:pPrChange w:id="6323" w:author="Cheick Traoré" w:date="2026-01-07T16:26:00Z" w16du:dateUtc="2026-01-07T16:26:00Z">
          <w:pPr>
            <w:tabs>
              <w:tab w:val="left" w:pos="3200"/>
            </w:tabs>
            <w:spacing w:line="480" w:lineRule="auto"/>
          </w:pPr>
        </w:pPrChange>
      </w:pPr>
      <w:del w:id="6324" w:author="Cheick Traoré" w:date="2026-01-07T16:26:00Z" w16du:dateUtc="2026-01-07T16:26:00Z">
        <w:r w:rsidRPr="00AB1D00" w:rsidDel="00974EF5">
          <w:rPr>
            <w:rFonts w:ascii="Times New Roman" w:hAnsi="Times New Roman" w:cs="Times New Roman"/>
            <w:lang w:val="en-US"/>
          </w:rPr>
          <w:delText xml:space="preserve">1.    </w:delText>
        </w:r>
        <w:r w:rsidRPr="00AB1D00" w:rsidDel="00974EF5">
          <w:rPr>
            <w:rFonts w:ascii="Times New Roman" w:hAnsi="Times New Roman" w:cs="Times New Roman"/>
            <w:b/>
            <w:bCs/>
            <w:lang w:val="en-US"/>
          </w:rPr>
          <w:delText>Python Software Foundation.</w:delText>
        </w:r>
        <w:r w:rsidRPr="00AB1D00" w:rsidDel="00974EF5">
          <w:rPr>
            <w:rFonts w:ascii="Times New Roman" w:hAnsi="Times New Roman" w:cs="Times New Roman"/>
            <w:lang w:val="en-US"/>
          </w:rPr>
          <w:delText xml:space="preserve"> (2023). </w:delText>
        </w:r>
        <w:r w:rsidRPr="00AB1D00" w:rsidDel="00974EF5">
          <w:rPr>
            <w:rFonts w:ascii="Times New Roman" w:hAnsi="Times New Roman" w:cs="Times New Roman"/>
            <w:i/>
            <w:iCs/>
            <w:lang w:val="en-US"/>
          </w:rPr>
          <w:delText>Python Programming Language</w:delText>
        </w:r>
        <w:r w:rsidRPr="00AB1D00" w:rsidDel="00974EF5">
          <w:rPr>
            <w:rFonts w:ascii="Times New Roman" w:hAnsi="Times New Roman" w:cs="Times New Roman"/>
            <w:lang w:val="en-US"/>
          </w:rPr>
          <w:delText>. Retrieved from</w:delText>
        </w:r>
        <w:r w:rsidDel="00974EF5">
          <w:fldChar w:fldCharType="begin"/>
        </w:r>
        <w:r w:rsidRPr="00C64EC5" w:rsidDel="00974EF5">
          <w:rPr>
            <w:lang w:val="en-US"/>
            <w:rPrChange w:id="6325" w:author="Cheick Traoré" w:date="2026-01-05T19:03:00Z" w16du:dateUtc="2026-01-05T19:03:00Z">
              <w:rPr/>
            </w:rPrChange>
          </w:rPr>
          <w:delInstrText>HYPERLINK "https://www.python.org/"</w:delInstrText>
        </w:r>
        <w:r w:rsidDel="00974EF5">
          <w:fldChar w:fldCharType="separate"/>
        </w:r>
        <w:r w:rsidRPr="00AB1D00" w:rsidDel="00974EF5">
          <w:rPr>
            <w:rStyle w:val="Lienhypertexte"/>
            <w:rFonts w:ascii="Times New Roman" w:hAnsi="Times New Roman" w:cs="Times New Roman"/>
            <w:lang w:val="en-US"/>
          </w:rPr>
          <w:delText xml:space="preserve"> https://www.python.org</w:delText>
        </w:r>
        <w:r w:rsidDel="00974EF5">
          <w:fldChar w:fldCharType="end"/>
        </w:r>
      </w:del>
    </w:p>
    <w:p w14:paraId="4E34FE19" w14:textId="198DE70C" w:rsidR="0080797B" w:rsidRPr="00AB1D00" w:rsidDel="00974EF5" w:rsidRDefault="0080797B" w:rsidP="00974EF5">
      <w:pPr>
        <w:tabs>
          <w:tab w:val="left" w:pos="3200"/>
        </w:tabs>
        <w:spacing w:line="480" w:lineRule="auto"/>
        <w:ind w:left="720" w:firstLine="0"/>
        <w:rPr>
          <w:del w:id="6326" w:author="Cheick Traoré" w:date="2026-01-07T16:26:00Z" w16du:dateUtc="2026-01-07T16:26:00Z"/>
          <w:rFonts w:ascii="Times New Roman" w:hAnsi="Times New Roman" w:cs="Times New Roman"/>
          <w:lang w:val="en-US"/>
        </w:rPr>
        <w:pPrChange w:id="6327" w:author="Cheick Traoré" w:date="2026-01-07T16:26:00Z" w16du:dateUtc="2026-01-07T16:26:00Z">
          <w:pPr>
            <w:tabs>
              <w:tab w:val="left" w:pos="3200"/>
            </w:tabs>
            <w:spacing w:line="480" w:lineRule="auto"/>
          </w:pPr>
        </w:pPrChange>
      </w:pPr>
      <w:del w:id="6328" w:author="Cheick Traoré" w:date="2026-01-07T16:26:00Z" w16du:dateUtc="2026-01-07T16:26:00Z">
        <w:r w:rsidRPr="00AB1D00" w:rsidDel="00974EF5">
          <w:rPr>
            <w:rFonts w:ascii="Times New Roman" w:hAnsi="Times New Roman" w:cs="Times New Roman"/>
            <w:lang w:val="en-US"/>
          </w:rPr>
          <w:delText xml:space="preserve">2.    </w:delText>
        </w:r>
        <w:r w:rsidRPr="00AB1D00" w:rsidDel="00974EF5">
          <w:rPr>
            <w:rFonts w:ascii="Times New Roman" w:hAnsi="Times New Roman" w:cs="Times New Roman"/>
            <w:b/>
            <w:bCs/>
            <w:lang w:val="en-US"/>
          </w:rPr>
          <w:delText>McKinney, W.</w:delText>
        </w:r>
        <w:r w:rsidRPr="00AB1D00" w:rsidDel="00974EF5">
          <w:rPr>
            <w:rFonts w:ascii="Times New Roman" w:hAnsi="Times New Roman" w:cs="Times New Roman"/>
            <w:lang w:val="en-US"/>
          </w:rPr>
          <w:delText xml:space="preserve"> (2022). </w:delText>
        </w:r>
        <w:r w:rsidRPr="00AB1D00" w:rsidDel="00974EF5">
          <w:rPr>
            <w:rFonts w:ascii="Times New Roman" w:hAnsi="Times New Roman" w:cs="Times New Roman"/>
            <w:i/>
            <w:iCs/>
            <w:lang w:val="en-US"/>
          </w:rPr>
          <w:delText>Python for Data Analysis: Data Wrangling with Pandas, NumPy, and IPython</w:delText>
        </w:r>
        <w:r w:rsidRPr="00AB1D00" w:rsidDel="00974EF5">
          <w:rPr>
            <w:rFonts w:ascii="Times New Roman" w:hAnsi="Times New Roman" w:cs="Times New Roman"/>
            <w:lang w:val="en-US"/>
          </w:rPr>
          <w:delText>. O’Reilly Media.</w:delText>
        </w:r>
      </w:del>
    </w:p>
    <w:p w14:paraId="6204E211" w14:textId="6E180391" w:rsidR="0080797B" w:rsidRPr="00AB1D00" w:rsidDel="00974EF5" w:rsidRDefault="0080797B" w:rsidP="00974EF5">
      <w:pPr>
        <w:tabs>
          <w:tab w:val="left" w:pos="3200"/>
        </w:tabs>
        <w:spacing w:line="480" w:lineRule="auto"/>
        <w:ind w:left="720" w:firstLine="0"/>
        <w:rPr>
          <w:del w:id="6329" w:author="Cheick Traoré" w:date="2026-01-07T16:26:00Z" w16du:dateUtc="2026-01-07T16:26:00Z"/>
          <w:rFonts w:ascii="Times New Roman" w:hAnsi="Times New Roman" w:cs="Times New Roman"/>
          <w:lang w:val="en-US"/>
        </w:rPr>
        <w:pPrChange w:id="6330" w:author="Cheick Traoré" w:date="2026-01-07T16:26:00Z" w16du:dateUtc="2026-01-07T16:26:00Z">
          <w:pPr>
            <w:tabs>
              <w:tab w:val="left" w:pos="3200"/>
            </w:tabs>
            <w:spacing w:line="480" w:lineRule="auto"/>
          </w:pPr>
        </w:pPrChange>
      </w:pPr>
      <w:del w:id="6331" w:author="Cheick Traoré" w:date="2026-01-07T16:26:00Z" w16du:dateUtc="2026-01-07T16:26:00Z">
        <w:r w:rsidRPr="00AB1D00" w:rsidDel="00974EF5">
          <w:rPr>
            <w:rFonts w:ascii="Times New Roman" w:hAnsi="Times New Roman" w:cs="Times New Roman"/>
            <w:lang w:val="en-US"/>
          </w:rPr>
          <w:delText>3.</w:delText>
        </w:r>
        <w:r w:rsidRPr="00AB1D00" w:rsidDel="00974EF5">
          <w:rPr>
            <w:rFonts w:ascii="Times New Roman" w:hAnsi="Times New Roman" w:cs="Times New Roman"/>
            <w:lang w:val="en-US"/>
          </w:rPr>
          <w:tab/>
        </w:r>
        <w:r w:rsidRPr="00AB1D00" w:rsidDel="00974EF5">
          <w:rPr>
            <w:rFonts w:ascii="Times New Roman" w:hAnsi="Times New Roman" w:cs="Times New Roman"/>
            <w:b/>
            <w:bCs/>
            <w:lang w:val="en-US"/>
          </w:rPr>
          <w:delText>Hyndman, R. J., &amp; Athanasopoulos, G.</w:delText>
        </w:r>
        <w:r w:rsidRPr="00AB1D00" w:rsidDel="00974EF5">
          <w:rPr>
            <w:rFonts w:ascii="Times New Roman" w:hAnsi="Times New Roman" w:cs="Times New Roman"/>
            <w:lang w:val="en-US"/>
          </w:rPr>
          <w:delText xml:space="preserve"> (2021). </w:delText>
        </w:r>
        <w:r w:rsidRPr="00AB1D00" w:rsidDel="00974EF5">
          <w:rPr>
            <w:rFonts w:ascii="Times New Roman" w:hAnsi="Times New Roman" w:cs="Times New Roman"/>
            <w:i/>
            <w:iCs/>
            <w:lang w:val="en-US"/>
          </w:rPr>
          <w:delText>Forecasting: Principles and Practice</w:delText>
        </w:r>
        <w:r w:rsidRPr="00AB1D00" w:rsidDel="00974EF5">
          <w:rPr>
            <w:rFonts w:ascii="Times New Roman" w:hAnsi="Times New Roman" w:cs="Times New Roman"/>
            <w:lang w:val="en-US"/>
          </w:rPr>
          <w:delText>. OTexts.</w:delText>
        </w:r>
      </w:del>
    </w:p>
    <w:p w14:paraId="70618FF9" w14:textId="4B0BFF1C" w:rsidR="0080797B" w:rsidRPr="00AB1D00" w:rsidDel="00974EF5" w:rsidRDefault="0080797B" w:rsidP="00974EF5">
      <w:pPr>
        <w:tabs>
          <w:tab w:val="left" w:pos="3200"/>
        </w:tabs>
        <w:spacing w:line="480" w:lineRule="auto"/>
        <w:ind w:left="720" w:firstLine="0"/>
        <w:rPr>
          <w:del w:id="6332" w:author="Cheick Traoré" w:date="2026-01-07T16:26:00Z" w16du:dateUtc="2026-01-07T16:26:00Z"/>
          <w:rFonts w:ascii="Times New Roman" w:hAnsi="Times New Roman" w:cs="Times New Roman"/>
          <w:lang w:val="en-US"/>
        </w:rPr>
        <w:pPrChange w:id="6333" w:author="Cheick Traoré" w:date="2026-01-07T16:26:00Z" w16du:dateUtc="2026-01-07T16:26:00Z">
          <w:pPr>
            <w:tabs>
              <w:tab w:val="left" w:pos="3200"/>
            </w:tabs>
            <w:spacing w:line="480" w:lineRule="auto"/>
          </w:pPr>
        </w:pPrChange>
      </w:pPr>
      <w:del w:id="6334" w:author="Cheick Traoré" w:date="2026-01-07T16:26:00Z" w16du:dateUtc="2026-01-07T16:26:00Z">
        <w:r w:rsidRPr="00AB1D00" w:rsidDel="00974EF5">
          <w:rPr>
            <w:rFonts w:ascii="Times New Roman" w:hAnsi="Times New Roman" w:cs="Times New Roman"/>
            <w:lang w:val="en-US"/>
          </w:rPr>
          <w:delText xml:space="preserve">4.    </w:delText>
        </w:r>
        <w:r w:rsidRPr="00AB1D00" w:rsidDel="00974EF5">
          <w:rPr>
            <w:rFonts w:ascii="Times New Roman" w:hAnsi="Times New Roman" w:cs="Times New Roman"/>
            <w:b/>
            <w:bCs/>
            <w:lang w:val="en-US"/>
          </w:rPr>
          <w:delText>Chollet, F.</w:delText>
        </w:r>
        <w:r w:rsidRPr="00AB1D00" w:rsidDel="00974EF5">
          <w:rPr>
            <w:rFonts w:ascii="Times New Roman" w:hAnsi="Times New Roman" w:cs="Times New Roman"/>
            <w:lang w:val="en-US"/>
          </w:rPr>
          <w:delText xml:space="preserve"> (2017). </w:delText>
        </w:r>
        <w:r w:rsidRPr="00AB1D00" w:rsidDel="00974EF5">
          <w:rPr>
            <w:rFonts w:ascii="Times New Roman" w:hAnsi="Times New Roman" w:cs="Times New Roman"/>
            <w:i/>
            <w:iCs/>
            <w:lang w:val="en-US"/>
          </w:rPr>
          <w:delText>Deep Learning with Python</w:delText>
        </w:r>
        <w:r w:rsidRPr="00AB1D00" w:rsidDel="00974EF5">
          <w:rPr>
            <w:rFonts w:ascii="Times New Roman" w:hAnsi="Times New Roman" w:cs="Times New Roman"/>
            <w:lang w:val="en-US"/>
          </w:rPr>
          <w:delText>. Manning Publications.</w:delText>
        </w:r>
      </w:del>
    </w:p>
    <w:p w14:paraId="69DD2F94" w14:textId="0EEADE7E" w:rsidR="0080797B" w:rsidRPr="00AB1D00" w:rsidDel="00974EF5" w:rsidRDefault="0080797B" w:rsidP="00974EF5">
      <w:pPr>
        <w:tabs>
          <w:tab w:val="left" w:pos="3200"/>
        </w:tabs>
        <w:spacing w:line="480" w:lineRule="auto"/>
        <w:ind w:left="720" w:firstLine="0"/>
        <w:rPr>
          <w:del w:id="6335" w:author="Cheick Traoré" w:date="2026-01-07T16:26:00Z" w16du:dateUtc="2026-01-07T16:26:00Z"/>
          <w:rFonts w:ascii="Times New Roman" w:hAnsi="Times New Roman" w:cs="Times New Roman"/>
          <w:lang w:val="en-US"/>
        </w:rPr>
        <w:pPrChange w:id="6336" w:author="Cheick Traoré" w:date="2026-01-07T16:26:00Z" w16du:dateUtc="2026-01-07T16:26:00Z">
          <w:pPr>
            <w:tabs>
              <w:tab w:val="left" w:pos="3200"/>
            </w:tabs>
            <w:spacing w:line="480" w:lineRule="auto"/>
          </w:pPr>
        </w:pPrChange>
      </w:pPr>
      <w:del w:id="6337" w:author="Cheick Traoré" w:date="2026-01-07T16:26:00Z" w16du:dateUtc="2026-01-07T16:26:00Z">
        <w:r w:rsidRPr="00AB1D00" w:rsidDel="00974EF5">
          <w:rPr>
            <w:rFonts w:ascii="Times New Roman" w:hAnsi="Times New Roman" w:cs="Times New Roman"/>
            <w:lang w:val="en-US"/>
          </w:rPr>
          <w:delText>5.</w:delText>
        </w:r>
        <w:r w:rsidRPr="00AB1D00" w:rsidDel="00974EF5">
          <w:rPr>
            <w:rFonts w:ascii="Times New Roman" w:hAnsi="Times New Roman" w:cs="Times New Roman"/>
            <w:lang w:val="en-US"/>
          </w:rPr>
          <w:tab/>
        </w:r>
        <w:r w:rsidRPr="00AB1D00" w:rsidDel="00974EF5">
          <w:rPr>
            <w:rFonts w:ascii="Times New Roman" w:hAnsi="Times New Roman" w:cs="Times New Roman"/>
            <w:b/>
            <w:bCs/>
            <w:lang w:val="en-US"/>
          </w:rPr>
          <w:delText>Node.js Foundation.</w:delText>
        </w:r>
        <w:r w:rsidRPr="00AB1D00" w:rsidDel="00974EF5">
          <w:rPr>
            <w:rFonts w:ascii="Times New Roman" w:hAnsi="Times New Roman" w:cs="Times New Roman"/>
            <w:lang w:val="en-US"/>
          </w:rPr>
          <w:delText xml:space="preserve"> (2023). </w:delText>
        </w:r>
        <w:r w:rsidRPr="00AB1D00" w:rsidDel="00974EF5">
          <w:rPr>
            <w:rFonts w:ascii="Times New Roman" w:hAnsi="Times New Roman" w:cs="Times New Roman"/>
            <w:i/>
            <w:iCs/>
            <w:lang w:val="en-US"/>
          </w:rPr>
          <w:delText>Node.js Documentation</w:delText>
        </w:r>
        <w:r w:rsidRPr="00AB1D00" w:rsidDel="00974EF5">
          <w:rPr>
            <w:rFonts w:ascii="Times New Roman" w:hAnsi="Times New Roman" w:cs="Times New Roman"/>
            <w:lang w:val="en-US"/>
          </w:rPr>
          <w:delText>. Retrieved from</w:delText>
        </w:r>
        <w:r w:rsidDel="00974EF5">
          <w:fldChar w:fldCharType="begin"/>
        </w:r>
        <w:r w:rsidRPr="00C64EC5" w:rsidDel="00974EF5">
          <w:rPr>
            <w:lang w:val="en-US"/>
            <w:rPrChange w:id="6338" w:author="Cheick Traoré" w:date="2026-01-05T19:03:00Z" w16du:dateUtc="2026-01-05T19:03:00Z">
              <w:rPr/>
            </w:rPrChange>
          </w:rPr>
          <w:delInstrText>HYPERLINK "https://nodejs.org/en/docs"</w:delInstrText>
        </w:r>
        <w:r w:rsidDel="00974EF5">
          <w:fldChar w:fldCharType="separate"/>
        </w:r>
        <w:r w:rsidRPr="00AB1D00" w:rsidDel="00974EF5">
          <w:rPr>
            <w:rStyle w:val="Lienhypertexte"/>
            <w:rFonts w:ascii="Times New Roman" w:hAnsi="Times New Roman" w:cs="Times New Roman"/>
            <w:lang w:val="en-US"/>
          </w:rPr>
          <w:delText xml:space="preserve"> https://nodejs.org/en/docs</w:delText>
        </w:r>
        <w:r w:rsidDel="00974EF5">
          <w:fldChar w:fldCharType="end"/>
        </w:r>
      </w:del>
    </w:p>
    <w:p w14:paraId="65771ECC" w14:textId="2F15B8CB" w:rsidR="0080797B" w:rsidRPr="00AB1D00" w:rsidDel="00974EF5" w:rsidRDefault="0080797B" w:rsidP="00974EF5">
      <w:pPr>
        <w:tabs>
          <w:tab w:val="left" w:pos="3200"/>
        </w:tabs>
        <w:spacing w:line="480" w:lineRule="auto"/>
        <w:ind w:left="720" w:firstLine="0"/>
        <w:rPr>
          <w:del w:id="6339" w:author="Cheick Traoré" w:date="2026-01-07T16:26:00Z" w16du:dateUtc="2026-01-07T16:26:00Z"/>
          <w:rFonts w:ascii="Times New Roman" w:hAnsi="Times New Roman" w:cs="Times New Roman"/>
          <w:lang w:val="en-US"/>
        </w:rPr>
        <w:pPrChange w:id="6340" w:author="Cheick Traoré" w:date="2026-01-07T16:26:00Z" w16du:dateUtc="2026-01-07T16:26:00Z">
          <w:pPr>
            <w:tabs>
              <w:tab w:val="left" w:pos="3200"/>
            </w:tabs>
            <w:spacing w:line="480" w:lineRule="auto"/>
          </w:pPr>
        </w:pPrChange>
      </w:pPr>
      <w:del w:id="6341" w:author="Cheick Traoré" w:date="2026-01-07T16:26:00Z" w16du:dateUtc="2026-01-07T16:26:00Z">
        <w:r w:rsidRPr="00AB1D00" w:rsidDel="00974EF5">
          <w:rPr>
            <w:rFonts w:ascii="Times New Roman" w:hAnsi="Times New Roman" w:cs="Times New Roman"/>
            <w:lang w:val="en-US"/>
          </w:rPr>
          <w:delText xml:space="preserve">6.    </w:delText>
        </w:r>
        <w:r w:rsidRPr="00AB1D00" w:rsidDel="00974EF5">
          <w:rPr>
            <w:rFonts w:ascii="Times New Roman" w:hAnsi="Times New Roman" w:cs="Times New Roman"/>
            <w:b/>
            <w:bCs/>
            <w:lang w:val="en-US"/>
          </w:rPr>
          <w:delText>React – A JavaScript library for building user interfaces.</w:delText>
        </w:r>
        <w:r w:rsidRPr="00AB1D00" w:rsidDel="00974EF5">
          <w:rPr>
            <w:rFonts w:ascii="Times New Roman" w:hAnsi="Times New Roman" w:cs="Times New Roman"/>
            <w:lang w:val="en-US"/>
          </w:rPr>
          <w:delText xml:space="preserve"> (2023). Retrieved from</w:delText>
        </w:r>
        <w:r w:rsidDel="00974EF5">
          <w:fldChar w:fldCharType="begin"/>
        </w:r>
        <w:r w:rsidRPr="00C64EC5" w:rsidDel="00974EF5">
          <w:rPr>
            <w:lang w:val="en-US"/>
            <w:rPrChange w:id="6342" w:author="Cheick Traoré" w:date="2026-01-05T19:03:00Z" w16du:dateUtc="2026-01-05T19:03:00Z">
              <w:rPr/>
            </w:rPrChange>
          </w:rPr>
          <w:delInstrText>HYPERLINK "https://reactjs.org/"</w:delInstrText>
        </w:r>
        <w:r w:rsidDel="00974EF5">
          <w:fldChar w:fldCharType="separate"/>
        </w:r>
        <w:r w:rsidRPr="00AB1D00" w:rsidDel="00974EF5">
          <w:rPr>
            <w:rStyle w:val="Lienhypertexte"/>
            <w:rFonts w:ascii="Times New Roman" w:hAnsi="Times New Roman" w:cs="Times New Roman"/>
            <w:lang w:val="en-US"/>
          </w:rPr>
          <w:delText xml:space="preserve"> https://reactjs.org</w:delText>
        </w:r>
        <w:r w:rsidDel="00974EF5">
          <w:fldChar w:fldCharType="end"/>
        </w:r>
      </w:del>
    </w:p>
    <w:p w14:paraId="25E576BD" w14:textId="2537DCBA" w:rsidR="0080797B" w:rsidRPr="00AB1D00" w:rsidDel="00974EF5" w:rsidRDefault="0080797B" w:rsidP="00974EF5">
      <w:pPr>
        <w:tabs>
          <w:tab w:val="left" w:pos="3200"/>
        </w:tabs>
        <w:spacing w:line="480" w:lineRule="auto"/>
        <w:ind w:left="720" w:firstLine="0"/>
        <w:rPr>
          <w:del w:id="6343" w:author="Cheick Traoré" w:date="2026-01-07T16:26:00Z" w16du:dateUtc="2026-01-07T16:26:00Z"/>
          <w:rFonts w:ascii="Times New Roman" w:hAnsi="Times New Roman" w:cs="Times New Roman"/>
          <w:lang w:val="en-US"/>
        </w:rPr>
        <w:pPrChange w:id="6344" w:author="Cheick Traoré" w:date="2026-01-07T16:26:00Z" w16du:dateUtc="2026-01-07T16:26:00Z">
          <w:pPr>
            <w:tabs>
              <w:tab w:val="left" w:pos="3200"/>
            </w:tabs>
            <w:spacing w:line="480" w:lineRule="auto"/>
          </w:pPr>
        </w:pPrChange>
      </w:pPr>
      <w:del w:id="6345" w:author="Cheick Traoré" w:date="2026-01-07T16:26:00Z" w16du:dateUtc="2026-01-07T16:26:00Z">
        <w:r w:rsidRPr="00AB1D00" w:rsidDel="00974EF5">
          <w:rPr>
            <w:rFonts w:ascii="Times New Roman" w:hAnsi="Times New Roman" w:cs="Times New Roman"/>
            <w:lang w:val="en-US"/>
          </w:rPr>
          <w:delText xml:space="preserve">7.    </w:delText>
        </w:r>
        <w:r w:rsidRPr="00AB1D00" w:rsidDel="00974EF5">
          <w:rPr>
            <w:rFonts w:ascii="Times New Roman" w:hAnsi="Times New Roman" w:cs="Times New Roman"/>
            <w:b/>
            <w:bCs/>
            <w:lang w:val="en-US"/>
          </w:rPr>
          <w:delText>MySQL Documentation.</w:delText>
        </w:r>
        <w:r w:rsidRPr="00AB1D00" w:rsidDel="00974EF5">
          <w:rPr>
            <w:rFonts w:ascii="Times New Roman" w:hAnsi="Times New Roman" w:cs="Times New Roman"/>
            <w:lang w:val="en-US"/>
          </w:rPr>
          <w:delText xml:space="preserve"> (2023). Retrieved from</w:delText>
        </w:r>
        <w:r w:rsidDel="00974EF5">
          <w:fldChar w:fldCharType="begin"/>
        </w:r>
        <w:r w:rsidRPr="00C64EC5" w:rsidDel="00974EF5">
          <w:rPr>
            <w:lang w:val="en-US"/>
            <w:rPrChange w:id="6346" w:author="Cheick Traoré" w:date="2026-01-05T19:03:00Z" w16du:dateUtc="2026-01-05T19:03:00Z">
              <w:rPr/>
            </w:rPrChange>
          </w:rPr>
          <w:delInstrText>HYPERLINK "https://dev.mysql.com/doc/"</w:delInstrText>
        </w:r>
        <w:r w:rsidDel="00974EF5">
          <w:fldChar w:fldCharType="separate"/>
        </w:r>
        <w:r w:rsidRPr="00AB1D00" w:rsidDel="00974EF5">
          <w:rPr>
            <w:rStyle w:val="Lienhypertexte"/>
            <w:rFonts w:ascii="Times New Roman" w:hAnsi="Times New Roman" w:cs="Times New Roman"/>
            <w:lang w:val="en-US"/>
          </w:rPr>
          <w:delText xml:space="preserve"> https://dev.mysql.com/doc/</w:delText>
        </w:r>
        <w:r w:rsidDel="00974EF5">
          <w:fldChar w:fldCharType="end"/>
        </w:r>
      </w:del>
    </w:p>
    <w:p w14:paraId="6F090973" w14:textId="7AF840D7" w:rsidR="0080797B" w:rsidRPr="00AB1D00" w:rsidDel="00974EF5" w:rsidRDefault="0080797B" w:rsidP="00974EF5">
      <w:pPr>
        <w:tabs>
          <w:tab w:val="left" w:pos="3200"/>
        </w:tabs>
        <w:spacing w:line="480" w:lineRule="auto"/>
        <w:ind w:left="720" w:firstLine="0"/>
        <w:rPr>
          <w:del w:id="6347" w:author="Cheick Traoré" w:date="2026-01-07T16:26:00Z" w16du:dateUtc="2026-01-07T16:26:00Z"/>
          <w:rFonts w:ascii="Times New Roman" w:hAnsi="Times New Roman" w:cs="Times New Roman"/>
          <w:lang w:val="en-US"/>
        </w:rPr>
        <w:pPrChange w:id="6348" w:author="Cheick Traoré" w:date="2026-01-07T16:26:00Z" w16du:dateUtc="2026-01-07T16:26:00Z">
          <w:pPr>
            <w:tabs>
              <w:tab w:val="left" w:pos="3200"/>
            </w:tabs>
            <w:spacing w:line="480" w:lineRule="auto"/>
          </w:pPr>
        </w:pPrChange>
      </w:pPr>
      <w:del w:id="6349" w:author="Cheick Traoré" w:date="2026-01-07T16:26:00Z" w16du:dateUtc="2026-01-07T16:26:00Z">
        <w:r w:rsidRPr="00AB1D00" w:rsidDel="00974EF5">
          <w:rPr>
            <w:rFonts w:ascii="Times New Roman" w:hAnsi="Times New Roman" w:cs="Times New Roman"/>
            <w:lang w:val="en-US"/>
          </w:rPr>
          <w:delText>8.</w:delText>
        </w:r>
        <w:r w:rsidRPr="00AB1D00" w:rsidDel="00974EF5">
          <w:rPr>
            <w:rFonts w:ascii="Times New Roman" w:hAnsi="Times New Roman" w:cs="Times New Roman"/>
            <w:lang w:val="en-US"/>
          </w:rPr>
          <w:tab/>
        </w:r>
        <w:r w:rsidRPr="00AB1D00" w:rsidDel="00974EF5">
          <w:rPr>
            <w:rFonts w:ascii="Times New Roman" w:hAnsi="Times New Roman" w:cs="Times New Roman"/>
            <w:b/>
            <w:bCs/>
            <w:lang w:val="en-US"/>
          </w:rPr>
          <w:delText>Docker Documentation.</w:delText>
        </w:r>
        <w:r w:rsidRPr="00AB1D00" w:rsidDel="00974EF5">
          <w:rPr>
            <w:rFonts w:ascii="Times New Roman" w:hAnsi="Times New Roman" w:cs="Times New Roman"/>
            <w:lang w:val="en-US"/>
          </w:rPr>
          <w:delText xml:space="preserve"> (2023). Retrieved from</w:delText>
        </w:r>
        <w:r w:rsidDel="00974EF5">
          <w:fldChar w:fldCharType="begin"/>
        </w:r>
        <w:r w:rsidRPr="00C64EC5" w:rsidDel="00974EF5">
          <w:rPr>
            <w:lang w:val="en-US"/>
            <w:rPrChange w:id="6350" w:author="Cheick Traoré" w:date="2026-01-05T19:03:00Z" w16du:dateUtc="2026-01-05T19:03:00Z">
              <w:rPr/>
            </w:rPrChange>
          </w:rPr>
          <w:delInstrText>HYPERLINK "https://docs.docker.com/"</w:delInstrText>
        </w:r>
        <w:r w:rsidDel="00974EF5">
          <w:fldChar w:fldCharType="separate"/>
        </w:r>
        <w:r w:rsidRPr="00AB1D00" w:rsidDel="00974EF5">
          <w:rPr>
            <w:rStyle w:val="Lienhypertexte"/>
            <w:rFonts w:ascii="Times New Roman" w:hAnsi="Times New Roman" w:cs="Times New Roman"/>
            <w:lang w:val="en-US"/>
          </w:rPr>
          <w:delText xml:space="preserve"> https://docs.docker.com/</w:delText>
        </w:r>
        <w:r w:rsidDel="00974EF5">
          <w:fldChar w:fldCharType="end"/>
        </w:r>
      </w:del>
    </w:p>
    <w:p w14:paraId="48BC63FB" w14:textId="1926D6CC" w:rsidR="0080797B" w:rsidRPr="00AB1D00" w:rsidDel="00974EF5" w:rsidRDefault="0080797B" w:rsidP="00974EF5">
      <w:pPr>
        <w:tabs>
          <w:tab w:val="left" w:pos="3200"/>
        </w:tabs>
        <w:spacing w:line="480" w:lineRule="auto"/>
        <w:ind w:left="720" w:firstLine="0"/>
        <w:rPr>
          <w:del w:id="6351" w:author="Cheick Traoré" w:date="2026-01-07T16:26:00Z" w16du:dateUtc="2026-01-07T16:26:00Z"/>
          <w:rFonts w:ascii="Times New Roman" w:hAnsi="Times New Roman" w:cs="Times New Roman"/>
          <w:lang w:val="en-US"/>
        </w:rPr>
        <w:pPrChange w:id="6352" w:author="Cheick Traoré" w:date="2026-01-07T16:26:00Z" w16du:dateUtc="2026-01-07T16:26:00Z">
          <w:pPr>
            <w:tabs>
              <w:tab w:val="left" w:pos="3200"/>
            </w:tabs>
            <w:spacing w:line="480" w:lineRule="auto"/>
          </w:pPr>
        </w:pPrChange>
      </w:pPr>
      <w:del w:id="6353" w:author="Cheick Traoré" w:date="2026-01-07T16:26:00Z" w16du:dateUtc="2026-01-07T16:26:00Z">
        <w:r w:rsidRPr="00AB1D00" w:rsidDel="00974EF5">
          <w:rPr>
            <w:rFonts w:ascii="Times New Roman" w:hAnsi="Times New Roman" w:cs="Times New Roman"/>
            <w:lang w:val="en-US"/>
          </w:rPr>
          <w:delText xml:space="preserve">9.    </w:delText>
        </w:r>
        <w:r w:rsidRPr="00AB1D00" w:rsidDel="00974EF5">
          <w:rPr>
            <w:rFonts w:ascii="Times New Roman" w:hAnsi="Times New Roman" w:cs="Times New Roman"/>
            <w:b/>
            <w:bCs/>
            <w:lang w:val="en-US"/>
          </w:rPr>
          <w:delText>International Organization for Standardization (ISO).</w:delText>
        </w:r>
        <w:r w:rsidRPr="00AB1D00" w:rsidDel="00974EF5">
          <w:rPr>
            <w:rFonts w:ascii="Times New Roman" w:hAnsi="Times New Roman" w:cs="Times New Roman"/>
            <w:lang w:val="en-US"/>
          </w:rPr>
          <w:delText xml:space="preserve"> (2015). </w:delText>
        </w:r>
        <w:r w:rsidRPr="00AB1D00" w:rsidDel="00974EF5">
          <w:rPr>
            <w:rFonts w:ascii="Times New Roman" w:hAnsi="Times New Roman" w:cs="Times New Roman"/>
            <w:i/>
            <w:iCs/>
            <w:lang w:val="en-US"/>
          </w:rPr>
          <w:delText>ISO/IEC 27001: Information Security Management</w:delText>
        </w:r>
        <w:r w:rsidRPr="00AB1D00" w:rsidDel="00974EF5">
          <w:rPr>
            <w:rFonts w:ascii="Times New Roman" w:hAnsi="Times New Roman" w:cs="Times New Roman"/>
            <w:lang w:val="en-US"/>
          </w:rPr>
          <w:delText>. ISO Standards.</w:delText>
        </w:r>
      </w:del>
    </w:p>
    <w:p w14:paraId="7E5480E7" w14:textId="340D7CE0" w:rsidR="0080797B" w:rsidRPr="00AB1D00" w:rsidDel="00974EF5" w:rsidRDefault="0080797B" w:rsidP="00974EF5">
      <w:pPr>
        <w:tabs>
          <w:tab w:val="left" w:pos="3200"/>
        </w:tabs>
        <w:spacing w:line="480" w:lineRule="auto"/>
        <w:ind w:left="720" w:firstLine="0"/>
        <w:rPr>
          <w:del w:id="6354" w:author="Cheick Traoré" w:date="2026-01-07T16:26:00Z" w16du:dateUtc="2026-01-07T16:26:00Z"/>
          <w:rFonts w:ascii="Times New Roman" w:hAnsi="Times New Roman" w:cs="Times New Roman"/>
          <w:lang w:val="en-US"/>
        </w:rPr>
        <w:pPrChange w:id="6355" w:author="Cheick Traoré" w:date="2026-01-07T16:26:00Z" w16du:dateUtc="2026-01-07T16:26:00Z">
          <w:pPr>
            <w:tabs>
              <w:tab w:val="left" w:pos="3200"/>
            </w:tabs>
            <w:spacing w:line="480" w:lineRule="auto"/>
          </w:pPr>
        </w:pPrChange>
      </w:pPr>
      <w:del w:id="6356" w:author="Cheick Traoré" w:date="2026-01-07T16:26:00Z" w16du:dateUtc="2026-01-07T16:26:00Z">
        <w:r w:rsidRPr="00AB1D00" w:rsidDel="00974EF5">
          <w:rPr>
            <w:rFonts w:ascii="Times New Roman" w:hAnsi="Times New Roman" w:cs="Times New Roman"/>
            <w:lang w:val="en-US"/>
          </w:rPr>
          <w:delText xml:space="preserve">10. </w:delText>
        </w:r>
        <w:r w:rsidRPr="00AB1D00" w:rsidDel="00974EF5">
          <w:rPr>
            <w:rFonts w:ascii="Times New Roman" w:hAnsi="Times New Roman" w:cs="Times New Roman"/>
            <w:b/>
            <w:bCs/>
            <w:lang w:val="en-US"/>
          </w:rPr>
          <w:delText>Merise Methodology Documentation.</w:delText>
        </w:r>
        <w:r w:rsidRPr="00AB1D00" w:rsidDel="00974EF5">
          <w:rPr>
            <w:rFonts w:ascii="Times New Roman" w:hAnsi="Times New Roman" w:cs="Times New Roman"/>
            <w:lang w:val="en-US"/>
          </w:rPr>
          <w:delText xml:space="preserve"> (2020). </w:delText>
        </w:r>
        <w:r w:rsidRPr="00AB1D00" w:rsidDel="00974EF5">
          <w:rPr>
            <w:rFonts w:ascii="Times New Roman" w:hAnsi="Times New Roman" w:cs="Times New Roman"/>
            <w:i/>
            <w:iCs/>
            <w:lang w:val="en-US"/>
          </w:rPr>
          <w:delText>Modeling and Database Design Using Merise</w:delText>
        </w:r>
        <w:r w:rsidRPr="00AB1D00" w:rsidDel="00974EF5">
          <w:rPr>
            <w:rFonts w:ascii="Times New Roman" w:hAnsi="Times New Roman" w:cs="Times New Roman"/>
            <w:lang w:val="en-US"/>
          </w:rPr>
          <w:delText>.</w:delText>
        </w:r>
      </w:del>
    </w:p>
    <w:p w14:paraId="0AE20D44" w14:textId="047C7678" w:rsidR="0080797B" w:rsidRPr="00AB1D00" w:rsidDel="00974EF5" w:rsidRDefault="0080797B" w:rsidP="00974EF5">
      <w:pPr>
        <w:tabs>
          <w:tab w:val="left" w:pos="3200"/>
        </w:tabs>
        <w:spacing w:line="480" w:lineRule="auto"/>
        <w:ind w:left="720" w:firstLine="0"/>
        <w:rPr>
          <w:del w:id="6357" w:author="Cheick Traoré" w:date="2026-01-07T16:26:00Z" w16du:dateUtc="2026-01-07T16:26:00Z"/>
          <w:rFonts w:ascii="Times New Roman" w:hAnsi="Times New Roman" w:cs="Times New Roman"/>
          <w:lang w:val="en-US"/>
        </w:rPr>
        <w:pPrChange w:id="6358" w:author="Cheick Traoré" w:date="2026-01-07T16:26:00Z" w16du:dateUtc="2026-01-07T16:26:00Z">
          <w:pPr>
            <w:tabs>
              <w:tab w:val="left" w:pos="3200"/>
            </w:tabs>
            <w:spacing w:line="480" w:lineRule="auto"/>
          </w:pPr>
        </w:pPrChange>
      </w:pPr>
      <w:del w:id="6359" w:author="Cheick Traoré" w:date="2026-01-07T16:26:00Z" w16du:dateUtc="2026-01-07T16:26:00Z">
        <w:r w:rsidRPr="00AB1D00" w:rsidDel="00974EF5">
          <w:rPr>
            <w:rFonts w:ascii="Times New Roman" w:hAnsi="Times New Roman" w:cs="Times New Roman"/>
            <w:lang w:val="en-US"/>
          </w:rPr>
          <w:delText>11. Directorate General of Budget and Finance (DGBF), Côte d’Ivoire. Internal reports and Excel datasets provided during the internship, 2025.</w:delText>
        </w:r>
      </w:del>
    </w:p>
    <w:p w14:paraId="0F7C5C58" w14:textId="35D98BF2" w:rsidR="0080797B" w:rsidRPr="00190AE4" w:rsidDel="00974EF5" w:rsidRDefault="0080797B" w:rsidP="00974EF5">
      <w:pPr>
        <w:tabs>
          <w:tab w:val="left" w:pos="3200"/>
        </w:tabs>
        <w:spacing w:line="480" w:lineRule="auto"/>
        <w:ind w:left="720" w:firstLine="0"/>
        <w:rPr>
          <w:del w:id="6360" w:author="Cheick Traoré" w:date="2026-01-07T16:26:00Z" w16du:dateUtc="2026-01-07T16:26:00Z"/>
          <w:rFonts w:ascii="Times New Roman" w:hAnsi="Times New Roman" w:cs="Times New Roman"/>
          <w:lang w:val="en-US"/>
        </w:rPr>
        <w:pPrChange w:id="6361" w:author="Cheick Traoré" w:date="2026-01-07T16:26:00Z" w16du:dateUtc="2026-01-07T16:26:00Z">
          <w:pPr>
            <w:tabs>
              <w:tab w:val="left" w:pos="3200"/>
            </w:tabs>
            <w:spacing w:line="480" w:lineRule="auto"/>
          </w:pPr>
        </w:pPrChange>
      </w:pPr>
    </w:p>
    <w:p w14:paraId="057904D2" w14:textId="75DA9F26" w:rsidR="00DA3CAB" w:rsidRPr="00190AE4" w:rsidDel="00974EF5" w:rsidRDefault="00DA3CAB" w:rsidP="00974EF5">
      <w:pPr>
        <w:tabs>
          <w:tab w:val="left" w:pos="3200"/>
        </w:tabs>
        <w:spacing w:line="480" w:lineRule="auto"/>
        <w:ind w:left="720" w:firstLine="0"/>
        <w:rPr>
          <w:del w:id="6362" w:author="Cheick Traoré" w:date="2026-01-07T16:26:00Z" w16du:dateUtc="2026-01-07T16:26:00Z"/>
          <w:rFonts w:ascii="Times New Roman" w:hAnsi="Times New Roman" w:cs="Times New Roman"/>
          <w:lang w:val="en-US"/>
        </w:rPr>
        <w:pPrChange w:id="6363" w:author="Cheick Traoré" w:date="2026-01-07T16:26:00Z" w16du:dateUtc="2026-01-07T16:26:00Z">
          <w:pPr>
            <w:tabs>
              <w:tab w:val="left" w:pos="3200"/>
            </w:tabs>
            <w:spacing w:line="480" w:lineRule="auto"/>
          </w:pPr>
        </w:pPrChange>
      </w:pPr>
    </w:p>
    <w:p w14:paraId="2895B39E" w14:textId="5F1865A5" w:rsidR="00DA3CAB" w:rsidRPr="00190AE4" w:rsidDel="00974EF5" w:rsidRDefault="00DA3CAB" w:rsidP="00974EF5">
      <w:pPr>
        <w:tabs>
          <w:tab w:val="left" w:pos="3200"/>
        </w:tabs>
        <w:spacing w:line="480" w:lineRule="auto"/>
        <w:ind w:left="720" w:firstLine="0"/>
        <w:rPr>
          <w:del w:id="6364" w:author="Cheick Traoré" w:date="2026-01-07T16:26:00Z" w16du:dateUtc="2026-01-07T16:26:00Z"/>
          <w:rFonts w:ascii="Times New Roman" w:hAnsi="Times New Roman" w:cs="Times New Roman"/>
          <w:lang w:val="en-US"/>
        </w:rPr>
        <w:pPrChange w:id="6365" w:author="Cheick Traoré" w:date="2026-01-07T16:26:00Z" w16du:dateUtc="2026-01-07T16:26:00Z">
          <w:pPr>
            <w:tabs>
              <w:tab w:val="left" w:pos="3200"/>
            </w:tabs>
            <w:spacing w:line="480" w:lineRule="auto"/>
          </w:pPr>
        </w:pPrChange>
      </w:pPr>
    </w:p>
    <w:p w14:paraId="51C81AD5" w14:textId="46005A0F" w:rsidR="00DA3CAB" w:rsidRPr="00190AE4" w:rsidDel="00974EF5" w:rsidRDefault="00DA3CAB" w:rsidP="00974EF5">
      <w:pPr>
        <w:tabs>
          <w:tab w:val="left" w:pos="3200"/>
        </w:tabs>
        <w:spacing w:line="480" w:lineRule="auto"/>
        <w:ind w:left="720" w:firstLine="0"/>
        <w:rPr>
          <w:del w:id="6366" w:author="Cheick Traoré" w:date="2026-01-07T16:26:00Z" w16du:dateUtc="2026-01-07T16:26:00Z"/>
          <w:rFonts w:ascii="Times New Roman" w:hAnsi="Times New Roman" w:cs="Times New Roman"/>
          <w:lang w:val="en-US"/>
        </w:rPr>
        <w:pPrChange w:id="6367" w:author="Cheick Traoré" w:date="2026-01-07T16:26:00Z" w16du:dateUtc="2026-01-07T16:26:00Z">
          <w:pPr>
            <w:tabs>
              <w:tab w:val="left" w:pos="3200"/>
            </w:tabs>
            <w:spacing w:line="480" w:lineRule="auto"/>
          </w:pPr>
        </w:pPrChange>
      </w:pPr>
    </w:p>
    <w:p w14:paraId="797A5344" w14:textId="168BD99A" w:rsidR="00DA3CAB" w:rsidRPr="00190AE4" w:rsidDel="00974EF5" w:rsidRDefault="00DA3CAB" w:rsidP="00974EF5">
      <w:pPr>
        <w:tabs>
          <w:tab w:val="left" w:pos="3200"/>
        </w:tabs>
        <w:spacing w:line="480" w:lineRule="auto"/>
        <w:ind w:left="720" w:firstLine="0"/>
        <w:rPr>
          <w:del w:id="6368" w:author="Cheick Traoré" w:date="2026-01-07T16:26:00Z" w16du:dateUtc="2026-01-07T16:26:00Z"/>
          <w:rFonts w:ascii="Times New Roman" w:hAnsi="Times New Roman" w:cs="Times New Roman"/>
          <w:lang w:val="en-US"/>
        </w:rPr>
        <w:pPrChange w:id="6369" w:author="Cheick Traoré" w:date="2026-01-07T16:26:00Z" w16du:dateUtc="2026-01-07T16:26:00Z">
          <w:pPr>
            <w:tabs>
              <w:tab w:val="left" w:pos="3200"/>
            </w:tabs>
            <w:spacing w:line="480" w:lineRule="auto"/>
          </w:pPr>
        </w:pPrChange>
      </w:pPr>
    </w:p>
    <w:customXmlDelRangeStart w:id="6370" w:author="Cheick Traoré" w:date="2026-01-07T16:26:00Z"/>
    <w:sdt>
      <w:sdtPr>
        <w:rPr>
          <w:rFonts w:ascii="Times New Roman" w:hAnsi="Times New Roman" w:cs="Times New Roman"/>
        </w:rPr>
        <w:id w:val="1783604001"/>
        <w:docPartObj>
          <w:docPartGallery w:val="Table of Contents"/>
          <w:docPartUnique/>
        </w:docPartObj>
      </w:sdtPr>
      <w:sdtEndPr>
        <w:rPr>
          <w:b/>
          <w:bCs/>
        </w:rPr>
      </w:sdtEndPr>
      <w:sdtContent>
        <w:customXmlDelRangeEnd w:id="6370"/>
        <w:p w14:paraId="1190F64A" w14:textId="236BCD18" w:rsidR="000522BF" w:rsidRPr="00190AE4" w:rsidDel="00974EF5" w:rsidRDefault="000522BF" w:rsidP="00974EF5">
          <w:pPr>
            <w:tabs>
              <w:tab w:val="left" w:pos="3200"/>
            </w:tabs>
            <w:spacing w:line="480" w:lineRule="auto"/>
            <w:ind w:left="720" w:firstLine="0"/>
            <w:rPr>
              <w:del w:id="6371" w:author="Cheick Traoré" w:date="2026-01-07T16:26:00Z" w16du:dateUtc="2026-01-07T16:26:00Z"/>
              <w:rFonts w:ascii="Times New Roman" w:hAnsi="Times New Roman" w:cs="Times New Roman"/>
              <w:color w:val="auto"/>
              <w:lang w:val="en-US"/>
            </w:rPr>
            <w:pPrChange w:id="6372" w:author="Cheick Traoré" w:date="2026-01-07T16:26:00Z" w16du:dateUtc="2026-01-07T16:26:00Z">
              <w:pPr>
                <w:pStyle w:val="En-ttedetabledesmatires"/>
                <w:spacing w:line="480" w:lineRule="auto"/>
                <w:jc w:val="both"/>
              </w:pPr>
            </w:pPrChange>
          </w:pPr>
          <w:del w:id="6373" w:author="Cheick Traoré" w:date="2026-01-07T16:26:00Z" w16du:dateUtc="2026-01-07T16:26:00Z">
            <w:r w:rsidRPr="00190AE4" w:rsidDel="00974EF5">
              <w:rPr>
                <w:rFonts w:ascii="Times New Roman" w:hAnsi="Times New Roman" w:cs="Times New Roman"/>
                <w:color w:val="auto"/>
                <w:lang w:val="en-US"/>
              </w:rPr>
              <w:delText>Table des matières</w:delText>
            </w:r>
          </w:del>
        </w:p>
        <w:p w14:paraId="5D8E0C6A" w14:textId="79A7DAC5" w:rsidR="000A0EA9" w:rsidRPr="00190AE4" w:rsidDel="00974EF5" w:rsidRDefault="000A0EA9" w:rsidP="00974EF5">
          <w:pPr>
            <w:tabs>
              <w:tab w:val="left" w:pos="3200"/>
            </w:tabs>
            <w:spacing w:line="480" w:lineRule="auto"/>
            <w:ind w:left="720" w:firstLine="0"/>
            <w:rPr>
              <w:del w:id="6374" w:author="Cheick Traoré" w:date="2026-01-07T16:26:00Z" w16du:dateUtc="2026-01-07T16:26:00Z"/>
              <w:rFonts w:ascii="Times New Roman" w:hAnsi="Times New Roman" w:cs="Times New Roman"/>
              <w:lang w:val="en-US"/>
            </w:rPr>
            <w:pPrChange w:id="6375" w:author="Cheick Traoré" w:date="2026-01-07T16:26:00Z" w16du:dateUtc="2026-01-07T16:26:00Z">
              <w:pPr>
                <w:spacing w:line="480" w:lineRule="auto"/>
              </w:pPr>
            </w:pPrChange>
          </w:pPr>
        </w:p>
        <w:p w14:paraId="43094D46" w14:textId="675F06C4" w:rsidR="008E3D12" w:rsidRPr="00AB1D00" w:rsidDel="00974EF5" w:rsidRDefault="000522BF" w:rsidP="00974EF5">
          <w:pPr>
            <w:tabs>
              <w:tab w:val="left" w:pos="3200"/>
            </w:tabs>
            <w:spacing w:line="480" w:lineRule="auto"/>
            <w:ind w:left="720" w:firstLine="0"/>
            <w:rPr>
              <w:del w:id="6376" w:author="Cheick Traoré" w:date="2026-01-07T16:26:00Z" w16du:dateUtc="2026-01-07T16:26:00Z"/>
            </w:rPr>
            <w:pPrChange w:id="6377" w:author="Cheick Traoré" w:date="2026-01-07T16:26:00Z" w16du:dateUtc="2026-01-07T16:26:00Z">
              <w:pPr>
                <w:pStyle w:val="TM1"/>
                <w:jc w:val="both"/>
              </w:pPr>
            </w:pPrChange>
          </w:pPr>
          <w:del w:id="6378" w:author="Cheick Traoré" w:date="2026-01-07T16:26:00Z" w16du:dateUtc="2026-01-07T16:26:00Z">
            <w:r w:rsidRPr="00AB1D00" w:rsidDel="00974EF5">
              <w:fldChar w:fldCharType="begin"/>
            </w:r>
            <w:r w:rsidRPr="00AB1D00" w:rsidDel="00974EF5">
              <w:delInstrText xml:space="preserve"> TOC \o "1-3" \h \z \u </w:delInstrText>
            </w:r>
            <w:r w:rsidRPr="00AB1D00" w:rsidDel="00974EF5">
              <w:fldChar w:fldCharType="separate"/>
            </w:r>
            <w:r w:rsidR="008E3D12" w:rsidDel="00974EF5">
              <w:fldChar w:fldCharType="begin"/>
            </w:r>
            <w:r w:rsidR="008E3D12" w:rsidDel="00974EF5">
              <w:delInstrText>HYPERLINK \l "_Toc217034616"</w:delInstrText>
            </w:r>
            <w:r w:rsidR="008E3D12" w:rsidDel="00974EF5">
              <w:fldChar w:fldCharType="separate"/>
            </w:r>
            <w:r w:rsidR="008E3D12" w:rsidRPr="00AB1D00" w:rsidDel="00974EF5">
              <w:rPr>
                <w:rStyle w:val="Lienhypertexte"/>
              </w:rPr>
              <w:delText>AVANT PROPOS</w:delText>
            </w:r>
            <w:r w:rsidR="008E3D12" w:rsidRPr="00AB1D00" w:rsidDel="00974EF5">
              <w:rPr>
                <w:webHidden/>
              </w:rPr>
              <w:tab/>
            </w:r>
            <w:r w:rsidR="008E3D12" w:rsidRPr="00AB1D00" w:rsidDel="00974EF5">
              <w:rPr>
                <w:webHidden/>
              </w:rPr>
              <w:fldChar w:fldCharType="begin"/>
            </w:r>
            <w:r w:rsidR="008E3D12" w:rsidRPr="00AB1D00" w:rsidDel="00974EF5">
              <w:rPr>
                <w:webHidden/>
              </w:rPr>
              <w:delInstrText xml:space="preserve"> PAGEREF _Toc217034616 \h </w:delInstrText>
            </w:r>
            <w:r w:rsidR="008E3D12" w:rsidRPr="00AB1D00" w:rsidDel="00974EF5">
              <w:rPr>
                <w:webHidden/>
              </w:rPr>
            </w:r>
            <w:r w:rsidR="008E3D12" w:rsidRPr="00AB1D00" w:rsidDel="00974EF5">
              <w:rPr>
                <w:webHidden/>
              </w:rPr>
              <w:fldChar w:fldCharType="separate"/>
            </w:r>
            <w:r w:rsidR="008E3D12" w:rsidRPr="00AB1D00" w:rsidDel="00974EF5">
              <w:rPr>
                <w:webHidden/>
              </w:rPr>
              <w:delText>3</w:delText>
            </w:r>
            <w:r w:rsidR="008E3D12" w:rsidRPr="00AB1D00" w:rsidDel="00974EF5">
              <w:rPr>
                <w:webHidden/>
              </w:rPr>
              <w:fldChar w:fldCharType="end"/>
            </w:r>
            <w:r w:rsidR="008E3D12" w:rsidDel="00974EF5">
              <w:fldChar w:fldCharType="end"/>
            </w:r>
          </w:del>
        </w:p>
        <w:p w14:paraId="56E6586F" w14:textId="78306ECC" w:rsidR="008E3D12" w:rsidRPr="00AB1D00" w:rsidDel="00974EF5" w:rsidRDefault="008E3D12" w:rsidP="00974EF5">
          <w:pPr>
            <w:tabs>
              <w:tab w:val="left" w:pos="3200"/>
            </w:tabs>
            <w:spacing w:line="480" w:lineRule="auto"/>
            <w:ind w:left="720" w:firstLine="0"/>
            <w:rPr>
              <w:del w:id="6379" w:author="Cheick Traoré" w:date="2026-01-07T16:26:00Z" w16du:dateUtc="2026-01-07T16:26:00Z"/>
              <w:rFonts w:eastAsiaTheme="minorEastAsia"/>
              <w:color w:val="auto"/>
            </w:rPr>
            <w:pPrChange w:id="6380" w:author="Cheick Traoré" w:date="2026-01-07T16:26:00Z" w16du:dateUtc="2026-01-07T16:26:00Z">
              <w:pPr>
                <w:pStyle w:val="TM2"/>
                <w:tabs>
                  <w:tab w:val="left" w:pos="720"/>
                </w:tabs>
              </w:pPr>
            </w:pPrChange>
          </w:pPr>
          <w:del w:id="6381" w:author="Cheick Traoré" w:date="2026-01-07T16:26:00Z" w16du:dateUtc="2026-01-07T16:26:00Z">
            <w:r w:rsidDel="00974EF5">
              <w:fldChar w:fldCharType="begin"/>
            </w:r>
            <w:r w:rsidDel="00974EF5">
              <w:delInstrText>HYPERLINK \l "_Toc217034617"</w:delInstrText>
            </w:r>
            <w:r w:rsidDel="00974EF5">
              <w:fldChar w:fldCharType="separate"/>
            </w:r>
            <w:r w:rsidRPr="00AB1D00" w:rsidDel="00974EF5">
              <w:rPr>
                <w:rStyle w:val="Lienhypertexte"/>
              </w:rPr>
              <w:delText>1.</w:delText>
            </w:r>
            <w:r w:rsidRPr="00AB1D00" w:rsidDel="00974EF5">
              <w:rPr>
                <w:rFonts w:eastAsiaTheme="minorEastAsia"/>
                <w:color w:val="auto"/>
              </w:rPr>
              <w:tab/>
            </w:r>
            <w:r w:rsidRPr="00AB1D00" w:rsidDel="00974EF5">
              <w:rPr>
                <w:rStyle w:val="Lienhypertexte"/>
              </w:rPr>
              <w:delText>INTRODUCTION</w:delText>
            </w:r>
            <w:r w:rsidRPr="00AB1D00" w:rsidDel="00974EF5">
              <w:rPr>
                <w:webHidden/>
              </w:rPr>
              <w:tab/>
            </w:r>
            <w:r w:rsidRPr="00AB1D00" w:rsidDel="00974EF5">
              <w:rPr>
                <w:webHidden/>
              </w:rPr>
              <w:fldChar w:fldCharType="begin"/>
            </w:r>
            <w:r w:rsidRPr="00AB1D00" w:rsidDel="00974EF5">
              <w:rPr>
                <w:webHidden/>
              </w:rPr>
              <w:delInstrText xml:space="preserve"> PAGEREF _Toc217034617 \h </w:delInstrText>
            </w:r>
            <w:r w:rsidRPr="00AB1D00" w:rsidDel="00974EF5">
              <w:rPr>
                <w:webHidden/>
              </w:rPr>
            </w:r>
            <w:r w:rsidRPr="00AB1D00" w:rsidDel="00974EF5">
              <w:rPr>
                <w:webHidden/>
              </w:rPr>
              <w:fldChar w:fldCharType="separate"/>
            </w:r>
            <w:r w:rsidRPr="00AB1D00" w:rsidDel="00974EF5">
              <w:rPr>
                <w:webHidden/>
              </w:rPr>
              <w:delText>4</w:delText>
            </w:r>
            <w:r w:rsidRPr="00AB1D00" w:rsidDel="00974EF5">
              <w:rPr>
                <w:webHidden/>
              </w:rPr>
              <w:fldChar w:fldCharType="end"/>
            </w:r>
            <w:r w:rsidDel="00974EF5">
              <w:fldChar w:fldCharType="end"/>
            </w:r>
          </w:del>
        </w:p>
        <w:p w14:paraId="5DDB8AA4" w14:textId="2B79A616" w:rsidR="008E3D12" w:rsidRPr="00AB1D00" w:rsidDel="00974EF5" w:rsidRDefault="008E3D12" w:rsidP="00974EF5">
          <w:pPr>
            <w:tabs>
              <w:tab w:val="left" w:pos="3200"/>
            </w:tabs>
            <w:spacing w:line="480" w:lineRule="auto"/>
            <w:ind w:left="720" w:firstLine="0"/>
            <w:rPr>
              <w:del w:id="6382" w:author="Cheick Traoré" w:date="2026-01-07T16:26:00Z" w16du:dateUtc="2026-01-07T16:26:00Z"/>
              <w:rFonts w:eastAsiaTheme="minorEastAsia"/>
              <w:color w:val="auto"/>
            </w:rPr>
            <w:pPrChange w:id="6383" w:author="Cheick Traoré" w:date="2026-01-07T16:26:00Z" w16du:dateUtc="2026-01-07T16:26:00Z">
              <w:pPr>
                <w:pStyle w:val="TM2"/>
              </w:pPr>
            </w:pPrChange>
          </w:pPr>
          <w:del w:id="6384" w:author="Cheick Traoré" w:date="2026-01-07T16:26:00Z" w16du:dateUtc="2026-01-07T16:26:00Z">
            <w:r w:rsidDel="00974EF5">
              <w:fldChar w:fldCharType="begin"/>
            </w:r>
            <w:r w:rsidDel="00974EF5">
              <w:delInstrText>HYPERLINK \l "_Toc217034618"</w:delInstrText>
            </w:r>
            <w:r w:rsidDel="00974EF5">
              <w:fldChar w:fldCharType="separate"/>
            </w:r>
            <w:r w:rsidRPr="00AB1D00" w:rsidDel="00974EF5">
              <w:rPr>
                <w:rStyle w:val="Lienhypertexte"/>
              </w:rPr>
              <w:delText>1.1 Aperçu et présentation du projet</w:delText>
            </w:r>
            <w:r w:rsidRPr="00AB1D00" w:rsidDel="00974EF5">
              <w:rPr>
                <w:webHidden/>
              </w:rPr>
              <w:tab/>
            </w:r>
            <w:r w:rsidRPr="00AB1D00" w:rsidDel="00974EF5">
              <w:rPr>
                <w:webHidden/>
              </w:rPr>
              <w:fldChar w:fldCharType="begin"/>
            </w:r>
            <w:r w:rsidRPr="00AB1D00" w:rsidDel="00974EF5">
              <w:rPr>
                <w:webHidden/>
              </w:rPr>
              <w:delInstrText xml:space="preserve"> PAGEREF _Toc217034618 \h </w:delInstrText>
            </w:r>
            <w:r w:rsidRPr="00AB1D00" w:rsidDel="00974EF5">
              <w:rPr>
                <w:webHidden/>
              </w:rPr>
            </w:r>
            <w:r w:rsidRPr="00AB1D00" w:rsidDel="00974EF5">
              <w:rPr>
                <w:webHidden/>
              </w:rPr>
              <w:fldChar w:fldCharType="separate"/>
            </w:r>
            <w:r w:rsidRPr="00AB1D00" w:rsidDel="00974EF5">
              <w:rPr>
                <w:webHidden/>
              </w:rPr>
              <w:delText>5</w:delText>
            </w:r>
            <w:r w:rsidRPr="00AB1D00" w:rsidDel="00974EF5">
              <w:rPr>
                <w:webHidden/>
              </w:rPr>
              <w:fldChar w:fldCharType="end"/>
            </w:r>
            <w:r w:rsidDel="00974EF5">
              <w:fldChar w:fldCharType="end"/>
            </w:r>
          </w:del>
        </w:p>
        <w:p w14:paraId="4A629A22" w14:textId="50748F6D" w:rsidR="008E3D12" w:rsidRPr="00AB1D00" w:rsidDel="00974EF5" w:rsidRDefault="008E3D12" w:rsidP="00974EF5">
          <w:pPr>
            <w:tabs>
              <w:tab w:val="left" w:pos="3200"/>
            </w:tabs>
            <w:spacing w:line="480" w:lineRule="auto"/>
            <w:ind w:left="720" w:firstLine="0"/>
            <w:rPr>
              <w:del w:id="6385" w:author="Cheick Traoré" w:date="2026-01-07T16:26:00Z" w16du:dateUtc="2026-01-07T16:26:00Z"/>
              <w:rFonts w:eastAsiaTheme="minorEastAsia"/>
              <w:color w:val="auto"/>
            </w:rPr>
            <w:pPrChange w:id="6386" w:author="Cheick Traoré" w:date="2026-01-07T16:26:00Z" w16du:dateUtc="2026-01-07T16:26:00Z">
              <w:pPr>
                <w:pStyle w:val="TM2"/>
                <w:tabs>
                  <w:tab w:val="left" w:pos="960"/>
                </w:tabs>
              </w:pPr>
            </w:pPrChange>
          </w:pPr>
          <w:del w:id="6387" w:author="Cheick Traoré" w:date="2026-01-07T16:26:00Z" w16du:dateUtc="2026-01-07T16:26:00Z">
            <w:r w:rsidDel="00974EF5">
              <w:fldChar w:fldCharType="begin"/>
            </w:r>
            <w:r w:rsidDel="00974EF5">
              <w:delInstrText>HYPERLINK \l "_Toc217034619"</w:delInstrText>
            </w:r>
            <w:r w:rsidDel="00974EF5">
              <w:fldChar w:fldCharType="separate"/>
            </w:r>
            <w:r w:rsidRPr="00AB1D00" w:rsidDel="00974EF5">
              <w:rPr>
                <w:rStyle w:val="Lienhypertexte"/>
              </w:rPr>
              <w:delText>1.2</w:delText>
            </w:r>
            <w:r w:rsidRPr="00AB1D00" w:rsidDel="00974EF5">
              <w:rPr>
                <w:rFonts w:eastAsiaTheme="minorEastAsia"/>
                <w:color w:val="auto"/>
              </w:rPr>
              <w:tab/>
            </w:r>
            <w:r w:rsidRPr="00AB1D00" w:rsidDel="00974EF5">
              <w:rPr>
                <w:rStyle w:val="Lienhypertexte"/>
              </w:rPr>
              <w:delText>Objectifs et buts du projet</w:delText>
            </w:r>
            <w:r w:rsidRPr="00AB1D00" w:rsidDel="00974EF5">
              <w:rPr>
                <w:webHidden/>
              </w:rPr>
              <w:tab/>
            </w:r>
            <w:r w:rsidRPr="00AB1D00" w:rsidDel="00974EF5">
              <w:rPr>
                <w:webHidden/>
              </w:rPr>
              <w:fldChar w:fldCharType="begin"/>
            </w:r>
            <w:r w:rsidRPr="00AB1D00" w:rsidDel="00974EF5">
              <w:rPr>
                <w:webHidden/>
              </w:rPr>
              <w:delInstrText xml:space="preserve"> PAGEREF _Toc217034619 \h </w:delInstrText>
            </w:r>
            <w:r w:rsidRPr="00AB1D00" w:rsidDel="00974EF5">
              <w:rPr>
                <w:webHidden/>
              </w:rPr>
            </w:r>
            <w:r w:rsidRPr="00AB1D00" w:rsidDel="00974EF5">
              <w:rPr>
                <w:webHidden/>
              </w:rPr>
              <w:fldChar w:fldCharType="separate"/>
            </w:r>
            <w:r w:rsidRPr="00AB1D00" w:rsidDel="00974EF5">
              <w:rPr>
                <w:webHidden/>
              </w:rPr>
              <w:delText>5</w:delText>
            </w:r>
            <w:r w:rsidRPr="00AB1D00" w:rsidDel="00974EF5">
              <w:rPr>
                <w:webHidden/>
              </w:rPr>
              <w:fldChar w:fldCharType="end"/>
            </w:r>
            <w:r w:rsidDel="00974EF5">
              <w:fldChar w:fldCharType="end"/>
            </w:r>
          </w:del>
        </w:p>
        <w:p w14:paraId="43BFDB0D" w14:textId="63FBC6B1" w:rsidR="008E3D12" w:rsidRPr="00AB1D00" w:rsidDel="00974EF5" w:rsidRDefault="008E3D12" w:rsidP="00974EF5">
          <w:pPr>
            <w:tabs>
              <w:tab w:val="left" w:pos="3200"/>
            </w:tabs>
            <w:spacing w:line="480" w:lineRule="auto"/>
            <w:ind w:left="720" w:firstLine="0"/>
            <w:rPr>
              <w:del w:id="6388" w:author="Cheick Traoré" w:date="2026-01-07T16:26:00Z" w16du:dateUtc="2026-01-07T16:26:00Z"/>
              <w:rFonts w:eastAsiaTheme="minorEastAsia"/>
              <w:color w:val="auto"/>
            </w:rPr>
            <w:pPrChange w:id="6389" w:author="Cheick Traoré" w:date="2026-01-07T16:26:00Z" w16du:dateUtc="2026-01-07T16:26:00Z">
              <w:pPr>
                <w:pStyle w:val="TM2"/>
                <w:tabs>
                  <w:tab w:val="left" w:pos="960"/>
                </w:tabs>
              </w:pPr>
            </w:pPrChange>
          </w:pPr>
          <w:del w:id="6390" w:author="Cheick Traoré" w:date="2026-01-07T16:26:00Z" w16du:dateUtc="2026-01-07T16:26:00Z">
            <w:r w:rsidDel="00974EF5">
              <w:fldChar w:fldCharType="begin"/>
            </w:r>
            <w:r w:rsidDel="00974EF5">
              <w:delInstrText>HYPERLINK \l "_Toc217034620"</w:delInstrText>
            </w:r>
            <w:r w:rsidDel="00974EF5">
              <w:fldChar w:fldCharType="separate"/>
            </w:r>
            <w:r w:rsidRPr="00AB1D00" w:rsidDel="00974EF5">
              <w:rPr>
                <w:rStyle w:val="Lienhypertexte"/>
              </w:rPr>
              <w:delText>1.3</w:delText>
            </w:r>
            <w:r w:rsidRPr="00AB1D00" w:rsidDel="00974EF5">
              <w:rPr>
                <w:rFonts w:eastAsiaTheme="minorEastAsia"/>
                <w:color w:val="auto"/>
              </w:rPr>
              <w:tab/>
            </w:r>
            <w:r w:rsidRPr="00AB1D00" w:rsidDel="00974EF5">
              <w:rPr>
                <w:rStyle w:val="Lienhypertexte"/>
              </w:rPr>
              <w:delText>Portée du projet</w:delText>
            </w:r>
            <w:r w:rsidRPr="00AB1D00" w:rsidDel="00974EF5">
              <w:rPr>
                <w:webHidden/>
              </w:rPr>
              <w:tab/>
            </w:r>
            <w:r w:rsidRPr="00AB1D00" w:rsidDel="00974EF5">
              <w:rPr>
                <w:webHidden/>
              </w:rPr>
              <w:fldChar w:fldCharType="begin"/>
            </w:r>
            <w:r w:rsidRPr="00AB1D00" w:rsidDel="00974EF5">
              <w:rPr>
                <w:webHidden/>
              </w:rPr>
              <w:delInstrText xml:space="preserve"> PAGEREF _Toc217034620 \h </w:delInstrText>
            </w:r>
            <w:r w:rsidRPr="00AB1D00" w:rsidDel="00974EF5">
              <w:rPr>
                <w:webHidden/>
              </w:rPr>
            </w:r>
            <w:r w:rsidRPr="00AB1D00" w:rsidDel="00974EF5">
              <w:rPr>
                <w:webHidden/>
              </w:rPr>
              <w:fldChar w:fldCharType="separate"/>
            </w:r>
            <w:r w:rsidRPr="00AB1D00" w:rsidDel="00974EF5">
              <w:rPr>
                <w:webHidden/>
              </w:rPr>
              <w:delText>6</w:delText>
            </w:r>
            <w:r w:rsidRPr="00AB1D00" w:rsidDel="00974EF5">
              <w:rPr>
                <w:webHidden/>
              </w:rPr>
              <w:fldChar w:fldCharType="end"/>
            </w:r>
            <w:r w:rsidDel="00974EF5">
              <w:fldChar w:fldCharType="end"/>
            </w:r>
          </w:del>
        </w:p>
        <w:p w14:paraId="32434D40" w14:textId="24C340E1" w:rsidR="008E3D12" w:rsidRPr="00AB1D00" w:rsidDel="00974EF5" w:rsidRDefault="008E3D12" w:rsidP="00974EF5">
          <w:pPr>
            <w:tabs>
              <w:tab w:val="left" w:pos="3200"/>
            </w:tabs>
            <w:spacing w:line="480" w:lineRule="auto"/>
            <w:ind w:left="720" w:firstLine="0"/>
            <w:rPr>
              <w:del w:id="6391" w:author="Cheick Traoré" w:date="2026-01-07T16:26:00Z" w16du:dateUtc="2026-01-07T16:26:00Z"/>
              <w:rFonts w:eastAsiaTheme="minorEastAsia"/>
              <w:color w:val="auto"/>
            </w:rPr>
            <w:pPrChange w:id="6392" w:author="Cheick Traoré" w:date="2026-01-07T16:26:00Z" w16du:dateUtc="2026-01-07T16:26:00Z">
              <w:pPr>
                <w:pStyle w:val="TM2"/>
              </w:pPr>
            </w:pPrChange>
          </w:pPr>
          <w:del w:id="6393" w:author="Cheick Traoré" w:date="2026-01-07T16:26:00Z" w16du:dateUtc="2026-01-07T16:26:00Z">
            <w:r w:rsidDel="00974EF5">
              <w:fldChar w:fldCharType="begin"/>
            </w:r>
            <w:r w:rsidDel="00974EF5">
              <w:delInstrText>HYPERLINK \l "_Toc217034621"</w:delInstrText>
            </w:r>
            <w:r w:rsidDel="00974EF5">
              <w:fldChar w:fldCharType="separate"/>
            </w:r>
            <w:r w:rsidRPr="00AB1D00" w:rsidDel="00974EF5">
              <w:rPr>
                <w:rStyle w:val="Lienhypertexte"/>
              </w:rPr>
              <w:delText>1.5 Plan de réalisation du projet</w:delText>
            </w:r>
            <w:r w:rsidRPr="00AB1D00" w:rsidDel="00974EF5">
              <w:rPr>
                <w:webHidden/>
              </w:rPr>
              <w:tab/>
            </w:r>
            <w:r w:rsidRPr="00AB1D00" w:rsidDel="00974EF5">
              <w:rPr>
                <w:webHidden/>
              </w:rPr>
              <w:fldChar w:fldCharType="begin"/>
            </w:r>
            <w:r w:rsidRPr="00AB1D00" w:rsidDel="00974EF5">
              <w:rPr>
                <w:webHidden/>
              </w:rPr>
              <w:delInstrText xml:space="preserve"> PAGEREF _Toc217034621 \h </w:delInstrText>
            </w:r>
            <w:r w:rsidRPr="00AB1D00" w:rsidDel="00974EF5">
              <w:rPr>
                <w:webHidden/>
              </w:rPr>
            </w:r>
            <w:r w:rsidRPr="00AB1D00" w:rsidDel="00974EF5">
              <w:rPr>
                <w:webHidden/>
              </w:rPr>
              <w:fldChar w:fldCharType="separate"/>
            </w:r>
            <w:r w:rsidRPr="00AB1D00" w:rsidDel="00974EF5">
              <w:rPr>
                <w:webHidden/>
              </w:rPr>
              <w:delText>7</w:delText>
            </w:r>
            <w:r w:rsidRPr="00AB1D00" w:rsidDel="00974EF5">
              <w:rPr>
                <w:webHidden/>
              </w:rPr>
              <w:fldChar w:fldCharType="end"/>
            </w:r>
            <w:r w:rsidDel="00974EF5">
              <w:fldChar w:fldCharType="end"/>
            </w:r>
          </w:del>
        </w:p>
        <w:p w14:paraId="5AF76DAF" w14:textId="36660498" w:rsidR="008E3D12" w:rsidRPr="00AB1D00" w:rsidDel="00974EF5" w:rsidRDefault="008E3D12" w:rsidP="00974EF5">
          <w:pPr>
            <w:tabs>
              <w:tab w:val="left" w:pos="3200"/>
            </w:tabs>
            <w:spacing w:line="480" w:lineRule="auto"/>
            <w:ind w:left="720" w:firstLine="0"/>
            <w:rPr>
              <w:del w:id="6394" w:author="Cheick Traoré" w:date="2026-01-07T16:26:00Z" w16du:dateUtc="2026-01-07T16:26:00Z"/>
              <w:rFonts w:eastAsiaTheme="minorEastAsia"/>
              <w:color w:val="auto"/>
            </w:rPr>
            <w:pPrChange w:id="6395" w:author="Cheick Traoré" w:date="2026-01-07T16:26:00Z" w16du:dateUtc="2026-01-07T16:26:00Z">
              <w:pPr>
                <w:pStyle w:val="TM2"/>
              </w:pPr>
            </w:pPrChange>
          </w:pPr>
          <w:del w:id="6396" w:author="Cheick Traoré" w:date="2026-01-07T16:26:00Z" w16du:dateUtc="2026-01-07T16:26:00Z">
            <w:r w:rsidDel="00974EF5">
              <w:fldChar w:fldCharType="begin"/>
            </w:r>
            <w:r w:rsidDel="00974EF5">
              <w:delInstrText>HYPERLINK \l "_Toc217034622"</w:delInstrText>
            </w:r>
            <w:r w:rsidDel="00974EF5">
              <w:fldChar w:fldCharType="separate"/>
            </w:r>
            <w:r w:rsidRPr="00AB1D00" w:rsidDel="00974EF5">
              <w:rPr>
                <w:rStyle w:val="Lienhypertexte"/>
              </w:rPr>
              <w:delText>HISTORIQUE</w:delText>
            </w:r>
            <w:r w:rsidRPr="00AB1D00" w:rsidDel="00974EF5">
              <w:rPr>
                <w:webHidden/>
              </w:rPr>
              <w:tab/>
            </w:r>
            <w:r w:rsidRPr="00AB1D00" w:rsidDel="00974EF5">
              <w:rPr>
                <w:webHidden/>
              </w:rPr>
              <w:fldChar w:fldCharType="begin"/>
            </w:r>
            <w:r w:rsidRPr="00AB1D00" w:rsidDel="00974EF5">
              <w:rPr>
                <w:webHidden/>
              </w:rPr>
              <w:delInstrText xml:space="preserve"> PAGEREF _Toc217034622 \h </w:delInstrText>
            </w:r>
            <w:r w:rsidRPr="00AB1D00" w:rsidDel="00974EF5">
              <w:rPr>
                <w:webHidden/>
              </w:rPr>
            </w:r>
            <w:r w:rsidRPr="00AB1D00" w:rsidDel="00974EF5">
              <w:rPr>
                <w:webHidden/>
              </w:rPr>
              <w:fldChar w:fldCharType="separate"/>
            </w:r>
            <w:r w:rsidRPr="00AB1D00" w:rsidDel="00974EF5">
              <w:rPr>
                <w:webHidden/>
              </w:rPr>
              <w:delText>8</w:delText>
            </w:r>
            <w:r w:rsidRPr="00AB1D00" w:rsidDel="00974EF5">
              <w:rPr>
                <w:webHidden/>
              </w:rPr>
              <w:fldChar w:fldCharType="end"/>
            </w:r>
            <w:r w:rsidDel="00974EF5">
              <w:fldChar w:fldCharType="end"/>
            </w:r>
          </w:del>
        </w:p>
        <w:p w14:paraId="6137BFD1" w14:textId="49FBEB0D" w:rsidR="008E3D12" w:rsidRPr="00AB1D00" w:rsidDel="00974EF5" w:rsidRDefault="008E3D12" w:rsidP="00974EF5">
          <w:pPr>
            <w:tabs>
              <w:tab w:val="left" w:pos="3200"/>
            </w:tabs>
            <w:spacing w:line="480" w:lineRule="auto"/>
            <w:ind w:left="720" w:firstLine="0"/>
            <w:rPr>
              <w:del w:id="6397" w:author="Cheick Traoré" w:date="2026-01-07T16:26:00Z" w16du:dateUtc="2026-01-07T16:26:00Z"/>
              <w:rFonts w:eastAsiaTheme="minorEastAsia"/>
              <w:color w:val="auto"/>
            </w:rPr>
            <w:pPrChange w:id="6398" w:author="Cheick Traoré" w:date="2026-01-07T16:26:00Z" w16du:dateUtc="2026-01-07T16:26:00Z">
              <w:pPr>
                <w:pStyle w:val="TM2"/>
              </w:pPr>
            </w:pPrChange>
          </w:pPr>
          <w:del w:id="6399" w:author="Cheick Traoré" w:date="2026-01-07T16:26:00Z" w16du:dateUtc="2026-01-07T16:26:00Z">
            <w:r w:rsidDel="00974EF5">
              <w:fldChar w:fldCharType="begin"/>
            </w:r>
            <w:r w:rsidDel="00974EF5">
              <w:delInstrText>HYPERLINK \l "_Toc217034623"</w:delInstrText>
            </w:r>
            <w:r w:rsidDel="00974EF5">
              <w:fldChar w:fldCharType="separate"/>
            </w:r>
            <w:r w:rsidRPr="00AB1D00" w:rsidDel="00974EF5">
              <w:rPr>
                <w:rStyle w:val="Lienhypertexte"/>
              </w:rPr>
              <w:delText>2. PRESENTATION DE L’ACTIVITE</w:delText>
            </w:r>
            <w:r w:rsidRPr="00AB1D00" w:rsidDel="00974EF5">
              <w:rPr>
                <w:webHidden/>
              </w:rPr>
              <w:tab/>
            </w:r>
            <w:r w:rsidRPr="00AB1D00" w:rsidDel="00974EF5">
              <w:rPr>
                <w:webHidden/>
              </w:rPr>
              <w:fldChar w:fldCharType="begin"/>
            </w:r>
            <w:r w:rsidRPr="00AB1D00" w:rsidDel="00974EF5">
              <w:rPr>
                <w:webHidden/>
              </w:rPr>
              <w:delInstrText xml:space="preserve"> PAGEREF _Toc217034623 \h </w:delInstrText>
            </w:r>
            <w:r w:rsidRPr="00AB1D00" w:rsidDel="00974EF5">
              <w:rPr>
                <w:webHidden/>
              </w:rPr>
            </w:r>
            <w:r w:rsidRPr="00AB1D00" w:rsidDel="00974EF5">
              <w:rPr>
                <w:webHidden/>
              </w:rPr>
              <w:fldChar w:fldCharType="separate"/>
            </w:r>
            <w:r w:rsidRPr="00AB1D00" w:rsidDel="00974EF5">
              <w:rPr>
                <w:webHidden/>
              </w:rPr>
              <w:delText>9</w:delText>
            </w:r>
            <w:r w:rsidRPr="00AB1D00" w:rsidDel="00974EF5">
              <w:rPr>
                <w:webHidden/>
              </w:rPr>
              <w:fldChar w:fldCharType="end"/>
            </w:r>
            <w:r w:rsidDel="00974EF5">
              <w:fldChar w:fldCharType="end"/>
            </w:r>
          </w:del>
        </w:p>
        <w:p w14:paraId="32C6AEAF" w14:textId="635E339A" w:rsidR="008E3D12" w:rsidRPr="00AB1D00" w:rsidDel="00974EF5" w:rsidRDefault="008E3D12" w:rsidP="00974EF5">
          <w:pPr>
            <w:tabs>
              <w:tab w:val="left" w:pos="3200"/>
            </w:tabs>
            <w:spacing w:line="480" w:lineRule="auto"/>
            <w:ind w:left="720" w:firstLine="0"/>
            <w:rPr>
              <w:del w:id="6400" w:author="Cheick Traoré" w:date="2026-01-07T16:26:00Z" w16du:dateUtc="2026-01-07T16:26:00Z"/>
              <w:rFonts w:ascii="Times New Roman" w:eastAsiaTheme="minorEastAsia" w:hAnsi="Times New Roman" w:cs="Times New Roman"/>
              <w:b/>
              <w:bCs/>
              <w:noProof/>
              <w:color w:val="auto"/>
            </w:rPr>
            <w:pPrChange w:id="6401" w:author="Cheick Traoré" w:date="2026-01-07T16:26:00Z" w16du:dateUtc="2026-01-07T16:26:00Z">
              <w:pPr>
                <w:pStyle w:val="TM3"/>
                <w:tabs>
                  <w:tab w:val="right" w:leader="dot" w:pos="9062"/>
                </w:tabs>
              </w:pPr>
            </w:pPrChange>
          </w:pPr>
          <w:del w:id="6402" w:author="Cheick Traoré" w:date="2026-01-07T16:26:00Z" w16du:dateUtc="2026-01-07T16:26:00Z">
            <w:r w:rsidDel="00974EF5">
              <w:fldChar w:fldCharType="begin"/>
            </w:r>
            <w:r w:rsidDel="00974EF5">
              <w:delInstrText>HYPERLINK \l "_Toc217034624"</w:delInstrText>
            </w:r>
            <w:r w:rsidDel="00974EF5">
              <w:fldChar w:fldCharType="separate"/>
            </w:r>
            <w:r w:rsidRPr="00AB1D00" w:rsidDel="00974EF5">
              <w:rPr>
                <w:rStyle w:val="Lienhypertexte"/>
                <w:rFonts w:ascii="Times New Roman" w:hAnsi="Times New Roman" w:cs="Times New Roman"/>
                <w:b/>
                <w:bCs/>
                <w:noProof/>
              </w:rPr>
              <w:delText>Missions de la DSIB</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_Toc217034624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10</w:delText>
            </w:r>
            <w:r w:rsidRPr="00AB1D00" w:rsidDel="00974EF5">
              <w:rPr>
                <w:rFonts w:ascii="Times New Roman" w:hAnsi="Times New Roman" w:cs="Times New Roman"/>
                <w:b/>
                <w:bCs/>
                <w:noProof/>
                <w:webHidden/>
              </w:rPr>
              <w:fldChar w:fldCharType="end"/>
            </w:r>
            <w:r w:rsidDel="00974EF5">
              <w:fldChar w:fldCharType="end"/>
            </w:r>
          </w:del>
        </w:p>
        <w:p w14:paraId="0B284FC9" w14:textId="37D78AB6" w:rsidR="008E3D12" w:rsidRPr="00AB1D00" w:rsidDel="00974EF5" w:rsidRDefault="008E3D12" w:rsidP="00974EF5">
          <w:pPr>
            <w:tabs>
              <w:tab w:val="left" w:pos="3200"/>
            </w:tabs>
            <w:spacing w:line="480" w:lineRule="auto"/>
            <w:ind w:left="720" w:firstLine="0"/>
            <w:rPr>
              <w:del w:id="6403" w:author="Cheick Traoré" w:date="2026-01-07T16:26:00Z" w16du:dateUtc="2026-01-07T16:26:00Z"/>
              <w:rFonts w:ascii="Times New Roman" w:eastAsiaTheme="minorEastAsia" w:hAnsi="Times New Roman" w:cs="Times New Roman"/>
              <w:b/>
              <w:bCs/>
              <w:noProof/>
              <w:color w:val="auto"/>
            </w:rPr>
            <w:pPrChange w:id="6404" w:author="Cheick Traoré" w:date="2026-01-07T16:26:00Z" w16du:dateUtc="2026-01-07T16:26:00Z">
              <w:pPr>
                <w:pStyle w:val="TM3"/>
                <w:tabs>
                  <w:tab w:val="right" w:leader="dot" w:pos="9062"/>
                </w:tabs>
              </w:pPr>
            </w:pPrChange>
          </w:pPr>
          <w:del w:id="6405" w:author="Cheick Traoré" w:date="2026-01-07T16:26:00Z" w16du:dateUtc="2026-01-07T16:26:00Z">
            <w:r w:rsidDel="00974EF5">
              <w:fldChar w:fldCharType="begin"/>
            </w:r>
            <w:r w:rsidDel="00974EF5">
              <w:delInstrText>HYPERLINK \l "_Toc217034625"</w:delInstrText>
            </w:r>
            <w:r w:rsidDel="00974EF5">
              <w:fldChar w:fldCharType="separate"/>
            </w:r>
            <w:r w:rsidRPr="00AB1D00" w:rsidDel="00974EF5">
              <w:rPr>
                <w:rStyle w:val="Lienhypertexte"/>
                <w:rFonts w:ascii="Times New Roman" w:hAnsi="Times New Roman" w:cs="Times New Roman"/>
                <w:b/>
                <w:bCs/>
                <w:noProof/>
              </w:rPr>
              <w:delText>1- Conduite des projets informatiques</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_Toc217034625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11</w:delText>
            </w:r>
            <w:r w:rsidRPr="00AB1D00" w:rsidDel="00974EF5">
              <w:rPr>
                <w:rFonts w:ascii="Times New Roman" w:hAnsi="Times New Roman" w:cs="Times New Roman"/>
                <w:b/>
                <w:bCs/>
                <w:noProof/>
                <w:webHidden/>
              </w:rPr>
              <w:fldChar w:fldCharType="end"/>
            </w:r>
            <w:r w:rsidDel="00974EF5">
              <w:fldChar w:fldCharType="end"/>
            </w:r>
          </w:del>
        </w:p>
        <w:p w14:paraId="24898E30" w14:textId="7240662B" w:rsidR="008E3D12" w:rsidRPr="00AB1D00" w:rsidDel="00974EF5" w:rsidRDefault="008E3D12" w:rsidP="00974EF5">
          <w:pPr>
            <w:tabs>
              <w:tab w:val="left" w:pos="3200"/>
            </w:tabs>
            <w:spacing w:line="480" w:lineRule="auto"/>
            <w:ind w:left="720" w:firstLine="0"/>
            <w:rPr>
              <w:del w:id="6406" w:author="Cheick Traoré" w:date="2026-01-07T16:26:00Z" w16du:dateUtc="2026-01-07T16:26:00Z"/>
              <w:rFonts w:ascii="Times New Roman" w:eastAsiaTheme="minorEastAsia" w:hAnsi="Times New Roman" w:cs="Times New Roman"/>
              <w:b/>
              <w:bCs/>
              <w:noProof/>
              <w:color w:val="auto"/>
            </w:rPr>
            <w:pPrChange w:id="6407" w:author="Cheick Traoré" w:date="2026-01-07T16:26:00Z" w16du:dateUtc="2026-01-07T16:26:00Z">
              <w:pPr>
                <w:pStyle w:val="TM3"/>
                <w:tabs>
                  <w:tab w:val="right" w:leader="dot" w:pos="9062"/>
                </w:tabs>
              </w:pPr>
            </w:pPrChange>
          </w:pPr>
          <w:del w:id="6408" w:author="Cheick Traoré" w:date="2026-01-07T16:26:00Z" w16du:dateUtc="2026-01-07T16:26:00Z">
            <w:r w:rsidDel="00974EF5">
              <w:fldChar w:fldCharType="begin"/>
            </w:r>
            <w:r w:rsidDel="00974EF5">
              <w:delInstrText>HYPERLINK \l "_Toc217034626"</w:delInstrText>
            </w:r>
            <w:r w:rsidDel="00974EF5">
              <w:fldChar w:fldCharType="separate"/>
            </w:r>
            <w:r w:rsidRPr="00AB1D00" w:rsidDel="00974EF5">
              <w:rPr>
                <w:rStyle w:val="Lienhypertexte"/>
                <w:rFonts w:ascii="Times New Roman" w:hAnsi="Times New Roman" w:cs="Times New Roman"/>
                <w:b/>
                <w:bCs/>
                <w:noProof/>
              </w:rPr>
              <w:delText>2- Exploitation et support technique</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_Toc217034626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12</w:delText>
            </w:r>
            <w:r w:rsidRPr="00AB1D00" w:rsidDel="00974EF5">
              <w:rPr>
                <w:rFonts w:ascii="Times New Roman" w:hAnsi="Times New Roman" w:cs="Times New Roman"/>
                <w:b/>
                <w:bCs/>
                <w:noProof/>
                <w:webHidden/>
              </w:rPr>
              <w:fldChar w:fldCharType="end"/>
            </w:r>
            <w:r w:rsidDel="00974EF5">
              <w:fldChar w:fldCharType="end"/>
            </w:r>
          </w:del>
        </w:p>
        <w:p w14:paraId="4C209BCE" w14:textId="3C2A9DEF" w:rsidR="008E3D12" w:rsidRPr="00AB1D00" w:rsidDel="00974EF5" w:rsidRDefault="008E3D12" w:rsidP="00974EF5">
          <w:pPr>
            <w:tabs>
              <w:tab w:val="left" w:pos="3200"/>
            </w:tabs>
            <w:spacing w:line="480" w:lineRule="auto"/>
            <w:ind w:left="720" w:firstLine="0"/>
            <w:rPr>
              <w:del w:id="6409" w:author="Cheick Traoré" w:date="2026-01-07T16:26:00Z" w16du:dateUtc="2026-01-07T16:26:00Z"/>
              <w:rFonts w:ascii="Times New Roman" w:eastAsiaTheme="minorEastAsia" w:hAnsi="Times New Roman" w:cs="Times New Roman"/>
              <w:b/>
              <w:bCs/>
              <w:noProof/>
              <w:color w:val="auto"/>
            </w:rPr>
            <w:pPrChange w:id="6410" w:author="Cheick Traoré" w:date="2026-01-07T16:26:00Z" w16du:dateUtc="2026-01-07T16:26:00Z">
              <w:pPr>
                <w:pStyle w:val="TM3"/>
                <w:tabs>
                  <w:tab w:val="right" w:leader="dot" w:pos="9062"/>
                </w:tabs>
              </w:pPr>
            </w:pPrChange>
          </w:pPr>
          <w:del w:id="6411" w:author="Cheick Traoré" w:date="2026-01-07T16:26:00Z" w16du:dateUtc="2026-01-07T16:26:00Z">
            <w:r w:rsidDel="00974EF5">
              <w:fldChar w:fldCharType="begin"/>
            </w:r>
            <w:r w:rsidDel="00974EF5">
              <w:delInstrText>HYPERLINK \l "_Toc217034627"</w:delInstrText>
            </w:r>
            <w:r w:rsidDel="00974EF5">
              <w:fldChar w:fldCharType="separate"/>
            </w:r>
            <w:r w:rsidRPr="00AB1D00" w:rsidDel="00974EF5">
              <w:rPr>
                <w:rStyle w:val="Lienhypertexte"/>
                <w:rFonts w:ascii="Times New Roman" w:hAnsi="Times New Roman" w:cs="Times New Roman"/>
                <w:b/>
                <w:bCs/>
                <w:noProof/>
              </w:rPr>
              <w:delText>3- Optimisation et modernisation des outils</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_Toc217034627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12</w:delText>
            </w:r>
            <w:r w:rsidRPr="00AB1D00" w:rsidDel="00974EF5">
              <w:rPr>
                <w:rFonts w:ascii="Times New Roman" w:hAnsi="Times New Roman" w:cs="Times New Roman"/>
                <w:b/>
                <w:bCs/>
                <w:noProof/>
                <w:webHidden/>
              </w:rPr>
              <w:fldChar w:fldCharType="end"/>
            </w:r>
            <w:r w:rsidDel="00974EF5">
              <w:fldChar w:fldCharType="end"/>
            </w:r>
          </w:del>
        </w:p>
        <w:p w14:paraId="1A061BE9" w14:textId="2CD0BE9A" w:rsidR="008E3D12" w:rsidRPr="00AB1D00" w:rsidDel="00974EF5" w:rsidRDefault="008E3D12" w:rsidP="00974EF5">
          <w:pPr>
            <w:tabs>
              <w:tab w:val="left" w:pos="3200"/>
            </w:tabs>
            <w:spacing w:line="480" w:lineRule="auto"/>
            <w:ind w:left="720" w:firstLine="0"/>
            <w:rPr>
              <w:del w:id="6412" w:author="Cheick Traoré" w:date="2026-01-07T16:26:00Z" w16du:dateUtc="2026-01-07T16:26:00Z"/>
              <w:rFonts w:ascii="Times New Roman" w:eastAsiaTheme="minorEastAsia" w:hAnsi="Times New Roman" w:cs="Times New Roman"/>
              <w:b/>
              <w:bCs/>
              <w:noProof/>
              <w:color w:val="auto"/>
            </w:rPr>
            <w:pPrChange w:id="6413" w:author="Cheick Traoré" w:date="2026-01-07T16:26:00Z" w16du:dateUtc="2026-01-07T16:26:00Z">
              <w:pPr>
                <w:pStyle w:val="TM3"/>
                <w:tabs>
                  <w:tab w:val="right" w:leader="dot" w:pos="9062"/>
                </w:tabs>
              </w:pPr>
            </w:pPrChange>
          </w:pPr>
          <w:del w:id="6414" w:author="Cheick Traoré" w:date="2026-01-07T16:26:00Z" w16du:dateUtc="2026-01-07T16:26:00Z">
            <w:r w:rsidDel="00974EF5">
              <w:fldChar w:fldCharType="begin"/>
            </w:r>
            <w:r w:rsidDel="00974EF5">
              <w:delInstrText>HYPERLINK \l "_Toc217034628"</w:delInstrText>
            </w:r>
            <w:r w:rsidDel="00974EF5">
              <w:fldChar w:fldCharType="separate"/>
            </w:r>
            <w:r w:rsidRPr="00AB1D00" w:rsidDel="00974EF5">
              <w:rPr>
                <w:rStyle w:val="Lienhypertexte"/>
                <w:rFonts w:ascii="Times New Roman" w:hAnsi="Times New Roman" w:cs="Times New Roman"/>
                <w:b/>
                <w:bCs/>
                <w:noProof/>
              </w:rPr>
              <w:delText>Organisation</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_Toc217034628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13</w:delText>
            </w:r>
            <w:r w:rsidRPr="00AB1D00" w:rsidDel="00974EF5">
              <w:rPr>
                <w:rFonts w:ascii="Times New Roman" w:hAnsi="Times New Roman" w:cs="Times New Roman"/>
                <w:b/>
                <w:bCs/>
                <w:noProof/>
                <w:webHidden/>
              </w:rPr>
              <w:fldChar w:fldCharType="end"/>
            </w:r>
            <w:r w:rsidDel="00974EF5">
              <w:fldChar w:fldCharType="end"/>
            </w:r>
          </w:del>
        </w:p>
        <w:p w14:paraId="77696699" w14:textId="5B8E92B7" w:rsidR="008E3D12" w:rsidRPr="00AB1D00" w:rsidDel="00974EF5" w:rsidRDefault="008E3D12" w:rsidP="00974EF5">
          <w:pPr>
            <w:tabs>
              <w:tab w:val="left" w:pos="3200"/>
            </w:tabs>
            <w:spacing w:line="480" w:lineRule="auto"/>
            <w:ind w:left="720" w:firstLine="0"/>
            <w:rPr>
              <w:del w:id="6415" w:author="Cheick Traoré" w:date="2026-01-07T16:26:00Z" w16du:dateUtc="2026-01-07T16:26:00Z"/>
              <w:rFonts w:eastAsiaTheme="minorEastAsia"/>
              <w:color w:val="auto"/>
            </w:rPr>
            <w:pPrChange w:id="6416" w:author="Cheick Traoré" w:date="2026-01-07T16:26:00Z" w16du:dateUtc="2026-01-07T16:26:00Z">
              <w:pPr>
                <w:pStyle w:val="TM2"/>
              </w:pPr>
            </w:pPrChange>
          </w:pPr>
          <w:del w:id="6417" w:author="Cheick Traoré" w:date="2026-01-07T16:26:00Z" w16du:dateUtc="2026-01-07T16:26:00Z">
            <w:r w:rsidDel="00974EF5">
              <w:fldChar w:fldCharType="begin"/>
            </w:r>
            <w:r w:rsidDel="00974EF5">
              <w:delInstrText>HYPERLINK \l "_Toc217034629"</w:delInstrText>
            </w:r>
            <w:r w:rsidDel="00974EF5">
              <w:fldChar w:fldCharType="separate"/>
            </w:r>
            <w:r w:rsidRPr="00AB1D00" w:rsidDel="00974EF5">
              <w:rPr>
                <w:rStyle w:val="Lienhypertexte"/>
              </w:rPr>
              <w:delText>3. DESCRIPTION DU PROBLEME EN TERMES DE SERVICES</w:delText>
            </w:r>
            <w:r w:rsidRPr="00AB1D00" w:rsidDel="00974EF5">
              <w:rPr>
                <w:webHidden/>
              </w:rPr>
              <w:tab/>
            </w:r>
            <w:r w:rsidRPr="00AB1D00" w:rsidDel="00974EF5">
              <w:rPr>
                <w:webHidden/>
              </w:rPr>
              <w:fldChar w:fldCharType="begin"/>
            </w:r>
            <w:r w:rsidRPr="00AB1D00" w:rsidDel="00974EF5">
              <w:rPr>
                <w:webHidden/>
              </w:rPr>
              <w:delInstrText xml:space="preserve"> PAGEREF _Toc217034629 \h </w:delInstrText>
            </w:r>
            <w:r w:rsidRPr="00AB1D00" w:rsidDel="00974EF5">
              <w:rPr>
                <w:webHidden/>
              </w:rPr>
            </w:r>
            <w:r w:rsidRPr="00AB1D00" w:rsidDel="00974EF5">
              <w:rPr>
                <w:webHidden/>
              </w:rPr>
              <w:fldChar w:fldCharType="separate"/>
            </w:r>
            <w:r w:rsidRPr="00AB1D00" w:rsidDel="00974EF5">
              <w:rPr>
                <w:webHidden/>
              </w:rPr>
              <w:delText>13</w:delText>
            </w:r>
            <w:r w:rsidRPr="00AB1D00" w:rsidDel="00974EF5">
              <w:rPr>
                <w:webHidden/>
              </w:rPr>
              <w:fldChar w:fldCharType="end"/>
            </w:r>
            <w:r w:rsidDel="00974EF5">
              <w:fldChar w:fldCharType="end"/>
            </w:r>
          </w:del>
        </w:p>
        <w:p w14:paraId="2191FB30" w14:textId="730CD02D" w:rsidR="008E3D12" w:rsidRPr="00AB1D00" w:rsidDel="00974EF5" w:rsidRDefault="008E3D12" w:rsidP="00974EF5">
          <w:pPr>
            <w:tabs>
              <w:tab w:val="left" w:pos="3200"/>
            </w:tabs>
            <w:spacing w:line="480" w:lineRule="auto"/>
            <w:ind w:left="720" w:firstLine="0"/>
            <w:rPr>
              <w:del w:id="6418" w:author="Cheick Traoré" w:date="2026-01-07T16:26:00Z" w16du:dateUtc="2026-01-07T16:26:00Z"/>
              <w:rFonts w:eastAsiaTheme="minorEastAsia"/>
              <w:color w:val="auto"/>
            </w:rPr>
            <w:pPrChange w:id="6419" w:author="Cheick Traoré" w:date="2026-01-07T16:26:00Z" w16du:dateUtc="2026-01-07T16:26:00Z">
              <w:pPr>
                <w:pStyle w:val="TM2"/>
              </w:pPr>
            </w:pPrChange>
          </w:pPr>
          <w:del w:id="6420" w:author="Cheick Traoré" w:date="2026-01-07T16:26:00Z" w16du:dateUtc="2026-01-07T16:26:00Z">
            <w:r w:rsidDel="00974EF5">
              <w:fldChar w:fldCharType="begin"/>
            </w:r>
            <w:r w:rsidDel="00974EF5">
              <w:delInstrText>HYPERLINK \l "_Toc217034630"</w:delInstrText>
            </w:r>
            <w:r w:rsidDel="00974EF5">
              <w:fldChar w:fldCharType="separate"/>
            </w:r>
            <w:r w:rsidRPr="00AB1D00" w:rsidDel="00974EF5">
              <w:rPr>
                <w:rStyle w:val="Lienhypertexte"/>
              </w:rPr>
              <w:delText>3.1 Description littérale du problème</w:delText>
            </w:r>
            <w:r w:rsidRPr="00AB1D00" w:rsidDel="00974EF5">
              <w:rPr>
                <w:webHidden/>
              </w:rPr>
              <w:tab/>
            </w:r>
            <w:r w:rsidRPr="00AB1D00" w:rsidDel="00974EF5">
              <w:rPr>
                <w:webHidden/>
              </w:rPr>
              <w:fldChar w:fldCharType="begin"/>
            </w:r>
            <w:r w:rsidRPr="00AB1D00" w:rsidDel="00974EF5">
              <w:rPr>
                <w:webHidden/>
              </w:rPr>
              <w:delInstrText xml:space="preserve"> PAGEREF _Toc217034630 \h </w:delInstrText>
            </w:r>
            <w:r w:rsidRPr="00AB1D00" w:rsidDel="00974EF5">
              <w:rPr>
                <w:webHidden/>
              </w:rPr>
            </w:r>
            <w:r w:rsidRPr="00AB1D00" w:rsidDel="00974EF5">
              <w:rPr>
                <w:webHidden/>
              </w:rPr>
              <w:fldChar w:fldCharType="separate"/>
            </w:r>
            <w:r w:rsidRPr="00AB1D00" w:rsidDel="00974EF5">
              <w:rPr>
                <w:webHidden/>
              </w:rPr>
              <w:delText>13</w:delText>
            </w:r>
            <w:r w:rsidRPr="00AB1D00" w:rsidDel="00974EF5">
              <w:rPr>
                <w:webHidden/>
              </w:rPr>
              <w:fldChar w:fldCharType="end"/>
            </w:r>
            <w:r w:rsidDel="00974EF5">
              <w:fldChar w:fldCharType="end"/>
            </w:r>
          </w:del>
        </w:p>
        <w:p w14:paraId="785E20CC" w14:textId="4CB413B2" w:rsidR="008E3D12" w:rsidRPr="00AB1D00" w:rsidDel="00974EF5" w:rsidRDefault="008E3D12" w:rsidP="00974EF5">
          <w:pPr>
            <w:tabs>
              <w:tab w:val="left" w:pos="3200"/>
            </w:tabs>
            <w:spacing w:line="480" w:lineRule="auto"/>
            <w:ind w:left="720" w:firstLine="0"/>
            <w:rPr>
              <w:del w:id="6421" w:author="Cheick Traoré" w:date="2026-01-07T16:26:00Z" w16du:dateUtc="2026-01-07T16:26:00Z"/>
              <w:rFonts w:eastAsiaTheme="minorEastAsia"/>
              <w:color w:val="auto"/>
            </w:rPr>
            <w:pPrChange w:id="6422" w:author="Cheick Traoré" w:date="2026-01-07T16:26:00Z" w16du:dateUtc="2026-01-07T16:26:00Z">
              <w:pPr>
                <w:pStyle w:val="TM2"/>
              </w:pPr>
            </w:pPrChange>
          </w:pPr>
          <w:del w:id="6423" w:author="Cheick Traoré" w:date="2026-01-07T16:26:00Z" w16du:dateUtc="2026-01-07T16:26:00Z">
            <w:r w:rsidDel="00974EF5">
              <w:fldChar w:fldCharType="begin"/>
            </w:r>
            <w:r w:rsidDel="00974EF5">
              <w:delInstrText>HYPERLINK \l "_Toc217034631"</w:delInstrText>
            </w:r>
            <w:r w:rsidDel="00974EF5">
              <w:fldChar w:fldCharType="separate"/>
            </w:r>
            <w:r w:rsidRPr="00AB1D00" w:rsidDel="00974EF5">
              <w:rPr>
                <w:rStyle w:val="Lienhypertexte"/>
              </w:rPr>
              <w:delText>3.2 Services offerts par le système</w:delText>
            </w:r>
            <w:r w:rsidRPr="00AB1D00" w:rsidDel="00974EF5">
              <w:rPr>
                <w:webHidden/>
              </w:rPr>
              <w:tab/>
            </w:r>
            <w:r w:rsidRPr="00AB1D00" w:rsidDel="00974EF5">
              <w:rPr>
                <w:webHidden/>
              </w:rPr>
              <w:fldChar w:fldCharType="begin"/>
            </w:r>
            <w:r w:rsidRPr="00AB1D00" w:rsidDel="00974EF5">
              <w:rPr>
                <w:webHidden/>
              </w:rPr>
              <w:delInstrText xml:space="preserve"> PAGEREF _Toc217034631 \h </w:delInstrText>
            </w:r>
            <w:r w:rsidRPr="00AB1D00" w:rsidDel="00974EF5">
              <w:rPr>
                <w:webHidden/>
              </w:rPr>
            </w:r>
            <w:r w:rsidRPr="00AB1D00" w:rsidDel="00974EF5">
              <w:rPr>
                <w:webHidden/>
              </w:rPr>
              <w:fldChar w:fldCharType="separate"/>
            </w:r>
            <w:r w:rsidRPr="00AB1D00" w:rsidDel="00974EF5">
              <w:rPr>
                <w:webHidden/>
              </w:rPr>
              <w:delText>14</w:delText>
            </w:r>
            <w:r w:rsidRPr="00AB1D00" w:rsidDel="00974EF5">
              <w:rPr>
                <w:webHidden/>
              </w:rPr>
              <w:fldChar w:fldCharType="end"/>
            </w:r>
            <w:r w:rsidDel="00974EF5">
              <w:fldChar w:fldCharType="end"/>
            </w:r>
          </w:del>
        </w:p>
        <w:p w14:paraId="4E1D336F" w14:textId="2B15C235" w:rsidR="008E3D12" w:rsidRPr="00AB1D00" w:rsidDel="00974EF5" w:rsidRDefault="008E3D12" w:rsidP="00974EF5">
          <w:pPr>
            <w:tabs>
              <w:tab w:val="left" w:pos="3200"/>
            </w:tabs>
            <w:spacing w:line="480" w:lineRule="auto"/>
            <w:ind w:left="720" w:firstLine="0"/>
            <w:rPr>
              <w:del w:id="6424" w:author="Cheick Traoré" w:date="2026-01-07T16:26:00Z" w16du:dateUtc="2026-01-07T16:26:00Z"/>
              <w:rFonts w:eastAsiaTheme="minorEastAsia"/>
              <w:color w:val="auto"/>
            </w:rPr>
            <w:pPrChange w:id="6425" w:author="Cheick Traoré" w:date="2026-01-07T16:26:00Z" w16du:dateUtc="2026-01-07T16:26:00Z">
              <w:pPr>
                <w:pStyle w:val="TM2"/>
              </w:pPr>
            </w:pPrChange>
          </w:pPr>
          <w:del w:id="6426" w:author="Cheick Traoré" w:date="2026-01-07T16:26:00Z" w16du:dateUtc="2026-01-07T16:26:00Z">
            <w:r w:rsidDel="00974EF5">
              <w:fldChar w:fldCharType="begin"/>
            </w:r>
            <w:r w:rsidDel="00974EF5">
              <w:delInstrText>HYPERLINK \l "_Toc217034632"</w:delInstrText>
            </w:r>
            <w:r w:rsidDel="00974EF5">
              <w:fldChar w:fldCharType="separate"/>
            </w:r>
            <w:r w:rsidRPr="00AB1D00" w:rsidDel="00974EF5">
              <w:rPr>
                <w:rStyle w:val="Lienhypertexte"/>
              </w:rPr>
              <w:delText>3.3 Rôles utilisateurs et interactions</w:delText>
            </w:r>
            <w:r w:rsidRPr="00AB1D00" w:rsidDel="00974EF5">
              <w:rPr>
                <w:webHidden/>
              </w:rPr>
              <w:tab/>
            </w:r>
            <w:r w:rsidRPr="00AB1D00" w:rsidDel="00974EF5">
              <w:rPr>
                <w:webHidden/>
              </w:rPr>
              <w:fldChar w:fldCharType="begin"/>
            </w:r>
            <w:r w:rsidRPr="00AB1D00" w:rsidDel="00974EF5">
              <w:rPr>
                <w:webHidden/>
              </w:rPr>
              <w:delInstrText xml:space="preserve"> PAGEREF _Toc217034632 \h </w:delInstrText>
            </w:r>
            <w:r w:rsidRPr="00AB1D00" w:rsidDel="00974EF5">
              <w:rPr>
                <w:webHidden/>
              </w:rPr>
            </w:r>
            <w:r w:rsidRPr="00AB1D00" w:rsidDel="00974EF5">
              <w:rPr>
                <w:webHidden/>
              </w:rPr>
              <w:fldChar w:fldCharType="separate"/>
            </w:r>
            <w:r w:rsidRPr="00AB1D00" w:rsidDel="00974EF5">
              <w:rPr>
                <w:webHidden/>
              </w:rPr>
              <w:delText>15</w:delText>
            </w:r>
            <w:r w:rsidRPr="00AB1D00" w:rsidDel="00974EF5">
              <w:rPr>
                <w:webHidden/>
              </w:rPr>
              <w:fldChar w:fldCharType="end"/>
            </w:r>
            <w:r w:rsidDel="00974EF5">
              <w:fldChar w:fldCharType="end"/>
            </w:r>
          </w:del>
        </w:p>
        <w:p w14:paraId="514B16F2" w14:textId="2F1590EF" w:rsidR="008E3D12" w:rsidRPr="00AB1D00" w:rsidDel="00974EF5" w:rsidRDefault="008E3D12" w:rsidP="00974EF5">
          <w:pPr>
            <w:tabs>
              <w:tab w:val="left" w:pos="3200"/>
            </w:tabs>
            <w:spacing w:line="480" w:lineRule="auto"/>
            <w:ind w:left="720" w:firstLine="0"/>
            <w:rPr>
              <w:del w:id="6427" w:author="Cheick Traoré" w:date="2026-01-07T16:26:00Z" w16du:dateUtc="2026-01-07T16:26:00Z"/>
              <w:rFonts w:eastAsiaTheme="minorEastAsia"/>
              <w:color w:val="auto"/>
            </w:rPr>
            <w:pPrChange w:id="6428" w:author="Cheick Traoré" w:date="2026-01-07T16:26:00Z" w16du:dateUtc="2026-01-07T16:26:00Z">
              <w:pPr>
                <w:pStyle w:val="TM2"/>
              </w:pPr>
            </w:pPrChange>
          </w:pPr>
          <w:del w:id="6429" w:author="Cheick Traoré" w:date="2026-01-07T16:26:00Z" w16du:dateUtc="2026-01-07T16:26:00Z">
            <w:r w:rsidDel="00974EF5">
              <w:fldChar w:fldCharType="begin"/>
            </w:r>
            <w:r w:rsidDel="00974EF5">
              <w:delInstrText>HYPERLINK \l "_Toc217034633"</w:delInstrText>
            </w:r>
            <w:r w:rsidDel="00974EF5">
              <w:fldChar w:fldCharType="separate"/>
            </w:r>
            <w:r w:rsidRPr="00AB1D00" w:rsidDel="00974EF5">
              <w:rPr>
                <w:rStyle w:val="Lienhypertexte"/>
              </w:rPr>
              <w:delText>3.4 Contraintes métier</w:delText>
            </w:r>
            <w:r w:rsidRPr="00AB1D00" w:rsidDel="00974EF5">
              <w:rPr>
                <w:webHidden/>
              </w:rPr>
              <w:tab/>
            </w:r>
            <w:r w:rsidRPr="00AB1D00" w:rsidDel="00974EF5">
              <w:rPr>
                <w:webHidden/>
              </w:rPr>
              <w:fldChar w:fldCharType="begin"/>
            </w:r>
            <w:r w:rsidRPr="00AB1D00" w:rsidDel="00974EF5">
              <w:rPr>
                <w:webHidden/>
              </w:rPr>
              <w:delInstrText xml:space="preserve"> PAGEREF _Toc217034633 \h </w:delInstrText>
            </w:r>
            <w:r w:rsidRPr="00AB1D00" w:rsidDel="00974EF5">
              <w:rPr>
                <w:webHidden/>
              </w:rPr>
            </w:r>
            <w:r w:rsidRPr="00AB1D00" w:rsidDel="00974EF5">
              <w:rPr>
                <w:webHidden/>
              </w:rPr>
              <w:fldChar w:fldCharType="separate"/>
            </w:r>
            <w:r w:rsidRPr="00AB1D00" w:rsidDel="00974EF5">
              <w:rPr>
                <w:webHidden/>
              </w:rPr>
              <w:delText>16</w:delText>
            </w:r>
            <w:r w:rsidRPr="00AB1D00" w:rsidDel="00974EF5">
              <w:rPr>
                <w:webHidden/>
              </w:rPr>
              <w:fldChar w:fldCharType="end"/>
            </w:r>
            <w:r w:rsidDel="00974EF5">
              <w:fldChar w:fldCharType="end"/>
            </w:r>
          </w:del>
        </w:p>
        <w:p w14:paraId="48BC11CA" w14:textId="628CB34E" w:rsidR="008E3D12" w:rsidRPr="00AB1D00" w:rsidDel="00974EF5" w:rsidRDefault="008E3D12" w:rsidP="00974EF5">
          <w:pPr>
            <w:tabs>
              <w:tab w:val="left" w:pos="3200"/>
            </w:tabs>
            <w:spacing w:line="480" w:lineRule="auto"/>
            <w:ind w:left="720" w:firstLine="0"/>
            <w:rPr>
              <w:del w:id="6430" w:author="Cheick Traoré" w:date="2026-01-07T16:26:00Z" w16du:dateUtc="2026-01-07T16:26:00Z"/>
              <w:rFonts w:eastAsiaTheme="minorEastAsia"/>
              <w:color w:val="auto"/>
            </w:rPr>
            <w:pPrChange w:id="6431" w:author="Cheick Traoré" w:date="2026-01-07T16:26:00Z" w16du:dateUtc="2026-01-07T16:26:00Z">
              <w:pPr>
                <w:pStyle w:val="TM2"/>
              </w:pPr>
            </w:pPrChange>
          </w:pPr>
          <w:del w:id="6432" w:author="Cheick Traoré" w:date="2026-01-07T16:26:00Z" w16du:dateUtc="2026-01-07T16:26:00Z">
            <w:r w:rsidDel="00974EF5">
              <w:fldChar w:fldCharType="begin"/>
            </w:r>
            <w:r w:rsidDel="00974EF5">
              <w:delInstrText>HYPERLINK \l "_Toc217034634"</w:delInstrText>
            </w:r>
            <w:r w:rsidDel="00974EF5">
              <w:fldChar w:fldCharType="separate"/>
            </w:r>
            <w:r w:rsidRPr="00AB1D00" w:rsidDel="00974EF5">
              <w:rPr>
                <w:rStyle w:val="Lienhypertexte"/>
              </w:rPr>
              <w:delText>3.5 Canaux d'accès au système</w:delText>
            </w:r>
            <w:r w:rsidRPr="00AB1D00" w:rsidDel="00974EF5">
              <w:rPr>
                <w:webHidden/>
              </w:rPr>
              <w:tab/>
            </w:r>
            <w:r w:rsidRPr="00AB1D00" w:rsidDel="00974EF5">
              <w:rPr>
                <w:webHidden/>
              </w:rPr>
              <w:fldChar w:fldCharType="begin"/>
            </w:r>
            <w:r w:rsidRPr="00AB1D00" w:rsidDel="00974EF5">
              <w:rPr>
                <w:webHidden/>
              </w:rPr>
              <w:delInstrText xml:space="preserve"> PAGEREF _Toc217034634 \h </w:delInstrText>
            </w:r>
            <w:r w:rsidRPr="00AB1D00" w:rsidDel="00974EF5">
              <w:rPr>
                <w:webHidden/>
              </w:rPr>
            </w:r>
            <w:r w:rsidRPr="00AB1D00" w:rsidDel="00974EF5">
              <w:rPr>
                <w:webHidden/>
              </w:rPr>
              <w:fldChar w:fldCharType="separate"/>
            </w:r>
            <w:r w:rsidRPr="00AB1D00" w:rsidDel="00974EF5">
              <w:rPr>
                <w:webHidden/>
              </w:rPr>
              <w:delText>16</w:delText>
            </w:r>
            <w:r w:rsidRPr="00AB1D00" w:rsidDel="00974EF5">
              <w:rPr>
                <w:webHidden/>
              </w:rPr>
              <w:fldChar w:fldCharType="end"/>
            </w:r>
            <w:r w:rsidDel="00974EF5">
              <w:fldChar w:fldCharType="end"/>
            </w:r>
          </w:del>
        </w:p>
        <w:p w14:paraId="72033DFC" w14:textId="259CD4DA" w:rsidR="008E3D12" w:rsidRPr="00AB1D00" w:rsidDel="00974EF5" w:rsidRDefault="008E3D12" w:rsidP="00974EF5">
          <w:pPr>
            <w:tabs>
              <w:tab w:val="left" w:pos="3200"/>
            </w:tabs>
            <w:spacing w:line="480" w:lineRule="auto"/>
            <w:ind w:left="720" w:firstLine="0"/>
            <w:rPr>
              <w:del w:id="6433" w:author="Cheick Traoré" w:date="2026-01-07T16:26:00Z" w16du:dateUtc="2026-01-07T16:26:00Z"/>
            </w:rPr>
            <w:pPrChange w:id="6434" w:author="Cheick Traoré" w:date="2026-01-07T16:26:00Z" w16du:dateUtc="2026-01-07T16:26:00Z">
              <w:pPr>
                <w:pStyle w:val="TM1"/>
                <w:jc w:val="both"/>
              </w:pPr>
            </w:pPrChange>
          </w:pPr>
          <w:del w:id="6435" w:author="Cheick Traoré" w:date="2026-01-07T16:26:00Z" w16du:dateUtc="2026-01-07T16:26:00Z">
            <w:r w:rsidDel="00974EF5">
              <w:fldChar w:fldCharType="begin"/>
            </w:r>
            <w:r w:rsidDel="00974EF5">
              <w:delInstrText>HYPERLINK \l "_Toc217034635"</w:delInstrText>
            </w:r>
            <w:r w:rsidDel="00974EF5">
              <w:fldChar w:fldCharType="separate"/>
            </w:r>
            <w:r w:rsidRPr="00AB1D00" w:rsidDel="00974EF5">
              <w:rPr>
                <w:rStyle w:val="Lienhypertexte"/>
              </w:rPr>
              <w:delText>4. ANALYSE DES BESOINS POUR LA CREATION D'UN NOUVEAU LOGICIEL</w:delText>
            </w:r>
            <w:r w:rsidRPr="00AB1D00" w:rsidDel="00974EF5">
              <w:rPr>
                <w:webHidden/>
              </w:rPr>
              <w:tab/>
            </w:r>
            <w:r w:rsidRPr="00AB1D00" w:rsidDel="00974EF5">
              <w:rPr>
                <w:webHidden/>
              </w:rPr>
              <w:fldChar w:fldCharType="begin"/>
            </w:r>
            <w:r w:rsidRPr="00AB1D00" w:rsidDel="00974EF5">
              <w:rPr>
                <w:webHidden/>
              </w:rPr>
              <w:delInstrText xml:space="preserve"> PAGEREF _Toc217034635 \h </w:delInstrText>
            </w:r>
            <w:r w:rsidRPr="00AB1D00" w:rsidDel="00974EF5">
              <w:rPr>
                <w:webHidden/>
              </w:rPr>
            </w:r>
            <w:r w:rsidRPr="00AB1D00" w:rsidDel="00974EF5">
              <w:rPr>
                <w:webHidden/>
              </w:rPr>
              <w:fldChar w:fldCharType="separate"/>
            </w:r>
            <w:r w:rsidRPr="00AB1D00" w:rsidDel="00974EF5">
              <w:rPr>
                <w:webHidden/>
              </w:rPr>
              <w:delText>17</w:delText>
            </w:r>
            <w:r w:rsidRPr="00AB1D00" w:rsidDel="00974EF5">
              <w:rPr>
                <w:webHidden/>
              </w:rPr>
              <w:fldChar w:fldCharType="end"/>
            </w:r>
            <w:r w:rsidDel="00974EF5">
              <w:fldChar w:fldCharType="end"/>
            </w:r>
          </w:del>
        </w:p>
        <w:p w14:paraId="016DD0F4" w14:textId="35190D7E" w:rsidR="008E3D12" w:rsidRPr="00AB1D00" w:rsidDel="00974EF5" w:rsidRDefault="008E3D12" w:rsidP="00974EF5">
          <w:pPr>
            <w:tabs>
              <w:tab w:val="left" w:pos="3200"/>
            </w:tabs>
            <w:spacing w:line="480" w:lineRule="auto"/>
            <w:ind w:left="720" w:firstLine="0"/>
            <w:rPr>
              <w:del w:id="6436" w:author="Cheick Traoré" w:date="2026-01-07T16:26:00Z" w16du:dateUtc="2026-01-07T16:26:00Z"/>
              <w:rFonts w:eastAsiaTheme="minorEastAsia"/>
              <w:color w:val="auto"/>
            </w:rPr>
            <w:pPrChange w:id="6437" w:author="Cheick Traoré" w:date="2026-01-07T16:26:00Z" w16du:dateUtc="2026-01-07T16:26:00Z">
              <w:pPr>
                <w:pStyle w:val="TM2"/>
              </w:pPr>
            </w:pPrChange>
          </w:pPr>
          <w:del w:id="6438" w:author="Cheick Traoré" w:date="2026-01-07T16:26:00Z" w16du:dateUtc="2026-01-07T16:26:00Z">
            <w:r w:rsidDel="00974EF5">
              <w:fldChar w:fldCharType="begin"/>
            </w:r>
            <w:r w:rsidDel="00974EF5">
              <w:delInstrText>HYPERLINK \l "_Toc217034636"</w:delInstrText>
            </w:r>
            <w:r w:rsidDel="00974EF5">
              <w:fldChar w:fldCharType="separate"/>
            </w:r>
            <w:r w:rsidRPr="00AB1D00" w:rsidDel="00974EF5">
              <w:rPr>
                <w:rStyle w:val="Lienhypertexte"/>
                <w:rFonts w:eastAsia="Calibri"/>
              </w:rPr>
              <w:delText>4.1 PRESENTATION DES NIVEAUX DE CONCEPTION</w:delText>
            </w:r>
            <w:r w:rsidRPr="00AB1D00" w:rsidDel="00974EF5">
              <w:rPr>
                <w:webHidden/>
              </w:rPr>
              <w:tab/>
            </w:r>
            <w:r w:rsidRPr="00AB1D00" w:rsidDel="00974EF5">
              <w:rPr>
                <w:webHidden/>
              </w:rPr>
              <w:fldChar w:fldCharType="begin"/>
            </w:r>
            <w:r w:rsidRPr="00AB1D00" w:rsidDel="00974EF5">
              <w:rPr>
                <w:webHidden/>
              </w:rPr>
              <w:delInstrText xml:space="preserve"> PAGEREF _Toc217034636 \h </w:delInstrText>
            </w:r>
            <w:r w:rsidRPr="00AB1D00" w:rsidDel="00974EF5">
              <w:rPr>
                <w:webHidden/>
              </w:rPr>
            </w:r>
            <w:r w:rsidRPr="00AB1D00" w:rsidDel="00974EF5">
              <w:rPr>
                <w:webHidden/>
              </w:rPr>
              <w:fldChar w:fldCharType="separate"/>
            </w:r>
            <w:r w:rsidRPr="00AB1D00" w:rsidDel="00974EF5">
              <w:rPr>
                <w:webHidden/>
              </w:rPr>
              <w:delText>17</w:delText>
            </w:r>
            <w:r w:rsidRPr="00AB1D00" w:rsidDel="00974EF5">
              <w:rPr>
                <w:webHidden/>
              </w:rPr>
              <w:fldChar w:fldCharType="end"/>
            </w:r>
            <w:r w:rsidDel="00974EF5">
              <w:fldChar w:fldCharType="end"/>
            </w:r>
          </w:del>
        </w:p>
        <w:p w14:paraId="6CF5E366" w14:textId="155255CD" w:rsidR="008E3D12" w:rsidRPr="00AB1D00" w:rsidDel="00974EF5" w:rsidRDefault="008E3D12" w:rsidP="00974EF5">
          <w:pPr>
            <w:tabs>
              <w:tab w:val="left" w:pos="3200"/>
            </w:tabs>
            <w:spacing w:line="480" w:lineRule="auto"/>
            <w:ind w:left="720" w:firstLine="0"/>
            <w:rPr>
              <w:del w:id="6439" w:author="Cheick Traoré" w:date="2026-01-07T16:26:00Z" w16du:dateUtc="2026-01-07T16:26:00Z"/>
              <w:rFonts w:ascii="Times New Roman" w:eastAsiaTheme="minorEastAsia" w:hAnsi="Times New Roman" w:cs="Times New Roman"/>
              <w:b/>
              <w:bCs/>
              <w:noProof/>
              <w:color w:val="auto"/>
            </w:rPr>
            <w:pPrChange w:id="6440" w:author="Cheick Traoré" w:date="2026-01-07T16:26:00Z" w16du:dateUtc="2026-01-07T16:26:00Z">
              <w:pPr>
                <w:pStyle w:val="TM3"/>
                <w:tabs>
                  <w:tab w:val="left" w:pos="960"/>
                  <w:tab w:val="right" w:leader="dot" w:pos="9062"/>
                </w:tabs>
              </w:pPr>
            </w:pPrChange>
          </w:pPr>
          <w:del w:id="6441" w:author="Cheick Traoré" w:date="2026-01-07T16:26:00Z" w16du:dateUtc="2026-01-07T16:26:00Z">
            <w:r w:rsidDel="00974EF5">
              <w:fldChar w:fldCharType="begin"/>
            </w:r>
            <w:r w:rsidDel="00974EF5">
              <w:delInstrText>HYPERLINK \l "_Toc217034637"</w:delInstrText>
            </w:r>
            <w:r w:rsidDel="00974EF5">
              <w:fldChar w:fldCharType="separate"/>
            </w:r>
            <w:r w:rsidRPr="00AB1D00" w:rsidDel="00974EF5">
              <w:rPr>
                <w:rStyle w:val="Lienhypertexte"/>
                <w:rFonts w:ascii="Times New Roman" w:hAnsi="Times New Roman" w:cs="Times New Roman"/>
                <w:b/>
                <w:bCs/>
                <w:noProof/>
              </w:rPr>
              <w:delText></w:delText>
            </w:r>
            <w:r w:rsidRPr="00AB1D00" w:rsidDel="00974EF5">
              <w:rPr>
                <w:rFonts w:ascii="Times New Roman" w:eastAsiaTheme="minorEastAsia" w:hAnsi="Times New Roman" w:cs="Times New Roman"/>
                <w:b/>
                <w:bCs/>
                <w:noProof/>
                <w:color w:val="auto"/>
              </w:rPr>
              <w:tab/>
            </w:r>
            <w:r w:rsidRPr="00AB1D00" w:rsidDel="00974EF5">
              <w:rPr>
                <w:rStyle w:val="Lienhypertexte"/>
                <w:rFonts w:ascii="Times New Roman" w:eastAsia="Calibri" w:hAnsi="Times New Roman" w:cs="Times New Roman"/>
                <w:b/>
                <w:bCs/>
                <w:noProof/>
              </w:rPr>
              <w:delText>Niveau conceptuel</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_Toc217034637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17</w:delText>
            </w:r>
            <w:r w:rsidRPr="00AB1D00" w:rsidDel="00974EF5">
              <w:rPr>
                <w:rFonts w:ascii="Times New Roman" w:hAnsi="Times New Roman" w:cs="Times New Roman"/>
                <w:b/>
                <w:bCs/>
                <w:noProof/>
                <w:webHidden/>
              </w:rPr>
              <w:fldChar w:fldCharType="end"/>
            </w:r>
            <w:r w:rsidDel="00974EF5">
              <w:fldChar w:fldCharType="end"/>
            </w:r>
          </w:del>
        </w:p>
        <w:p w14:paraId="3021BA31" w14:textId="5E1EAD1F" w:rsidR="008E3D12" w:rsidRPr="00AB1D00" w:rsidDel="00974EF5" w:rsidRDefault="008E3D12" w:rsidP="00974EF5">
          <w:pPr>
            <w:tabs>
              <w:tab w:val="left" w:pos="3200"/>
            </w:tabs>
            <w:spacing w:line="480" w:lineRule="auto"/>
            <w:ind w:left="720" w:firstLine="0"/>
            <w:rPr>
              <w:del w:id="6442" w:author="Cheick Traoré" w:date="2026-01-07T16:26:00Z" w16du:dateUtc="2026-01-07T16:26:00Z"/>
              <w:rFonts w:ascii="Times New Roman" w:eastAsiaTheme="minorEastAsia" w:hAnsi="Times New Roman" w:cs="Times New Roman"/>
              <w:b/>
              <w:bCs/>
              <w:noProof/>
              <w:color w:val="auto"/>
            </w:rPr>
            <w:pPrChange w:id="6443" w:author="Cheick Traoré" w:date="2026-01-07T16:26:00Z" w16du:dateUtc="2026-01-07T16:26:00Z">
              <w:pPr>
                <w:pStyle w:val="TM3"/>
                <w:tabs>
                  <w:tab w:val="left" w:pos="960"/>
                  <w:tab w:val="right" w:leader="dot" w:pos="9062"/>
                </w:tabs>
              </w:pPr>
            </w:pPrChange>
          </w:pPr>
          <w:del w:id="6444" w:author="Cheick Traoré" w:date="2026-01-07T16:26:00Z" w16du:dateUtc="2026-01-07T16:26:00Z">
            <w:r w:rsidDel="00974EF5">
              <w:fldChar w:fldCharType="begin"/>
            </w:r>
            <w:r w:rsidDel="00974EF5">
              <w:delInstrText>HYPERLINK \l "_Toc217034638"</w:delInstrText>
            </w:r>
            <w:r w:rsidDel="00974EF5">
              <w:fldChar w:fldCharType="separate"/>
            </w:r>
            <w:r w:rsidRPr="00AB1D00" w:rsidDel="00974EF5">
              <w:rPr>
                <w:rStyle w:val="Lienhypertexte"/>
                <w:rFonts w:ascii="Times New Roman" w:hAnsi="Times New Roman" w:cs="Times New Roman"/>
                <w:b/>
                <w:bCs/>
                <w:noProof/>
              </w:rPr>
              <w:delText></w:delText>
            </w:r>
            <w:r w:rsidRPr="00AB1D00" w:rsidDel="00974EF5">
              <w:rPr>
                <w:rFonts w:ascii="Times New Roman" w:eastAsiaTheme="minorEastAsia" w:hAnsi="Times New Roman" w:cs="Times New Roman"/>
                <w:b/>
                <w:bCs/>
                <w:noProof/>
                <w:color w:val="auto"/>
              </w:rPr>
              <w:tab/>
            </w:r>
            <w:r w:rsidRPr="00AB1D00" w:rsidDel="00974EF5">
              <w:rPr>
                <w:rStyle w:val="Lienhypertexte"/>
                <w:rFonts w:ascii="Times New Roman" w:eastAsia="Calibri" w:hAnsi="Times New Roman" w:cs="Times New Roman"/>
                <w:b/>
                <w:bCs/>
                <w:noProof/>
              </w:rPr>
              <w:delText>Niveau organisationnel</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_Toc217034638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17</w:delText>
            </w:r>
            <w:r w:rsidRPr="00AB1D00" w:rsidDel="00974EF5">
              <w:rPr>
                <w:rFonts w:ascii="Times New Roman" w:hAnsi="Times New Roman" w:cs="Times New Roman"/>
                <w:b/>
                <w:bCs/>
                <w:noProof/>
                <w:webHidden/>
              </w:rPr>
              <w:fldChar w:fldCharType="end"/>
            </w:r>
            <w:r w:rsidDel="00974EF5">
              <w:fldChar w:fldCharType="end"/>
            </w:r>
          </w:del>
        </w:p>
        <w:p w14:paraId="18F0ABAA" w14:textId="62653C91" w:rsidR="008E3D12" w:rsidRPr="00AB1D00" w:rsidDel="00974EF5" w:rsidRDefault="008E3D12" w:rsidP="00974EF5">
          <w:pPr>
            <w:tabs>
              <w:tab w:val="left" w:pos="3200"/>
            </w:tabs>
            <w:spacing w:line="480" w:lineRule="auto"/>
            <w:ind w:left="720" w:firstLine="0"/>
            <w:rPr>
              <w:del w:id="6445" w:author="Cheick Traoré" w:date="2026-01-07T16:26:00Z" w16du:dateUtc="2026-01-07T16:26:00Z"/>
              <w:rFonts w:ascii="Times New Roman" w:eastAsiaTheme="minorEastAsia" w:hAnsi="Times New Roman" w:cs="Times New Roman"/>
              <w:b/>
              <w:bCs/>
              <w:noProof/>
              <w:color w:val="auto"/>
            </w:rPr>
            <w:pPrChange w:id="6446" w:author="Cheick Traoré" w:date="2026-01-07T16:26:00Z" w16du:dateUtc="2026-01-07T16:26:00Z">
              <w:pPr>
                <w:pStyle w:val="TM3"/>
                <w:tabs>
                  <w:tab w:val="left" w:pos="960"/>
                  <w:tab w:val="right" w:leader="dot" w:pos="9062"/>
                </w:tabs>
              </w:pPr>
            </w:pPrChange>
          </w:pPr>
          <w:del w:id="6447" w:author="Cheick Traoré" w:date="2026-01-07T16:26:00Z" w16du:dateUtc="2026-01-07T16:26:00Z">
            <w:r w:rsidDel="00974EF5">
              <w:fldChar w:fldCharType="begin"/>
            </w:r>
            <w:r w:rsidDel="00974EF5">
              <w:delInstrText>HYPERLINK \l "_Toc217034639"</w:delInstrText>
            </w:r>
            <w:r w:rsidDel="00974EF5">
              <w:fldChar w:fldCharType="separate"/>
            </w:r>
            <w:r w:rsidRPr="00AB1D00" w:rsidDel="00974EF5">
              <w:rPr>
                <w:rStyle w:val="Lienhypertexte"/>
                <w:rFonts w:ascii="Times New Roman" w:hAnsi="Times New Roman" w:cs="Times New Roman"/>
                <w:b/>
                <w:bCs/>
                <w:noProof/>
              </w:rPr>
              <w:delText></w:delText>
            </w:r>
            <w:r w:rsidRPr="00AB1D00" w:rsidDel="00974EF5">
              <w:rPr>
                <w:rFonts w:ascii="Times New Roman" w:eastAsiaTheme="minorEastAsia" w:hAnsi="Times New Roman" w:cs="Times New Roman"/>
                <w:b/>
                <w:bCs/>
                <w:noProof/>
                <w:color w:val="auto"/>
              </w:rPr>
              <w:tab/>
            </w:r>
            <w:r w:rsidRPr="00AB1D00" w:rsidDel="00974EF5">
              <w:rPr>
                <w:rStyle w:val="Lienhypertexte"/>
                <w:rFonts w:ascii="Times New Roman" w:eastAsia="Calibri" w:hAnsi="Times New Roman" w:cs="Times New Roman"/>
                <w:b/>
                <w:bCs/>
                <w:noProof/>
              </w:rPr>
              <w:delText>Niveau Logique</w:delText>
            </w:r>
            <w:r w:rsidRPr="00AB1D00" w:rsidDel="00974EF5">
              <w:rPr>
                <w:rFonts w:ascii="Times New Roman" w:hAnsi="Times New Roman" w:cs="Times New Roman"/>
                <w:b/>
                <w:bCs/>
                <w:noProof/>
                <w:webHidden/>
              </w:rPr>
              <w:tab/>
            </w:r>
            <w:r w:rsidRPr="00AB1D00" w:rsidDel="00974EF5">
              <w:rPr>
                <w:rFonts w:ascii="Times New Roman" w:hAnsi="Times New Roman" w:cs="Times New Roman"/>
                <w:b/>
                <w:bCs/>
                <w:noProof/>
                <w:webHidden/>
              </w:rPr>
              <w:fldChar w:fldCharType="begin"/>
            </w:r>
            <w:r w:rsidRPr="00AB1D00" w:rsidDel="00974EF5">
              <w:rPr>
                <w:rFonts w:ascii="Times New Roman" w:hAnsi="Times New Roman" w:cs="Times New Roman"/>
                <w:b/>
                <w:bCs/>
                <w:noProof/>
                <w:webHidden/>
              </w:rPr>
              <w:delInstrText xml:space="preserve"> PAGEREF _Toc217034639 \h </w:delInstrText>
            </w:r>
            <w:r w:rsidRPr="00AB1D00" w:rsidDel="00974EF5">
              <w:rPr>
                <w:rFonts w:ascii="Times New Roman" w:hAnsi="Times New Roman" w:cs="Times New Roman"/>
                <w:b/>
                <w:bCs/>
                <w:noProof/>
                <w:webHidden/>
              </w:rPr>
            </w:r>
            <w:r w:rsidRPr="00AB1D00" w:rsidDel="00974EF5">
              <w:rPr>
                <w:rFonts w:ascii="Times New Roman" w:hAnsi="Times New Roman" w:cs="Times New Roman"/>
                <w:b/>
                <w:bCs/>
                <w:noProof/>
                <w:webHidden/>
              </w:rPr>
              <w:fldChar w:fldCharType="separate"/>
            </w:r>
            <w:r w:rsidRPr="00AB1D00" w:rsidDel="00974EF5">
              <w:rPr>
                <w:rFonts w:ascii="Times New Roman" w:hAnsi="Times New Roman" w:cs="Times New Roman"/>
                <w:b/>
                <w:bCs/>
                <w:noProof/>
                <w:webHidden/>
              </w:rPr>
              <w:delText>18</w:delText>
            </w:r>
            <w:r w:rsidRPr="00AB1D00" w:rsidDel="00974EF5">
              <w:rPr>
                <w:rFonts w:ascii="Times New Roman" w:hAnsi="Times New Roman" w:cs="Times New Roman"/>
                <w:b/>
                <w:bCs/>
                <w:noProof/>
                <w:webHidden/>
              </w:rPr>
              <w:fldChar w:fldCharType="end"/>
            </w:r>
            <w:r w:rsidDel="00974EF5">
              <w:fldChar w:fldCharType="end"/>
            </w:r>
          </w:del>
        </w:p>
        <w:p w14:paraId="63F665A2" w14:textId="3FA782F5" w:rsidR="008E3D12" w:rsidRPr="00AB1D00" w:rsidDel="00974EF5" w:rsidRDefault="008E3D12" w:rsidP="00974EF5">
          <w:pPr>
            <w:tabs>
              <w:tab w:val="left" w:pos="3200"/>
            </w:tabs>
            <w:spacing w:line="480" w:lineRule="auto"/>
            <w:ind w:left="720" w:firstLine="0"/>
            <w:rPr>
              <w:del w:id="6448" w:author="Cheick Traoré" w:date="2026-01-07T16:26:00Z" w16du:dateUtc="2026-01-07T16:26:00Z"/>
              <w:rFonts w:eastAsiaTheme="minorEastAsia"/>
              <w:color w:val="auto"/>
            </w:rPr>
            <w:pPrChange w:id="6449" w:author="Cheick Traoré" w:date="2026-01-07T16:26:00Z" w16du:dateUtc="2026-01-07T16:26:00Z">
              <w:pPr>
                <w:pStyle w:val="TM2"/>
              </w:pPr>
            </w:pPrChange>
          </w:pPr>
          <w:del w:id="6450" w:author="Cheick Traoré" w:date="2026-01-07T16:26:00Z" w16du:dateUtc="2026-01-07T16:26:00Z">
            <w:r w:rsidDel="00974EF5">
              <w:fldChar w:fldCharType="begin"/>
            </w:r>
            <w:r w:rsidDel="00974EF5">
              <w:delInstrText>HYPERLINK \l "_Toc217034640"</w:delInstrText>
            </w:r>
            <w:r w:rsidDel="00974EF5">
              <w:fldChar w:fldCharType="separate"/>
            </w:r>
            <w:r w:rsidRPr="00AB1D00" w:rsidDel="00974EF5">
              <w:rPr>
                <w:rStyle w:val="Lienhypertexte"/>
              </w:rPr>
              <w:delText>4.2 Avantages et inconvénients des outils existants</w:delText>
            </w:r>
            <w:r w:rsidRPr="00AB1D00" w:rsidDel="00974EF5">
              <w:rPr>
                <w:webHidden/>
              </w:rPr>
              <w:tab/>
            </w:r>
            <w:r w:rsidRPr="00AB1D00" w:rsidDel="00974EF5">
              <w:rPr>
                <w:webHidden/>
              </w:rPr>
              <w:fldChar w:fldCharType="begin"/>
            </w:r>
            <w:r w:rsidRPr="00AB1D00" w:rsidDel="00974EF5">
              <w:rPr>
                <w:webHidden/>
              </w:rPr>
              <w:delInstrText xml:space="preserve"> PAGEREF _Toc217034640 \h </w:delInstrText>
            </w:r>
            <w:r w:rsidRPr="00AB1D00" w:rsidDel="00974EF5">
              <w:rPr>
                <w:webHidden/>
              </w:rPr>
            </w:r>
            <w:r w:rsidRPr="00AB1D00" w:rsidDel="00974EF5">
              <w:rPr>
                <w:webHidden/>
              </w:rPr>
              <w:fldChar w:fldCharType="separate"/>
            </w:r>
            <w:r w:rsidRPr="00AB1D00" w:rsidDel="00974EF5">
              <w:rPr>
                <w:webHidden/>
              </w:rPr>
              <w:delText>24</w:delText>
            </w:r>
            <w:r w:rsidRPr="00AB1D00" w:rsidDel="00974EF5">
              <w:rPr>
                <w:webHidden/>
              </w:rPr>
              <w:fldChar w:fldCharType="end"/>
            </w:r>
            <w:r w:rsidDel="00974EF5">
              <w:fldChar w:fldCharType="end"/>
            </w:r>
          </w:del>
        </w:p>
        <w:p w14:paraId="7EA5DFA0" w14:textId="699205FC" w:rsidR="008E3D12" w:rsidRPr="00AB1D00" w:rsidDel="00974EF5" w:rsidRDefault="008E3D12" w:rsidP="00974EF5">
          <w:pPr>
            <w:tabs>
              <w:tab w:val="left" w:pos="3200"/>
            </w:tabs>
            <w:spacing w:line="480" w:lineRule="auto"/>
            <w:ind w:left="720" w:firstLine="0"/>
            <w:rPr>
              <w:del w:id="6451" w:author="Cheick Traoré" w:date="2026-01-07T16:26:00Z" w16du:dateUtc="2026-01-07T16:26:00Z"/>
              <w:rFonts w:eastAsiaTheme="minorEastAsia"/>
              <w:color w:val="auto"/>
            </w:rPr>
            <w:pPrChange w:id="6452" w:author="Cheick Traoré" w:date="2026-01-07T16:26:00Z" w16du:dateUtc="2026-01-07T16:26:00Z">
              <w:pPr>
                <w:pStyle w:val="TM2"/>
              </w:pPr>
            </w:pPrChange>
          </w:pPr>
          <w:del w:id="6453" w:author="Cheick Traoré" w:date="2026-01-07T16:26:00Z" w16du:dateUtc="2026-01-07T16:26:00Z">
            <w:r w:rsidDel="00974EF5">
              <w:fldChar w:fldCharType="begin"/>
            </w:r>
            <w:r w:rsidDel="00974EF5">
              <w:delInstrText>HYPERLINK \l "_Toc217034641"</w:delInstrText>
            </w:r>
            <w:r w:rsidDel="00974EF5">
              <w:fldChar w:fldCharType="separate"/>
            </w:r>
            <w:r w:rsidRPr="00AB1D00" w:rsidDel="00974EF5">
              <w:rPr>
                <w:rStyle w:val="Lienhypertexte"/>
              </w:rPr>
              <w:delText>4.3 Avantages et inconvénients de l'externalisation</w:delText>
            </w:r>
            <w:r w:rsidRPr="00AB1D00" w:rsidDel="00974EF5">
              <w:rPr>
                <w:webHidden/>
              </w:rPr>
              <w:tab/>
            </w:r>
            <w:r w:rsidRPr="00AB1D00" w:rsidDel="00974EF5">
              <w:rPr>
                <w:webHidden/>
              </w:rPr>
              <w:fldChar w:fldCharType="begin"/>
            </w:r>
            <w:r w:rsidRPr="00AB1D00" w:rsidDel="00974EF5">
              <w:rPr>
                <w:webHidden/>
              </w:rPr>
              <w:delInstrText xml:space="preserve"> PAGEREF _Toc217034641 \h </w:delInstrText>
            </w:r>
            <w:r w:rsidRPr="00AB1D00" w:rsidDel="00974EF5">
              <w:rPr>
                <w:webHidden/>
              </w:rPr>
            </w:r>
            <w:r w:rsidRPr="00AB1D00" w:rsidDel="00974EF5">
              <w:rPr>
                <w:webHidden/>
              </w:rPr>
              <w:fldChar w:fldCharType="separate"/>
            </w:r>
            <w:r w:rsidRPr="00AB1D00" w:rsidDel="00974EF5">
              <w:rPr>
                <w:webHidden/>
              </w:rPr>
              <w:delText>24</w:delText>
            </w:r>
            <w:r w:rsidRPr="00AB1D00" w:rsidDel="00974EF5">
              <w:rPr>
                <w:webHidden/>
              </w:rPr>
              <w:fldChar w:fldCharType="end"/>
            </w:r>
            <w:r w:rsidDel="00974EF5">
              <w:fldChar w:fldCharType="end"/>
            </w:r>
          </w:del>
        </w:p>
        <w:p w14:paraId="3C80ECEB" w14:textId="423FD9FE" w:rsidR="008E3D12" w:rsidRPr="00AB1D00" w:rsidDel="00974EF5" w:rsidRDefault="008E3D12" w:rsidP="00974EF5">
          <w:pPr>
            <w:tabs>
              <w:tab w:val="left" w:pos="3200"/>
            </w:tabs>
            <w:spacing w:line="480" w:lineRule="auto"/>
            <w:ind w:left="720" w:firstLine="0"/>
            <w:rPr>
              <w:del w:id="6454" w:author="Cheick Traoré" w:date="2026-01-07T16:26:00Z" w16du:dateUtc="2026-01-07T16:26:00Z"/>
              <w:rFonts w:eastAsiaTheme="minorEastAsia"/>
              <w:color w:val="auto"/>
            </w:rPr>
            <w:pPrChange w:id="6455" w:author="Cheick Traoré" w:date="2026-01-07T16:26:00Z" w16du:dateUtc="2026-01-07T16:26:00Z">
              <w:pPr>
                <w:pStyle w:val="TM2"/>
              </w:pPr>
            </w:pPrChange>
          </w:pPr>
          <w:del w:id="6456" w:author="Cheick Traoré" w:date="2026-01-07T16:26:00Z" w16du:dateUtc="2026-01-07T16:26:00Z">
            <w:r w:rsidDel="00974EF5">
              <w:fldChar w:fldCharType="begin"/>
            </w:r>
            <w:r w:rsidDel="00974EF5">
              <w:delInstrText>HYPERLINK \l "_Toc217034642"</w:delInstrText>
            </w:r>
            <w:r w:rsidDel="00974EF5">
              <w:fldChar w:fldCharType="separate"/>
            </w:r>
            <w:r w:rsidRPr="00AB1D00" w:rsidDel="00974EF5">
              <w:rPr>
                <w:rStyle w:val="Lienhypertexte"/>
              </w:rPr>
              <w:delText>4.4 Valeur ajoutée d'un système développé localement</w:delText>
            </w:r>
            <w:r w:rsidRPr="00AB1D00" w:rsidDel="00974EF5">
              <w:rPr>
                <w:webHidden/>
              </w:rPr>
              <w:tab/>
            </w:r>
            <w:r w:rsidRPr="00AB1D00" w:rsidDel="00974EF5">
              <w:rPr>
                <w:webHidden/>
              </w:rPr>
              <w:fldChar w:fldCharType="begin"/>
            </w:r>
            <w:r w:rsidRPr="00AB1D00" w:rsidDel="00974EF5">
              <w:rPr>
                <w:webHidden/>
              </w:rPr>
              <w:delInstrText xml:space="preserve"> PAGEREF _Toc217034642 \h </w:delInstrText>
            </w:r>
            <w:r w:rsidRPr="00AB1D00" w:rsidDel="00974EF5">
              <w:rPr>
                <w:webHidden/>
              </w:rPr>
            </w:r>
            <w:r w:rsidRPr="00AB1D00" w:rsidDel="00974EF5">
              <w:rPr>
                <w:webHidden/>
              </w:rPr>
              <w:fldChar w:fldCharType="separate"/>
            </w:r>
            <w:r w:rsidRPr="00AB1D00" w:rsidDel="00974EF5">
              <w:rPr>
                <w:webHidden/>
              </w:rPr>
              <w:delText>26</w:delText>
            </w:r>
            <w:r w:rsidRPr="00AB1D00" w:rsidDel="00974EF5">
              <w:rPr>
                <w:webHidden/>
              </w:rPr>
              <w:fldChar w:fldCharType="end"/>
            </w:r>
            <w:r w:rsidDel="00974EF5">
              <w:fldChar w:fldCharType="end"/>
            </w:r>
          </w:del>
        </w:p>
        <w:p w14:paraId="390DCD83" w14:textId="50001E84" w:rsidR="008E3D12" w:rsidRPr="00AB1D00" w:rsidDel="00974EF5" w:rsidRDefault="008E3D12" w:rsidP="00974EF5">
          <w:pPr>
            <w:tabs>
              <w:tab w:val="left" w:pos="3200"/>
            </w:tabs>
            <w:spacing w:line="480" w:lineRule="auto"/>
            <w:ind w:left="720" w:firstLine="0"/>
            <w:rPr>
              <w:del w:id="6457" w:author="Cheick Traoré" w:date="2026-01-07T16:26:00Z" w16du:dateUtc="2026-01-07T16:26:00Z"/>
            </w:rPr>
            <w:pPrChange w:id="6458" w:author="Cheick Traoré" w:date="2026-01-07T16:26:00Z" w16du:dateUtc="2026-01-07T16:26:00Z">
              <w:pPr>
                <w:pStyle w:val="TM1"/>
                <w:jc w:val="both"/>
              </w:pPr>
            </w:pPrChange>
          </w:pPr>
          <w:del w:id="6459" w:author="Cheick Traoré" w:date="2026-01-07T16:26:00Z" w16du:dateUtc="2026-01-07T16:26:00Z">
            <w:r w:rsidDel="00974EF5">
              <w:fldChar w:fldCharType="begin"/>
            </w:r>
            <w:r w:rsidDel="00974EF5">
              <w:delInstrText>HYPERLINK \l "_Toc217034643"</w:delInstrText>
            </w:r>
            <w:r w:rsidDel="00974EF5">
              <w:fldChar w:fldCharType="separate"/>
            </w:r>
            <w:r w:rsidRPr="00AB1D00" w:rsidDel="00974EF5">
              <w:rPr>
                <w:rStyle w:val="Lienhypertexte"/>
              </w:rPr>
              <w:delText>5. SPECIFICATION DES EXIGENCES</w:delText>
            </w:r>
            <w:r w:rsidRPr="00AB1D00" w:rsidDel="00974EF5">
              <w:rPr>
                <w:webHidden/>
              </w:rPr>
              <w:tab/>
            </w:r>
            <w:r w:rsidRPr="00AB1D00" w:rsidDel="00974EF5">
              <w:rPr>
                <w:webHidden/>
              </w:rPr>
              <w:fldChar w:fldCharType="begin"/>
            </w:r>
            <w:r w:rsidRPr="00AB1D00" w:rsidDel="00974EF5">
              <w:rPr>
                <w:webHidden/>
              </w:rPr>
              <w:delInstrText xml:space="preserve"> PAGEREF _Toc217034643 \h </w:delInstrText>
            </w:r>
            <w:r w:rsidRPr="00AB1D00" w:rsidDel="00974EF5">
              <w:rPr>
                <w:webHidden/>
              </w:rPr>
            </w:r>
            <w:r w:rsidRPr="00AB1D00" w:rsidDel="00974EF5">
              <w:rPr>
                <w:webHidden/>
              </w:rPr>
              <w:fldChar w:fldCharType="separate"/>
            </w:r>
            <w:r w:rsidRPr="00AB1D00" w:rsidDel="00974EF5">
              <w:rPr>
                <w:webHidden/>
              </w:rPr>
              <w:delText>27</w:delText>
            </w:r>
            <w:r w:rsidRPr="00AB1D00" w:rsidDel="00974EF5">
              <w:rPr>
                <w:webHidden/>
              </w:rPr>
              <w:fldChar w:fldCharType="end"/>
            </w:r>
            <w:r w:rsidDel="00974EF5">
              <w:fldChar w:fldCharType="end"/>
            </w:r>
          </w:del>
        </w:p>
        <w:p w14:paraId="6191E1C5" w14:textId="4DF3B952" w:rsidR="008E3D12" w:rsidRPr="00AB1D00" w:rsidDel="00974EF5" w:rsidRDefault="008E3D12" w:rsidP="00974EF5">
          <w:pPr>
            <w:tabs>
              <w:tab w:val="left" w:pos="3200"/>
            </w:tabs>
            <w:spacing w:line="480" w:lineRule="auto"/>
            <w:ind w:left="720" w:firstLine="0"/>
            <w:rPr>
              <w:del w:id="6460" w:author="Cheick Traoré" w:date="2026-01-07T16:26:00Z" w16du:dateUtc="2026-01-07T16:26:00Z"/>
              <w:rFonts w:eastAsiaTheme="minorEastAsia"/>
              <w:color w:val="auto"/>
            </w:rPr>
            <w:pPrChange w:id="6461" w:author="Cheick Traoré" w:date="2026-01-07T16:26:00Z" w16du:dateUtc="2026-01-07T16:26:00Z">
              <w:pPr>
                <w:pStyle w:val="TM2"/>
              </w:pPr>
            </w:pPrChange>
          </w:pPr>
          <w:del w:id="6462" w:author="Cheick Traoré" w:date="2026-01-07T16:26:00Z" w16du:dateUtc="2026-01-07T16:26:00Z">
            <w:r w:rsidDel="00974EF5">
              <w:fldChar w:fldCharType="begin"/>
            </w:r>
            <w:r w:rsidDel="00974EF5">
              <w:delInstrText>HYPERLINK \l "_Toc217034644"</w:delInstrText>
            </w:r>
            <w:r w:rsidDel="00974EF5">
              <w:fldChar w:fldCharType="separate"/>
            </w:r>
            <w:r w:rsidRPr="00AB1D00" w:rsidDel="00974EF5">
              <w:rPr>
                <w:rStyle w:val="Lienhypertexte"/>
              </w:rPr>
              <w:delText>5.1 Exigences fonctionnelles</w:delText>
            </w:r>
            <w:r w:rsidRPr="00AB1D00" w:rsidDel="00974EF5">
              <w:rPr>
                <w:webHidden/>
              </w:rPr>
              <w:tab/>
            </w:r>
            <w:r w:rsidRPr="00AB1D00" w:rsidDel="00974EF5">
              <w:rPr>
                <w:webHidden/>
              </w:rPr>
              <w:fldChar w:fldCharType="begin"/>
            </w:r>
            <w:r w:rsidRPr="00AB1D00" w:rsidDel="00974EF5">
              <w:rPr>
                <w:webHidden/>
              </w:rPr>
              <w:delInstrText xml:space="preserve"> PAGEREF _Toc217034644 \h </w:delInstrText>
            </w:r>
            <w:r w:rsidRPr="00AB1D00" w:rsidDel="00974EF5">
              <w:rPr>
                <w:webHidden/>
              </w:rPr>
            </w:r>
            <w:r w:rsidRPr="00AB1D00" w:rsidDel="00974EF5">
              <w:rPr>
                <w:webHidden/>
              </w:rPr>
              <w:fldChar w:fldCharType="separate"/>
            </w:r>
            <w:r w:rsidRPr="00AB1D00" w:rsidDel="00974EF5">
              <w:rPr>
                <w:webHidden/>
              </w:rPr>
              <w:delText>27</w:delText>
            </w:r>
            <w:r w:rsidRPr="00AB1D00" w:rsidDel="00974EF5">
              <w:rPr>
                <w:webHidden/>
              </w:rPr>
              <w:fldChar w:fldCharType="end"/>
            </w:r>
            <w:r w:rsidDel="00974EF5">
              <w:fldChar w:fldCharType="end"/>
            </w:r>
          </w:del>
        </w:p>
        <w:p w14:paraId="348F31D6" w14:textId="167CCB9F" w:rsidR="008E3D12" w:rsidRPr="00AB1D00" w:rsidDel="00974EF5" w:rsidRDefault="008E3D12" w:rsidP="00974EF5">
          <w:pPr>
            <w:tabs>
              <w:tab w:val="left" w:pos="3200"/>
            </w:tabs>
            <w:spacing w:line="480" w:lineRule="auto"/>
            <w:ind w:left="720" w:firstLine="0"/>
            <w:rPr>
              <w:del w:id="6463" w:author="Cheick Traoré" w:date="2026-01-07T16:26:00Z" w16du:dateUtc="2026-01-07T16:26:00Z"/>
              <w:rFonts w:eastAsiaTheme="minorEastAsia"/>
              <w:color w:val="auto"/>
            </w:rPr>
            <w:pPrChange w:id="6464" w:author="Cheick Traoré" w:date="2026-01-07T16:26:00Z" w16du:dateUtc="2026-01-07T16:26:00Z">
              <w:pPr>
                <w:pStyle w:val="TM2"/>
              </w:pPr>
            </w:pPrChange>
          </w:pPr>
          <w:del w:id="6465" w:author="Cheick Traoré" w:date="2026-01-07T16:26:00Z" w16du:dateUtc="2026-01-07T16:26:00Z">
            <w:r w:rsidDel="00974EF5">
              <w:fldChar w:fldCharType="begin"/>
            </w:r>
            <w:r w:rsidDel="00974EF5">
              <w:delInstrText>HYPERLINK \l "_Toc217034645"</w:delInstrText>
            </w:r>
            <w:r w:rsidDel="00974EF5">
              <w:fldChar w:fldCharType="separate"/>
            </w:r>
            <w:r w:rsidRPr="00AB1D00" w:rsidDel="00974EF5">
              <w:rPr>
                <w:rStyle w:val="Lienhypertexte"/>
              </w:rPr>
              <w:delText>5.2 Exigences non fonctionnelles</w:delText>
            </w:r>
            <w:r w:rsidRPr="00AB1D00" w:rsidDel="00974EF5">
              <w:rPr>
                <w:webHidden/>
              </w:rPr>
              <w:tab/>
            </w:r>
            <w:r w:rsidRPr="00AB1D00" w:rsidDel="00974EF5">
              <w:rPr>
                <w:webHidden/>
              </w:rPr>
              <w:fldChar w:fldCharType="begin"/>
            </w:r>
            <w:r w:rsidRPr="00AB1D00" w:rsidDel="00974EF5">
              <w:rPr>
                <w:webHidden/>
              </w:rPr>
              <w:delInstrText xml:space="preserve"> PAGEREF _Toc217034645 \h </w:delInstrText>
            </w:r>
            <w:r w:rsidRPr="00AB1D00" w:rsidDel="00974EF5">
              <w:rPr>
                <w:webHidden/>
              </w:rPr>
            </w:r>
            <w:r w:rsidRPr="00AB1D00" w:rsidDel="00974EF5">
              <w:rPr>
                <w:webHidden/>
              </w:rPr>
              <w:fldChar w:fldCharType="separate"/>
            </w:r>
            <w:r w:rsidRPr="00AB1D00" w:rsidDel="00974EF5">
              <w:rPr>
                <w:webHidden/>
              </w:rPr>
              <w:delText>29</w:delText>
            </w:r>
            <w:r w:rsidRPr="00AB1D00" w:rsidDel="00974EF5">
              <w:rPr>
                <w:webHidden/>
              </w:rPr>
              <w:fldChar w:fldCharType="end"/>
            </w:r>
            <w:r w:rsidDel="00974EF5">
              <w:fldChar w:fldCharType="end"/>
            </w:r>
          </w:del>
        </w:p>
        <w:p w14:paraId="7477AE77" w14:textId="2C24F6C2" w:rsidR="008E3D12" w:rsidRPr="00AB1D00" w:rsidDel="00974EF5" w:rsidRDefault="008E3D12" w:rsidP="00974EF5">
          <w:pPr>
            <w:tabs>
              <w:tab w:val="left" w:pos="3200"/>
            </w:tabs>
            <w:spacing w:line="480" w:lineRule="auto"/>
            <w:ind w:left="720" w:firstLine="0"/>
            <w:rPr>
              <w:del w:id="6466" w:author="Cheick Traoré" w:date="2026-01-07T16:26:00Z" w16du:dateUtc="2026-01-07T16:26:00Z"/>
            </w:rPr>
            <w:pPrChange w:id="6467" w:author="Cheick Traoré" w:date="2026-01-07T16:26:00Z" w16du:dateUtc="2026-01-07T16:26:00Z">
              <w:pPr>
                <w:pStyle w:val="TM1"/>
                <w:jc w:val="both"/>
              </w:pPr>
            </w:pPrChange>
          </w:pPr>
          <w:del w:id="6468" w:author="Cheick Traoré" w:date="2026-01-07T16:26:00Z" w16du:dateUtc="2026-01-07T16:26:00Z">
            <w:r w:rsidDel="00974EF5">
              <w:fldChar w:fldCharType="begin"/>
            </w:r>
            <w:r w:rsidDel="00974EF5">
              <w:delInstrText>HYPERLINK \l "_Toc217034646"</w:delInstrText>
            </w:r>
            <w:r w:rsidDel="00974EF5">
              <w:fldChar w:fldCharType="separate"/>
            </w:r>
            <w:r w:rsidRPr="00AB1D00" w:rsidDel="00974EF5">
              <w:rPr>
                <w:rStyle w:val="Lienhypertexte"/>
              </w:rPr>
              <w:delText>6. TECHNOLOGIES, SECURITE ET NORMES DE CONFORMITE</w:delText>
            </w:r>
            <w:r w:rsidRPr="00AB1D00" w:rsidDel="00974EF5">
              <w:rPr>
                <w:webHidden/>
              </w:rPr>
              <w:tab/>
            </w:r>
            <w:r w:rsidRPr="00AB1D00" w:rsidDel="00974EF5">
              <w:rPr>
                <w:webHidden/>
              </w:rPr>
              <w:fldChar w:fldCharType="begin"/>
            </w:r>
            <w:r w:rsidRPr="00AB1D00" w:rsidDel="00974EF5">
              <w:rPr>
                <w:webHidden/>
              </w:rPr>
              <w:delInstrText xml:space="preserve"> PAGEREF _Toc217034646 \h </w:delInstrText>
            </w:r>
            <w:r w:rsidRPr="00AB1D00" w:rsidDel="00974EF5">
              <w:rPr>
                <w:webHidden/>
              </w:rPr>
            </w:r>
            <w:r w:rsidRPr="00AB1D00" w:rsidDel="00974EF5">
              <w:rPr>
                <w:webHidden/>
              </w:rPr>
              <w:fldChar w:fldCharType="separate"/>
            </w:r>
            <w:r w:rsidRPr="00AB1D00" w:rsidDel="00974EF5">
              <w:rPr>
                <w:webHidden/>
              </w:rPr>
              <w:delText>32</w:delText>
            </w:r>
            <w:r w:rsidRPr="00AB1D00" w:rsidDel="00974EF5">
              <w:rPr>
                <w:webHidden/>
              </w:rPr>
              <w:fldChar w:fldCharType="end"/>
            </w:r>
            <w:r w:rsidDel="00974EF5">
              <w:fldChar w:fldCharType="end"/>
            </w:r>
          </w:del>
        </w:p>
        <w:p w14:paraId="2E6CEF43" w14:textId="6E46767B" w:rsidR="008E3D12" w:rsidRPr="00AB1D00" w:rsidDel="00974EF5" w:rsidRDefault="008E3D12" w:rsidP="00974EF5">
          <w:pPr>
            <w:tabs>
              <w:tab w:val="left" w:pos="3200"/>
            </w:tabs>
            <w:spacing w:line="480" w:lineRule="auto"/>
            <w:ind w:left="720" w:firstLine="0"/>
            <w:rPr>
              <w:del w:id="6469" w:author="Cheick Traoré" w:date="2026-01-07T16:26:00Z" w16du:dateUtc="2026-01-07T16:26:00Z"/>
              <w:rFonts w:eastAsiaTheme="minorEastAsia"/>
              <w:color w:val="auto"/>
            </w:rPr>
            <w:pPrChange w:id="6470" w:author="Cheick Traoré" w:date="2026-01-07T16:26:00Z" w16du:dateUtc="2026-01-07T16:26:00Z">
              <w:pPr>
                <w:pStyle w:val="TM2"/>
              </w:pPr>
            </w:pPrChange>
          </w:pPr>
          <w:del w:id="6471" w:author="Cheick Traoré" w:date="2026-01-07T16:26:00Z" w16du:dateUtc="2026-01-07T16:26:00Z">
            <w:r w:rsidDel="00974EF5">
              <w:fldChar w:fldCharType="begin"/>
            </w:r>
            <w:r w:rsidDel="00974EF5">
              <w:delInstrText>HYPERLINK \l "_Toc217034647"</w:delInstrText>
            </w:r>
            <w:r w:rsidDel="00974EF5">
              <w:fldChar w:fldCharType="separate"/>
            </w:r>
            <w:r w:rsidRPr="00AB1D00" w:rsidDel="00974EF5">
              <w:rPr>
                <w:rStyle w:val="Lienhypertexte"/>
              </w:rPr>
              <w:delText>6.1 Standards et approches utilisés</w:delText>
            </w:r>
            <w:r w:rsidRPr="00AB1D00" w:rsidDel="00974EF5">
              <w:rPr>
                <w:webHidden/>
              </w:rPr>
              <w:tab/>
            </w:r>
            <w:r w:rsidRPr="00AB1D00" w:rsidDel="00974EF5">
              <w:rPr>
                <w:webHidden/>
              </w:rPr>
              <w:fldChar w:fldCharType="begin"/>
            </w:r>
            <w:r w:rsidRPr="00AB1D00" w:rsidDel="00974EF5">
              <w:rPr>
                <w:webHidden/>
              </w:rPr>
              <w:delInstrText xml:space="preserve"> PAGEREF _Toc217034647 \h </w:delInstrText>
            </w:r>
            <w:r w:rsidRPr="00AB1D00" w:rsidDel="00974EF5">
              <w:rPr>
                <w:webHidden/>
              </w:rPr>
            </w:r>
            <w:r w:rsidRPr="00AB1D00" w:rsidDel="00974EF5">
              <w:rPr>
                <w:webHidden/>
              </w:rPr>
              <w:fldChar w:fldCharType="separate"/>
            </w:r>
            <w:r w:rsidRPr="00AB1D00" w:rsidDel="00974EF5">
              <w:rPr>
                <w:webHidden/>
              </w:rPr>
              <w:delText>32</w:delText>
            </w:r>
            <w:r w:rsidRPr="00AB1D00" w:rsidDel="00974EF5">
              <w:rPr>
                <w:webHidden/>
              </w:rPr>
              <w:fldChar w:fldCharType="end"/>
            </w:r>
            <w:r w:rsidDel="00974EF5">
              <w:fldChar w:fldCharType="end"/>
            </w:r>
          </w:del>
        </w:p>
        <w:p w14:paraId="2423A3B3" w14:textId="6CE2260A" w:rsidR="008E3D12" w:rsidRPr="00AB1D00" w:rsidDel="00974EF5" w:rsidRDefault="008E3D12" w:rsidP="00974EF5">
          <w:pPr>
            <w:tabs>
              <w:tab w:val="left" w:pos="3200"/>
            </w:tabs>
            <w:spacing w:line="480" w:lineRule="auto"/>
            <w:ind w:left="720" w:firstLine="0"/>
            <w:rPr>
              <w:del w:id="6472" w:author="Cheick Traoré" w:date="2026-01-07T16:26:00Z" w16du:dateUtc="2026-01-07T16:26:00Z"/>
              <w:rFonts w:eastAsiaTheme="minorEastAsia"/>
              <w:color w:val="auto"/>
            </w:rPr>
            <w:pPrChange w:id="6473" w:author="Cheick Traoré" w:date="2026-01-07T16:26:00Z" w16du:dateUtc="2026-01-07T16:26:00Z">
              <w:pPr>
                <w:pStyle w:val="TM2"/>
              </w:pPr>
            </w:pPrChange>
          </w:pPr>
          <w:del w:id="6474" w:author="Cheick Traoré" w:date="2026-01-07T16:26:00Z" w16du:dateUtc="2026-01-07T16:26:00Z">
            <w:r w:rsidDel="00974EF5">
              <w:fldChar w:fldCharType="begin"/>
            </w:r>
            <w:r w:rsidDel="00974EF5">
              <w:delInstrText>HYPERLINK \l "_Toc217034648"</w:delInstrText>
            </w:r>
            <w:r w:rsidDel="00974EF5">
              <w:fldChar w:fldCharType="separate"/>
            </w:r>
            <w:r w:rsidRPr="00AB1D00" w:rsidDel="00974EF5">
              <w:rPr>
                <w:rStyle w:val="Lienhypertexte"/>
              </w:rPr>
              <w:delText>6.2 Technologies utilisées</w:delText>
            </w:r>
            <w:r w:rsidRPr="00AB1D00" w:rsidDel="00974EF5">
              <w:rPr>
                <w:webHidden/>
              </w:rPr>
              <w:tab/>
            </w:r>
            <w:r w:rsidRPr="00AB1D00" w:rsidDel="00974EF5">
              <w:rPr>
                <w:webHidden/>
              </w:rPr>
              <w:fldChar w:fldCharType="begin"/>
            </w:r>
            <w:r w:rsidRPr="00AB1D00" w:rsidDel="00974EF5">
              <w:rPr>
                <w:webHidden/>
              </w:rPr>
              <w:delInstrText xml:space="preserve"> PAGEREF _Toc217034648 \h </w:delInstrText>
            </w:r>
            <w:r w:rsidRPr="00AB1D00" w:rsidDel="00974EF5">
              <w:rPr>
                <w:webHidden/>
              </w:rPr>
            </w:r>
            <w:r w:rsidRPr="00AB1D00" w:rsidDel="00974EF5">
              <w:rPr>
                <w:webHidden/>
              </w:rPr>
              <w:fldChar w:fldCharType="separate"/>
            </w:r>
            <w:r w:rsidRPr="00AB1D00" w:rsidDel="00974EF5">
              <w:rPr>
                <w:webHidden/>
              </w:rPr>
              <w:delText>33</w:delText>
            </w:r>
            <w:r w:rsidRPr="00AB1D00" w:rsidDel="00974EF5">
              <w:rPr>
                <w:webHidden/>
              </w:rPr>
              <w:fldChar w:fldCharType="end"/>
            </w:r>
            <w:r w:rsidDel="00974EF5">
              <w:fldChar w:fldCharType="end"/>
            </w:r>
          </w:del>
        </w:p>
        <w:p w14:paraId="064BD303" w14:textId="6A43DE78" w:rsidR="008E3D12" w:rsidRPr="00AB1D00" w:rsidDel="00974EF5" w:rsidRDefault="008E3D12" w:rsidP="00974EF5">
          <w:pPr>
            <w:tabs>
              <w:tab w:val="left" w:pos="3200"/>
            </w:tabs>
            <w:spacing w:line="480" w:lineRule="auto"/>
            <w:ind w:left="720" w:firstLine="0"/>
            <w:rPr>
              <w:del w:id="6475" w:author="Cheick Traoré" w:date="2026-01-07T16:26:00Z" w16du:dateUtc="2026-01-07T16:26:00Z"/>
              <w:rFonts w:eastAsiaTheme="minorEastAsia"/>
              <w:color w:val="auto"/>
            </w:rPr>
            <w:pPrChange w:id="6476" w:author="Cheick Traoré" w:date="2026-01-07T16:26:00Z" w16du:dateUtc="2026-01-07T16:26:00Z">
              <w:pPr>
                <w:pStyle w:val="TM2"/>
              </w:pPr>
            </w:pPrChange>
          </w:pPr>
          <w:del w:id="6477" w:author="Cheick Traoré" w:date="2026-01-07T16:26:00Z" w16du:dateUtc="2026-01-07T16:26:00Z">
            <w:r w:rsidDel="00974EF5">
              <w:fldChar w:fldCharType="begin"/>
            </w:r>
            <w:r w:rsidDel="00974EF5">
              <w:delInstrText>HYPERLINK \l "_Toc217034649"</w:delInstrText>
            </w:r>
            <w:r w:rsidDel="00974EF5">
              <w:fldChar w:fldCharType="separate"/>
            </w:r>
            <w:r w:rsidRPr="00AB1D00" w:rsidDel="00974EF5">
              <w:rPr>
                <w:rStyle w:val="Lienhypertexte"/>
              </w:rPr>
              <w:delText>6.3 Implémentation des standards de sécurité</w:delText>
            </w:r>
            <w:r w:rsidRPr="00AB1D00" w:rsidDel="00974EF5">
              <w:rPr>
                <w:webHidden/>
              </w:rPr>
              <w:tab/>
            </w:r>
            <w:r w:rsidRPr="00AB1D00" w:rsidDel="00974EF5">
              <w:rPr>
                <w:webHidden/>
              </w:rPr>
              <w:fldChar w:fldCharType="begin"/>
            </w:r>
            <w:r w:rsidRPr="00AB1D00" w:rsidDel="00974EF5">
              <w:rPr>
                <w:webHidden/>
              </w:rPr>
              <w:delInstrText xml:space="preserve"> PAGEREF _Toc217034649 \h </w:delInstrText>
            </w:r>
            <w:r w:rsidRPr="00AB1D00" w:rsidDel="00974EF5">
              <w:rPr>
                <w:webHidden/>
              </w:rPr>
            </w:r>
            <w:r w:rsidRPr="00AB1D00" w:rsidDel="00974EF5">
              <w:rPr>
                <w:webHidden/>
              </w:rPr>
              <w:fldChar w:fldCharType="separate"/>
            </w:r>
            <w:r w:rsidRPr="00AB1D00" w:rsidDel="00974EF5">
              <w:rPr>
                <w:webHidden/>
              </w:rPr>
              <w:delText>35</w:delText>
            </w:r>
            <w:r w:rsidRPr="00AB1D00" w:rsidDel="00974EF5">
              <w:rPr>
                <w:webHidden/>
              </w:rPr>
              <w:fldChar w:fldCharType="end"/>
            </w:r>
            <w:r w:rsidDel="00974EF5">
              <w:fldChar w:fldCharType="end"/>
            </w:r>
          </w:del>
        </w:p>
        <w:p w14:paraId="25EACA6C" w14:textId="0090AC37" w:rsidR="008E3D12" w:rsidRPr="00AB1D00" w:rsidDel="00974EF5" w:rsidRDefault="008E3D12" w:rsidP="00974EF5">
          <w:pPr>
            <w:tabs>
              <w:tab w:val="left" w:pos="3200"/>
            </w:tabs>
            <w:spacing w:line="480" w:lineRule="auto"/>
            <w:ind w:left="720" w:firstLine="0"/>
            <w:rPr>
              <w:del w:id="6478" w:author="Cheick Traoré" w:date="2026-01-07T16:26:00Z" w16du:dateUtc="2026-01-07T16:26:00Z"/>
            </w:rPr>
            <w:pPrChange w:id="6479" w:author="Cheick Traoré" w:date="2026-01-07T16:26:00Z" w16du:dateUtc="2026-01-07T16:26:00Z">
              <w:pPr>
                <w:pStyle w:val="TM1"/>
                <w:jc w:val="both"/>
              </w:pPr>
            </w:pPrChange>
          </w:pPr>
          <w:del w:id="6480" w:author="Cheick Traoré" w:date="2026-01-07T16:26:00Z" w16du:dateUtc="2026-01-07T16:26:00Z">
            <w:r w:rsidDel="00974EF5">
              <w:fldChar w:fldCharType="begin"/>
            </w:r>
            <w:r w:rsidDel="00974EF5">
              <w:delInstrText>HYPERLINK \l "_Toc217034650"</w:delInstrText>
            </w:r>
            <w:r w:rsidDel="00974EF5">
              <w:fldChar w:fldCharType="separate"/>
            </w:r>
            <w:r w:rsidRPr="00AB1D00" w:rsidDel="00974EF5">
              <w:rPr>
                <w:rStyle w:val="Lienhypertexte"/>
              </w:rPr>
              <w:delText>7. SOLUTIONS ARCHITECTURALES</w:delText>
            </w:r>
            <w:r w:rsidRPr="00AB1D00" w:rsidDel="00974EF5">
              <w:rPr>
                <w:webHidden/>
              </w:rPr>
              <w:tab/>
            </w:r>
            <w:r w:rsidRPr="00AB1D00" w:rsidDel="00974EF5">
              <w:rPr>
                <w:webHidden/>
              </w:rPr>
              <w:fldChar w:fldCharType="begin"/>
            </w:r>
            <w:r w:rsidRPr="00AB1D00" w:rsidDel="00974EF5">
              <w:rPr>
                <w:webHidden/>
              </w:rPr>
              <w:delInstrText xml:space="preserve"> PAGEREF _Toc217034650 \h </w:delInstrText>
            </w:r>
            <w:r w:rsidRPr="00AB1D00" w:rsidDel="00974EF5">
              <w:rPr>
                <w:webHidden/>
              </w:rPr>
            </w:r>
            <w:r w:rsidRPr="00AB1D00" w:rsidDel="00974EF5">
              <w:rPr>
                <w:webHidden/>
              </w:rPr>
              <w:fldChar w:fldCharType="separate"/>
            </w:r>
            <w:r w:rsidRPr="00AB1D00" w:rsidDel="00974EF5">
              <w:rPr>
                <w:webHidden/>
              </w:rPr>
              <w:delText>36</w:delText>
            </w:r>
            <w:r w:rsidRPr="00AB1D00" w:rsidDel="00974EF5">
              <w:rPr>
                <w:webHidden/>
              </w:rPr>
              <w:fldChar w:fldCharType="end"/>
            </w:r>
            <w:r w:rsidDel="00974EF5">
              <w:fldChar w:fldCharType="end"/>
            </w:r>
          </w:del>
        </w:p>
        <w:p w14:paraId="3B644AC8" w14:textId="3C3608BD" w:rsidR="008E3D12" w:rsidRPr="00AB1D00" w:rsidDel="00974EF5" w:rsidRDefault="008E3D12" w:rsidP="00974EF5">
          <w:pPr>
            <w:tabs>
              <w:tab w:val="left" w:pos="3200"/>
            </w:tabs>
            <w:spacing w:line="480" w:lineRule="auto"/>
            <w:ind w:left="720" w:firstLine="0"/>
            <w:rPr>
              <w:del w:id="6481" w:author="Cheick Traoré" w:date="2026-01-07T16:26:00Z" w16du:dateUtc="2026-01-07T16:26:00Z"/>
              <w:rFonts w:eastAsiaTheme="minorEastAsia"/>
              <w:color w:val="auto"/>
            </w:rPr>
            <w:pPrChange w:id="6482" w:author="Cheick Traoré" w:date="2026-01-07T16:26:00Z" w16du:dateUtc="2026-01-07T16:26:00Z">
              <w:pPr>
                <w:pStyle w:val="TM2"/>
              </w:pPr>
            </w:pPrChange>
          </w:pPr>
          <w:del w:id="6483" w:author="Cheick Traoré" w:date="2026-01-07T16:26:00Z" w16du:dateUtc="2026-01-07T16:26:00Z">
            <w:r w:rsidDel="00974EF5">
              <w:fldChar w:fldCharType="begin"/>
            </w:r>
            <w:r w:rsidDel="00974EF5">
              <w:delInstrText>HYPERLINK \l "_Toc217034651"</w:delInstrText>
            </w:r>
            <w:r w:rsidDel="00974EF5">
              <w:fldChar w:fldCharType="separate"/>
            </w:r>
            <w:r w:rsidRPr="00AB1D00" w:rsidDel="00974EF5">
              <w:rPr>
                <w:rStyle w:val="Lienhypertexte"/>
              </w:rPr>
              <w:delText>7.1 Mapping des exigences aux modules de service métier</w:delText>
            </w:r>
            <w:r w:rsidRPr="00AB1D00" w:rsidDel="00974EF5">
              <w:rPr>
                <w:webHidden/>
              </w:rPr>
              <w:tab/>
            </w:r>
            <w:r w:rsidRPr="00AB1D00" w:rsidDel="00974EF5">
              <w:rPr>
                <w:webHidden/>
              </w:rPr>
              <w:fldChar w:fldCharType="begin"/>
            </w:r>
            <w:r w:rsidRPr="00AB1D00" w:rsidDel="00974EF5">
              <w:rPr>
                <w:webHidden/>
              </w:rPr>
              <w:delInstrText xml:space="preserve"> PAGEREF _Toc217034651 \h </w:delInstrText>
            </w:r>
            <w:r w:rsidRPr="00AB1D00" w:rsidDel="00974EF5">
              <w:rPr>
                <w:webHidden/>
              </w:rPr>
            </w:r>
            <w:r w:rsidRPr="00AB1D00" w:rsidDel="00974EF5">
              <w:rPr>
                <w:webHidden/>
              </w:rPr>
              <w:fldChar w:fldCharType="separate"/>
            </w:r>
            <w:r w:rsidRPr="00AB1D00" w:rsidDel="00974EF5">
              <w:rPr>
                <w:webHidden/>
              </w:rPr>
              <w:delText>36</w:delText>
            </w:r>
            <w:r w:rsidRPr="00AB1D00" w:rsidDel="00974EF5">
              <w:rPr>
                <w:webHidden/>
              </w:rPr>
              <w:fldChar w:fldCharType="end"/>
            </w:r>
            <w:r w:rsidDel="00974EF5">
              <w:fldChar w:fldCharType="end"/>
            </w:r>
          </w:del>
        </w:p>
        <w:p w14:paraId="1195A151" w14:textId="05401E75" w:rsidR="008E3D12" w:rsidRPr="00AB1D00" w:rsidDel="00974EF5" w:rsidRDefault="008E3D12" w:rsidP="00974EF5">
          <w:pPr>
            <w:tabs>
              <w:tab w:val="left" w:pos="3200"/>
            </w:tabs>
            <w:spacing w:line="480" w:lineRule="auto"/>
            <w:ind w:left="720" w:firstLine="0"/>
            <w:rPr>
              <w:del w:id="6484" w:author="Cheick Traoré" w:date="2026-01-07T16:26:00Z" w16du:dateUtc="2026-01-07T16:26:00Z"/>
              <w:rFonts w:eastAsiaTheme="minorEastAsia"/>
              <w:color w:val="auto"/>
            </w:rPr>
            <w:pPrChange w:id="6485" w:author="Cheick Traoré" w:date="2026-01-07T16:26:00Z" w16du:dateUtc="2026-01-07T16:26:00Z">
              <w:pPr>
                <w:pStyle w:val="TM2"/>
              </w:pPr>
            </w:pPrChange>
          </w:pPr>
          <w:del w:id="6486" w:author="Cheick Traoré" w:date="2026-01-07T16:26:00Z" w16du:dateUtc="2026-01-07T16:26:00Z">
            <w:r w:rsidDel="00974EF5">
              <w:fldChar w:fldCharType="begin"/>
            </w:r>
            <w:r w:rsidDel="00974EF5">
              <w:delInstrText>HYPERLINK \l "_Toc217034652"</w:delInstrText>
            </w:r>
            <w:r w:rsidDel="00974EF5">
              <w:fldChar w:fldCharType="separate"/>
            </w:r>
            <w:r w:rsidRPr="00AB1D00" w:rsidDel="00974EF5">
              <w:rPr>
                <w:rStyle w:val="Lienhypertexte"/>
              </w:rPr>
              <w:delText>7.2 Architecture globale - Modèle à trois niveaux</w:delText>
            </w:r>
            <w:r w:rsidRPr="00AB1D00" w:rsidDel="00974EF5">
              <w:rPr>
                <w:webHidden/>
              </w:rPr>
              <w:tab/>
            </w:r>
            <w:r w:rsidRPr="00AB1D00" w:rsidDel="00974EF5">
              <w:rPr>
                <w:webHidden/>
              </w:rPr>
              <w:fldChar w:fldCharType="begin"/>
            </w:r>
            <w:r w:rsidRPr="00AB1D00" w:rsidDel="00974EF5">
              <w:rPr>
                <w:webHidden/>
              </w:rPr>
              <w:delInstrText xml:space="preserve"> PAGEREF _Toc217034652 \h </w:delInstrText>
            </w:r>
            <w:r w:rsidRPr="00AB1D00" w:rsidDel="00974EF5">
              <w:rPr>
                <w:webHidden/>
              </w:rPr>
            </w:r>
            <w:r w:rsidRPr="00AB1D00" w:rsidDel="00974EF5">
              <w:rPr>
                <w:webHidden/>
              </w:rPr>
              <w:fldChar w:fldCharType="separate"/>
            </w:r>
            <w:r w:rsidRPr="00AB1D00" w:rsidDel="00974EF5">
              <w:rPr>
                <w:webHidden/>
              </w:rPr>
              <w:delText>37</w:delText>
            </w:r>
            <w:r w:rsidRPr="00AB1D00" w:rsidDel="00974EF5">
              <w:rPr>
                <w:webHidden/>
              </w:rPr>
              <w:fldChar w:fldCharType="end"/>
            </w:r>
            <w:r w:rsidDel="00974EF5">
              <w:fldChar w:fldCharType="end"/>
            </w:r>
          </w:del>
        </w:p>
        <w:p w14:paraId="345A5EEB" w14:textId="5E7F6BCD" w:rsidR="008E3D12" w:rsidRPr="00AB1D00" w:rsidDel="00974EF5" w:rsidRDefault="008E3D12" w:rsidP="00974EF5">
          <w:pPr>
            <w:tabs>
              <w:tab w:val="left" w:pos="3200"/>
            </w:tabs>
            <w:spacing w:line="480" w:lineRule="auto"/>
            <w:ind w:left="720" w:firstLine="0"/>
            <w:rPr>
              <w:del w:id="6487" w:author="Cheick Traoré" w:date="2026-01-07T16:26:00Z" w16du:dateUtc="2026-01-07T16:26:00Z"/>
              <w:rFonts w:eastAsiaTheme="minorEastAsia"/>
              <w:color w:val="auto"/>
            </w:rPr>
            <w:pPrChange w:id="6488" w:author="Cheick Traoré" w:date="2026-01-07T16:26:00Z" w16du:dateUtc="2026-01-07T16:26:00Z">
              <w:pPr>
                <w:pStyle w:val="TM2"/>
              </w:pPr>
            </w:pPrChange>
          </w:pPr>
          <w:del w:id="6489" w:author="Cheick Traoré" w:date="2026-01-07T16:26:00Z" w16du:dateUtc="2026-01-07T16:26:00Z">
            <w:r w:rsidDel="00974EF5">
              <w:fldChar w:fldCharType="begin"/>
            </w:r>
            <w:r w:rsidDel="00974EF5">
              <w:delInstrText>HYPERLINK \l "_Toc217034653"</w:delInstrText>
            </w:r>
            <w:r w:rsidDel="00974EF5">
              <w:fldChar w:fldCharType="separate"/>
            </w:r>
            <w:r w:rsidRPr="00AB1D00" w:rsidDel="00974EF5">
              <w:rPr>
                <w:rStyle w:val="Lienhypertexte"/>
              </w:rPr>
              <w:delText>7.3 Architecture détaillée des composants</w:delText>
            </w:r>
            <w:r w:rsidRPr="00AB1D00" w:rsidDel="00974EF5">
              <w:rPr>
                <w:webHidden/>
              </w:rPr>
              <w:tab/>
            </w:r>
            <w:r w:rsidRPr="00AB1D00" w:rsidDel="00974EF5">
              <w:rPr>
                <w:webHidden/>
              </w:rPr>
              <w:fldChar w:fldCharType="begin"/>
            </w:r>
            <w:r w:rsidRPr="00AB1D00" w:rsidDel="00974EF5">
              <w:rPr>
                <w:webHidden/>
              </w:rPr>
              <w:delInstrText xml:space="preserve"> PAGEREF _Toc217034653 \h </w:delInstrText>
            </w:r>
            <w:r w:rsidRPr="00AB1D00" w:rsidDel="00974EF5">
              <w:rPr>
                <w:webHidden/>
              </w:rPr>
            </w:r>
            <w:r w:rsidRPr="00AB1D00" w:rsidDel="00974EF5">
              <w:rPr>
                <w:webHidden/>
              </w:rPr>
              <w:fldChar w:fldCharType="separate"/>
            </w:r>
            <w:r w:rsidRPr="00AB1D00" w:rsidDel="00974EF5">
              <w:rPr>
                <w:webHidden/>
              </w:rPr>
              <w:delText>39</w:delText>
            </w:r>
            <w:r w:rsidRPr="00AB1D00" w:rsidDel="00974EF5">
              <w:rPr>
                <w:webHidden/>
              </w:rPr>
              <w:fldChar w:fldCharType="end"/>
            </w:r>
            <w:r w:rsidDel="00974EF5">
              <w:fldChar w:fldCharType="end"/>
            </w:r>
          </w:del>
        </w:p>
        <w:p w14:paraId="09F82395" w14:textId="35DC8681" w:rsidR="008E3D12" w:rsidRPr="00AB1D00" w:rsidDel="00974EF5" w:rsidRDefault="008E3D12" w:rsidP="00974EF5">
          <w:pPr>
            <w:tabs>
              <w:tab w:val="left" w:pos="3200"/>
            </w:tabs>
            <w:spacing w:line="480" w:lineRule="auto"/>
            <w:ind w:left="720" w:firstLine="0"/>
            <w:rPr>
              <w:del w:id="6490" w:author="Cheick Traoré" w:date="2026-01-07T16:26:00Z" w16du:dateUtc="2026-01-07T16:26:00Z"/>
              <w:rFonts w:eastAsiaTheme="minorEastAsia"/>
              <w:color w:val="auto"/>
            </w:rPr>
            <w:pPrChange w:id="6491" w:author="Cheick Traoré" w:date="2026-01-07T16:26:00Z" w16du:dateUtc="2026-01-07T16:26:00Z">
              <w:pPr>
                <w:pStyle w:val="TM2"/>
              </w:pPr>
            </w:pPrChange>
          </w:pPr>
          <w:del w:id="6492" w:author="Cheick Traoré" w:date="2026-01-07T16:26:00Z" w16du:dateUtc="2026-01-07T16:26:00Z">
            <w:r w:rsidDel="00974EF5">
              <w:fldChar w:fldCharType="begin"/>
            </w:r>
            <w:r w:rsidDel="00974EF5">
              <w:delInstrText>HYPERLINK \l "_Toc217034654"</w:delInstrText>
            </w:r>
            <w:r w:rsidDel="00974EF5">
              <w:fldChar w:fldCharType="separate"/>
            </w:r>
            <w:r w:rsidRPr="00AB1D00" w:rsidDel="00974EF5">
              <w:rPr>
                <w:rStyle w:val="Lienhypertexte"/>
              </w:rPr>
              <w:delText>7.4 Flux de données complet</w:delText>
            </w:r>
            <w:r w:rsidRPr="00AB1D00" w:rsidDel="00974EF5">
              <w:rPr>
                <w:webHidden/>
              </w:rPr>
              <w:tab/>
            </w:r>
            <w:r w:rsidRPr="00AB1D00" w:rsidDel="00974EF5">
              <w:rPr>
                <w:webHidden/>
              </w:rPr>
              <w:fldChar w:fldCharType="begin"/>
            </w:r>
            <w:r w:rsidRPr="00AB1D00" w:rsidDel="00974EF5">
              <w:rPr>
                <w:webHidden/>
              </w:rPr>
              <w:delInstrText xml:space="preserve"> PAGEREF _Toc217034654 \h </w:delInstrText>
            </w:r>
            <w:r w:rsidRPr="00AB1D00" w:rsidDel="00974EF5">
              <w:rPr>
                <w:webHidden/>
              </w:rPr>
            </w:r>
            <w:r w:rsidRPr="00AB1D00" w:rsidDel="00974EF5">
              <w:rPr>
                <w:webHidden/>
              </w:rPr>
              <w:fldChar w:fldCharType="separate"/>
            </w:r>
            <w:r w:rsidRPr="00AB1D00" w:rsidDel="00974EF5">
              <w:rPr>
                <w:webHidden/>
              </w:rPr>
              <w:delText>42</w:delText>
            </w:r>
            <w:r w:rsidRPr="00AB1D00" w:rsidDel="00974EF5">
              <w:rPr>
                <w:webHidden/>
              </w:rPr>
              <w:fldChar w:fldCharType="end"/>
            </w:r>
            <w:r w:rsidDel="00974EF5">
              <w:fldChar w:fldCharType="end"/>
            </w:r>
          </w:del>
        </w:p>
        <w:p w14:paraId="0F79C62D" w14:textId="53264F27" w:rsidR="008E3D12" w:rsidRPr="00AB1D00" w:rsidDel="00974EF5" w:rsidRDefault="008E3D12" w:rsidP="00974EF5">
          <w:pPr>
            <w:tabs>
              <w:tab w:val="left" w:pos="3200"/>
            </w:tabs>
            <w:spacing w:line="480" w:lineRule="auto"/>
            <w:ind w:left="720" w:firstLine="0"/>
            <w:rPr>
              <w:del w:id="6493" w:author="Cheick Traoré" w:date="2026-01-07T16:26:00Z" w16du:dateUtc="2026-01-07T16:26:00Z"/>
              <w:rFonts w:eastAsiaTheme="minorEastAsia"/>
              <w:color w:val="auto"/>
            </w:rPr>
            <w:pPrChange w:id="6494" w:author="Cheick Traoré" w:date="2026-01-07T16:26:00Z" w16du:dateUtc="2026-01-07T16:26:00Z">
              <w:pPr>
                <w:pStyle w:val="TM2"/>
              </w:pPr>
            </w:pPrChange>
          </w:pPr>
          <w:del w:id="6495" w:author="Cheick Traoré" w:date="2026-01-07T16:26:00Z" w16du:dateUtc="2026-01-07T16:26:00Z">
            <w:r w:rsidDel="00974EF5">
              <w:fldChar w:fldCharType="begin"/>
            </w:r>
            <w:r w:rsidDel="00974EF5">
              <w:delInstrText>HYPERLINK \l "_Toc217034655"</w:delInstrText>
            </w:r>
            <w:r w:rsidDel="00974EF5">
              <w:fldChar w:fldCharType="separate"/>
            </w:r>
            <w:r w:rsidRPr="00AB1D00" w:rsidDel="00974EF5">
              <w:rPr>
                <w:rStyle w:val="Lienhypertexte"/>
              </w:rPr>
              <w:delText>7.5 Avantages de l'architecture proposée</w:delText>
            </w:r>
            <w:r w:rsidRPr="00AB1D00" w:rsidDel="00974EF5">
              <w:rPr>
                <w:webHidden/>
              </w:rPr>
              <w:tab/>
            </w:r>
            <w:r w:rsidRPr="00AB1D00" w:rsidDel="00974EF5">
              <w:rPr>
                <w:webHidden/>
              </w:rPr>
              <w:fldChar w:fldCharType="begin"/>
            </w:r>
            <w:r w:rsidRPr="00AB1D00" w:rsidDel="00974EF5">
              <w:rPr>
                <w:webHidden/>
              </w:rPr>
              <w:delInstrText xml:space="preserve"> PAGEREF _Toc217034655 \h </w:delInstrText>
            </w:r>
            <w:r w:rsidRPr="00AB1D00" w:rsidDel="00974EF5">
              <w:rPr>
                <w:webHidden/>
              </w:rPr>
            </w:r>
            <w:r w:rsidRPr="00AB1D00" w:rsidDel="00974EF5">
              <w:rPr>
                <w:webHidden/>
              </w:rPr>
              <w:fldChar w:fldCharType="separate"/>
            </w:r>
            <w:r w:rsidRPr="00AB1D00" w:rsidDel="00974EF5">
              <w:rPr>
                <w:webHidden/>
              </w:rPr>
              <w:delText>43</w:delText>
            </w:r>
            <w:r w:rsidRPr="00AB1D00" w:rsidDel="00974EF5">
              <w:rPr>
                <w:webHidden/>
              </w:rPr>
              <w:fldChar w:fldCharType="end"/>
            </w:r>
            <w:r w:rsidDel="00974EF5">
              <w:fldChar w:fldCharType="end"/>
            </w:r>
          </w:del>
        </w:p>
        <w:p w14:paraId="4DB464EB" w14:textId="17DDB507" w:rsidR="008E3D12" w:rsidRPr="00AB1D00" w:rsidDel="00974EF5" w:rsidRDefault="008E3D12" w:rsidP="00974EF5">
          <w:pPr>
            <w:tabs>
              <w:tab w:val="left" w:pos="3200"/>
            </w:tabs>
            <w:spacing w:line="480" w:lineRule="auto"/>
            <w:ind w:left="720" w:firstLine="0"/>
            <w:rPr>
              <w:del w:id="6496" w:author="Cheick Traoré" w:date="2026-01-07T16:26:00Z" w16du:dateUtc="2026-01-07T16:26:00Z"/>
            </w:rPr>
            <w:pPrChange w:id="6497" w:author="Cheick Traoré" w:date="2026-01-07T16:26:00Z" w16du:dateUtc="2026-01-07T16:26:00Z">
              <w:pPr>
                <w:pStyle w:val="TM1"/>
                <w:jc w:val="both"/>
              </w:pPr>
            </w:pPrChange>
          </w:pPr>
          <w:del w:id="6498" w:author="Cheick Traoré" w:date="2026-01-07T16:26:00Z" w16du:dateUtc="2026-01-07T16:26:00Z">
            <w:r w:rsidDel="00974EF5">
              <w:fldChar w:fldCharType="begin"/>
            </w:r>
            <w:r w:rsidDel="00974EF5">
              <w:delInstrText>HYPERLINK \l "_Toc217034656"</w:delInstrText>
            </w:r>
            <w:r w:rsidDel="00974EF5">
              <w:fldChar w:fldCharType="separate"/>
            </w:r>
            <w:r w:rsidRPr="00AB1D00" w:rsidDel="00974EF5">
              <w:rPr>
                <w:rStyle w:val="Lienhypertexte"/>
              </w:rPr>
              <w:delText>8. MISE EN ŒUVRE DE LA SOLUTION</w:delText>
            </w:r>
            <w:r w:rsidRPr="00AB1D00" w:rsidDel="00974EF5">
              <w:rPr>
                <w:webHidden/>
              </w:rPr>
              <w:tab/>
            </w:r>
            <w:r w:rsidRPr="00AB1D00" w:rsidDel="00974EF5">
              <w:rPr>
                <w:webHidden/>
              </w:rPr>
              <w:fldChar w:fldCharType="begin"/>
            </w:r>
            <w:r w:rsidRPr="00AB1D00" w:rsidDel="00974EF5">
              <w:rPr>
                <w:webHidden/>
              </w:rPr>
              <w:delInstrText xml:space="preserve"> PAGEREF _Toc217034656 \h </w:delInstrText>
            </w:r>
            <w:r w:rsidRPr="00AB1D00" w:rsidDel="00974EF5">
              <w:rPr>
                <w:webHidden/>
              </w:rPr>
            </w:r>
            <w:r w:rsidRPr="00AB1D00" w:rsidDel="00974EF5">
              <w:rPr>
                <w:webHidden/>
              </w:rPr>
              <w:fldChar w:fldCharType="separate"/>
            </w:r>
            <w:r w:rsidRPr="00AB1D00" w:rsidDel="00974EF5">
              <w:rPr>
                <w:webHidden/>
              </w:rPr>
              <w:delText>44</w:delText>
            </w:r>
            <w:r w:rsidRPr="00AB1D00" w:rsidDel="00974EF5">
              <w:rPr>
                <w:webHidden/>
              </w:rPr>
              <w:fldChar w:fldCharType="end"/>
            </w:r>
            <w:r w:rsidDel="00974EF5">
              <w:fldChar w:fldCharType="end"/>
            </w:r>
          </w:del>
        </w:p>
        <w:p w14:paraId="1C906A88" w14:textId="6E2D2D46" w:rsidR="008E3D12" w:rsidRPr="00AB1D00" w:rsidDel="00974EF5" w:rsidRDefault="008E3D12" w:rsidP="00974EF5">
          <w:pPr>
            <w:tabs>
              <w:tab w:val="left" w:pos="3200"/>
            </w:tabs>
            <w:spacing w:line="480" w:lineRule="auto"/>
            <w:ind w:left="720" w:firstLine="0"/>
            <w:rPr>
              <w:del w:id="6499" w:author="Cheick Traoré" w:date="2026-01-07T16:26:00Z" w16du:dateUtc="2026-01-07T16:26:00Z"/>
              <w:rFonts w:eastAsiaTheme="minorEastAsia"/>
              <w:color w:val="auto"/>
            </w:rPr>
            <w:pPrChange w:id="6500" w:author="Cheick Traoré" w:date="2026-01-07T16:26:00Z" w16du:dateUtc="2026-01-07T16:26:00Z">
              <w:pPr>
                <w:pStyle w:val="TM2"/>
              </w:pPr>
            </w:pPrChange>
          </w:pPr>
          <w:del w:id="6501" w:author="Cheick Traoré" w:date="2026-01-07T16:26:00Z" w16du:dateUtc="2026-01-07T16:26:00Z">
            <w:r w:rsidDel="00974EF5">
              <w:fldChar w:fldCharType="begin"/>
            </w:r>
            <w:r w:rsidDel="00974EF5">
              <w:delInstrText>HYPERLINK \l "_Toc217034657"</w:delInstrText>
            </w:r>
            <w:r w:rsidDel="00974EF5">
              <w:fldChar w:fldCharType="separate"/>
            </w:r>
            <w:r w:rsidRPr="00AB1D00" w:rsidDel="00974EF5">
              <w:rPr>
                <w:rStyle w:val="Lienhypertexte"/>
              </w:rPr>
              <w:delText>8.1 Langues et technologies utilisées</w:delText>
            </w:r>
            <w:r w:rsidRPr="00AB1D00" w:rsidDel="00974EF5">
              <w:rPr>
                <w:webHidden/>
              </w:rPr>
              <w:tab/>
            </w:r>
            <w:r w:rsidRPr="00AB1D00" w:rsidDel="00974EF5">
              <w:rPr>
                <w:webHidden/>
              </w:rPr>
              <w:fldChar w:fldCharType="begin"/>
            </w:r>
            <w:r w:rsidRPr="00AB1D00" w:rsidDel="00974EF5">
              <w:rPr>
                <w:webHidden/>
              </w:rPr>
              <w:delInstrText xml:space="preserve"> PAGEREF _Toc217034657 \h </w:delInstrText>
            </w:r>
            <w:r w:rsidRPr="00AB1D00" w:rsidDel="00974EF5">
              <w:rPr>
                <w:webHidden/>
              </w:rPr>
            </w:r>
            <w:r w:rsidRPr="00AB1D00" w:rsidDel="00974EF5">
              <w:rPr>
                <w:webHidden/>
              </w:rPr>
              <w:fldChar w:fldCharType="separate"/>
            </w:r>
            <w:r w:rsidRPr="00AB1D00" w:rsidDel="00974EF5">
              <w:rPr>
                <w:webHidden/>
              </w:rPr>
              <w:delText>44</w:delText>
            </w:r>
            <w:r w:rsidRPr="00AB1D00" w:rsidDel="00974EF5">
              <w:rPr>
                <w:webHidden/>
              </w:rPr>
              <w:fldChar w:fldCharType="end"/>
            </w:r>
            <w:r w:rsidDel="00974EF5">
              <w:fldChar w:fldCharType="end"/>
            </w:r>
          </w:del>
        </w:p>
        <w:p w14:paraId="6B53B11B" w14:textId="64753FB7" w:rsidR="008E3D12" w:rsidRPr="00AB1D00" w:rsidDel="00974EF5" w:rsidRDefault="008E3D12" w:rsidP="00974EF5">
          <w:pPr>
            <w:tabs>
              <w:tab w:val="left" w:pos="3200"/>
            </w:tabs>
            <w:spacing w:line="480" w:lineRule="auto"/>
            <w:ind w:left="720" w:firstLine="0"/>
            <w:rPr>
              <w:del w:id="6502" w:author="Cheick Traoré" w:date="2026-01-07T16:26:00Z" w16du:dateUtc="2026-01-07T16:26:00Z"/>
              <w:rFonts w:eastAsiaTheme="minorEastAsia"/>
              <w:color w:val="auto"/>
            </w:rPr>
            <w:pPrChange w:id="6503" w:author="Cheick Traoré" w:date="2026-01-07T16:26:00Z" w16du:dateUtc="2026-01-07T16:26:00Z">
              <w:pPr>
                <w:pStyle w:val="TM2"/>
              </w:pPr>
            </w:pPrChange>
          </w:pPr>
          <w:del w:id="6504" w:author="Cheick Traoré" w:date="2026-01-07T16:26:00Z" w16du:dateUtc="2026-01-07T16:26:00Z">
            <w:r w:rsidDel="00974EF5">
              <w:fldChar w:fldCharType="begin"/>
            </w:r>
            <w:r w:rsidDel="00974EF5">
              <w:delInstrText>HYPERLINK \l "_Toc217034658"</w:delInstrText>
            </w:r>
            <w:r w:rsidDel="00974EF5">
              <w:fldChar w:fldCharType="separate"/>
            </w:r>
            <w:r w:rsidRPr="00AB1D00" w:rsidDel="00974EF5">
              <w:rPr>
                <w:rStyle w:val="Lienhypertexte"/>
              </w:rPr>
              <w:delText>8.2 Conventions de codage</w:delText>
            </w:r>
            <w:r w:rsidRPr="00AB1D00" w:rsidDel="00974EF5">
              <w:rPr>
                <w:webHidden/>
              </w:rPr>
              <w:tab/>
            </w:r>
            <w:r w:rsidRPr="00AB1D00" w:rsidDel="00974EF5">
              <w:rPr>
                <w:webHidden/>
              </w:rPr>
              <w:fldChar w:fldCharType="begin"/>
            </w:r>
            <w:r w:rsidRPr="00AB1D00" w:rsidDel="00974EF5">
              <w:rPr>
                <w:webHidden/>
              </w:rPr>
              <w:delInstrText xml:space="preserve"> PAGEREF _Toc217034658 \h </w:delInstrText>
            </w:r>
            <w:r w:rsidRPr="00AB1D00" w:rsidDel="00974EF5">
              <w:rPr>
                <w:webHidden/>
              </w:rPr>
            </w:r>
            <w:r w:rsidRPr="00AB1D00" w:rsidDel="00974EF5">
              <w:rPr>
                <w:webHidden/>
              </w:rPr>
              <w:fldChar w:fldCharType="separate"/>
            </w:r>
            <w:r w:rsidRPr="00AB1D00" w:rsidDel="00974EF5">
              <w:rPr>
                <w:webHidden/>
              </w:rPr>
              <w:delText>46</w:delText>
            </w:r>
            <w:r w:rsidRPr="00AB1D00" w:rsidDel="00974EF5">
              <w:rPr>
                <w:webHidden/>
              </w:rPr>
              <w:fldChar w:fldCharType="end"/>
            </w:r>
            <w:r w:rsidDel="00974EF5">
              <w:fldChar w:fldCharType="end"/>
            </w:r>
          </w:del>
        </w:p>
        <w:p w14:paraId="04BE4083" w14:textId="07634E15" w:rsidR="008E3D12" w:rsidRPr="00AB1D00" w:rsidDel="00974EF5" w:rsidRDefault="008E3D12" w:rsidP="00974EF5">
          <w:pPr>
            <w:tabs>
              <w:tab w:val="left" w:pos="3200"/>
            </w:tabs>
            <w:spacing w:line="480" w:lineRule="auto"/>
            <w:ind w:left="720" w:firstLine="0"/>
            <w:rPr>
              <w:del w:id="6505" w:author="Cheick Traoré" w:date="2026-01-07T16:26:00Z" w16du:dateUtc="2026-01-07T16:26:00Z"/>
              <w:rFonts w:eastAsiaTheme="minorEastAsia"/>
              <w:color w:val="auto"/>
            </w:rPr>
            <w:pPrChange w:id="6506" w:author="Cheick Traoré" w:date="2026-01-07T16:26:00Z" w16du:dateUtc="2026-01-07T16:26:00Z">
              <w:pPr>
                <w:pStyle w:val="TM2"/>
              </w:pPr>
            </w:pPrChange>
          </w:pPr>
          <w:del w:id="6507" w:author="Cheick Traoré" w:date="2026-01-07T16:26:00Z" w16du:dateUtc="2026-01-07T16:26:00Z">
            <w:r w:rsidDel="00974EF5">
              <w:fldChar w:fldCharType="begin"/>
            </w:r>
            <w:r w:rsidDel="00974EF5">
              <w:delInstrText>HYPERLINK \l "_Toc217034659"</w:delInstrText>
            </w:r>
            <w:r w:rsidDel="00974EF5">
              <w:fldChar w:fldCharType="separate"/>
            </w:r>
            <w:r w:rsidRPr="00AB1D00" w:rsidDel="00974EF5">
              <w:rPr>
                <w:rStyle w:val="Lienhypertexte"/>
              </w:rPr>
              <w:delText>8.3 Approches pour accélérer le développement</w:delText>
            </w:r>
            <w:r w:rsidRPr="00AB1D00" w:rsidDel="00974EF5">
              <w:rPr>
                <w:webHidden/>
              </w:rPr>
              <w:tab/>
            </w:r>
            <w:r w:rsidRPr="00AB1D00" w:rsidDel="00974EF5">
              <w:rPr>
                <w:webHidden/>
              </w:rPr>
              <w:fldChar w:fldCharType="begin"/>
            </w:r>
            <w:r w:rsidRPr="00AB1D00" w:rsidDel="00974EF5">
              <w:rPr>
                <w:webHidden/>
              </w:rPr>
              <w:delInstrText xml:space="preserve"> PAGEREF _Toc217034659 \h </w:delInstrText>
            </w:r>
            <w:r w:rsidRPr="00AB1D00" w:rsidDel="00974EF5">
              <w:rPr>
                <w:webHidden/>
              </w:rPr>
            </w:r>
            <w:r w:rsidRPr="00AB1D00" w:rsidDel="00974EF5">
              <w:rPr>
                <w:webHidden/>
              </w:rPr>
              <w:fldChar w:fldCharType="separate"/>
            </w:r>
            <w:r w:rsidRPr="00AB1D00" w:rsidDel="00974EF5">
              <w:rPr>
                <w:webHidden/>
              </w:rPr>
              <w:delText>48</w:delText>
            </w:r>
            <w:r w:rsidRPr="00AB1D00" w:rsidDel="00974EF5">
              <w:rPr>
                <w:webHidden/>
              </w:rPr>
              <w:fldChar w:fldCharType="end"/>
            </w:r>
            <w:r w:rsidDel="00974EF5">
              <w:fldChar w:fldCharType="end"/>
            </w:r>
          </w:del>
        </w:p>
        <w:p w14:paraId="11BDA40E" w14:textId="0C75A71A" w:rsidR="008E3D12" w:rsidRPr="00AB1D00" w:rsidDel="00974EF5" w:rsidRDefault="008E3D12" w:rsidP="00974EF5">
          <w:pPr>
            <w:tabs>
              <w:tab w:val="left" w:pos="3200"/>
            </w:tabs>
            <w:spacing w:line="480" w:lineRule="auto"/>
            <w:ind w:left="720" w:firstLine="0"/>
            <w:rPr>
              <w:del w:id="6508" w:author="Cheick Traoré" w:date="2026-01-07T16:26:00Z" w16du:dateUtc="2026-01-07T16:26:00Z"/>
              <w:rFonts w:eastAsiaTheme="minorEastAsia"/>
              <w:color w:val="auto"/>
            </w:rPr>
            <w:pPrChange w:id="6509" w:author="Cheick Traoré" w:date="2026-01-07T16:26:00Z" w16du:dateUtc="2026-01-07T16:26:00Z">
              <w:pPr>
                <w:pStyle w:val="TM2"/>
              </w:pPr>
            </w:pPrChange>
          </w:pPr>
          <w:del w:id="6510" w:author="Cheick Traoré" w:date="2026-01-07T16:26:00Z" w16du:dateUtc="2026-01-07T16:26:00Z">
            <w:r w:rsidDel="00974EF5">
              <w:fldChar w:fldCharType="begin"/>
            </w:r>
            <w:r w:rsidDel="00974EF5">
              <w:delInstrText>HYPERLINK \l "_Toc217034660"</w:delInstrText>
            </w:r>
            <w:r w:rsidDel="00974EF5">
              <w:fldChar w:fldCharType="separate"/>
            </w:r>
            <w:r w:rsidRPr="00AB1D00" w:rsidDel="00974EF5">
              <w:rPr>
                <w:rStyle w:val="Lienhypertexte"/>
              </w:rPr>
              <w:delText>8.4 Interaction entre les couches</w:delText>
            </w:r>
            <w:r w:rsidRPr="00AB1D00" w:rsidDel="00974EF5">
              <w:rPr>
                <w:webHidden/>
              </w:rPr>
              <w:tab/>
            </w:r>
            <w:r w:rsidRPr="00AB1D00" w:rsidDel="00974EF5">
              <w:rPr>
                <w:webHidden/>
              </w:rPr>
              <w:fldChar w:fldCharType="begin"/>
            </w:r>
            <w:r w:rsidRPr="00AB1D00" w:rsidDel="00974EF5">
              <w:rPr>
                <w:webHidden/>
              </w:rPr>
              <w:delInstrText xml:space="preserve"> PAGEREF _Toc217034660 \h </w:delInstrText>
            </w:r>
            <w:r w:rsidRPr="00AB1D00" w:rsidDel="00974EF5">
              <w:rPr>
                <w:webHidden/>
              </w:rPr>
            </w:r>
            <w:r w:rsidRPr="00AB1D00" w:rsidDel="00974EF5">
              <w:rPr>
                <w:webHidden/>
              </w:rPr>
              <w:fldChar w:fldCharType="separate"/>
            </w:r>
            <w:r w:rsidRPr="00AB1D00" w:rsidDel="00974EF5">
              <w:rPr>
                <w:webHidden/>
              </w:rPr>
              <w:delText>50</w:delText>
            </w:r>
            <w:r w:rsidRPr="00AB1D00" w:rsidDel="00974EF5">
              <w:rPr>
                <w:webHidden/>
              </w:rPr>
              <w:fldChar w:fldCharType="end"/>
            </w:r>
            <w:r w:rsidDel="00974EF5">
              <w:fldChar w:fldCharType="end"/>
            </w:r>
          </w:del>
        </w:p>
        <w:p w14:paraId="334B64FC" w14:textId="57D2EEA5" w:rsidR="008E3D12" w:rsidRPr="00AB1D00" w:rsidDel="00974EF5" w:rsidRDefault="008E3D12" w:rsidP="00974EF5">
          <w:pPr>
            <w:tabs>
              <w:tab w:val="left" w:pos="3200"/>
            </w:tabs>
            <w:spacing w:line="480" w:lineRule="auto"/>
            <w:ind w:left="720" w:firstLine="0"/>
            <w:rPr>
              <w:del w:id="6511" w:author="Cheick Traoré" w:date="2026-01-07T16:26:00Z" w16du:dateUtc="2026-01-07T16:26:00Z"/>
              <w:rFonts w:eastAsiaTheme="minorEastAsia"/>
              <w:color w:val="auto"/>
            </w:rPr>
            <w:pPrChange w:id="6512" w:author="Cheick Traoré" w:date="2026-01-07T16:26:00Z" w16du:dateUtc="2026-01-07T16:26:00Z">
              <w:pPr>
                <w:pStyle w:val="TM2"/>
              </w:pPr>
            </w:pPrChange>
          </w:pPr>
          <w:del w:id="6513" w:author="Cheick Traoré" w:date="2026-01-07T16:26:00Z" w16du:dateUtc="2026-01-07T16:26:00Z">
            <w:r w:rsidDel="00974EF5">
              <w:fldChar w:fldCharType="begin"/>
            </w:r>
            <w:r w:rsidDel="00974EF5">
              <w:delInstrText>HYPERLINK \l "_Toc217034661"</w:delInstrText>
            </w:r>
            <w:r w:rsidDel="00974EF5">
              <w:fldChar w:fldCharType="separate"/>
            </w:r>
            <w:r w:rsidRPr="00AB1D00" w:rsidDel="00974EF5">
              <w:rPr>
                <w:rStyle w:val="Lienhypertexte"/>
              </w:rPr>
              <w:delText>8.5 Exemple de code intégré</w:delText>
            </w:r>
            <w:r w:rsidRPr="00AB1D00" w:rsidDel="00974EF5">
              <w:rPr>
                <w:webHidden/>
              </w:rPr>
              <w:tab/>
            </w:r>
            <w:r w:rsidRPr="00AB1D00" w:rsidDel="00974EF5">
              <w:rPr>
                <w:webHidden/>
              </w:rPr>
              <w:fldChar w:fldCharType="begin"/>
            </w:r>
            <w:r w:rsidRPr="00AB1D00" w:rsidDel="00974EF5">
              <w:rPr>
                <w:webHidden/>
              </w:rPr>
              <w:delInstrText xml:space="preserve"> PAGEREF _Toc217034661 \h </w:delInstrText>
            </w:r>
            <w:r w:rsidRPr="00AB1D00" w:rsidDel="00974EF5">
              <w:rPr>
                <w:webHidden/>
              </w:rPr>
            </w:r>
            <w:r w:rsidRPr="00AB1D00" w:rsidDel="00974EF5">
              <w:rPr>
                <w:webHidden/>
              </w:rPr>
              <w:fldChar w:fldCharType="separate"/>
            </w:r>
            <w:r w:rsidRPr="00AB1D00" w:rsidDel="00974EF5">
              <w:rPr>
                <w:webHidden/>
              </w:rPr>
              <w:delText>51</w:delText>
            </w:r>
            <w:r w:rsidRPr="00AB1D00" w:rsidDel="00974EF5">
              <w:rPr>
                <w:webHidden/>
              </w:rPr>
              <w:fldChar w:fldCharType="end"/>
            </w:r>
            <w:r w:rsidDel="00974EF5">
              <w:fldChar w:fldCharType="end"/>
            </w:r>
          </w:del>
        </w:p>
        <w:p w14:paraId="6E6DDE5A" w14:textId="347C57FD" w:rsidR="008E3D12" w:rsidRPr="00AB1D00" w:rsidDel="00974EF5" w:rsidRDefault="008E3D12" w:rsidP="00974EF5">
          <w:pPr>
            <w:tabs>
              <w:tab w:val="left" w:pos="3200"/>
            </w:tabs>
            <w:spacing w:line="480" w:lineRule="auto"/>
            <w:ind w:left="720" w:firstLine="0"/>
            <w:rPr>
              <w:del w:id="6514" w:author="Cheick Traoré" w:date="2026-01-07T16:26:00Z" w16du:dateUtc="2026-01-07T16:26:00Z"/>
              <w:rFonts w:eastAsiaTheme="minorEastAsia"/>
              <w:color w:val="auto"/>
            </w:rPr>
            <w:pPrChange w:id="6515" w:author="Cheick Traoré" w:date="2026-01-07T16:26:00Z" w16du:dateUtc="2026-01-07T16:26:00Z">
              <w:pPr>
                <w:pStyle w:val="TM2"/>
              </w:pPr>
            </w:pPrChange>
          </w:pPr>
          <w:del w:id="6516" w:author="Cheick Traoré" w:date="2026-01-07T16:26:00Z" w16du:dateUtc="2026-01-07T16:26:00Z">
            <w:r w:rsidDel="00974EF5">
              <w:fldChar w:fldCharType="begin"/>
            </w:r>
            <w:r w:rsidDel="00974EF5">
              <w:delInstrText>HYPERLINK \l "_Toc217034662"</w:delInstrText>
            </w:r>
            <w:r w:rsidDel="00974EF5">
              <w:fldChar w:fldCharType="separate"/>
            </w:r>
            <w:r w:rsidRPr="00AB1D00" w:rsidDel="00974EF5">
              <w:rPr>
                <w:rStyle w:val="Lienhypertexte"/>
              </w:rPr>
              <w:delText>8.6 Défis rencontrés et solutions</w:delText>
            </w:r>
            <w:r w:rsidRPr="00AB1D00" w:rsidDel="00974EF5">
              <w:rPr>
                <w:webHidden/>
              </w:rPr>
              <w:tab/>
            </w:r>
            <w:r w:rsidRPr="00AB1D00" w:rsidDel="00974EF5">
              <w:rPr>
                <w:webHidden/>
              </w:rPr>
              <w:fldChar w:fldCharType="begin"/>
            </w:r>
            <w:r w:rsidRPr="00AB1D00" w:rsidDel="00974EF5">
              <w:rPr>
                <w:webHidden/>
              </w:rPr>
              <w:delInstrText xml:space="preserve"> PAGEREF _Toc217034662 \h </w:delInstrText>
            </w:r>
            <w:r w:rsidRPr="00AB1D00" w:rsidDel="00974EF5">
              <w:rPr>
                <w:webHidden/>
              </w:rPr>
            </w:r>
            <w:r w:rsidRPr="00AB1D00" w:rsidDel="00974EF5">
              <w:rPr>
                <w:webHidden/>
              </w:rPr>
              <w:fldChar w:fldCharType="separate"/>
            </w:r>
            <w:r w:rsidRPr="00AB1D00" w:rsidDel="00974EF5">
              <w:rPr>
                <w:webHidden/>
              </w:rPr>
              <w:delText>59</w:delText>
            </w:r>
            <w:r w:rsidRPr="00AB1D00" w:rsidDel="00974EF5">
              <w:rPr>
                <w:webHidden/>
              </w:rPr>
              <w:fldChar w:fldCharType="end"/>
            </w:r>
            <w:r w:rsidDel="00974EF5">
              <w:fldChar w:fldCharType="end"/>
            </w:r>
          </w:del>
        </w:p>
        <w:p w14:paraId="07F8157D" w14:textId="42D0BCD9" w:rsidR="008E3D12" w:rsidRPr="00AB1D00" w:rsidDel="00974EF5" w:rsidRDefault="008E3D12" w:rsidP="00974EF5">
          <w:pPr>
            <w:tabs>
              <w:tab w:val="left" w:pos="3200"/>
            </w:tabs>
            <w:spacing w:line="480" w:lineRule="auto"/>
            <w:ind w:left="720" w:firstLine="0"/>
            <w:rPr>
              <w:del w:id="6517" w:author="Cheick Traoré" w:date="2026-01-07T16:26:00Z" w16du:dateUtc="2026-01-07T16:26:00Z"/>
            </w:rPr>
            <w:pPrChange w:id="6518" w:author="Cheick Traoré" w:date="2026-01-07T16:26:00Z" w16du:dateUtc="2026-01-07T16:26:00Z">
              <w:pPr>
                <w:pStyle w:val="TM1"/>
                <w:jc w:val="both"/>
              </w:pPr>
            </w:pPrChange>
          </w:pPr>
          <w:del w:id="6519" w:author="Cheick Traoré" w:date="2026-01-07T16:26:00Z" w16du:dateUtc="2026-01-07T16:26:00Z">
            <w:r w:rsidDel="00974EF5">
              <w:fldChar w:fldCharType="begin"/>
            </w:r>
            <w:r w:rsidDel="00974EF5">
              <w:delInstrText>HYPERLINK \l "_Toc217034663"</w:delInstrText>
            </w:r>
            <w:r w:rsidDel="00974EF5">
              <w:fldChar w:fldCharType="separate"/>
            </w:r>
            <w:r w:rsidRPr="00AB1D00" w:rsidDel="00974EF5">
              <w:rPr>
                <w:rStyle w:val="Lienhypertexte"/>
              </w:rPr>
              <w:delText>9. RESULTATS ET INTERPRETATION</w:delText>
            </w:r>
            <w:r w:rsidRPr="00AB1D00" w:rsidDel="00974EF5">
              <w:rPr>
                <w:webHidden/>
              </w:rPr>
              <w:tab/>
            </w:r>
            <w:r w:rsidRPr="00AB1D00" w:rsidDel="00974EF5">
              <w:rPr>
                <w:webHidden/>
              </w:rPr>
              <w:fldChar w:fldCharType="begin"/>
            </w:r>
            <w:r w:rsidRPr="00AB1D00" w:rsidDel="00974EF5">
              <w:rPr>
                <w:webHidden/>
              </w:rPr>
              <w:delInstrText xml:space="preserve"> PAGEREF _Toc217034663 \h </w:delInstrText>
            </w:r>
            <w:r w:rsidRPr="00AB1D00" w:rsidDel="00974EF5">
              <w:rPr>
                <w:webHidden/>
              </w:rPr>
            </w:r>
            <w:r w:rsidRPr="00AB1D00" w:rsidDel="00974EF5">
              <w:rPr>
                <w:webHidden/>
              </w:rPr>
              <w:fldChar w:fldCharType="separate"/>
            </w:r>
            <w:r w:rsidRPr="00AB1D00" w:rsidDel="00974EF5">
              <w:rPr>
                <w:webHidden/>
              </w:rPr>
              <w:delText>60</w:delText>
            </w:r>
            <w:r w:rsidRPr="00AB1D00" w:rsidDel="00974EF5">
              <w:rPr>
                <w:webHidden/>
              </w:rPr>
              <w:fldChar w:fldCharType="end"/>
            </w:r>
            <w:r w:rsidDel="00974EF5">
              <w:fldChar w:fldCharType="end"/>
            </w:r>
          </w:del>
        </w:p>
        <w:p w14:paraId="535D1A60" w14:textId="2D14A02C" w:rsidR="008E3D12" w:rsidRPr="00AB1D00" w:rsidDel="00974EF5" w:rsidRDefault="008E3D12" w:rsidP="00974EF5">
          <w:pPr>
            <w:tabs>
              <w:tab w:val="left" w:pos="3200"/>
            </w:tabs>
            <w:spacing w:line="480" w:lineRule="auto"/>
            <w:ind w:left="720" w:firstLine="0"/>
            <w:rPr>
              <w:del w:id="6520" w:author="Cheick Traoré" w:date="2026-01-07T16:26:00Z" w16du:dateUtc="2026-01-07T16:26:00Z"/>
              <w:rFonts w:eastAsiaTheme="minorEastAsia"/>
              <w:color w:val="auto"/>
            </w:rPr>
            <w:pPrChange w:id="6521" w:author="Cheick Traoré" w:date="2026-01-07T16:26:00Z" w16du:dateUtc="2026-01-07T16:26:00Z">
              <w:pPr>
                <w:pStyle w:val="TM2"/>
              </w:pPr>
            </w:pPrChange>
          </w:pPr>
          <w:del w:id="6522" w:author="Cheick Traoré" w:date="2026-01-07T16:26:00Z" w16du:dateUtc="2026-01-07T16:26:00Z">
            <w:r w:rsidDel="00974EF5">
              <w:fldChar w:fldCharType="begin"/>
            </w:r>
            <w:r w:rsidDel="00974EF5">
              <w:delInstrText>HYPERLINK \l "_Toc217034664"</w:delInstrText>
            </w:r>
            <w:r w:rsidDel="00974EF5">
              <w:fldChar w:fldCharType="separate"/>
            </w:r>
            <w:r w:rsidRPr="00AB1D00" w:rsidDel="00974EF5">
              <w:rPr>
                <w:rStyle w:val="Lienhypertexte"/>
              </w:rPr>
              <w:delText>9.1 Approche de test et validation</w:delText>
            </w:r>
            <w:r w:rsidRPr="00AB1D00" w:rsidDel="00974EF5">
              <w:rPr>
                <w:webHidden/>
              </w:rPr>
              <w:tab/>
            </w:r>
            <w:r w:rsidRPr="00AB1D00" w:rsidDel="00974EF5">
              <w:rPr>
                <w:webHidden/>
              </w:rPr>
              <w:fldChar w:fldCharType="begin"/>
            </w:r>
            <w:r w:rsidRPr="00AB1D00" w:rsidDel="00974EF5">
              <w:rPr>
                <w:webHidden/>
              </w:rPr>
              <w:delInstrText xml:space="preserve"> PAGEREF _Toc217034664 \h </w:delInstrText>
            </w:r>
            <w:r w:rsidRPr="00AB1D00" w:rsidDel="00974EF5">
              <w:rPr>
                <w:webHidden/>
              </w:rPr>
            </w:r>
            <w:r w:rsidRPr="00AB1D00" w:rsidDel="00974EF5">
              <w:rPr>
                <w:webHidden/>
              </w:rPr>
              <w:fldChar w:fldCharType="separate"/>
            </w:r>
            <w:r w:rsidRPr="00AB1D00" w:rsidDel="00974EF5">
              <w:rPr>
                <w:webHidden/>
              </w:rPr>
              <w:delText>60</w:delText>
            </w:r>
            <w:r w:rsidRPr="00AB1D00" w:rsidDel="00974EF5">
              <w:rPr>
                <w:webHidden/>
              </w:rPr>
              <w:fldChar w:fldCharType="end"/>
            </w:r>
            <w:r w:rsidDel="00974EF5">
              <w:fldChar w:fldCharType="end"/>
            </w:r>
          </w:del>
        </w:p>
        <w:p w14:paraId="35C9B708" w14:textId="42E77E16" w:rsidR="008E3D12" w:rsidRPr="00AB1D00" w:rsidDel="00974EF5" w:rsidRDefault="008E3D12" w:rsidP="00974EF5">
          <w:pPr>
            <w:tabs>
              <w:tab w:val="left" w:pos="3200"/>
            </w:tabs>
            <w:spacing w:line="480" w:lineRule="auto"/>
            <w:ind w:left="720" w:firstLine="0"/>
            <w:rPr>
              <w:del w:id="6523" w:author="Cheick Traoré" w:date="2026-01-07T16:26:00Z" w16du:dateUtc="2026-01-07T16:26:00Z"/>
              <w:rFonts w:eastAsiaTheme="minorEastAsia"/>
              <w:color w:val="auto"/>
            </w:rPr>
            <w:pPrChange w:id="6524" w:author="Cheick Traoré" w:date="2026-01-07T16:26:00Z" w16du:dateUtc="2026-01-07T16:26:00Z">
              <w:pPr>
                <w:pStyle w:val="TM2"/>
              </w:pPr>
            </w:pPrChange>
          </w:pPr>
          <w:del w:id="6525" w:author="Cheick Traoré" w:date="2026-01-07T16:26:00Z" w16du:dateUtc="2026-01-07T16:26:00Z">
            <w:r w:rsidDel="00974EF5">
              <w:fldChar w:fldCharType="begin"/>
            </w:r>
            <w:r w:rsidDel="00974EF5">
              <w:delInstrText>HYPERLINK \l "_Toc217034665"</w:delInstrText>
            </w:r>
            <w:r w:rsidDel="00974EF5">
              <w:fldChar w:fldCharType="separate"/>
            </w:r>
            <w:r w:rsidRPr="00AB1D00" w:rsidDel="00974EF5">
              <w:rPr>
                <w:rStyle w:val="Lienhypertexte"/>
              </w:rPr>
              <w:delText>9.2 Précision des modèles - Résultats</w:delText>
            </w:r>
            <w:r w:rsidRPr="00AB1D00" w:rsidDel="00974EF5">
              <w:rPr>
                <w:webHidden/>
              </w:rPr>
              <w:tab/>
            </w:r>
            <w:r w:rsidRPr="00AB1D00" w:rsidDel="00974EF5">
              <w:rPr>
                <w:webHidden/>
              </w:rPr>
              <w:fldChar w:fldCharType="begin"/>
            </w:r>
            <w:r w:rsidRPr="00AB1D00" w:rsidDel="00974EF5">
              <w:rPr>
                <w:webHidden/>
              </w:rPr>
              <w:delInstrText xml:space="preserve"> PAGEREF _Toc217034665 \h </w:delInstrText>
            </w:r>
            <w:r w:rsidRPr="00AB1D00" w:rsidDel="00974EF5">
              <w:rPr>
                <w:webHidden/>
              </w:rPr>
            </w:r>
            <w:r w:rsidRPr="00AB1D00" w:rsidDel="00974EF5">
              <w:rPr>
                <w:webHidden/>
              </w:rPr>
              <w:fldChar w:fldCharType="separate"/>
            </w:r>
            <w:r w:rsidRPr="00AB1D00" w:rsidDel="00974EF5">
              <w:rPr>
                <w:webHidden/>
              </w:rPr>
              <w:delText>62</w:delText>
            </w:r>
            <w:r w:rsidRPr="00AB1D00" w:rsidDel="00974EF5">
              <w:rPr>
                <w:webHidden/>
              </w:rPr>
              <w:fldChar w:fldCharType="end"/>
            </w:r>
            <w:r w:rsidDel="00974EF5">
              <w:fldChar w:fldCharType="end"/>
            </w:r>
          </w:del>
        </w:p>
        <w:p w14:paraId="167F85CD" w14:textId="731364E2" w:rsidR="008E3D12" w:rsidRPr="00AB1D00" w:rsidDel="00974EF5" w:rsidRDefault="008E3D12" w:rsidP="00974EF5">
          <w:pPr>
            <w:tabs>
              <w:tab w:val="left" w:pos="3200"/>
            </w:tabs>
            <w:spacing w:line="480" w:lineRule="auto"/>
            <w:ind w:left="720" w:firstLine="0"/>
            <w:rPr>
              <w:del w:id="6526" w:author="Cheick Traoré" w:date="2026-01-07T16:26:00Z" w16du:dateUtc="2026-01-07T16:26:00Z"/>
              <w:rFonts w:eastAsiaTheme="minorEastAsia"/>
              <w:color w:val="auto"/>
            </w:rPr>
            <w:pPrChange w:id="6527" w:author="Cheick Traoré" w:date="2026-01-07T16:26:00Z" w16du:dateUtc="2026-01-07T16:26:00Z">
              <w:pPr>
                <w:pStyle w:val="TM2"/>
              </w:pPr>
            </w:pPrChange>
          </w:pPr>
          <w:del w:id="6528" w:author="Cheick Traoré" w:date="2026-01-07T16:26:00Z" w16du:dateUtc="2026-01-07T16:26:00Z">
            <w:r w:rsidDel="00974EF5">
              <w:fldChar w:fldCharType="begin"/>
            </w:r>
            <w:r w:rsidDel="00974EF5">
              <w:delInstrText>HYPERLINK \l "_Toc217034666"</w:delInstrText>
            </w:r>
            <w:r w:rsidDel="00974EF5">
              <w:fldChar w:fldCharType="separate"/>
            </w:r>
            <w:r w:rsidRPr="00AB1D00" w:rsidDel="00974EF5">
              <w:rPr>
                <w:rStyle w:val="Lienhypertexte"/>
              </w:rPr>
              <w:delText>9.3 Validation opérationnelle</w:delText>
            </w:r>
            <w:r w:rsidRPr="00AB1D00" w:rsidDel="00974EF5">
              <w:rPr>
                <w:webHidden/>
              </w:rPr>
              <w:tab/>
            </w:r>
            <w:r w:rsidRPr="00AB1D00" w:rsidDel="00974EF5">
              <w:rPr>
                <w:webHidden/>
              </w:rPr>
              <w:fldChar w:fldCharType="begin"/>
            </w:r>
            <w:r w:rsidRPr="00AB1D00" w:rsidDel="00974EF5">
              <w:rPr>
                <w:webHidden/>
              </w:rPr>
              <w:delInstrText xml:space="preserve"> PAGEREF _Toc217034666 \h </w:delInstrText>
            </w:r>
            <w:r w:rsidRPr="00AB1D00" w:rsidDel="00974EF5">
              <w:rPr>
                <w:webHidden/>
              </w:rPr>
            </w:r>
            <w:r w:rsidRPr="00AB1D00" w:rsidDel="00974EF5">
              <w:rPr>
                <w:webHidden/>
              </w:rPr>
              <w:fldChar w:fldCharType="separate"/>
            </w:r>
            <w:r w:rsidRPr="00AB1D00" w:rsidDel="00974EF5">
              <w:rPr>
                <w:webHidden/>
              </w:rPr>
              <w:delText>64</w:delText>
            </w:r>
            <w:r w:rsidRPr="00AB1D00" w:rsidDel="00974EF5">
              <w:rPr>
                <w:webHidden/>
              </w:rPr>
              <w:fldChar w:fldCharType="end"/>
            </w:r>
            <w:r w:rsidDel="00974EF5">
              <w:fldChar w:fldCharType="end"/>
            </w:r>
          </w:del>
        </w:p>
        <w:p w14:paraId="353CBF6C" w14:textId="12038CBE" w:rsidR="008E3D12" w:rsidRPr="00AB1D00" w:rsidDel="00974EF5" w:rsidRDefault="008E3D12" w:rsidP="00974EF5">
          <w:pPr>
            <w:tabs>
              <w:tab w:val="left" w:pos="3200"/>
            </w:tabs>
            <w:spacing w:line="480" w:lineRule="auto"/>
            <w:ind w:left="720" w:firstLine="0"/>
            <w:rPr>
              <w:del w:id="6529" w:author="Cheick Traoré" w:date="2026-01-07T16:26:00Z" w16du:dateUtc="2026-01-07T16:26:00Z"/>
              <w:rFonts w:eastAsiaTheme="minorEastAsia"/>
              <w:color w:val="auto"/>
            </w:rPr>
            <w:pPrChange w:id="6530" w:author="Cheick Traoré" w:date="2026-01-07T16:26:00Z" w16du:dateUtc="2026-01-07T16:26:00Z">
              <w:pPr>
                <w:pStyle w:val="TM2"/>
              </w:pPr>
            </w:pPrChange>
          </w:pPr>
          <w:del w:id="6531" w:author="Cheick Traoré" w:date="2026-01-07T16:26:00Z" w16du:dateUtc="2026-01-07T16:26:00Z">
            <w:r w:rsidDel="00974EF5">
              <w:fldChar w:fldCharType="begin"/>
            </w:r>
            <w:r w:rsidDel="00974EF5">
              <w:delInstrText>HYPERLINK \l "_Toc217034667"</w:delInstrText>
            </w:r>
            <w:r w:rsidDel="00974EF5">
              <w:fldChar w:fldCharType="separate"/>
            </w:r>
            <w:r w:rsidRPr="00AB1D00" w:rsidDel="00974EF5">
              <w:rPr>
                <w:rStyle w:val="Lienhypertexte"/>
              </w:rPr>
              <w:delText>9.4 Validation conformité</w:delText>
            </w:r>
            <w:r w:rsidRPr="00AB1D00" w:rsidDel="00974EF5">
              <w:rPr>
                <w:webHidden/>
              </w:rPr>
              <w:tab/>
            </w:r>
            <w:r w:rsidRPr="00AB1D00" w:rsidDel="00974EF5">
              <w:rPr>
                <w:webHidden/>
              </w:rPr>
              <w:fldChar w:fldCharType="begin"/>
            </w:r>
            <w:r w:rsidRPr="00AB1D00" w:rsidDel="00974EF5">
              <w:rPr>
                <w:webHidden/>
              </w:rPr>
              <w:delInstrText xml:space="preserve"> PAGEREF _Toc217034667 \h </w:delInstrText>
            </w:r>
            <w:r w:rsidRPr="00AB1D00" w:rsidDel="00974EF5">
              <w:rPr>
                <w:webHidden/>
              </w:rPr>
            </w:r>
            <w:r w:rsidRPr="00AB1D00" w:rsidDel="00974EF5">
              <w:rPr>
                <w:webHidden/>
              </w:rPr>
              <w:fldChar w:fldCharType="separate"/>
            </w:r>
            <w:r w:rsidRPr="00AB1D00" w:rsidDel="00974EF5">
              <w:rPr>
                <w:webHidden/>
              </w:rPr>
              <w:delText>65</w:delText>
            </w:r>
            <w:r w:rsidRPr="00AB1D00" w:rsidDel="00974EF5">
              <w:rPr>
                <w:webHidden/>
              </w:rPr>
              <w:fldChar w:fldCharType="end"/>
            </w:r>
            <w:r w:rsidDel="00974EF5">
              <w:fldChar w:fldCharType="end"/>
            </w:r>
          </w:del>
        </w:p>
        <w:p w14:paraId="768863AE" w14:textId="152D727F" w:rsidR="008E3D12" w:rsidRPr="00AB1D00" w:rsidDel="00974EF5" w:rsidRDefault="008E3D12" w:rsidP="00974EF5">
          <w:pPr>
            <w:tabs>
              <w:tab w:val="left" w:pos="3200"/>
            </w:tabs>
            <w:spacing w:line="480" w:lineRule="auto"/>
            <w:ind w:left="720" w:firstLine="0"/>
            <w:rPr>
              <w:del w:id="6532" w:author="Cheick Traoré" w:date="2026-01-07T16:26:00Z" w16du:dateUtc="2026-01-07T16:26:00Z"/>
              <w:rFonts w:eastAsiaTheme="minorEastAsia"/>
              <w:color w:val="auto"/>
            </w:rPr>
            <w:pPrChange w:id="6533" w:author="Cheick Traoré" w:date="2026-01-07T16:26:00Z" w16du:dateUtc="2026-01-07T16:26:00Z">
              <w:pPr>
                <w:pStyle w:val="TM2"/>
              </w:pPr>
            </w:pPrChange>
          </w:pPr>
          <w:del w:id="6534" w:author="Cheick Traoré" w:date="2026-01-07T16:26:00Z" w16du:dateUtc="2026-01-07T16:26:00Z">
            <w:r w:rsidDel="00974EF5">
              <w:fldChar w:fldCharType="begin"/>
            </w:r>
            <w:r w:rsidDel="00974EF5">
              <w:delInstrText>HYPERLINK \l "_Toc217034668"</w:delInstrText>
            </w:r>
            <w:r w:rsidDel="00974EF5">
              <w:fldChar w:fldCharType="separate"/>
            </w:r>
            <w:r w:rsidRPr="00AB1D00" w:rsidDel="00974EF5">
              <w:rPr>
                <w:rStyle w:val="Lienhypertexte"/>
              </w:rPr>
              <w:delText>9.5 Performance du système</w:delText>
            </w:r>
            <w:r w:rsidRPr="00AB1D00" w:rsidDel="00974EF5">
              <w:rPr>
                <w:webHidden/>
              </w:rPr>
              <w:tab/>
            </w:r>
            <w:r w:rsidRPr="00AB1D00" w:rsidDel="00974EF5">
              <w:rPr>
                <w:webHidden/>
              </w:rPr>
              <w:fldChar w:fldCharType="begin"/>
            </w:r>
            <w:r w:rsidRPr="00AB1D00" w:rsidDel="00974EF5">
              <w:rPr>
                <w:webHidden/>
              </w:rPr>
              <w:delInstrText xml:space="preserve"> PAGEREF _Toc217034668 \h </w:delInstrText>
            </w:r>
            <w:r w:rsidRPr="00AB1D00" w:rsidDel="00974EF5">
              <w:rPr>
                <w:webHidden/>
              </w:rPr>
            </w:r>
            <w:r w:rsidRPr="00AB1D00" w:rsidDel="00974EF5">
              <w:rPr>
                <w:webHidden/>
              </w:rPr>
              <w:fldChar w:fldCharType="separate"/>
            </w:r>
            <w:r w:rsidRPr="00AB1D00" w:rsidDel="00974EF5">
              <w:rPr>
                <w:webHidden/>
              </w:rPr>
              <w:delText>65</w:delText>
            </w:r>
            <w:r w:rsidRPr="00AB1D00" w:rsidDel="00974EF5">
              <w:rPr>
                <w:webHidden/>
              </w:rPr>
              <w:fldChar w:fldCharType="end"/>
            </w:r>
            <w:r w:rsidDel="00974EF5">
              <w:fldChar w:fldCharType="end"/>
            </w:r>
          </w:del>
        </w:p>
        <w:p w14:paraId="6964F50E" w14:textId="3FA50A0F" w:rsidR="008E3D12" w:rsidRPr="00AB1D00" w:rsidDel="00974EF5" w:rsidRDefault="008E3D12" w:rsidP="00974EF5">
          <w:pPr>
            <w:tabs>
              <w:tab w:val="left" w:pos="3200"/>
            </w:tabs>
            <w:spacing w:line="480" w:lineRule="auto"/>
            <w:ind w:left="720" w:firstLine="0"/>
            <w:rPr>
              <w:del w:id="6535" w:author="Cheick Traoré" w:date="2026-01-07T16:26:00Z" w16du:dateUtc="2026-01-07T16:26:00Z"/>
              <w:rFonts w:eastAsiaTheme="minorEastAsia"/>
              <w:color w:val="auto"/>
            </w:rPr>
            <w:pPrChange w:id="6536" w:author="Cheick Traoré" w:date="2026-01-07T16:26:00Z" w16du:dateUtc="2026-01-07T16:26:00Z">
              <w:pPr>
                <w:pStyle w:val="TM2"/>
              </w:pPr>
            </w:pPrChange>
          </w:pPr>
          <w:del w:id="6537" w:author="Cheick Traoré" w:date="2026-01-07T16:26:00Z" w16du:dateUtc="2026-01-07T16:26:00Z">
            <w:r w:rsidDel="00974EF5">
              <w:fldChar w:fldCharType="begin"/>
            </w:r>
            <w:r w:rsidDel="00974EF5">
              <w:delInstrText>HYPERLINK \l "_Toc217034669"</w:delInstrText>
            </w:r>
            <w:r w:rsidDel="00974EF5">
              <w:fldChar w:fldCharType="separate"/>
            </w:r>
            <w:r w:rsidRPr="00AB1D00" w:rsidDel="00974EF5">
              <w:rPr>
                <w:rStyle w:val="Lienhypertexte"/>
              </w:rPr>
              <w:delText>9.6 Impact opérationnel</w:delText>
            </w:r>
            <w:r w:rsidRPr="00AB1D00" w:rsidDel="00974EF5">
              <w:rPr>
                <w:webHidden/>
              </w:rPr>
              <w:tab/>
            </w:r>
            <w:r w:rsidRPr="00AB1D00" w:rsidDel="00974EF5">
              <w:rPr>
                <w:webHidden/>
              </w:rPr>
              <w:fldChar w:fldCharType="begin"/>
            </w:r>
            <w:r w:rsidRPr="00AB1D00" w:rsidDel="00974EF5">
              <w:rPr>
                <w:webHidden/>
              </w:rPr>
              <w:delInstrText xml:space="preserve"> PAGEREF _Toc217034669 \h </w:delInstrText>
            </w:r>
            <w:r w:rsidRPr="00AB1D00" w:rsidDel="00974EF5">
              <w:rPr>
                <w:webHidden/>
              </w:rPr>
            </w:r>
            <w:r w:rsidRPr="00AB1D00" w:rsidDel="00974EF5">
              <w:rPr>
                <w:webHidden/>
              </w:rPr>
              <w:fldChar w:fldCharType="separate"/>
            </w:r>
            <w:r w:rsidRPr="00AB1D00" w:rsidDel="00974EF5">
              <w:rPr>
                <w:webHidden/>
              </w:rPr>
              <w:delText>66</w:delText>
            </w:r>
            <w:r w:rsidRPr="00AB1D00" w:rsidDel="00974EF5">
              <w:rPr>
                <w:webHidden/>
              </w:rPr>
              <w:fldChar w:fldCharType="end"/>
            </w:r>
            <w:r w:rsidDel="00974EF5">
              <w:fldChar w:fldCharType="end"/>
            </w:r>
          </w:del>
        </w:p>
        <w:p w14:paraId="611A1B30" w14:textId="027AE73E" w:rsidR="008E3D12" w:rsidRPr="00AB1D00" w:rsidDel="00974EF5" w:rsidRDefault="008E3D12" w:rsidP="00974EF5">
          <w:pPr>
            <w:tabs>
              <w:tab w:val="left" w:pos="3200"/>
            </w:tabs>
            <w:spacing w:line="480" w:lineRule="auto"/>
            <w:ind w:left="720" w:firstLine="0"/>
            <w:rPr>
              <w:del w:id="6538" w:author="Cheick Traoré" w:date="2026-01-07T16:26:00Z" w16du:dateUtc="2026-01-07T16:26:00Z"/>
            </w:rPr>
            <w:pPrChange w:id="6539" w:author="Cheick Traoré" w:date="2026-01-07T16:26:00Z" w16du:dateUtc="2026-01-07T16:26:00Z">
              <w:pPr>
                <w:pStyle w:val="TM1"/>
                <w:jc w:val="both"/>
              </w:pPr>
            </w:pPrChange>
          </w:pPr>
          <w:del w:id="6540" w:author="Cheick Traoré" w:date="2026-01-07T16:26:00Z" w16du:dateUtc="2026-01-07T16:26:00Z">
            <w:r w:rsidDel="00974EF5">
              <w:fldChar w:fldCharType="begin"/>
            </w:r>
            <w:r w:rsidDel="00974EF5">
              <w:delInstrText>HYPERLINK \l "_Toc217034670"</w:delInstrText>
            </w:r>
            <w:r w:rsidDel="00974EF5">
              <w:fldChar w:fldCharType="separate"/>
            </w:r>
            <w:r w:rsidRPr="00AB1D00" w:rsidDel="00974EF5">
              <w:rPr>
                <w:rStyle w:val="Lienhypertexte"/>
              </w:rPr>
              <w:delText>10. CONCLUSION</w:delText>
            </w:r>
            <w:r w:rsidRPr="00AB1D00" w:rsidDel="00974EF5">
              <w:rPr>
                <w:webHidden/>
              </w:rPr>
              <w:tab/>
            </w:r>
            <w:r w:rsidRPr="00AB1D00" w:rsidDel="00974EF5">
              <w:rPr>
                <w:webHidden/>
              </w:rPr>
              <w:fldChar w:fldCharType="begin"/>
            </w:r>
            <w:r w:rsidRPr="00AB1D00" w:rsidDel="00974EF5">
              <w:rPr>
                <w:webHidden/>
              </w:rPr>
              <w:delInstrText xml:space="preserve"> PAGEREF _Toc217034670 \h </w:delInstrText>
            </w:r>
            <w:r w:rsidRPr="00AB1D00" w:rsidDel="00974EF5">
              <w:rPr>
                <w:webHidden/>
              </w:rPr>
            </w:r>
            <w:r w:rsidRPr="00AB1D00" w:rsidDel="00974EF5">
              <w:rPr>
                <w:webHidden/>
              </w:rPr>
              <w:fldChar w:fldCharType="separate"/>
            </w:r>
            <w:r w:rsidRPr="00AB1D00" w:rsidDel="00974EF5">
              <w:rPr>
                <w:webHidden/>
              </w:rPr>
              <w:delText>66</w:delText>
            </w:r>
            <w:r w:rsidRPr="00AB1D00" w:rsidDel="00974EF5">
              <w:rPr>
                <w:webHidden/>
              </w:rPr>
              <w:fldChar w:fldCharType="end"/>
            </w:r>
            <w:r w:rsidDel="00974EF5">
              <w:fldChar w:fldCharType="end"/>
            </w:r>
          </w:del>
        </w:p>
        <w:p w14:paraId="01454270" w14:textId="0554294C" w:rsidR="000522BF" w:rsidRPr="00AB1D00" w:rsidDel="00974EF5" w:rsidRDefault="000522BF" w:rsidP="00974EF5">
          <w:pPr>
            <w:tabs>
              <w:tab w:val="left" w:pos="3200"/>
            </w:tabs>
            <w:spacing w:line="480" w:lineRule="auto"/>
            <w:ind w:left="720" w:firstLine="0"/>
            <w:rPr>
              <w:del w:id="6541" w:author="Cheick Traoré" w:date="2026-01-07T16:26:00Z" w16du:dateUtc="2026-01-07T16:26:00Z"/>
              <w:rFonts w:ascii="Times New Roman" w:hAnsi="Times New Roman" w:cs="Times New Roman"/>
            </w:rPr>
            <w:pPrChange w:id="6542" w:author="Cheick Traoré" w:date="2026-01-07T16:26:00Z" w16du:dateUtc="2026-01-07T16:26:00Z">
              <w:pPr>
                <w:spacing w:line="480" w:lineRule="auto"/>
              </w:pPr>
            </w:pPrChange>
          </w:pPr>
          <w:del w:id="6543" w:author="Cheick Traoré" w:date="2026-01-07T16:26:00Z" w16du:dateUtc="2026-01-07T16:26:00Z">
            <w:r w:rsidRPr="00AB1D00" w:rsidDel="00974EF5">
              <w:rPr>
                <w:rFonts w:ascii="Times New Roman" w:hAnsi="Times New Roman" w:cs="Times New Roman"/>
                <w:b/>
                <w:bCs/>
              </w:rPr>
              <w:fldChar w:fldCharType="end"/>
            </w:r>
          </w:del>
        </w:p>
        <w:customXmlDelRangeStart w:id="6544" w:author="Cheick Traoré" w:date="2026-01-07T16:26:00Z"/>
      </w:sdtContent>
    </w:sdt>
    <w:customXmlDelRangeEnd w:id="6544"/>
    <w:p w14:paraId="216C0AC4" w14:textId="350EBDB7" w:rsidR="00DA3CAB" w:rsidRPr="00AB1D00" w:rsidRDefault="00DA3CAB" w:rsidP="00974EF5">
      <w:pPr>
        <w:tabs>
          <w:tab w:val="left" w:pos="3200"/>
        </w:tabs>
        <w:spacing w:line="480" w:lineRule="auto"/>
        <w:ind w:left="720" w:firstLine="0"/>
        <w:rPr>
          <w:rFonts w:ascii="Times New Roman" w:hAnsi="Times New Roman" w:cs="Times New Roman"/>
          <w:b/>
          <w:bCs/>
        </w:rPr>
        <w:pPrChange w:id="6545" w:author="Cheick Traoré" w:date="2026-01-07T16:26:00Z" w16du:dateUtc="2026-01-07T16:26:00Z">
          <w:pPr>
            <w:tabs>
              <w:tab w:val="left" w:pos="3200"/>
            </w:tabs>
            <w:spacing w:line="480" w:lineRule="auto"/>
            <w:ind w:left="0" w:firstLine="0"/>
          </w:pPr>
        </w:pPrChange>
      </w:pPr>
    </w:p>
    <w:sectPr w:rsidR="00DA3CAB" w:rsidRPr="00AB1D00" w:rsidSect="00A6140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768AD" w14:textId="77777777" w:rsidR="00DE7377" w:rsidRDefault="00DE7377" w:rsidP="00F12B41">
      <w:pPr>
        <w:spacing w:after="0" w:line="240" w:lineRule="auto"/>
      </w:pPr>
      <w:r>
        <w:separator/>
      </w:r>
    </w:p>
  </w:endnote>
  <w:endnote w:type="continuationSeparator" w:id="0">
    <w:p w14:paraId="0727ECCD" w14:textId="77777777" w:rsidR="00DE7377" w:rsidRDefault="00DE7377" w:rsidP="00F1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9E71" w14:textId="77777777" w:rsidR="00A61408" w:rsidRDefault="00D81E2D" w:rsidP="006C7FBC">
    <w:pPr>
      <w:pStyle w:val="Pieddepage"/>
      <w:ind w:left="0" w:firstLine="0"/>
    </w:pPr>
    <w:r>
      <w:tab/>
    </w:r>
  </w:p>
  <w:p w14:paraId="6E0AE677" w14:textId="62C9F0FA" w:rsidR="006C7FBC" w:rsidRDefault="00D81E2D" w:rsidP="00A61408">
    <w:pPr>
      <w:pStyle w:val="Pieddepage"/>
      <w:tabs>
        <w:tab w:val="left" w:pos="4466"/>
      </w:tabs>
      <w:ind w:left="0" w:firstLine="0"/>
      <w:jc w:val="right"/>
    </w:pPr>
    <w:r>
      <w:tab/>
    </w:r>
    <w:r w:rsidR="00A61408">
      <w:tab/>
    </w:r>
    <w:sdt>
      <w:sdtPr>
        <w:id w:val="-36284107"/>
        <w:docPartObj>
          <w:docPartGallery w:val="Page Numbers (Bottom of Page)"/>
          <w:docPartUnique/>
        </w:docPartObj>
      </w:sdtPr>
      <w:sdtContent>
        <w:r w:rsidR="006C7FBC">
          <w:fldChar w:fldCharType="begin"/>
        </w:r>
        <w:r w:rsidR="006C7FBC">
          <w:instrText>PAGE   \* MERGEFORMAT</w:instrText>
        </w:r>
        <w:r w:rsidR="006C7FBC">
          <w:fldChar w:fldCharType="separate"/>
        </w:r>
        <w:r w:rsidR="006C7FBC">
          <w:t>2</w:t>
        </w:r>
        <w:r w:rsidR="006C7FBC">
          <w:fldChar w:fldCharType="end"/>
        </w:r>
      </w:sdtContent>
    </w:sdt>
  </w:p>
  <w:p w14:paraId="7471E148" w14:textId="788DABF6" w:rsidR="00F12B41" w:rsidRDefault="00F12B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DD6A" w14:textId="77777777" w:rsidR="00DE7377" w:rsidRDefault="00DE7377" w:rsidP="00F12B41">
      <w:pPr>
        <w:spacing w:after="0" w:line="240" w:lineRule="auto"/>
      </w:pPr>
      <w:r>
        <w:separator/>
      </w:r>
    </w:p>
  </w:footnote>
  <w:footnote w:type="continuationSeparator" w:id="0">
    <w:p w14:paraId="19A6E464" w14:textId="77777777" w:rsidR="00DE7377" w:rsidRDefault="00DE7377" w:rsidP="00F1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DE"/>
    <w:multiLevelType w:val="multilevel"/>
    <w:tmpl w:val="FC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B5E"/>
    <w:multiLevelType w:val="multilevel"/>
    <w:tmpl w:val="38B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3FDA"/>
    <w:multiLevelType w:val="multilevel"/>
    <w:tmpl w:val="7DC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7214A"/>
    <w:multiLevelType w:val="multilevel"/>
    <w:tmpl w:val="83B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0FCA"/>
    <w:multiLevelType w:val="hybridMultilevel"/>
    <w:tmpl w:val="063C6948"/>
    <w:lvl w:ilvl="0" w:tplc="8382957A">
      <w:start w:val="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7872C2"/>
    <w:multiLevelType w:val="hybridMultilevel"/>
    <w:tmpl w:val="B5D2BB7A"/>
    <w:lvl w:ilvl="0" w:tplc="F24E62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A7E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4844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442A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AA750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47D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E31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872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927E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412171"/>
    <w:multiLevelType w:val="hybridMultilevel"/>
    <w:tmpl w:val="3C828FCA"/>
    <w:lvl w:ilvl="0" w:tplc="B92658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589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1E94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7C66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3B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01E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C80D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8BC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58D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8D41BC"/>
    <w:multiLevelType w:val="multilevel"/>
    <w:tmpl w:val="F8A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F0BCA"/>
    <w:multiLevelType w:val="multilevel"/>
    <w:tmpl w:val="F1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7D8E"/>
    <w:multiLevelType w:val="multilevel"/>
    <w:tmpl w:val="1CC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12B7C"/>
    <w:multiLevelType w:val="multilevel"/>
    <w:tmpl w:val="D40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5489A"/>
    <w:multiLevelType w:val="multilevel"/>
    <w:tmpl w:val="E46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D6B39"/>
    <w:multiLevelType w:val="multilevel"/>
    <w:tmpl w:val="5A9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16A79"/>
    <w:multiLevelType w:val="multilevel"/>
    <w:tmpl w:val="FBA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B50FB"/>
    <w:multiLevelType w:val="multilevel"/>
    <w:tmpl w:val="036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41BC0"/>
    <w:multiLevelType w:val="hybridMultilevel"/>
    <w:tmpl w:val="8304933A"/>
    <w:lvl w:ilvl="0" w:tplc="2B4683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19BA1F09"/>
    <w:multiLevelType w:val="multilevel"/>
    <w:tmpl w:val="C60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B4B66"/>
    <w:multiLevelType w:val="multilevel"/>
    <w:tmpl w:val="748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719C7"/>
    <w:multiLevelType w:val="multilevel"/>
    <w:tmpl w:val="18F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47C68"/>
    <w:multiLevelType w:val="multilevel"/>
    <w:tmpl w:val="E6B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F5B0B"/>
    <w:multiLevelType w:val="multilevel"/>
    <w:tmpl w:val="1ED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7D73F9"/>
    <w:multiLevelType w:val="multilevel"/>
    <w:tmpl w:val="B68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15055"/>
    <w:multiLevelType w:val="multilevel"/>
    <w:tmpl w:val="25D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76A1F"/>
    <w:multiLevelType w:val="multilevel"/>
    <w:tmpl w:val="DA1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6603B"/>
    <w:multiLevelType w:val="multilevel"/>
    <w:tmpl w:val="F8C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9401B"/>
    <w:multiLevelType w:val="hybridMultilevel"/>
    <w:tmpl w:val="287EE1FC"/>
    <w:lvl w:ilvl="0" w:tplc="EF948F2C">
      <w:start w:val="7"/>
      <w:numFmt w:val="bullet"/>
      <w:lvlText w:val="-"/>
      <w:lvlJc w:val="left"/>
      <w:pPr>
        <w:ind w:left="718" w:hanging="360"/>
      </w:pPr>
      <w:rPr>
        <w:rFonts w:ascii="Times New Roman" w:eastAsiaTheme="majorEastAsia" w:hAnsi="Times New Roman" w:cs="Times New Roman"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26" w15:restartNumberingAfterBreak="0">
    <w:nsid w:val="237A4917"/>
    <w:multiLevelType w:val="multilevel"/>
    <w:tmpl w:val="730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54D65"/>
    <w:multiLevelType w:val="multilevel"/>
    <w:tmpl w:val="A8D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B72FA"/>
    <w:multiLevelType w:val="hybridMultilevel"/>
    <w:tmpl w:val="7366AEDA"/>
    <w:lvl w:ilvl="0" w:tplc="607C039E">
      <w:start w:val="1"/>
      <w:numFmt w:val="bullet"/>
      <w:lvlText w:val="•"/>
      <w:lvlJc w:val="left"/>
      <w:pPr>
        <w:ind w:left="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8CCCA">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2B7E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AB71E">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4E9B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015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A6FF40">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82FB0">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CE828">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8435A59"/>
    <w:multiLevelType w:val="multilevel"/>
    <w:tmpl w:val="95A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BE0EB6"/>
    <w:multiLevelType w:val="hybridMultilevel"/>
    <w:tmpl w:val="1C544244"/>
    <w:lvl w:ilvl="0" w:tplc="B3F8C4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E614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669E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26EF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A57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92DF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0A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681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BC86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134428"/>
    <w:multiLevelType w:val="multilevel"/>
    <w:tmpl w:val="FA4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55EB8"/>
    <w:multiLevelType w:val="hybridMultilevel"/>
    <w:tmpl w:val="FF2E3200"/>
    <w:lvl w:ilvl="0" w:tplc="B798B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F686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6E8C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F4E7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586F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A4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08F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1464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A18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ADA25AA"/>
    <w:multiLevelType w:val="multilevel"/>
    <w:tmpl w:val="2B9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B2EBF"/>
    <w:multiLevelType w:val="multilevel"/>
    <w:tmpl w:val="13F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33B4D"/>
    <w:multiLevelType w:val="multilevel"/>
    <w:tmpl w:val="930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A17FE"/>
    <w:multiLevelType w:val="hybridMultilevel"/>
    <w:tmpl w:val="545A86C0"/>
    <w:lvl w:ilvl="0" w:tplc="007AC78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889286">
      <w:start w:val="1"/>
      <w:numFmt w:val="bullet"/>
      <w:lvlText w:val="o"/>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49AB8">
      <w:start w:val="1"/>
      <w:numFmt w:val="bullet"/>
      <w:lvlText w:val="▪"/>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86AFC">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AF164">
      <w:start w:val="1"/>
      <w:numFmt w:val="bullet"/>
      <w:lvlText w:val="o"/>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6CC12">
      <w:start w:val="1"/>
      <w:numFmt w:val="bullet"/>
      <w:lvlText w:val="▪"/>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4A5582">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F0B6A0">
      <w:start w:val="1"/>
      <w:numFmt w:val="bullet"/>
      <w:lvlText w:val="o"/>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2A872E">
      <w:start w:val="1"/>
      <w:numFmt w:val="bullet"/>
      <w:lvlText w:val="▪"/>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E38681F"/>
    <w:multiLevelType w:val="multilevel"/>
    <w:tmpl w:val="78A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247C1"/>
    <w:multiLevelType w:val="hybridMultilevel"/>
    <w:tmpl w:val="E6BC36B4"/>
    <w:lvl w:ilvl="0" w:tplc="D2606076">
      <w:start w:val="1"/>
      <w:numFmt w:val="lowerRoman"/>
      <w:lvlText w:val="%1."/>
      <w:lvlJc w:val="left"/>
      <w:pPr>
        <w:ind w:left="3924" w:hanging="720"/>
      </w:pPr>
      <w:rPr>
        <w:rFonts w:hint="default"/>
      </w:rPr>
    </w:lvl>
    <w:lvl w:ilvl="1" w:tplc="040C0019" w:tentative="1">
      <w:start w:val="1"/>
      <w:numFmt w:val="lowerLetter"/>
      <w:lvlText w:val="%2."/>
      <w:lvlJc w:val="left"/>
      <w:pPr>
        <w:ind w:left="4284" w:hanging="360"/>
      </w:pPr>
    </w:lvl>
    <w:lvl w:ilvl="2" w:tplc="040C001B" w:tentative="1">
      <w:start w:val="1"/>
      <w:numFmt w:val="lowerRoman"/>
      <w:lvlText w:val="%3."/>
      <w:lvlJc w:val="right"/>
      <w:pPr>
        <w:ind w:left="5004" w:hanging="180"/>
      </w:pPr>
    </w:lvl>
    <w:lvl w:ilvl="3" w:tplc="040C000F" w:tentative="1">
      <w:start w:val="1"/>
      <w:numFmt w:val="decimal"/>
      <w:lvlText w:val="%4."/>
      <w:lvlJc w:val="left"/>
      <w:pPr>
        <w:ind w:left="5724" w:hanging="360"/>
      </w:pPr>
    </w:lvl>
    <w:lvl w:ilvl="4" w:tplc="040C0019" w:tentative="1">
      <w:start w:val="1"/>
      <w:numFmt w:val="lowerLetter"/>
      <w:lvlText w:val="%5."/>
      <w:lvlJc w:val="left"/>
      <w:pPr>
        <w:ind w:left="6444" w:hanging="360"/>
      </w:pPr>
    </w:lvl>
    <w:lvl w:ilvl="5" w:tplc="040C001B" w:tentative="1">
      <w:start w:val="1"/>
      <w:numFmt w:val="lowerRoman"/>
      <w:lvlText w:val="%6."/>
      <w:lvlJc w:val="right"/>
      <w:pPr>
        <w:ind w:left="7164" w:hanging="180"/>
      </w:pPr>
    </w:lvl>
    <w:lvl w:ilvl="6" w:tplc="040C000F" w:tentative="1">
      <w:start w:val="1"/>
      <w:numFmt w:val="decimal"/>
      <w:lvlText w:val="%7."/>
      <w:lvlJc w:val="left"/>
      <w:pPr>
        <w:ind w:left="7884" w:hanging="360"/>
      </w:pPr>
    </w:lvl>
    <w:lvl w:ilvl="7" w:tplc="040C0019" w:tentative="1">
      <w:start w:val="1"/>
      <w:numFmt w:val="lowerLetter"/>
      <w:lvlText w:val="%8."/>
      <w:lvlJc w:val="left"/>
      <w:pPr>
        <w:ind w:left="8604" w:hanging="360"/>
      </w:pPr>
    </w:lvl>
    <w:lvl w:ilvl="8" w:tplc="040C001B" w:tentative="1">
      <w:start w:val="1"/>
      <w:numFmt w:val="lowerRoman"/>
      <w:lvlText w:val="%9."/>
      <w:lvlJc w:val="right"/>
      <w:pPr>
        <w:ind w:left="9324" w:hanging="180"/>
      </w:pPr>
    </w:lvl>
  </w:abstractNum>
  <w:abstractNum w:abstractNumId="39" w15:restartNumberingAfterBreak="0">
    <w:nsid w:val="2EF94E04"/>
    <w:multiLevelType w:val="multilevel"/>
    <w:tmpl w:val="778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F3540"/>
    <w:multiLevelType w:val="multilevel"/>
    <w:tmpl w:val="27F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C4269"/>
    <w:multiLevelType w:val="multilevel"/>
    <w:tmpl w:val="E0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D4D22"/>
    <w:multiLevelType w:val="multilevel"/>
    <w:tmpl w:val="D2F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85784"/>
    <w:multiLevelType w:val="multilevel"/>
    <w:tmpl w:val="4A6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66662"/>
    <w:multiLevelType w:val="multilevel"/>
    <w:tmpl w:val="237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05F98"/>
    <w:multiLevelType w:val="multilevel"/>
    <w:tmpl w:val="07D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0C0692"/>
    <w:multiLevelType w:val="multilevel"/>
    <w:tmpl w:val="7B5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B343E"/>
    <w:multiLevelType w:val="multilevel"/>
    <w:tmpl w:val="FE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D2D33"/>
    <w:multiLevelType w:val="multilevel"/>
    <w:tmpl w:val="7AF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1706B"/>
    <w:multiLevelType w:val="multilevel"/>
    <w:tmpl w:val="EB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2F083A"/>
    <w:multiLevelType w:val="multilevel"/>
    <w:tmpl w:val="702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A94673"/>
    <w:multiLevelType w:val="multilevel"/>
    <w:tmpl w:val="D9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392728"/>
    <w:multiLevelType w:val="multilevel"/>
    <w:tmpl w:val="A39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F040D"/>
    <w:multiLevelType w:val="multilevel"/>
    <w:tmpl w:val="450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D79D3"/>
    <w:multiLevelType w:val="multilevel"/>
    <w:tmpl w:val="D95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A7E3F"/>
    <w:multiLevelType w:val="multilevel"/>
    <w:tmpl w:val="06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04493"/>
    <w:multiLevelType w:val="hybridMultilevel"/>
    <w:tmpl w:val="A8CE699C"/>
    <w:lvl w:ilvl="0" w:tplc="C902CD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630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AE09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E67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42AD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70D2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2E9D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CE0C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E0B2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506288A"/>
    <w:multiLevelType w:val="multilevel"/>
    <w:tmpl w:val="F2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028B3"/>
    <w:multiLevelType w:val="multilevel"/>
    <w:tmpl w:val="318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182500"/>
    <w:multiLevelType w:val="hybridMultilevel"/>
    <w:tmpl w:val="84984578"/>
    <w:lvl w:ilvl="0" w:tplc="24B6B54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47431A82"/>
    <w:multiLevelType w:val="multilevel"/>
    <w:tmpl w:val="28E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838E8"/>
    <w:multiLevelType w:val="multilevel"/>
    <w:tmpl w:val="A4F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570B98"/>
    <w:multiLevelType w:val="multilevel"/>
    <w:tmpl w:val="FA0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E850CE"/>
    <w:multiLevelType w:val="multilevel"/>
    <w:tmpl w:val="585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64D9B"/>
    <w:multiLevelType w:val="multilevel"/>
    <w:tmpl w:val="58D8EF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4CA21790"/>
    <w:multiLevelType w:val="multilevel"/>
    <w:tmpl w:val="340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4B7D36"/>
    <w:multiLevelType w:val="multilevel"/>
    <w:tmpl w:val="91D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122491"/>
    <w:multiLevelType w:val="multilevel"/>
    <w:tmpl w:val="064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EE2996"/>
    <w:multiLevelType w:val="multilevel"/>
    <w:tmpl w:val="1D5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4E5FCF"/>
    <w:multiLevelType w:val="multilevel"/>
    <w:tmpl w:val="9B4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B37AEC"/>
    <w:multiLevelType w:val="hybridMultilevel"/>
    <w:tmpl w:val="A7F01682"/>
    <w:lvl w:ilvl="0" w:tplc="A22CF2A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1" w15:restartNumberingAfterBreak="0">
    <w:nsid w:val="51E62C3A"/>
    <w:multiLevelType w:val="multilevel"/>
    <w:tmpl w:val="E40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002902"/>
    <w:multiLevelType w:val="multilevel"/>
    <w:tmpl w:val="B44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EF2492"/>
    <w:multiLevelType w:val="multilevel"/>
    <w:tmpl w:val="638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B80C06"/>
    <w:multiLevelType w:val="multilevel"/>
    <w:tmpl w:val="F33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9B4AEB"/>
    <w:multiLevelType w:val="multilevel"/>
    <w:tmpl w:val="D8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D71C56"/>
    <w:multiLevelType w:val="hybridMultilevel"/>
    <w:tmpl w:val="25685644"/>
    <w:lvl w:ilvl="0" w:tplc="9FC4B46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5FBB6703"/>
    <w:multiLevelType w:val="multilevel"/>
    <w:tmpl w:val="685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E46E08"/>
    <w:multiLevelType w:val="multilevel"/>
    <w:tmpl w:val="03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A6889"/>
    <w:multiLevelType w:val="multilevel"/>
    <w:tmpl w:val="41D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B32CF8"/>
    <w:multiLevelType w:val="multilevel"/>
    <w:tmpl w:val="C02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20322"/>
    <w:multiLevelType w:val="multilevel"/>
    <w:tmpl w:val="CE9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8E4B95"/>
    <w:multiLevelType w:val="hybridMultilevel"/>
    <w:tmpl w:val="CE38B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6355C1D"/>
    <w:multiLevelType w:val="multilevel"/>
    <w:tmpl w:val="1A8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975F4"/>
    <w:multiLevelType w:val="multilevel"/>
    <w:tmpl w:val="C35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B563A2"/>
    <w:multiLevelType w:val="multilevel"/>
    <w:tmpl w:val="F2F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142338"/>
    <w:multiLevelType w:val="multilevel"/>
    <w:tmpl w:val="924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B6C48"/>
    <w:multiLevelType w:val="multilevel"/>
    <w:tmpl w:val="B26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D52779"/>
    <w:multiLevelType w:val="hybridMultilevel"/>
    <w:tmpl w:val="D6C2798C"/>
    <w:lvl w:ilvl="0" w:tplc="94E4683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6C275A91"/>
    <w:multiLevelType w:val="multilevel"/>
    <w:tmpl w:val="6B8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33BBB"/>
    <w:multiLevelType w:val="multilevel"/>
    <w:tmpl w:val="862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B123E"/>
    <w:multiLevelType w:val="multilevel"/>
    <w:tmpl w:val="034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98344C"/>
    <w:multiLevelType w:val="multilevel"/>
    <w:tmpl w:val="FB4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8843ED"/>
    <w:multiLevelType w:val="hybridMultilevel"/>
    <w:tmpl w:val="46220110"/>
    <w:lvl w:ilvl="0" w:tplc="13B685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8270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6C9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A6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2B7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E2FC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40E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AB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20DB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45D6A45"/>
    <w:multiLevelType w:val="multilevel"/>
    <w:tmpl w:val="54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6D538E"/>
    <w:multiLevelType w:val="multilevel"/>
    <w:tmpl w:val="913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173D4"/>
    <w:multiLevelType w:val="multilevel"/>
    <w:tmpl w:val="A54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EC59CA"/>
    <w:multiLevelType w:val="multilevel"/>
    <w:tmpl w:val="C95A169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8" w15:restartNumberingAfterBreak="0">
    <w:nsid w:val="793B23DD"/>
    <w:multiLevelType w:val="multilevel"/>
    <w:tmpl w:val="06148F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7DDE048A"/>
    <w:multiLevelType w:val="multilevel"/>
    <w:tmpl w:val="A84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9F6027"/>
    <w:multiLevelType w:val="multilevel"/>
    <w:tmpl w:val="18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F25736"/>
    <w:multiLevelType w:val="hybridMultilevel"/>
    <w:tmpl w:val="84AE85BA"/>
    <w:lvl w:ilvl="0" w:tplc="96E0A124">
      <w:start w:val="3"/>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0913853">
    <w:abstractNumId w:val="28"/>
  </w:num>
  <w:num w:numId="2" w16cid:durableId="1988195500">
    <w:abstractNumId w:val="6"/>
  </w:num>
  <w:num w:numId="3" w16cid:durableId="1815295718">
    <w:abstractNumId w:val="32"/>
  </w:num>
  <w:num w:numId="4" w16cid:durableId="1297488870">
    <w:abstractNumId w:val="93"/>
  </w:num>
  <w:num w:numId="5" w16cid:durableId="1479031421">
    <w:abstractNumId w:val="12"/>
  </w:num>
  <w:num w:numId="6" w16cid:durableId="466823552">
    <w:abstractNumId w:val="0"/>
  </w:num>
  <w:num w:numId="7" w16cid:durableId="80374430">
    <w:abstractNumId w:val="68"/>
  </w:num>
  <w:num w:numId="8" w16cid:durableId="16975454">
    <w:abstractNumId w:val="86"/>
  </w:num>
  <w:num w:numId="9" w16cid:durableId="923494998">
    <w:abstractNumId w:val="81"/>
  </w:num>
  <w:num w:numId="10" w16cid:durableId="1398746182">
    <w:abstractNumId w:val="53"/>
  </w:num>
  <w:num w:numId="11" w16cid:durableId="1069232546">
    <w:abstractNumId w:val="57"/>
  </w:num>
  <w:num w:numId="12" w16cid:durableId="1121192790">
    <w:abstractNumId w:val="65"/>
  </w:num>
  <w:num w:numId="13" w16cid:durableId="1871189225">
    <w:abstractNumId w:val="73"/>
  </w:num>
  <w:num w:numId="14" w16cid:durableId="1563636045">
    <w:abstractNumId w:val="74"/>
  </w:num>
  <w:num w:numId="15" w16cid:durableId="372390618">
    <w:abstractNumId w:val="23"/>
  </w:num>
  <w:num w:numId="16" w16cid:durableId="1893540675">
    <w:abstractNumId w:val="92"/>
  </w:num>
  <w:num w:numId="17" w16cid:durableId="50810607">
    <w:abstractNumId w:val="31"/>
  </w:num>
  <w:num w:numId="18" w16cid:durableId="2093694936">
    <w:abstractNumId w:val="45"/>
  </w:num>
  <w:num w:numId="19" w16cid:durableId="1382172797">
    <w:abstractNumId w:val="99"/>
  </w:num>
  <w:num w:numId="20" w16cid:durableId="65499124">
    <w:abstractNumId w:val="49"/>
  </w:num>
  <w:num w:numId="21" w16cid:durableId="988873158">
    <w:abstractNumId w:val="40"/>
  </w:num>
  <w:num w:numId="22" w16cid:durableId="610556310">
    <w:abstractNumId w:val="39"/>
  </w:num>
  <w:num w:numId="23" w16cid:durableId="1788547122">
    <w:abstractNumId w:val="18"/>
  </w:num>
  <w:num w:numId="24" w16cid:durableId="594779">
    <w:abstractNumId w:val="10"/>
  </w:num>
  <w:num w:numId="25" w16cid:durableId="1767001547">
    <w:abstractNumId w:val="51"/>
  </w:num>
  <w:num w:numId="26" w16cid:durableId="1002465119">
    <w:abstractNumId w:val="26"/>
  </w:num>
  <w:num w:numId="27" w16cid:durableId="1664629270">
    <w:abstractNumId w:val="100"/>
  </w:num>
  <w:num w:numId="28" w16cid:durableId="1891526297">
    <w:abstractNumId w:val="37"/>
  </w:num>
  <w:num w:numId="29" w16cid:durableId="833029043">
    <w:abstractNumId w:val="48"/>
  </w:num>
  <w:num w:numId="30" w16cid:durableId="413630128">
    <w:abstractNumId w:val="3"/>
  </w:num>
  <w:num w:numId="31" w16cid:durableId="1077752257">
    <w:abstractNumId w:val="96"/>
  </w:num>
  <w:num w:numId="32" w16cid:durableId="455294485">
    <w:abstractNumId w:val="89"/>
  </w:num>
  <w:num w:numId="33" w16cid:durableId="1415321665">
    <w:abstractNumId w:val="84"/>
  </w:num>
  <w:num w:numId="34" w16cid:durableId="1207795486">
    <w:abstractNumId w:val="17"/>
  </w:num>
  <w:num w:numId="35" w16cid:durableId="1781677052">
    <w:abstractNumId w:val="1"/>
  </w:num>
  <w:num w:numId="36" w16cid:durableId="2088725569">
    <w:abstractNumId w:val="91"/>
  </w:num>
  <w:num w:numId="37" w16cid:durableId="971441168">
    <w:abstractNumId w:val="67"/>
  </w:num>
  <w:num w:numId="38" w16cid:durableId="1031493201">
    <w:abstractNumId w:val="13"/>
  </w:num>
  <w:num w:numId="39" w16cid:durableId="868489285">
    <w:abstractNumId w:val="19"/>
  </w:num>
  <w:num w:numId="40" w16cid:durableId="1771701546">
    <w:abstractNumId w:val="61"/>
  </w:num>
  <w:num w:numId="41" w16cid:durableId="637414398">
    <w:abstractNumId w:val="75"/>
  </w:num>
  <w:num w:numId="42" w16cid:durableId="1803616909">
    <w:abstractNumId w:val="90"/>
  </w:num>
  <w:num w:numId="43" w16cid:durableId="15622307">
    <w:abstractNumId w:val="14"/>
  </w:num>
  <w:num w:numId="44" w16cid:durableId="1535540937">
    <w:abstractNumId w:val="29"/>
  </w:num>
  <w:num w:numId="45" w16cid:durableId="297220633">
    <w:abstractNumId w:val="41"/>
  </w:num>
  <w:num w:numId="46" w16cid:durableId="1792550359">
    <w:abstractNumId w:val="22"/>
  </w:num>
  <w:num w:numId="47" w16cid:durableId="2081098144">
    <w:abstractNumId w:val="72"/>
  </w:num>
  <w:num w:numId="48" w16cid:durableId="1200817059">
    <w:abstractNumId w:val="79"/>
  </w:num>
  <w:num w:numId="49" w16cid:durableId="1298805603">
    <w:abstractNumId w:val="43"/>
  </w:num>
  <w:num w:numId="50" w16cid:durableId="1214653975">
    <w:abstractNumId w:val="27"/>
  </w:num>
  <w:num w:numId="51" w16cid:durableId="1185628661">
    <w:abstractNumId w:val="7"/>
  </w:num>
  <w:num w:numId="52" w16cid:durableId="1609702001">
    <w:abstractNumId w:val="24"/>
  </w:num>
  <w:num w:numId="53" w16cid:durableId="1316452041">
    <w:abstractNumId w:val="8"/>
  </w:num>
  <w:num w:numId="54" w16cid:durableId="318733361">
    <w:abstractNumId w:val="52"/>
  </w:num>
  <w:num w:numId="55" w16cid:durableId="895623557">
    <w:abstractNumId w:val="60"/>
  </w:num>
  <w:num w:numId="56" w16cid:durableId="484006643">
    <w:abstractNumId w:val="62"/>
  </w:num>
  <w:num w:numId="57" w16cid:durableId="1376348552">
    <w:abstractNumId w:val="85"/>
  </w:num>
  <w:num w:numId="58" w16cid:durableId="455105492">
    <w:abstractNumId w:val="78"/>
  </w:num>
  <w:num w:numId="59" w16cid:durableId="1243101259">
    <w:abstractNumId w:val="34"/>
  </w:num>
  <w:num w:numId="60" w16cid:durableId="1225795270">
    <w:abstractNumId w:val="83"/>
  </w:num>
  <w:num w:numId="61" w16cid:durableId="1063674345">
    <w:abstractNumId w:val="35"/>
  </w:num>
  <w:num w:numId="62" w16cid:durableId="135225453">
    <w:abstractNumId w:val="87"/>
  </w:num>
  <w:num w:numId="63" w16cid:durableId="405538460">
    <w:abstractNumId w:val="9"/>
  </w:num>
  <w:num w:numId="64" w16cid:durableId="1679886532">
    <w:abstractNumId w:val="42"/>
  </w:num>
  <w:num w:numId="65" w16cid:durableId="876501816">
    <w:abstractNumId w:val="44"/>
  </w:num>
  <w:num w:numId="66" w16cid:durableId="1941789242">
    <w:abstractNumId w:val="54"/>
  </w:num>
  <w:num w:numId="67" w16cid:durableId="900554877">
    <w:abstractNumId w:val="33"/>
  </w:num>
  <w:num w:numId="68" w16cid:durableId="1139616620">
    <w:abstractNumId w:val="80"/>
  </w:num>
  <w:num w:numId="69" w16cid:durableId="1635020592">
    <w:abstractNumId w:val="2"/>
  </w:num>
  <w:num w:numId="70" w16cid:durableId="208035218">
    <w:abstractNumId w:val="55"/>
  </w:num>
  <w:num w:numId="71" w16cid:durableId="356735298">
    <w:abstractNumId w:val="95"/>
  </w:num>
  <w:num w:numId="72" w16cid:durableId="678317827">
    <w:abstractNumId w:val="11"/>
  </w:num>
  <w:num w:numId="73" w16cid:durableId="313220637">
    <w:abstractNumId w:val="58"/>
  </w:num>
  <w:num w:numId="74" w16cid:durableId="1660304570">
    <w:abstractNumId w:val="50"/>
  </w:num>
  <w:num w:numId="75" w16cid:durableId="610361033">
    <w:abstractNumId w:val="94"/>
  </w:num>
  <w:num w:numId="76" w16cid:durableId="912856828">
    <w:abstractNumId w:val="20"/>
  </w:num>
  <w:num w:numId="77" w16cid:durableId="1896550352">
    <w:abstractNumId w:val="69"/>
  </w:num>
  <w:num w:numId="78" w16cid:durableId="1271933839">
    <w:abstractNumId w:val="71"/>
  </w:num>
  <w:num w:numId="79" w16cid:durableId="563373396">
    <w:abstractNumId w:val="47"/>
  </w:num>
  <w:num w:numId="80" w16cid:durableId="596711567">
    <w:abstractNumId w:val="16"/>
  </w:num>
  <w:num w:numId="81" w16cid:durableId="2107648723">
    <w:abstractNumId w:val="66"/>
  </w:num>
  <w:num w:numId="82" w16cid:durableId="566454980">
    <w:abstractNumId w:val="21"/>
  </w:num>
  <w:num w:numId="83" w16cid:durableId="1318071632">
    <w:abstractNumId w:val="5"/>
  </w:num>
  <w:num w:numId="84" w16cid:durableId="824055533">
    <w:abstractNumId w:val="36"/>
  </w:num>
  <w:num w:numId="85" w16cid:durableId="657343539">
    <w:abstractNumId w:val="56"/>
  </w:num>
  <w:num w:numId="86" w16cid:durableId="871192021">
    <w:abstractNumId w:val="30"/>
  </w:num>
  <w:num w:numId="87" w16cid:durableId="651445835">
    <w:abstractNumId w:val="82"/>
  </w:num>
  <w:num w:numId="88" w16cid:durableId="696734451">
    <w:abstractNumId w:val="98"/>
  </w:num>
  <w:num w:numId="89" w16cid:durableId="200554152">
    <w:abstractNumId w:val="63"/>
  </w:num>
  <w:num w:numId="90" w16cid:durableId="1357544103">
    <w:abstractNumId w:val="64"/>
  </w:num>
  <w:num w:numId="91" w16cid:durableId="1003241277">
    <w:abstractNumId w:val="4"/>
  </w:num>
  <w:num w:numId="92" w16cid:durableId="1611008959">
    <w:abstractNumId w:val="101"/>
  </w:num>
  <w:num w:numId="93" w16cid:durableId="809443380">
    <w:abstractNumId w:val="15"/>
  </w:num>
  <w:num w:numId="94" w16cid:durableId="1436288292">
    <w:abstractNumId w:val="97"/>
  </w:num>
  <w:num w:numId="95" w16cid:durableId="1831629777">
    <w:abstractNumId w:val="25"/>
  </w:num>
  <w:num w:numId="96" w16cid:durableId="1274945699">
    <w:abstractNumId w:val="46"/>
  </w:num>
  <w:num w:numId="97" w16cid:durableId="1928685268">
    <w:abstractNumId w:val="77"/>
  </w:num>
  <w:num w:numId="98" w16cid:durableId="1126660447">
    <w:abstractNumId w:val="59"/>
  </w:num>
  <w:num w:numId="99" w16cid:durableId="166949457">
    <w:abstractNumId w:val="76"/>
  </w:num>
  <w:num w:numId="100" w16cid:durableId="1152792658">
    <w:abstractNumId w:val="38"/>
  </w:num>
  <w:num w:numId="101" w16cid:durableId="1871213534">
    <w:abstractNumId w:val="88"/>
  </w:num>
  <w:num w:numId="102" w16cid:durableId="764036088">
    <w:abstractNumId w:val="70"/>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ick Traoré">
    <w15:presenceInfo w15:providerId="Windows Live" w15:userId="18d4f14629ec9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trackRevisions/>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CB"/>
    <w:rsid w:val="00011147"/>
    <w:rsid w:val="0001169F"/>
    <w:rsid w:val="000170FC"/>
    <w:rsid w:val="0004503D"/>
    <w:rsid w:val="000522BF"/>
    <w:rsid w:val="00053E55"/>
    <w:rsid w:val="0006116A"/>
    <w:rsid w:val="000650E5"/>
    <w:rsid w:val="0008050A"/>
    <w:rsid w:val="00091F85"/>
    <w:rsid w:val="000A0EA9"/>
    <w:rsid w:val="000A1ECE"/>
    <w:rsid w:val="000A4297"/>
    <w:rsid w:val="000A5592"/>
    <w:rsid w:val="000B330E"/>
    <w:rsid w:val="000B570D"/>
    <w:rsid w:val="000B6D6E"/>
    <w:rsid w:val="000C3DCC"/>
    <w:rsid w:val="000D0CE3"/>
    <w:rsid w:val="000F6A22"/>
    <w:rsid w:val="00111FE3"/>
    <w:rsid w:val="00141AB1"/>
    <w:rsid w:val="00172B6A"/>
    <w:rsid w:val="00175037"/>
    <w:rsid w:val="00190AE4"/>
    <w:rsid w:val="001A2C54"/>
    <w:rsid w:val="001B104C"/>
    <w:rsid w:val="001B22F9"/>
    <w:rsid w:val="001B4240"/>
    <w:rsid w:val="001B7288"/>
    <w:rsid w:val="001C500A"/>
    <w:rsid w:val="001E150F"/>
    <w:rsid w:val="001E4770"/>
    <w:rsid w:val="001F2E2C"/>
    <w:rsid w:val="00201144"/>
    <w:rsid w:val="0020450F"/>
    <w:rsid w:val="00213470"/>
    <w:rsid w:val="00217191"/>
    <w:rsid w:val="00220448"/>
    <w:rsid w:val="00246582"/>
    <w:rsid w:val="00253007"/>
    <w:rsid w:val="00262927"/>
    <w:rsid w:val="00262D5D"/>
    <w:rsid w:val="0026725B"/>
    <w:rsid w:val="00275E9D"/>
    <w:rsid w:val="0029213D"/>
    <w:rsid w:val="002A29D1"/>
    <w:rsid w:val="002A6C67"/>
    <w:rsid w:val="002A7ADA"/>
    <w:rsid w:val="002B2259"/>
    <w:rsid w:val="002B4BE1"/>
    <w:rsid w:val="002D5931"/>
    <w:rsid w:val="002F16A8"/>
    <w:rsid w:val="002F3B40"/>
    <w:rsid w:val="003049D3"/>
    <w:rsid w:val="00315F9A"/>
    <w:rsid w:val="0033105B"/>
    <w:rsid w:val="00333002"/>
    <w:rsid w:val="00334C73"/>
    <w:rsid w:val="0034168D"/>
    <w:rsid w:val="00342C38"/>
    <w:rsid w:val="00350E14"/>
    <w:rsid w:val="003516A2"/>
    <w:rsid w:val="00351769"/>
    <w:rsid w:val="00366270"/>
    <w:rsid w:val="00370507"/>
    <w:rsid w:val="00375FC9"/>
    <w:rsid w:val="00390D4B"/>
    <w:rsid w:val="00390DD7"/>
    <w:rsid w:val="00393968"/>
    <w:rsid w:val="003A667F"/>
    <w:rsid w:val="003D0E6E"/>
    <w:rsid w:val="0040669E"/>
    <w:rsid w:val="00413664"/>
    <w:rsid w:val="00422FE8"/>
    <w:rsid w:val="00430E2C"/>
    <w:rsid w:val="00436125"/>
    <w:rsid w:val="004526A5"/>
    <w:rsid w:val="00454A53"/>
    <w:rsid w:val="00472378"/>
    <w:rsid w:val="00484DBA"/>
    <w:rsid w:val="00486595"/>
    <w:rsid w:val="00490963"/>
    <w:rsid w:val="004B0FBB"/>
    <w:rsid w:val="004B1230"/>
    <w:rsid w:val="004C05A3"/>
    <w:rsid w:val="004C1288"/>
    <w:rsid w:val="004C72D8"/>
    <w:rsid w:val="004C7FA6"/>
    <w:rsid w:val="004D059C"/>
    <w:rsid w:val="004D5503"/>
    <w:rsid w:val="004E6478"/>
    <w:rsid w:val="004F62F4"/>
    <w:rsid w:val="00522FBB"/>
    <w:rsid w:val="00540886"/>
    <w:rsid w:val="00542C02"/>
    <w:rsid w:val="0056373F"/>
    <w:rsid w:val="005653D6"/>
    <w:rsid w:val="0059223C"/>
    <w:rsid w:val="00596935"/>
    <w:rsid w:val="005B24E9"/>
    <w:rsid w:val="005B68E0"/>
    <w:rsid w:val="005D33D7"/>
    <w:rsid w:val="005D5934"/>
    <w:rsid w:val="005D7EC5"/>
    <w:rsid w:val="005E0C1D"/>
    <w:rsid w:val="005F2CD4"/>
    <w:rsid w:val="00600258"/>
    <w:rsid w:val="0060631E"/>
    <w:rsid w:val="0060729D"/>
    <w:rsid w:val="00611BF0"/>
    <w:rsid w:val="00620ADF"/>
    <w:rsid w:val="00620F6A"/>
    <w:rsid w:val="006236D1"/>
    <w:rsid w:val="0062595A"/>
    <w:rsid w:val="0063018E"/>
    <w:rsid w:val="0064297C"/>
    <w:rsid w:val="00642F58"/>
    <w:rsid w:val="00647718"/>
    <w:rsid w:val="00652BCA"/>
    <w:rsid w:val="006578EC"/>
    <w:rsid w:val="00667EF4"/>
    <w:rsid w:val="00670C6B"/>
    <w:rsid w:val="006729FF"/>
    <w:rsid w:val="0067422D"/>
    <w:rsid w:val="0068346A"/>
    <w:rsid w:val="006A1683"/>
    <w:rsid w:val="006A2057"/>
    <w:rsid w:val="006A5441"/>
    <w:rsid w:val="006B1492"/>
    <w:rsid w:val="006C78F4"/>
    <w:rsid w:val="006C7FBC"/>
    <w:rsid w:val="006E1E92"/>
    <w:rsid w:val="006E308C"/>
    <w:rsid w:val="006F20B0"/>
    <w:rsid w:val="007100C5"/>
    <w:rsid w:val="00715F73"/>
    <w:rsid w:val="007244B7"/>
    <w:rsid w:val="00752DDF"/>
    <w:rsid w:val="0076753F"/>
    <w:rsid w:val="00772203"/>
    <w:rsid w:val="00785916"/>
    <w:rsid w:val="007935E5"/>
    <w:rsid w:val="007A4601"/>
    <w:rsid w:val="007B0FE3"/>
    <w:rsid w:val="007B37AE"/>
    <w:rsid w:val="007F4F73"/>
    <w:rsid w:val="00800B30"/>
    <w:rsid w:val="00804F11"/>
    <w:rsid w:val="0080797B"/>
    <w:rsid w:val="00816B3C"/>
    <w:rsid w:val="00823EF3"/>
    <w:rsid w:val="0083711E"/>
    <w:rsid w:val="008416DB"/>
    <w:rsid w:val="008510B7"/>
    <w:rsid w:val="00857900"/>
    <w:rsid w:val="008614D7"/>
    <w:rsid w:val="00864E35"/>
    <w:rsid w:val="008658D1"/>
    <w:rsid w:val="00891A0F"/>
    <w:rsid w:val="008B65BE"/>
    <w:rsid w:val="008C43FD"/>
    <w:rsid w:val="008C51EE"/>
    <w:rsid w:val="008D0A5C"/>
    <w:rsid w:val="008D0FB5"/>
    <w:rsid w:val="008D515B"/>
    <w:rsid w:val="008D62EA"/>
    <w:rsid w:val="008E3D12"/>
    <w:rsid w:val="008E4152"/>
    <w:rsid w:val="008E7B21"/>
    <w:rsid w:val="008F1E07"/>
    <w:rsid w:val="008F268E"/>
    <w:rsid w:val="0090418F"/>
    <w:rsid w:val="00927F43"/>
    <w:rsid w:val="00930B5F"/>
    <w:rsid w:val="00937B1D"/>
    <w:rsid w:val="009506C9"/>
    <w:rsid w:val="009532EA"/>
    <w:rsid w:val="009600FD"/>
    <w:rsid w:val="00963F7F"/>
    <w:rsid w:val="00971917"/>
    <w:rsid w:val="00974EF5"/>
    <w:rsid w:val="00976445"/>
    <w:rsid w:val="009855B7"/>
    <w:rsid w:val="009960BD"/>
    <w:rsid w:val="009A76F3"/>
    <w:rsid w:val="009B19EF"/>
    <w:rsid w:val="009B5784"/>
    <w:rsid w:val="009C51D9"/>
    <w:rsid w:val="009E408B"/>
    <w:rsid w:val="009E4CC9"/>
    <w:rsid w:val="009E50BD"/>
    <w:rsid w:val="009F3822"/>
    <w:rsid w:val="009F3C48"/>
    <w:rsid w:val="00A0357D"/>
    <w:rsid w:val="00A20DAD"/>
    <w:rsid w:val="00A54AF9"/>
    <w:rsid w:val="00A5650A"/>
    <w:rsid w:val="00A60A8B"/>
    <w:rsid w:val="00A60FE6"/>
    <w:rsid w:val="00A61408"/>
    <w:rsid w:val="00A62A6E"/>
    <w:rsid w:val="00A64E94"/>
    <w:rsid w:val="00A7420E"/>
    <w:rsid w:val="00A8102D"/>
    <w:rsid w:val="00A8506E"/>
    <w:rsid w:val="00A94506"/>
    <w:rsid w:val="00AB067A"/>
    <w:rsid w:val="00AB1D00"/>
    <w:rsid w:val="00AC418E"/>
    <w:rsid w:val="00AC7DC0"/>
    <w:rsid w:val="00AD177C"/>
    <w:rsid w:val="00AE3F9C"/>
    <w:rsid w:val="00AF315D"/>
    <w:rsid w:val="00B0009B"/>
    <w:rsid w:val="00B11582"/>
    <w:rsid w:val="00B255E1"/>
    <w:rsid w:val="00B27E8A"/>
    <w:rsid w:val="00B417AF"/>
    <w:rsid w:val="00B46A40"/>
    <w:rsid w:val="00B47CBB"/>
    <w:rsid w:val="00B537C2"/>
    <w:rsid w:val="00B543D7"/>
    <w:rsid w:val="00B67C12"/>
    <w:rsid w:val="00B705C9"/>
    <w:rsid w:val="00B70C74"/>
    <w:rsid w:val="00B71EE3"/>
    <w:rsid w:val="00B76A8C"/>
    <w:rsid w:val="00B805BE"/>
    <w:rsid w:val="00B83BA4"/>
    <w:rsid w:val="00B90DCF"/>
    <w:rsid w:val="00BA1216"/>
    <w:rsid w:val="00BA193A"/>
    <w:rsid w:val="00BA2CAF"/>
    <w:rsid w:val="00BA3FDD"/>
    <w:rsid w:val="00BC533B"/>
    <w:rsid w:val="00BC6CFD"/>
    <w:rsid w:val="00BE1F74"/>
    <w:rsid w:val="00BE31E6"/>
    <w:rsid w:val="00BE3521"/>
    <w:rsid w:val="00BF3058"/>
    <w:rsid w:val="00C02325"/>
    <w:rsid w:val="00C07F03"/>
    <w:rsid w:val="00C1667D"/>
    <w:rsid w:val="00C27EE7"/>
    <w:rsid w:val="00C34441"/>
    <w:rsid w:val="00C361D2"/>
    <w:rsid w:val="00C472EE"/>
    <w:rsid w:val="00C53D0A"/>
    <w:rsid w:val="00C568FE"/>
    <w:rsid w:val="00C62225"/>
    <w:rsid w:val="00C627BA"/>
    <w:rsid w:val="00C63FDF"/>
    <w:rsid w:val="00C64EC5"/>
    <w:rsid w:val="00C67BE4"/>
    <w:rsid w:val="00C86A99"/>
    <w:rsid w:val="00C90318"/>
    <w:rsid w:val="00C90BD4"/>
    <w:rsid w:val="00C91AD9"/>
    <w:rsid w:val="00CA6E82"/>
    <w:rsid w:val="00CB0A6D"/>
    <w:rsid w:val="00CC2107"/>
    <w:rsid w:val="00CD0069"/>
    <w:rsid w:val="00CD0B19"/>
    <w:rsid w:val="00CD3635"/>
    <w:rsid w:val="00CE10C1"/>
    <w:rsid w:val="00CF1004"/>
    <w:rsid w:val="00CF59F7"/>
    <w:rsid w:val="00D001C3"/>
    <w:rsid w:val="00D01F7D"/>
    <w:rsid w:val="00D141C3"/>
    <w:rsid w:val="00D155A4"/>
    <w:rsid w:val="00D61E78"/>
    <w:rsid w:val="00D70578"/>
    <w:rsid w:val="00D72EF0"/>
    <w:rsid w:val="00D806A6"/>
    <w:rsid w:val="00D81E2D"/>
    <w:rsid w:val="00D906FE"/>
    <w:rsid w:val="00D93228"/>
    <w:rsid w:val="00DA3CAB"/>
    <w:rsid w:val="00DB0AE3"/>
    <w:rsid w:val="00DB1CAF"/>
    <w:rsid w:val="00DC3892"/>
    <w:rsid w:val="00DC74ED"/>
    <w:rsid w:val="00DD69CA"/>
    <w:rsid w:val="00DE00FC"/>
    <w:rsid w:val="00DE7377"/>
    <w:rsid w:val="00E13830"/>
    <w:rsid w:val="00E160D8"/>
    <w:rsid w:val="00E3301D"/>
    <w:rsid w:val="00E33E14"/>
    <w:rsid w:val="00E35C2E"/>
    <w:rsid w:val="00E6544C"/>
    <w:rsid w:val="00E66D78"/>
    <w:rsid w:val="00E715E4"/>
    <w:rsid w:val="00E7277A"/>
    <w:rsid w:val="00E758C4"/>
    <w:rsid w:val="00E82F16"/>
    <w:rsid w:val="00E83495"/>
    <w:rsid w:val="00E9463F"/>
    <w:rsid w:val="00E973D6"/>
    <w:rsid w:val="00E976ED"/>
    <w:rsid w:val="00E97976"/>
    <w:rsid w:val="00EA7F94"/>
    <w:rsid w:val="00EB5077"/>
    <w:rsid w:val="00EB7420"/>
    <w:rsid w:val="00EC06C8"/>
    <w:rsid w:val="00EC1709"/>
    <w:rsid w:val="00EC7C13"/>
    <w:rsid w:val="00EE5092"/>
    <w:rsid w:val="00EE63CB"/>
    <w:rsid w:val="00EF008B"/>
    <w:rsid w:val="00F12B41"/>
    <w:rsid w:val="00F17BCB"/>
    <w:rsid w:val="00F21D14"/>
    <w:rsid w:val="00F30058"/>
    <w:rsid w:val="00F50089"/>
    <w:rsid w:val="00F668F3"/>
    <w:rsid w:val="00F746E4"/>
    <w:rsid w:val="00F76DD4"/>
    <w:rsid w:val="00F80158"/>
    <w:rsid w:val="00F81F58"/>
    <w:rsid w:val="00F83018"/>
    <w:rsid w:val="00F87231"/>
    <w:rsid w:val="00FA1154"/>
    <w:rsid w:val="00FA7792"/>
    <w:rsid w:val="00FB1B29"/>
    <w:rsid w:val="00FB4A81"/>
    <w:rsid w:val="00FB73D2"/>
    <w:rsid w:val="00FC279F"/>
    <w:rsid w:val="00FC52CE"/>
    <w:rsid w:val="00FD1471"/>
    <w:rsid w:val="00FD67D9"/>
    <w:rsid w:val="00FD7E86"/>
    <w:rsid w:val="00FF6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569E900"/>
  <w15:chartTrackingRefBased/>
  <w15:docId w15:val="{462CCF2A-EA21-4B32-8F1E-4EA3F135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D78"/>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F17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17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17BC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17BC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7BC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7B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7B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7B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7B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7BC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17BC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17BC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17BC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7BC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7B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7B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7B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7BCB"/>
    <w:rPr>
      <w:rFonts w:eastAsiaTheme="majorEastAsia" w:cstheme="majorBidi"/>
      <w:color w:val="272727" w:themeColor="text1" w:themeTint="D8"/>
    </w:rPr>
  </w:style>
  <w:style w:type="paragraph" w:styleId="Titre">
    <w:name w:val="Title"/>
    <w:basedOn w:val="Normal"/>
    <w:next w:val="Normal"/>
    <w:link w:val="TitreCar"/>
    <w:uiPriority w:val="10"/>
    <w:qFormat/>
    <w:rsid w:val="00F1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7B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7BCB"/>
    <w:pPr>
      <w:numPr>
        <w:ilvl w:val="1"/>
      </w:numPr>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7B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7BCB"/>
    <w:pPr>
      <w:spacing w:before="160"/>
      <w:jc w:val="center"/>
    </w:pPr>
    <w:rPr>
      <w:i/>
      <w:iCs/>
      <w:color w:val="404040" w:themeColor="text1" w:themeTint="BF"/>
    </w:rPr>
  </w:style>
  <w:style w:type="character" w:customStyle="1" w:styleId="CitationCar">
    <w:name w:val="Citation Car"/>
    <w:basedOn w:val="Policepardfaut"/>
    <w:link w:val="Citation"/>
    <w:uiPriority w:val="29"/>
    <w:rsid w:val="00F17BCB"/>
    <w:rPr>
      <w:i/>
      <w:iCs/>
      <w:color w:val="404040" w:themeColor="text1" w:themeTint="BF"/>
    </w:rPr>
  </w:style>
  <w:style w:type="paragraph" w:styleId="Paragraphedeliste">
    <w:name w:val="List Paragraph"/>
    <w:basedOn w:val="Normal"/>
    <w:uiPriority w:val="34"/>
    <w:qFormat/>
    <w:rsid w:val="00F17BCB"/>
    <w:pPr>
      <w:ind w:left="720"/>
      <w:contextualSpacing/>
    </w:pPr>
  </w:style>
  <w:style w:type="character" w:styleId="Accentuationintense">
    <w:name w:val="Intense Emphasis"/>
    <w:basedOn w:val="Policepardfaut"/>
    <w:uiPriority w:val="21"/>
    <w:qFormat/>
    <w:rsid w:val="00F17BCB"/>
    <w:rPr>
      <w:i/>
      <w:iCs/>
      <w:color w:val="2F5496" w:themeColor="accent1" w:themeShade="BF"/>
    </w:rPr>
  </w:style>
  <w:style w:type="paragraph" w:styleId="Citationintense">
    <w:name w:val="Intense Quote"/>
    <w:basedOn w:val="Normal"/>
    <w:next w:val="Normal"/>
    <w:link w:val="CitationintenseCar"/>
    <w:uiPriority w:val="30"/>
    <w:qFormat/>
    <w:rsid w:val="00F17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7BCB"/>
    <w:rPr>
      <w:i/>
      <w:iCs/>
      <w:color w:val="2F5496" w:themeColor="accent1" w:themeShade="BF"/>
    </w:rPr>
  </w:style>
  <w:style w:type="character" w:styleId="Rfrenceintense">
    <w:name w:val="Intense Reference"/>
    <w:basedOn w:val="Policepardfaut"/>
    <w:uiPriority w:val="32"/>
    <w:qFormat/>
    <w:rsid w:val="00F17BCB"/>
    <w:rPr>
      <w:b/>
      <w:bCs/>
      <w:smallCaps/>
      <w:color w:val="2F5496" w:themeColor="accent1" w:themeShade="BF"/>
      <w:spacing w:val="5"/>
    </w:rPr>
  </w:style>
  <w:style w:type="paragraph" w:styleId="En-tte">
    <w:name w:val="header"/>
    <w:basedOn w:val="Normal"/>
    <w:link w:val="En-tteCar"/>
    <w:uiPriority w:val="99"/>
    <w:unhideWhenUsed/>
    <w:rsid w:val="00F12B41"/>
    <w:pPr>
      <w:tabs>
        <w:tab w:val="center" w:pos="4536"/>
        <w:tab w:val="right" w:pos="9072"/>
      </w:tabs>
      <w:spacing w:after="0" w:line="240" w:lineRule="auto"/>
    </w:pPr>
  </w:style>
  <w:style w:type="character" w:customStyle="1" w:styleId="En-tteCar">
    <w:name w:val="En-tête Car"/>
    <w:basedOn w:val="Policepardfaut"/>
    <w:link w:val="En-tte"/>
    <w:uiPriority w:val="99"/>
    <w:rsid w:val="00F12B41"/>
    <w:rPr>
      <w:rFonts w:ascii="Arial" w:eastAsia="Arial" w:hAnsi="Arial" w:cs="Arial"/>
      <w:color w:val="000000"/>
      <w:sz w:val="24"/>
      <w:szCs w:val="24"/>
      <w:lang w:eastAsia="fr-FR"/>
    </w:rPr>
  </w:style>
  <w:style w:type="paragraph" w:styleId="Pieddepage">
    <w:name w:val="footer"/>
    <w:basedOn w:val="Normal"/>
    <w:link w:val="PieddepageCar"/>
    <w:uiPriority w:val="99"/>
    <w:unhideWhenUsed/>
    <w:rsid w:val="00F12B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2B41"/>
    <w:rPr>
      <w:rFonts w:ascii="Arial" w:eastAsia="Arial" w:hAnsi="Arial" w:cs="Arial"/>
      <w:color w:val="000000"/>
      <w:sz w:val="24"/>
      <w:szCs w:val="24"/>
      <w:lang w:eastAsia="fr-FR"/>
    </w:rPr>
  </w:style>
  <w:style w:type="paragraph" w:customStyle="1" w:styleId="msonormal0">
    <w:name w:val="msonormal"/>
    <w:basedOn w:val="Normal"/>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NormalWeb">
    <w:name w:val="Normal (Web)"/>
    <w:basedOn w:val="Normal"/>
    <w:uiPriority w:val="99"/>
    <w:semiHidden/>
    <w:unhideWhenUsed/>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table" w:styleId="Grilledutableau">
    <w:name w:val="Table Grid"/>
    <w:basedOn w:val="TableauNormal"/>
    <w:uiPriority w:val="39"/>
    <w:rsid w:val="0096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B7288"/>
    <w:pPr>
      <w:spacing w:after="0" w:line="240" w:lineRule="auto"/>
    </w:pPr>
    <w:rPr>
      <w:rFonts w:eastAsiaTheme="minorEastAsia"/>
      <w:sz w:val="24"/>
      <w:szCs w:val="24"/>
      <w:lang w:eastAsia="fr-FR"/>
    </w:rPr>
    <w:tblPr>
      <w:tblCellMar>
        <w:top w:w="0" w:type="dxa"/>
        <w:left w:w="0" w:type="dxa"/>
        <w:bottom w:w="0" w:type="dxa"/>
        <w:right w:w="0" w:type="dxa"/>
      </w:tblCellMar>
    </w:tblPr>
  </w:style>
  <w:style w:type="character" w:styleId="Lienhypertexte">
    <w:name w:val="Hyperlink"/>
    <w:basedOn w:val="Policepardfaut"/>
    <w:uiPriority w:val="99"/>
    <w:unhideWhenUsed/>
    <w:rsid w:val="00053E55"/>
    <w:rPr>
      <w:color w:val="0563C1" w:themeColor="hyperlink"/>
      <w:u w:val="single"/>
    </w:rPr>
  </w:style>
  <w:style w:type="character" w:styleId="Mentionnonrsolue">
    <w:name w:val="Unresolved Mention"/>
    <w:basedOn w:val="Policepardfaut"/>
    <w:uiPriority w:val="99"/>
    <w:semiHidden/>
    <w:unhideWhenUsed/>
    <w:rsid w:val="00053E55"/>
    <w:rPr>
      <w:color w:val="605E5C"/>
      <w:shd w:val="clear" w:color="auto" w:fill="E1DFDD"/>
    </w:rPr>
  </w:style>
  <w:style w:type="paragraph" w:styleId="En-ttedetabledesmatires">
    <w:name w:val="TOC Heading"/>
    <w:basedOn w:val="Titre1"/>
    <w:next w:val="Normal"/>
    <w:uiPriority w:val="39"/>
    <w:unhideWhenUsed/>
    <w:qFormat/>
    <w:rsid w:val="00DA3CAB"/>
    <w:pPr>
      <w:spacing w:before="240" w:after="0" w:line="259" w:lineRule="auto"/>
      <w:ind w:left="0" w:firstLine="0"/>
      <w:jc w:val="left"/>
      <w:outlineLvl w:val="9"/>
    </w:pPr>
    <w:rPr>
      <w:kern w:val="0"/>
      <w:sz w:val="32"/>
      <w:szCs w:val="32"/>
      <w14:ligatures w14:val="none"/>
    </w:rPr>
  </w:style>
  <w:style w:type="paragraph" w:styleId="TM2">
    <w:name w:val="toc 2"/>
    <w:basedOn w:val="Normal"/>
    <w:next w:val="Normal"/>
    <w:autoRedefine/>
    <w:uiPriority w:val="39"/>
    <w:unhideWhenUsed/>
    <w:rsid w:val="000A0EA9"/>
    <w:pPr>
      <w:tabs>
        <w:tab w:val="right" w:leader="dot" w:pos="9062"/>
      </w:tabs>
      <w:spacing w:after="100"/>
      <w:ind w:left="240"/>
    </w:pPr>
    <w:rPr>
      <w:rFonts w:ascii="Times New Roman" w:hAnsi="Times New Roman" w:cs="Times New Roman"/>
      <w:b/>
      <w:bCs/>
      <w:noProof/>
    </w:rPr>
  </w:style>
  <w:style w:type="paragraph" w:styleId="TM3">
    <w:name w:val="toc 3"/>
    <w:basedOn w:val="Normal"/>
    <w:next w:val="Normal"/>
    <w:autoRedefine/>
    <w:uiPriority w:val="39"/>
    <w:unhideWhenUsed/>
    <w:rsid w:val="00DA3CAB"/>
    <w:pPr>
      <w:spacing w:after="100"/>
      <w:ind w:left="480"/>
    </w:pPr>
  </w:style>
  <w:style w:type="paragraph" w:styleId="TM1">
    <w:name w:val="toc 1"/>
    <w:basedOn w:val="Normal"/>
    <w:next w:val="Normal"/>
    <w:autoRedefine/>
    <w:uiPriority w:val="39"/>
    <w:unhideWhenUsed/>
    <w:rsid w:val="00AB1D00"/>
    <w:pPr>
      <w:tabs>
        <w:tab w:val="right" w:leader="dot" w:pos="9062"/>
      </w:tabs>
      <w:spacing w:after="100" w:line="259" w:lineRule="auto"/>
      <w:ind w:left="0" w:firstLine="0"/>
      <w:jc w:val="left"/>
    </w:pPr>
    <w:rPr>
      <w:rFonts w:ascii="Times New Roman" w:eastAsiaTheme="minorEastAsia" w:hAnsi="Times New Roman" w:cs="Times New Roman"/>
      <w:b/>
      <w:bCs/>
      <w:noProof/>
      <w:color w:val="auto"/>
      <w:kern w:val="0"/>
      <w14:ligatures w14:val="none"/>
    </w:rPr>
  </w:style>
  <w:style w:type="paragraph" w:customStyle="1" w:styleId="Corpsdetext">
    <w:name w:val="Corps de text"/>
    <w:next w:val="Normal"/>
    <w:link w:val="CorpsdetextCar"/>
    <w:qFormat/>
    <w:rsid w:val="00F76DD4"/>
    <w:pPr>
      <w:spacing w:before="120" w:after="124"/>
    </w:pPr>
    <w:rPr>
      <w:rFonts w:ascii="Times New Roman" w:eastAsia="Arial" w:hAnsi="Times New Roman" w:cs="Arial"/>
      <w:color w:val="000000" w:themeColor="text1"/>
      <w:sz w:val="24"/>
      <w:szCs w:val="24"/>
      <w:u w:color="000000"/>
      <w:lang w:eastAsia="fr-FR"/>
    </w:rPr>
  </w:style>
  <w:style w:type="character" w:customStyle="1" w:styleId="CorpsdetextCar">
    <w:name w:val="Corps de text Car"/>
    <w:basedOn w:val="Policepardfaut"/>
    <w:link w:val="Corpsdetext"/>
    <w:rsid w:val="00F76DD4"/>
    <w:rPr>
      <w:rFonts w:ascii="Times New Roman" w:eastAsia="Arial" w:hAnsi="Times New Roman" w:cs="Arial"/>
      <w:color w:val="000000" w:themeColor="text1"/>
      <w:sz w:val="24"/>
      <w:szCs w:val="24"/>
      <w:u w:color="000000"/>
      <w:lang w:eastAsia="fr-FR"/>
    </w:rPr>
  </w:style>
  <w:style w:type="paragraph" w:styleId="TM4">
    <w:name w:val="toc 4"/>
    <w:basedOn w:val="Normal"/>
    <w:next w:val="Normal"/>
    <w:autoRedefine/>
    <w:uiPriority w:val="39"/>
    <w:unhideWhenUsed/>
    <w:rsid w:val="000522BF"/>
    <w:pPr>
      <w:spacing w:after="100" w:line="278" w:lineRule="auto"/>
      <w:ind w:left="720" w:firstLine="0"/>
      <w:jc w:val="left"/>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0522BF"/>
    <w:pPr>
      <w:spacing w:after="100" w:line="278" w:lineRule="auto"/>
      <w:ind w:left="960" w:firstLine="0"/>
      <w:jc w:val="left"/>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0522BF"/>
    <w:pPr>
      <w:spacing w:after="100" w:line="278" w:lineRule="auto"/>
      <w:ind w:left="1200" w:firstLine="0"/>
      <w:jc w:val="left"/>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0522BF"/>
    <w:pPr>
      <w:spacing w:after="100" w:line="278" w:lineRule="auto"/>
      <w:ind w:left="1440" w:firstLine="0"/>
      <w:jc w:val="left"/>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0522BF"/>
    <w:pPr>
      <w:spacing w:after="100" w:line="278" w:lineRule="auto"/>
      <w:ind w:left="1680" w:firstLine="0"/>
      <w:jc w:val="left"/>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0522BF"/>
    <w:pPr>
      <w:spacing w:after="100" w:line="278" w:lineRule="auto"/>
      <w:ind w:left="1920" w:firstLine="0"/>
      <w:jc w:val="left"/>
    </w:pPr>
    <w:rPr>
      <w:rFonts w:asciiTheme="minorHAnsi" w:eastAsiaTheme="minorEastAsia" w:hAnsiTheme="minorHAnsi" w:cstheme="minorBidi"/>
      <w:color w:val="auto"/>
    </w:rPr>
  </w:style>
  <w:style w:type="paragraph" w:customStyle="1" w:styleId="font-claude-response-body">
    <w:name w:val="font-claude-response-body"/>
    <w:basedOn w:val="Normal"/>
    <w:rsid w:val="004B0FB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lev">
    <w:name w:val="Strong"/>
    <w:basedOn w:val="Policepardfaut"/>
    <w:uiPriority w:val="22"/>
    <w:qFormat/>
    <w:rsid w:val="004B0FBB"/>
    <w:rPr>
      <w:b/>
      <w:bCs/>
    </w:rPr>
  </w:style>
  <w:style w:type="paragraph" w:styleId="Rvision">
    <w:name w:val="Revision"/>
    <w:hidden/>
    <w:uiPriority w:val="99"/>
    <w:semiHidden/>
    <w:rsid w:val="00A64E94"/>
    <w:pPr>
      <w:spacing w:after="0" w:line="240" w:lineRule="auto"/>
    </w:pPr>
    <w:rPr>
      <w:rFonts w:ascii="Arial" w:eastAsia="Arial"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emf"/><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E3E30-6A90-4134-8DB6-17E18793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14258</TotalTime>
  <Pages>24</Pages>
  <Words>11192</Words>
  <Characters>61556</Characters>
  <Application>Microsoft Office Word</Application>
  <DocSecurity>0</DocSecurity>
  <Lines>512</Lines>
  <Paragraphs>145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9</cp:revision>
  <dcterms:created xsi:type="dcterms:W3CDTF">2025-12-12T12:03:00Z</dcterms:created>
  <dcterms:modified xsi:type="dcterms:W3CDTF">2026-01-08T10:28:00Z</dcterms:modified>
</cp:coreProperties>
</file>